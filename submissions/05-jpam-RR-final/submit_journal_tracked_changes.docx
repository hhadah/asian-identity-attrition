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86C558" w14:textId="77777777" w:rsidR="00E746E6" w:rsidRDefault="000245FA" w:rsidP="00F2526B">
      <w:pPr>
        <w:spacing w:before="82"/>
        <w:ind w:right="357"/>
        <w:jc w:val="center"/>
        <w:rPr>
          <w:del w:id="0" w:author="Hussain Hadah" w:date="2026-10-25T19:29:00Z" w16du:dateUtc="2026-10-25T23:29:00Z"/>
          <w:sz w:val="34"/>
        </w:rPr>
      </w:pPr>
      <w:r>
        <w:rPr>
          <w:w w:val="105"/>
          <w:sz w:val="34"/>
        </w:rPr>
        <w:t>MANUSCRIPT</w:t>
      </w:r>
      <w:r>
        <w:rPr>
          <w:spacing w:val="18"/>
          <w:w w:val="105"/>
          <w:sz w:val="34"/>
        </w:rPr>
        <w:t xml:space="preserve"> </w:t>
      </w:r>
      <w:r>
        <w:rPr>
          <w:spacing w:val="-4"/>
          <w:w w:val="105"/>
          <w:sz w:val="34"/>
        </w:rPr>
        <w:t>TEXT</w:t>
      </w:r>
    </w:p>
    <w:p w14:paraId="474D94AA" w14:textId="77777777" w:rsidR="00E746E6" w:rsidRDefault="00E746E6">
      <w:pPr>
        <w:pStyle w:val="BodyText"/>
        <w:spacing w:before="336"/>
        <w:rPr>
          <w:sz w:val="34"/>
        </w:rPr>
      </w:pPr>
    </w:p>
    <w:p w14:paraId="064D137B" w14:textId="77777777" w:rsidR="00E746E6" w:rsidRDefault="000245FA">
      <w:pPr>
        <w:pStyle w:val="Heading2"/>
        <w:numPr>
          <w:ilvl w:val="0"/>
          <w:numId w:val="8"/>
        </w:numPr>
        <w:tabs>
          <w:tab w:val="left" w:pos="552"/>
        </w:tabs>
        <w:spacing w:before="0"/>
        <w:ind w:hanging="516"/>
      </w:pPr>
      <w:bookmarkStart w:id="1" w:name="Introduction"/>
      <w:bookmarkEnd w:id="1"/>
      <w:r>
        <w:rPr>
          <w:spacing w:val="-2"/>
          <w:w w:val="105"/>
        </w:rPr>
        <w:t>Introduction</w:t>
      </w:r>
    </w:p>
    <w:p w14:paraId="55F1015E" w14:textId="77777777" w:rsidR="00E746E6" w:rsidRDefault="000245FA">
      <w:pPr>
        <w:pStyle w:val="BodyText"/>
        <w:spacing w:before="235" w:line="480" w:lineRule="atLeast"/>
        <w:ind w:left="36" w:right="187" w:firstLine="351"/>
      </w:pPr>
      <w:r>
        <w:rPr>
          <w:w w:val="110"/>
        </w:rPr>
        <w:t>Asian</w:t>
      </w:r>
      <w:r>
        <w:rPr>
          <w:spacing w:val="-19"/>
          <w:w w:val="110"/>
        </w:rPr>
        <w:t xml:space="preserve"> </w:t>
      </w:r>
      <w:r>
        <w:rPr>
          <w:w w:val="110"/>
        </w:rPr>
        <w:t>Americans</w:t>
      </w:r>
      <w:r>
        <w:rPr>
          <w:spacing w:val="-19"/>
          <w:w w:val="110"/>
        </w:rPr>
        <w:t xml:space="preserve"> </w:t>
      </w:r>
      <w:r>
        <w:rPr>
          <w:w w:val="110"/>
        </w:rPr>
        <w:t>represent</w:t>
      </w:r>
      <w:r>
        <w:rPr>
          <w:spacing w:val="-19"/>
          <w:w w:val="110"/>
        </w:rPr>
        <w:t xml:space="preserve"> </w:t>
      </w:r>
      <w:r>
        <w:rPr>
          <w:w w:val="110"/>
        </w:rPr>
        <w:t>the</w:t>
      </w:r>
      <w:r>
        <w:rPr>
          <w:spacing w:val="-19"/>
          <w:w w:val="110"/>
        </w:rPr>
        <w:t xml:space="preserve"> </w:t>
      </w:r>
      <w:r>
        <w:rPr>
          <w:w w:val="110"/>
        </w:rPr>
        <w:t>fastest-growing</w:t>
      </w:r>
      <w:r>
        <w:rPr>
          <w:spacing w:val="-19"/>
          <w:w w:val="110"/>
        </w:rPr>
        <w:t xml:space="preserve"> </w:t>
      </w:r>
      <w:r>
        <w:rPr>
          <w:w w:val="110"/>
        </w:rPr>
        <w:t>racial</w:t>
      </w:r>
      <w:r>
        <w:rPr>
          <w:spacing w:val="-19"/>
          <w:w w:val="110"/>
        </w:rPr>
        <w:t xml:space="preserve"> </w:t>
      </w:r>
      <w:r>
        <w:rPr>
          <w:w w:val="110"/>
        </w:rPr>
        <w:t>group</w:t>
      </w:r>
      <w:r>
        <w:rPr>
          <w:spacing w:val="-19"/>
          <w:w w:val="110"/>
        </w:rPr>
        <w:t xml:space="preserve"> </w:t>
      </w:r>
      <w:r>
        <w:rPr>
          <w:w w:val="110"/>
        </w:rPr>
        <w:t>in</w:t>
      </w:r>
      <w:r>
        <w:rPr>
          <w:spacing w:val="-19"/>
          <w:w w:val="110"/>
        </w:rPr>
        <w:t xml:space="preserve"> </w:t>
      </w:r>
      <w:r>
        <w:rPr>
          <w:w w:val="110"/>
        </w:rPr>
        <w:t>the</w:t>
      </w:r>
      <w:r>
        <w:rPr>
          <w:spacing w:val="-19"/>
          <w:w w:val="110"/>
        </w:rPr>
        <w:t xml:space="preserve"> </w:t>
      </w:r>
      <w:r>
        <w:rPr>
          <w:w w:val="110"/>
        </w:rPr>
        <w:t>United</w:t>
      </w:r>
      <w:r>
        <w:rPr>
          <w:spacing w:val="-19"/>
          <w:w w:val="110"/>
        </w:rPr>
        <w:t xml:space="preserve"> </w:t>
      </w:r>
      <w:r>
        <w:rPr>
          <w:w w:val="110"/>
        </w:rPr>
        <w:t xml:space="preserve">States, yet their experiences with discrimination and identity formation remain </w:t>
      </w:r>
      <w:ins w:id="2" w:author="Hussain Hadah" w:date="2026-10-25T19:29:00Z" w16du:dateUtc="2026-10-25T23:29:00Z">
        <w:r w:rsidR="00665139">
          <w:t>underexplored</w:t>
        </w:r>
      </w:ins>
      <w:del w:id="3" w:author="Hussain Hadah" w:date="2026-10-25T19:29:00Z" w16du:dateUtc="2026-10-25T23:29:00Z">
        <w:r>
          <w:rPr>
            <w:w w:val="110"/>
          </w:rPr>
          <w:delText>underex-plored</w:delText>
        </w:r>
      </w:del>
      <w:r>
        <w:rPr>
          <w:w w:val="110"/>
        </w:rPr>
        <w:t xml:space="preserve"> in economic research</w:t>
      </w:r>
      <w:ins w:id="4" w:author="Hussain Hadah" w:date="2026-10-25T19:29:00Z" w16du:dateUtc="2026-10-25T23:29:00Z">
        <w:r w:rsidR="00665139">
          <w:t>.</w:t>
        </w:r>
        <w:r w:rsidR="00665139">
          <w:rPr>
            <w:color w:val="0000FF"/>
            <w:vertAlign w:val="superscript"/>
          </w:rPr>
          <w:footnoteReference w:id="1"/>
        </w:r>
      </w:ins>
      <w:del w:id="6" w:author="Hussain Hadah" w:date="2026-10-25T19:29:00Z" w16du:dateUtc="2026-10-25T23:29:00Z">
        <w:r>
          <w:rPr>
            <w:w w:val="110"/>
          </w:rPr>
          <w:delText>.</w:delText>
        </w:r>
        <w:r w:rsidR="00E746E6">
          <w:fldChar w:fldCharType="begin"/>
        </w:r>
        <w:r w:rsidR="00E746E6">
          <w:delInstrText>HYPERLINK \l "_bookmark0"</w:delInstrText>
        </w:r>
        <w:r w:rsidR="00E746E6">
          <w:fldChar w:fldCharType="separate"/>
        </w:r>
        <w:r w:rsidR="00E746E6">
          <w:rPr>
            <w:color w:val="0000FF"/>
            <w:w w:val="110"/>
            <w:position w:val="9"/>
            <w:sz w:val="18"/>
          </w:rPr>
          <w:delText>1</w:delText>
        </w:r>
        <w:r w:rsidR="00E746E6">
          <w:fldChar w:fldCharType="end"/>
        </w:r>
      </w:del>
      <w:r>
        <w:rPr>
          <w:color w:val="0000FF"/>
          <w:spacing w:val="80"/>
          <w:w w:val="110"/>
          <w:position w:val="9"/>
          <w:sz w:val="18"/>
        </w:rPr>
        <w:t xml:space="preserve"> </w:t>
      </w:r>
      <w:r>
        <w:rPr>
          <w:w w:val="110"/>
        </w:rPr>
        <w:t>Unlike other minority groups, Asian Americans</w:t>
      </w:r>
      <w:r>
        <w:rPr>
          <w:spacing w:val="40"/>
          <w:w w:val="110"/>
        </w:rPr>
        <w:t xml:space="preserve"> </w:t>
      </w:r>
      <w:r>
        <w:rPr>
          <w:w w:val="110"/>
        </w:rPr>
        <w:t xml:space="preserve">occupy a distinctive position in America’s racial hierarchy—simultaneously </w:t>
      </w:r>
      <w:ins w:id="7" w:author="Hussain Hadah" w:date="2026-10-25T19:29:00Z" w16du:dateUtc="2026-10-25T23:29:00Z">
        <w:r w:rsidR="00665139">
          <w:t>experiencing</w:t>
        </w:r>
      </w:ins>
      <w:del w:id="8" w:author="Hussain Hadah" w:date="2026-10-25T19:29:00Z" w16du:dateUtc="2026-10-25T23:29:00Z">
        <w:r>
          <w:rPr>
            <w:w w:val="110"/>
          </w:rPr>
          <w:delText>ex-periencing</w:delText>
        </w:r>
      </w:del>
      <w:r>
        <w:rPr>
          <w:w w:val="110"/>
        </w:rPr>
        <w:t xml:space="preserve"> discrimination and being labeled as “perpetual foreigners” while also being characterized through the “model minority” stereotype (Fouka, Mazumder, and Tabellini </w:t>
      </w:r>
      <w:ins w:id="9" w:author="Hussain Hadah" w:date="2026-10-25T19:29:00Z" w16du:dateUtc="2026-10-25T23:29:00Z">
        <w:r w:rsidR="00665139">
          <w:rPr>
            <w:color w:val="0000FF"/>
          </w:rPr>
          <w:t>2022</w:t>
        </w:r>
        <w:r w:rsidR="00665139">
          <w:t xml:space="preserve">). This dual status creates incentives around racial identity choices that differ from other groups’ experiences. Whether those choices respond to local prejudice is a question with direct consequences for policy, because nearly every policy that counts, protects, or monitors Asian Americans does so through self-reported race. The federal standards for collecting data on race and ethnicity, revised in 2024, govern the statistics used to enforce civil rights law, allocate federal funds, and track disparities (Office of Management and Budget </w:t>
        </w:r>
        <w:r w:rsidR="00665139">
          <w:rPr>
            <w:color w:val="0000FF"/>
          </w:rPr>
          <w:t>2024</w:t>
        </w:r>
        <w:r w:rsidR="00665139">
          <w:t xml:space="preserve">), and the COVID-19 Hate Crimes Act of 2021 directed federal and state agencies to improve the reporting of anti-Asian hate crimes (United States Congress 2021). If people of Asian ancestry are less likely to identify as Asian where prejudice is stronger, then the population counts, outcome gaps, and victimization rates that these policies rely on are measured with </w:t>
        </w:r>
        <w:r w:rsidR="00665139">
          <w:lastRenderedPageBreak/>
          <w:t>an error that is itself a function of prejudice</w:t>
        </w:r>
      </w:ins>
      <w:del w:id="10" w:author="Hussain Hadah" w:date="2026-10-25T19:29:00Z" w16du:dateUtc="2026-10-25T23:29:00Z">
        <w:r w:rsidR="00E746E6">
          <w:fldChar w:fldCharType="begin"/>
        </w:r>
        <w:r w:rsidR="00E746E6">
          <w:delInstrText>HYPERLINK \l "_bookmark47"</w:delInstrText>
        </w:r>
        <w:r w:rsidR="00E746E6">
          <w:fldChar w:fldCharType="separate"/>
        </w:r>
        <w:r w:rsidR="00E746E6">
          <w:rPr>
            <w:color w:val="0000FF"/>
            <w:w w:val="110"/>
          </w:rPr>
          <w:delText>2022</w:delText>
        </w:r>
        <w:r w:rsidR="00E746E6">
          <w:fldChar w:fldCharType="end"/>
        </w:r>
        <w:r>
          <w:rPr>
            <w:w w:val="110"/>
          </w:rPr>
          <w:delText>).</w:delText>
        </w:r>
        <w:r>
          <w:rPr>
            <w:spacing w:val="80"/>
            <w:w w:val="110"/>
          </w:rPr>
          <w:delText xml:space="preserve"> </w:delText>
        </w:r>
        <w:r>
          <w:rPr>
            <w:w w:val="110"/>
          </w:rPr>
          <w:delText>This dual status creates complex incentives around racial</w:delText>
        </w:r>
        <w:r>
          <w:rPr>
            <w:spacing w:val="40"/>
            <w:w w:val="110"/>
          </w:rPr>
          <w:delText xml:space="preserve"> </w:delText>
        </w:r>
        <w:r>
          <w:rPr>
            <w:w w:val="110"/>
          </w:rPr>
          <w:delText>identity choices that fundamentally differ from other groups’ experiences. Under-standing</w:delText>
        </w:r>
        <w:r>
          <w:rPr>
            <w:spacing w:val="-2"/>
            <w:w w:val="110"/>
          </w:rPr>
          <w:delText xml:space="preserve"> </w:delText>
        </w:r>
        <w:r>
          <w:rPr>
            <w:w w:val="110"/>
          </w:rPr>
          <w:delText>how</w:delText>
        </w:r>
        <w:r>
          <w:rPr>
            <w:spacing w:val="-2"/>
            <w:w w:val="110"/>
          </w:rPr>
          <w:delText xml:space="preserve"> </w:delText>
        </w:r>
        <w:r>
          <w:rPr>
            <w:w w:val="110"/>
          </w:rPr>
          <w:delText>both</w:delText>
        </w:r>
        <w:r>
          <w:rPr>
            <w:spacing w:val="-2"/>
            <w:w w:val="110"/>
          </w:rPr>
          <w:delText xml:space="preserve"> </w:delText>
        </w:r>
        <w:r>
          <w:rPr>
            <w:w w:val="110"/>
          </w:rPr>
          <w:delText>anti-Asian</w:delText>
        </w:r>
        <w:r>
          <w:rPr>
            <w:spacing w:val="-2"/>
            <w:w w:val="110"/>
          </w:rPr>
          <w:delText xml:space="preserve"> </w:delText>
        </w:r>
        <w:r>
          <w:rPr>
            <w:w w:val="110"/>
          </w:rPr>
          <w:delText>bias</w:delText>
        </w:r>
        <w:r>
          <w:rPr>
            <w:spacing w:val="-2"/>
            <w:w w:val="110"/>
          </w:rPr>
          <w:delText xml:space="preserve"> </w:delText>
        </w:r>
        <w:r>
          <w:rPr>
            <w:w w:val="110"/>
          </w:rPr>
          <w:delText>and</w:delText>
        </w:r>
        <w:r>
          <w:rPr>
            <w:spacing w:val="-2"/>
            <w:w w:val="110"/>
          </w:rPr>
          <w:delText xml:space="preserve"> </w:delText>
        </w:r>
        <w:r>
          <w:rPr>
            <w:w w:val="110"/>
          </w:rPr>
          <w:delText>socioeconomic</w:delText>
        </w:r>
        <w:r>
          <w:rPr>
            <w:spacing w:val="-2"/>
            <w:w w:val="110"/>
          </w:rPr>
          <w:delText xml:space="preserve"> </w:delText>
        </w:r>
        <w:r>
          <w:rPr>
            <w:w w:val="110"/>
          </w:rPr>
          <w:delText>status</w:delText>
        </w:r>
        <w:r>
          <w:rPr>
            <w:spacing w:val="-2"/>
            <w:w w:val="110"/>
          </w:rPr>
          <w:delText xml:space="preserve"> </w:delText>
        </w:r>
        <w:r>
          <w:rPr>
            <w:w w:val="110"/>
          </w:rPr>
          <w:delText>influence</w:delText>
        </w:r>
        <w:r>
          <w:rPr>
            <w:spacing w:val="-2"/>
            <w:w w:val="110"/>
          </w:rPr>
          <w:delText xml:space="preserve"> </w:delText>
        </w:r>
        <w:r>
          <w:rPr>
            <w:w w:val="110"/>
          </w:rPr>
          <w:delText>racial</w:delText>
        </w:r>
        <w:r>
          <w:rPr>
            <w:spacing w:val="-2"/>
            <w:w w:val="110"/>
          </w:rPr>
          <w:delText xml:space="preserve"> </w:delText>
        </w:r>
        <w:r>
          <w:rPr>
            <w:w w:val="110"/>
          </w:rPr>
          <w:delText>iden-tity decisions is crucial, as the selection could systematically distort the true enu-meration of the Asian population in the US, the empirical assessments of Asian American outcomes and the true extent of discrimination they face</w:delText>
        </w:r>
      </w:del>
      <w:r>
        <w:rPr>
          <w:w w:val="110"/>
        </w:rPr>
        <w:t>.</w:t>
      </w:r>
    </w:p>
    <w:p w14:paraId="19CE4905" w14:textId="77777777" w:rsidR="00E746E6" w:rsidRDefault="000245FA">
      <w:pPr>
        <w:pStyle w:val="BodyText"/>
        <w:spacing w:before="182" w:line="415" w:lineRule="auto"/>
        <w:ind w:left="36" w:right="187" w:firstLine="351"/>
        <w:rPr>
          <w:del w:id="11" w:author="Hussain Hadah" w:date="2026-10-25T19:29:00Z" w16du:dateUtc="2026-10-25T23:29:00Z"/>
        </w:rPr>
      </w:pPr>
      <w:del w:id="12" w:author="Hussain Hadah" w:date="2026-10-25T19:29:00Z" w16du:dateUtc="2026-10-25T23:29:00Z">
        <w:r>
          <w:rPr>
            <w:noProof/>
          </w:rPr>
          <mc:AlternateContent>
            <mc:Choice Requires="wps">
              <w:drawing>
                <wp:anchor distT="0" distB="0" distL="0" distR="0" simplePos="0" relativeHeight="15728640" behindDoc="0" locked="0" layoutInCell="1" allowOverlap="1" wp14:anchorId="05E305D4" wp14:editId="716339D4">
                  <wp:simplePos x="0" y="0"/>
                  <wp:positionH relativeFrom="page">
                    <wp:posOffset>1165872</wp:posOffset>
                  </wp:positionH>
                  <wp:positionV relativeFrom="paragraph">
                    <wp:posOffset>1616328</wp:posOffset>
                  </wp:positionV>
                  <wp:extent cx="108839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8390" cy="1270"/>
                          </a:xfrm>
                          <a:custGeom>
                            <a:avLst/>
                            <a:gdLst/>
                            <a:ahLst/>
                            <a:cxnLst/>
                            <a:rect l="l" t="t" r="r" b="b"/>
                            <a:pathLst>
                              <a:path w="1088390">
                                <a:moveTo>
                                  <a:pt x="0" y="0"/>
                                </a:moveTo>
                                <a:lnTo>
                                  <a:pt x="108811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28640" from="91.801003pt,127.269981pt" to="177.479003pt,127.269981pt" stroked="true" strokeweight=".398pt" strokecolor="#000000">
                  <v:stroke dashstyle="solid"/>
                  <w10:wrap type="none"/>
                </v:line>
              </w:pict>
            </mc:Fallback>
          </mc:AlternateContent>
        </w:r>
      </w:del>
      <w:r>
        <w:rPr>
          <w:w w:val="110"/>
        </w:rPr>
        <w:t>An</w:t>
      </w:r>
      <w:r>
        <w:rPr>
          <w:spacing w:val="-16"/>
          <w:w w:val="110"/>
        </w:rPr>
        <w:t xml:space="preserve"> </w:t>
      </w:r>
      <w:r>
        <w:rPr>
          <w:w w:val="110"/>
        </w:rPr>
        <w:t>extensive</w:t>
      </w:r>
      <w:r>
        <w:rPr>
          <w:spacing w:val="-16"/>
          <w:w w:val="110"/>
        </w:rPr>
        <w:t xml:space="preserve"> </w:t>
      </w:r>
      <w:r>
        <w:rPr>
          <w:w w:val="110"/>
        </w:rPr>
        <w:t>literature</w:t>
      </w:r>
      <w:r>
        <w:rPr>
          <w:spacing w:val="-16"/>
          <w:w w:val="110"/>
        </w:rPr>
        <w:t xml:space="preserve"> </w:t>
      </w:r>
      <w:r>
        <w:rPr>
          <w:w w:val="110"/>
        </w:rPr>
        <w:t>has</w:t>
      </w:r>
      <w:r>
        <w:rPr>
          <w:spacing w:val="-16"/>
          <w:w w:val="110"/>
        </w:rPr>
        <w:t xml:space="preserve"> </w:t>
      </w:r>
      <w:r>
        <w:rPr>
          <w:w w:val="110"/>
        </w:rPr>
        <w:t>documented</w:t>
      </w:r>
      <w:r>
        <w:rPr>
          <w:spacing w:val="-16"/>
          <w:w w:val="110"/>
        </w:rPr>
        <w:t xml:space="preserve"> </w:t>
      </w:r>
      <w:r>
        <w:rPr>
          <w:w w:val="110"/>
        </w:rPr>
        <w:t>how</w:t>
      </w:r>
      <w:r>
        <w:rPr>
          <w:spacing w:val="-16"/>
          <w:w w:val="110"/>
        </w:rPr>
        <w:t xml:space="preserve"> </w:t>
      </w:r>
      <w:r>
        <w:rPr>
          <w:w w:val="110"/>
        </w:rPr>
        <w:t>Asians</w:t>
      </w:r>
      <w:r>
        <w:rPr>
          <w:spacing w:val="-16"/>
          <w:w w:val="110"/>
        </w:rPr>
        <w:t xml:space="preserve"> </w:t>
      </w:r>
      <w:r>
        <w:rPr>
          <w:w w:val="110"/>
        </w:rPr>
        <w:t>and</w:t>
      </w:r>
      <w:r>
        <w:rPr>
          <w:spacing w:val="-16"/>
          <w:w w:val="110"/>
        </w:rPr>
        <w:t xml:space="preserve"> </w:t>
      </w:r>
      <w:r>
        <w:rPr>
          <w:w w:val="110"/>
        </w:rPr>
        <w:t>Whites</w:t>
      </w:r>
      <w:r>
        <w:rPr>
          <w:spacing w:val="-16"/>
          <w:w w:val="110"/>
        </w:rPr>
        <w:t xml:space="preserve"> </w:t>
      </w:r>
      <w:r>
        <w:rPr>
          <w:w w:val="110"/>
        </w:rPr>
        <w:t>compare</w:t>
      </w:r>
      <w:r>
        <w:rPr>
          <w:spacing w:val="-16"/>
          <w:w w:val="110"/>
        </w:rPr>
        <w:t xml:space="preserve"> </w:t>
      </w:r>
      <w:r>
        <w:rPr>
          <w:w w:val="110"/>
        </w:rPr>
        <w:t>across multiple outcomes, yet the role of identity selection in shaping the Asian-White gaps</w:t>
      </w:r>
      <w:r>
        <w:rPr>
          <w:spacing w:val="-13"/>
          <w:w w:val="110"/>
        </w:rPr>
        <w:t xml:space="preserve"> </w:t>
      </w:r>
      <w:r>
        <w:rPr>
          <w:w w:val="110"/>
        </w:rPr>
        <w:t>remains</w:t>
      </w:r>
      <w:r>
        <w:rPr>
          <w:spacing w:val="-13"/>
          <w:w w:val="110"/>
        </w:rPr>
        <w:t xml:space="preserve"> </w:t>
      </w:r>
      <w:r>
        <w:rPr>
          <w:w w:val="110"/>
        </w:rPr>
        <w:t>understudied</w:t>
      </w:r>
      <w:r>
        <w:rPr>
          <w:spacing w:val="-13"/>
          <w:w w:val="110"/>
        </w:rPr>
        <w:t xml:space="preserve"> </w:t>
      </w:r>
      <w:r>
        <w:rPr>
          <w:w w:val="110"/>
        </w:rPr>
        <w:t>(Arabsheibani</w:t>
      </w:r>
      <w:r>
        <w:rPr>
          <w:spacing w:val="-13"/>
          <w:w w:val="110"/>
        </w:rPr>
        <w:t xml:space="preserve"> </w:t>
      </w:r>
      <w:r>
        <w:rPr>
          <w:w w:val="110"/>
        </w:rPr>
        <w:t>and</w:t>
      </w:r>
      <w:r>
        <w:rPr>
          <w:spacing w:val="-13"/>
          <w:w w:val="110"/>
        </w:rPr>
        <w:t xml:space="preserve"> </w:t>
      </w:r>
      <w:r>
        <w:rPr>
          <w:w w:val="110"/>
        </w:rPr>
        <w:t>Wang</w:t>
      </w:r>
      <w:r>
        <w:rPr>
          <w:spacing w:val="-13"/>
          <w:w w:val="110"/>
        </w:rPr>
        <w:t xml:space="preserve"> </w:t>
      </w:r>
      <w:ins w:id="13" w:author="Hussain Hadah" w:date="2026-10-25T19:29:00Z" w16du:dateUtc="2026-10-25T23:29:00Z">
        <w:r w:rsidR="00665139">
          <w:rPr>
            <w:color w:val="0000FF"/>
          </w:rPr>
          <w:t>2010</w:t>
        </w:r>
        <w:r w:rsidR="00665139">
          <w:t>;</w:t>
        </w:r>
      </w:ins>
      <w:del w:id="14" w:author="Hussain Hadah" w:date="2026-10-25T19:29:00Z" w16du:dateUtc="2026-10-25T23:29:00Z">
        <w:r w:rsidR="00E746E6">
          <w:fldChar w:fldCharType="begin"/>
        </w:r>
        <w:r w:rsidR="00E746E6">
          <w:delInstrText>HYPERLINK \l "_bookmark24"</w:delInstrText>
        </w:r>
        <w:r w:rsidR="00E746E6">
          <w:fldChar w:fldCharType="separate"/>
        </w:r>
        <w:r w:rsidR="00E746E6">
          <w:rPr>
            <w:color w:val="0000FF"/>
            <w:w w:val="110"/>
          </w:rPr>
          <w:delText>2010</w:delText>
        </w:r>
        <w:r w:rsidR="00E746E6">
          <w:fldChar w:fldCharType="end"/>
        </w:r>
        <w:r>
          <w:rPr>
            <w:w w:val="110"/>
          </w:rPr>
          <w:delText>;</w:delText>
        </w:r>
      </w:del>
      <w:r>
        <w:rPr>
          <w:spacing w:val="-9"/>
          <w:w w:val="110"/>
        </w:rPr>
        <w:t xml:space="preserve"> </w:t>
      </w:r>
      <w:r>
        <w:rPr>
          <w:w w:val="110"/>
        </w:rPr>
        <w:t>Chiswick</w:t>
      </w:r>
      <w:r>
        <w:rPr>
          <w:spacing w:val="-13"/>
          <w:w w:val="110"/>
        </w:rPr>
        <w:t xml:space="preserve"> </w:t>
      </w:r>
      <w:ins w:id="15" w:author="Hussain Hadah" w:date="2026-10-25T19:29:00Z" w16du:dateUtc="2026-10-25T23:29:00Z">
        <w:r w:rsidR="00665139">
          <w:rPr>
            <w:color w:val="0000FF"/>
          </w:rPr>
          <w:t>1983</w:t>
        </w:r>
        <w:r w:rsidR="00665139">
          <w:t>;</w:t>
        </w:r>
      </w:ins>
      <w:del w:id="16" w:author="Hussain Hadah" w:date="2026-10-25T19:29:00Z" w16du:dateUtc="2026-10-25T23:29:00Z">
        <w:r w:rsidR="00E746E6">
          <w:fldChar w:fldCharType="begin"/>
        </w:r>
        <w:r w:rsidR="00E746E6">
          <w:delInstrText>HYPERLINK \l "_bookmark34"</w:delInstrText>
        </w:r>
        <w:r w:rsidR="00E746E6">
          <w:fldChar w:fldCharType="separate"/>
        </w:r>
        <w:r w:rsidR="00E746E6">
          <w:rPr>
            <w:color w:val="0000FF"/>
            <w:w w:val="110"/>
          </w:rPr>
          <w:delText>1983</w:delText>
        </w:r>
        <w:r w:rsidR="00E746E6">
          <w:fldChar w:fldCharType="end"/>
        </w:r>
        <w:r>
          <w:rPr>
            <w:w w:val="110"/>
          </w:rPr>
          <w:delText>;</w:delText>
        </w:r>
      </w:del>
      <w:r>
        <w:rPr>
          <w:spacing w:val="-9"/>
          <w:w w:val="110"/>
        </w:rPr>
        <w:t xml:space="preserve"> </w:t>
      </w:r>
      <w:r>
        <w:rPr>
          <w:w w:val="110"/>
        </w:rPr>
        <w:t xml:space="preserve">Duleep and Sanders </w:t>
      </w:r>
      <w:ins w:id="17" w:author="Hussain Hadah" w:date="2026-10-25T19:29:00Z" w16du:dateUtc="2026-10-25T23:29:00Z">
        <w:r w:rsidR="00665139">
          <w:rPr>
            <w:color w:val="0000FF"/>
          </w:rPr>
          <w:t>2012</w:t>
        </w:r>
        <w:r w:rsidR="00665139">
          <w:t>;</w:t>
        </w:r>
      </w:ins>
      <w:del w:id="18" w:author="Hussain Hadah" w:date="2026-10-25T19:29:00Z" w16du:dateUtc="2026-10-25T23:29:00Z">
        <w:r w:rsidR="00E746E6">
          <w:fldChar w:fldCharType="begin"/>
        </w:r>
        <w:r w:rsidR="00E746E6">
          <w:delInstrText>HYPERLINK \l "_bookmark39"</w:delInstrText>
        </w:r>
        <w:r w:rsidR="00E746E6">
          <w:fldChar w:fldCharType="separate"/>
        </w:r>
        <w:r w:rsidR="00E746E6">
          <w:rPr>
            <w:color w:val="0000FF"/>
            <w:w w:val="110"/>
          </w:rPr>
          <w:delText>2012</w:delText>
        </w:r>
        <w:r w:rsidR="00E746E6">
          <w:fldChar w:fldCharType="end"/>
        </w:r>
        <w:r>
          <w:rPr>
            <w:w w:val="110"/>
          </w:rPr>
          <w:delText>;</w:delText>
        </w:r>
      </w:del>
      <w:r>
        <w:rPr>
          <w:spacing w:val="40"/>
          <w:w w:val="110"/>
        </w:rPr>
        <w:t xml:space="preserve"> </w:t>
      </w:r>
      <w:r>
        <w:rPr>
          <w:w w:val="110"/>
        </w:rPr>
        <w:t xml:space="preserve">Hilger </w:t>
      </w:r>
      <w:ins w:id="19" w:author="Hussain Hadah" w:date="2026-10-25T19:29:00Z" w16du:dateUtc="2026-10-25T23:29:00Z">
        <w:r w:rsidR="00665139">
          <w:rPr>
            <w:color w:val="0000FF"/>
          </w:rPr>
          <w:t>2016</w:t>
        </w:r>
        <w:r w:rsidR="00665139">
          <w:t>).</w:t>
        </w:r>
      </w:ins>
      <w:del w:id="20" w:author="Hussain Hadah" w:date="2026-10-25T19:29:00Z" w16du:dateUtc="2026-10-25T23:29:00Z">
        <w:r w:rsidR="00E746E6">
          <w:fldChar w:fldCharType="begin"/>
        </w:r>
        <w:r w:rsidR="00E746E6">
          <w:delInstrText>HYPERLINK \l "_bookmark55"</w:delInstrText>
        </w:r>
        <w:r w:rsidR="00E746E6">
          <w:fldChar w:fldCharType="separate"/>
        </w:r>
        <w:r w:rsidR="00E746E6">
          <w:rPr>
            <w:color w:val="0000FF"/>
            <w:w w:val="110"/>
          </w:rPr>
          <w:delText>2016</w:delText>
        </w:r>
        <w:r w:rsidR="00E746E6">
          <w:fldChar w:fldCharType="end"/>
        </w:r>
        <w:r>
          <w:rPr>
            <w:w w:val="110"/>
          </w:rPr>
          <w:delText>).</w:delText>
        </w:r>
      </w:del>
      <w:r>
        <w:rPr>
          <w:spacing w:val="80"/>
          <w:w w:val="110"/>
        </w:rPr>
        <w:t xml:space="preserve"> </w:t>
      </w:r>
      <w:r>
        <w:rPr>
          <w:w w:val="110"/>
        </w:rPr>
        <w:t>The challenge lies in defining and measuring racial identity, particularly when individuals possess agency in how they racially</w:t>
      </w:r>
      <w:ins w:id="21" w:author="Hussain Hadah" w:date="2026-10-25T19:29:00Z" w16du:dateUtc="2026-10-25T23:29:00Z">
        <w:r w:rsidR="00665139">
          <w:t xml:space="preserve"> </w:t>
        </w:r>
      </w:ins>
    </w:p>
    <w:p w14:paraId="19D3FE70" w14:textId="77777777" w:rsidR="00E746E6" w:rsidRDefault="000245FA">
      <w:pPr>
        <w:pStyle w:val="ListParagraph"/>
        <w:numPr>
          <w:ilvl w:val="0"/>
          <w:numId w:val="6"/>
        </w:numPr>
        <w:tabs>
          <w:tab w:val="left" w:pos="493"/>
        </w:tabs>
        <w:spacing w:before="12" w:line="249" w:lineRule="auto"/>
        <w:ind w:right="393" w:firstLine="242"/>
        <w:jc w:val="both"/>
        <w:rPr>
          <w:del w:id="22" w:author="Hussain Hadah" w:date="2026-10-25T19:29:00Z" w16du:dateUtc="2026-10-25T23:29:00Z"/>
          <w:sz w:val="20"/>
        </w:rPr>
      </w:pPr>
      <w:bookmarkStart w:id="23" w:name="_bookmark0"/>
      <w:bookmarkEnd w:id="23"/>
      <w:del w:id="24" w:author="Hussain Hadah" w:date="2026-10-25T19:29:00Z" w16du:dateUtc="2026-10-25T23:29:00Z">
        <w:r>
          <w:rPr>
            <w:w w:val="110"/>
            <w:sz w:val="20"/>
          </w:rPr>
          <w:delText>The</w:delText>
        </w:r>
        <w:r>
          <w:rPr>
            <w:spacing w:val="-2"/>
            <w:w w:val="110"/>
            <w:sz w:val="20"/>
          </w:rPr>
          <w:delText xml:space="preserve"> </w:delText>
        </w:r>
        <w:r>
          <w:rPr>
            <w:w w:val="110"/>
            <w:sz w:val="20"/>
          </w:rPr>
          <w:delText>2020</w:delText>
        </w:r>
        <w:r>
          <w:rPr>
            <w:spacing w:val="-2"/>
            <w:w w:val="110"/>
            <w:sz w:val="20"/>
          </w:rPr>
          <w:delText xml:space="preserve"> </w:delText>
        </w:r>
        <w:r>
          <w:rPr>
            <w:w w:val="110"/>
            <w:sz w:val="20"/>
          </w:rPr>
          <w:delText>Census</w:delText>
        </w:r>
        <w:r>
          <w:rPr>
            <w:spacing w:val="-2"/>
            <w:w w:val="110"/>
            <w:sz w:val="20"/>
          </w:rPr>
          <w:delText xml:space="preserve"> </w:delText>
        </w:r>
        <w:r>
          <w:rPr>
            <w:w w:val="110"/>
            <w:sz w:val="20"/>
          </w:rPr>
          <w:delText>counted</w:delText>
        </w:r>
        <w:r>
          <w:rPr>
            <w:spacing w:val="-2"/>
            <w:w w:val="110"/>
            <w:sz w:val="20"/>
          </w:rPr>
          <w:delText xml:space="preserve"> </w:delText>
        </w:r>
        <w:r>
          <w:rPr>
            <w:w w:val="110"/>
            <w:sz w:val="20"/>
          </w:rPr>
          <w:delText>more</w:delText>
        </w:r>
        <w:r>
          <w:rPr>
            <w:spacing w:val="-2"/>
            <w:w w:val="110"/>
            <w:sz w:val="20"/>
          </w:rPr>
          <w:delText xml:space="preserve"> </w:delText>
        </w:r>
        <w:r>
          <w:rPr>
            <w:w w:val="110"/>
            <w:sz w:val="20"/>
          </w:rPr>
          <w:delText>than</w:delText>
        </w:r>
        <w:r>
          <w:rPr>
            <w:spacing w:val="-2"/>
            <w:w w:val="110"/>
            <w:sz w:val="20"/>
          </w:rPr>
          <w:delText xml:space="preserve"> </w:delText>
        </w:r>
        <w:r>
          <w:rPr>
            <w:w w:val="110"/>
            <w:sz w:val="20"/>
          </w:rPr>
          <w:delText>20</w:delText>
        </w:r>
        <w:r>
          <w:rPr>
            <w:spacing w:val="-2"/>
            <w:w w:val="110"/>
            <w:sz w:val="20"/>
          </w:rPr>
          <w:delText xml:space="preserve"> </w:delText>
        </w:r>
        <w:r>
          <w:rPr>
            <w:w w:val="110"/>
            <w:sz w:val="20"/>
          </w:rPr>
          <w:delText>million</w:delText>
        </w:r>
        <w:r>
          <w:rPr>
            <w:spacing w:val="-2"/>
            <w:w w:val="110"/>
            <w:sz w:val="20"/>
          </w:rPr>
          <w:delText xml:space="preserve"> </w:delText>
        </w:r>
        <w:r>
          <w:rPr>
            <w:w w:val="110"/>
            <w:sz w:val="20"/>
          </w:rPr>
          <w:delText>Asian</w:delText>
        </w:r>
        <w:r>
          <w:rPr>
            <w:spacing w:val="-2"/>
            <w:w w:val="110"/>
            <w:sz w:val="20"/>
          </w:rPr>
          <w:delText xml:space="preserve"> </w:delText>
        </w:r>
        <w:r>
          <w:rPr>
            <w:w w:val="110"/>
            <w:sz w:val="20"/>
          </w:rPr>
          <w:delText>Americans—6.4</w:delText>
        </w:r>
        <w:r>
          <w:rPr>
            <w:spacing w:val="-2"/>
            <w:w w:val="110"/>
            <w:sz w:val="20"/>
          </w:rPr>
          <w:delText xml:space="preserve"> </w:delText>
        </w:r>
        <w:r>
          <w:rPr>
            <w:w w:val="110"/>
            <w:sz w:val="20"/>
          </w:rPr>
          <w:delText>percent</w:delText>
        </w:r>
        <w:r>
          <w:rPr>
            <w:spacing w:val="-2"/>
            <w:w w:val="110"/>
            <w:sz w:val="20"/>
          </w:rPr>
          <w:delText xml:space="preserve"> </w:delText>
        </w:r>
        <w:r>
          <w:rPr>
            <w:w w:val="110"/>
            <w:sz w:val="20"/>
          </w:rPr>
          <w:delText>of</w:delText>
        </w:r>
        <w:r>
          <w:rPr>
            <w:spacing w:val="-2"/>
            <w:w w:val="110"/>
            <w:sz w:val="20"/>
          </w:rPr>
          <w:delText xml:space="preserve"> </w:delText>
        </w:r>
        <w:r>
          <w:rPr>
            <w:w w:val="110"/>
            <w:sz w:val="20"/>
          </w:rPr>
          <w:delText>the</w:delText>
        </w:r>
        <w:r>
          <w:rPr>
            <w:spacing w:val="-2"/>
            <w:w w:val="110"/>
            <w:sz w:val="20"/>
          </w:rPr>
          <w:delText xml:space="preserve"> </w:delText>
        </w:r>
        <w:r>
          <w:rPr>
            <w:w w:val="110"/>
            <w:sz w:val="20"/>
          </w:rPr>
          <w:delText>popu-lation—nearly double the number counted two decades earlier.</w:delText>
        </w:r>
        <w:r>
          <w:rPr>
            <w:spacing w:val="37"/>
            <w:w w:val="110"/>
            <w:sz w:val="20"/>
          </w:rPr>
          <w:delText xml:space="preserve"> </w:delText>
        </w:r>
        <w:r>
          <w:rPr>
            <w:w w:val="110"/>
            <w:sz w:val="20"/>
          </w:rPr>
          <w:delText>The Asian American population numbers are based on the author’s calculations from the Current Population Survey and US Cen-sus</w:delText>
        </w:r>
        <w:r>
          <w:rPr>
            <w:spacing w:val="-6"/>
            <w:w w:val="110"/>
            <w:sz w:val="20"/>
          </w:rPr>
          <w:delText xml:space="preserve"> </w:delText>
        </w:r>
        <w:r>
          <w:rPr>
            <w:w w:val="110"/>
            <w:sz w:val="20"/>
          </w:rPr>
          <w:delText>data</w:delText>
        </w:r>
        <w:r>
          <w:rPr>
            <w:spacing w:val="-6"/>
            <w:w w:val="110"/>
            <w:sz w:val="20"/>
          </w:rPr>
          <w:delText xml:space="preserve"> </w:delText>
        </w:r>
        <w:r>
          <w:rPr>
            <w:w w:val="110"/>
            <w:sz w:val="20"/>
          </w:rPr>
          <w:delText>(Flood,</w:delText>
        </w:r>
        <w:r>
          <w:rPr>
            <w:spacing w:val="-6"/>
            <w:w w:val="110"/>
            <w:sz w:val="20"/>
          </w:rPr>
          <w:delText xml:space="preserve"> </w:delText>
        </w:r>
        <w:r>
          <w:rPr>
            <w:w w:val="110"/>
            <w:sz w:val="20"/>
          </w:rPr>
          <w:delText>King,</w:delText>
        </w:r>
        <w:r>
          <w:rPr>
            <w:spacing w:val="-6"/>
            <w:w w:val="110"/>
            <w:sz w:val="20"/>
          </w:rPr>
          <w:delText xml:space="preserve"> </w:delText>
        </w:r>
        <w:r>
          <w:rPr>
            <w:w w:val="110"/>
            <w:sz w:val="20"/>
          </w:rPr>
          <w:delText>et</w:delText>
        </w:r>
        <w:r>
          <w:rPr>
            <w:spacing w:val="-6"/>
            <w:w w:val="110"/>
            <w:sz w:val="20"/>
          </w:rPr>
          <w:delText xml:space="preserve"> </w:delText>
        </w:r>
        <w:r>
          <w:rPr>
            <w:w w:val="110"/>
            <w:sz w:val="20"/>
          </w:rPr>
          <w:delText>al.,</w:delText>
        </w:r>
        <w:r>
          <w:rPr>
            <w:spacing w:val="-6"/>
            <w:w w:val="110"/>
            <w:sz w:val="20"/>
          </w:rPr>
          <w:delText xml:space="preserve"> </w:delText>
        </w:r>
        <w:r w:rsidR="00E746E6">
          <w:fldChar w:fldCharType="begin"/>
        </w:r>
        <w:r w:rsidR="00E746E6">
          <w:delInstrText>HYPERLINK \l "_bookmark44"</w:delInstrText>
        </w:r>
        <w:r w:rsidR="00E746E6">
          <w:fldChar w:fldCharType="separate"/>
        </w:r>
        <w:r w:rsidR="00E746E6">
          <w:rPr>
            <w:color w:val="0000FF"/>
            <w:w w:val="110"/>
            <w:sz w:val="20"/>
          </w:rPr>
          <w:delText>Integrated</w:delText>
        </w:r>
        <w:r w:rsidR="00E746E6">
          <w:rPr>
            <w:color w:val="0000FF"/>
            <w:spacing w:val="-6"/>
            <w:w w:val="110"/>
            <w:sz w:val="20"/>
          </w:rPr>
          <w:delText xml:space="preserve"> </w:delText>
        </w:r>
        <w:r w:rsidR="00E746E6">
          <w:rPr>
            <w:color w:val="0000FF"/>
            <w:w w:val="110"/>
            <w:sz w:val="20"/>
          </w:rPr>
          <w:delText>Public</w:delText>
        </w:r>
        <w:r w:rsidR="00E746E6">
          <w:rPr>
            <w:color w:val="0000FF"/>
            <w:spacing w:val="-6"/>
            <w:w w:val="110"/>
            <w:sz w:val="20"/>
          </w:rPr>
          <w:delText xml:space="preserve"> </w:delText>
        </w:r>
        <w:r w:rsidR="00E746E6">
          <w:rPr>
            <w:color w:val="0000FF"/>
            <w:w w:val="110"/>
            <w:sz w:val="20"/>
          </w:rPr>
          <w:delText>Use</w:delText>
        </w:r>
        <w:r w:rsidR="00E746E6">
          <w:rPr>
            <w:color w:val="0000FF"/>
            <w:spacing w:val="-6"/>
            <w:w w:val="110"/>
            <w:sz w:val="20"/>
          </w:rPr>
          <w:delText xml:space="preserve"> </w:delText>
        </w:r>
        <w:r w:rsidR="00E746E6">
          <w:rPr>
            <w:color w:val="0000FF"/>
            <w:w w:val="110"/>
            <w:sz w:val="20"/>
          </w:rPr>
          <w:delText>Microdata</w:delText>
        </w:r>
        <w:r w:rsidR="00E746E6">
          <w:rPr>
            <w:color w:val="0000FF"/>
            <w:spacing w:val="-6"/>
            <w:w w:val="110"/>
            <w:sz w:val="20"/>
          </w:rPr>
          <w:delText xml:space="preserve"> </w:delText>
        </w:r>
        <w:r w:rsidR="00E746E6">
          <w:rPr>
            <w:color w:val="0000FF"/>
            <w:w w:val="110"/>
            <w:sz w:val="20"/>
          </w:rPr>
          <w:delText>Series,</w:delText>
        </w:r>
        <w:r w:rsidR="00E746E6">
          <w:rPr>
            <w:color w:val="0000FF"/>
            <w:spacing w:val="-6"/>
            <w:w w:val="110"/>
            <w:sz w:val="20"/>
          </w:rPr>
          <w:delText xml:space="preserve"> </w:delText>
        </w:r>
        <w:r w:rsidR="00E746E6">
          <w:rPr>
            <w:color w:val="0000FF"/>
            <w:w w:val="110"/>
            <w:sz w:val="20"/>
          </w:rPr>
          <w:delText>Current</w:delText>
        </w:r>
        <w:r w:rsidR="00E746E6">
          <w:rPr>
            <w:color w:val="0000FF"/>
            <w:spacing w:val="-6"/>
            <w:w w:val="110"/>
            <w:sz w:val="20"/>
          </w:rPr>
          <w:delText xml:space="preserve"> </w:delText>
        </w:r>
        <w:r w:rsidR="00E746E6">
          <w:rPr>
            <w:color w:val="0000FF"/>
            <w:w w:val="110"/>
            <w:sz w:val="20"/>
          </w:rPr>
          <w:delText>Population</w:delText>
        </w:r>
        <w:r w:rsidR="00E746E6">
          <w:rPr>
            <w:color w:val="0000FF"/>
            <w:spacing w:val="-6"/>
            <w:w w:val="110"/>
            <w:sz w:val="20"/>
          </w:rPr>
          <w:delText xml:space="preserve"> </w:delText>
        </w:r>
        <w:r w:rsidR="00E746E6">
          <w:rPr>
            <w:color w:val="0000FF"/>
            <w:w w:val="110"/>
            <w:sz w:val="20"/>
          </w:rPr>
          <w:delText>Survey</w:delText>
        </w:r>
        <w:r w:rsidR="00E746E6">
          <w:fldChar w:fldCharType="end"/>
        </w:r>
        <w:r>
          <w:rPr>
            <w:w w:val="110"/>
            <w:sz w:val="20"/>
          </w:rPr>
          <w:delText>).</w:delText>
        </w:r>
      </w:del>
    </w:p>
    <w:p w14:paraId="74D4DC4F" w14:textId="77777777" w:rsidR="00E746E6" w:rsidRDefault="00E746E6">
      <w:pPr>
        <w:pStyle w:val="ListParagraph"/>
        <w:spacing w:line="249" w:lineRule="auto"/>
        <w:jc w:val="both"/>
        <w:rPr>
          <w:del w:id="25" w:author="Hussain Hadah" w:date="2026-10-25T19:29:00Z" w16du:dateUtc="2026-10-25T23:29:00Z"/>
          <w:sz w:val="20"/>
        </w:rPr>
        <w:sectPr w:rsidR="00E746E6">
          <w:headerReference w:type="default" r:id="rId7"/>
          <w:footerReference w:type="default" r:id="rId8"/>
          <w:pgSz w:w="12240" w:h="15840"/>
          <w:pgMar w:top="1740" w:right="1440" w:bottom="2460" w:left="1800" w:header="0" w:footer="2279" w:gutter="0"/>
          <w:pgNumType w:start="1"/>
          <w:cols w:space="720"/>
        </w:sectPr>
      </w:pPr>
    </w:p>
    <w:p w14:paraId="2514C9CC" w14:textId="77777777" w:rsidR="00E746E6" w:rsidRDefault="000245FA">
      <w:pPr>
        <w:pStyle w:val="BodyText"/>
        <w:spacing w:before="96" w:line="415" w:lineRule="auto"/>
        <w:ind w:left="36" w:right="393"/>
        <w:jc w:val="both"/>
      </w:pPr>
      <w:r>
        <w:rPr>
          <w:w w:val="110"/>
        </w:rPr>
        <w:lastRenderedPageBreak/>
        <w:t>self-identify.</w:t>
      </w:r>
      <w:r>
        <w:rPr>
          <w:spacing w:val="40"/>
          <w:w w:val="110"/>
        </w:rPr>
        <w:t xml:space="preserve"> </w:t>
      </w:r>
      <w:r>
        <w:rPr>
          <w:w w:val="110"/>
        </w:rPr>
        <w:t xml:space="preserve">If reporting Asian racial identity represents a strategic choice </w:t>
      </w:r>
      <w:ins w:id="26" w:author="Hussain Hadah" w:date="2026-10-25T19:29:00Z" w16du:dateUtc="2026-10-25T23:29:00Z">
        <w:r w:rsidR="00665139">
          <w:t>influenced</w:t>
        </w:r>
      </w:ins>
      <w:del w:id="27" w:author="Hussain Hadah" w:date="2026-10-25T19:29:00Z" w16du:dateUtc="2026-10-25T23:29:00Z">
        <w:r>
          <w:rPr>
            <w:w w:val="110"/>
          </w:rPr>
          <w:delText>in-fluenced</w:delText>
        </w:r>
      </w:del>
      <w:r>
        <w:rPr>
          <w:w w:val="110"/>
        </w:rPr>
        <w:t xml:space="preserve"> by local discrimination, measured gaps may systematically vary across geographic contexts in ways that previous research has not fully explored.</w:t>
      </w:r>
    </w:p>
    <w:p w14:paraId="298E5DC5" w14:textId="77777777" w:rsidR="00E746E6" w:rsidRDefault="000245FA">
      <w:pPr>
        <w:pStyle w:val="BodyText"/>
        <w:spacing w:before="2" w:line="415" w:lineRule="auto"/>
        <w:ind w:left="36" w:right="366" w:firstLine="351"/>
        <w:jc w:val="both"/>
      </w:pPr>
      <w:r>
        <w:rPr>
          <w:w w:val="110"/>
        </w:rPr>
        <w:t>Various contextual factors, including anti-Asian sentiment and stereotypes, can</w:t>
      </w:r>
      <w:r>
        <w:rPr>
          <w:spacing w:val="-6"/>
          <w:w w:val="110"/>
        </w:rPr>
        <w:t xml:space="preserve"> </w:t>
      </w:r>
      <w:r>
        <w:rPr>
          <w:w w:val="110"/>
        </w:rPr>
        <w:t>influence</w:t>
      </w:r>
      <w:r>
        <w:rPr>
          <w:spacing w:val="-6"/>
          <w:w w:val="110"/>
        </w:rPr>
        <w:t xml:space="preserve"> </w:t>
      </w:r>
      <w:r>
        <w:rPr>
          <w:w w:val="110"/>
        </w:rPr>
        <w:t>how</w:t>
      </w:r>
      <w:r>
        <w:rPr>
          <w:spacing w:val="-6"/>
          <w:w w:val="110"/>
        </w:rPr>
        <w:t xml:space="preserve"> </w:t>
      </w:r>
      <w:r>
        <w:rPr>
          <w:w w:val="110"/>
        </w:rPr>
        <w:t>individuals</w:t>
      </w:r>
      <w:r>
        <w:rPr>
          <w:spacing w:val="-6"/>
          <w:w w:val="110"/>
        </w:rPr>
        <w:t xml:space="preserve"> </w:t>
      </w:r>
      <w:r>
        <w:rPr>
          <w:w w:val="110"/>
        </w:rPr>
        <w:t>navigate</w:t>
      </w:r>
      <w:r>
        <w:rPr>
          <w:spacing w:val="-6"/>
          <w:w w:val="110"/>
        </w:rPr>
        <w:t xml:space="preserve"> </w:t>
      </w:r>
      <w:r>
        <w:rPr>
          <w:w w:val="110"/>
        </w:rPr>
        <w:t>their</w:t>
      </w:r>
      <w:r>
        <w:rPr>
          <w:spacing w:val="-6"/>
          <w:w w:val="110"/>
        </w:rPr>
        <w:t xml:space="preserve"> </w:t>
      </w:r>
      <w:r>
        <w:rPr>
          <w:w w:val="110"/>
        </w:rPr>
        <w:t>racial</w:t>
      </w:r>
      <w:r>
        <w:rPr>
          <w:spacing w:val="-6"/>
          <w:w w:val="110"/>
        </w:rPr>
        <w:t xml:space="preserve"> </w:t>
      </w:r>
      <w:r>
        <w:rPr>
          <w:w w:val="110"/>
        </w:rPr>
        <w:t>identity</w:t>
      </w:r>
      <w:r>
        <w:rPr>
          <w:spacing w:val="-6"/>
          <w:w w:val="110"/>
        </w:rPr>
        <w:t xml:space="preserve"> </w:t>
      </w:r>
      <w:r>
        <w:rPr>
          <w:w w:val="110"/>
        </w:rPr>
        <w:t>choices. The</w:t>
      </w:r>
      <w:r>
        <w:rPr>
          <w:spacing w:val="-6"/>
          <w:w w:val="110"/>
        </w:rPr>
        <w:t xml:space="preserve"> </w:t>
      </w:r>
      <w:ins w:id="28" w:author="Hussain Hadah" w:date="2026-10-25T19:29:00Z" w16du:dateUtc="2026-10-25T23:29:00Z">
        <w:r w:rsidR="00665139">
          <w:t>COVID19</w:t>
        </w:r>
      </w:ins>
      <w:del w:id="29" w:author="Hussain Hadah" w:date="2026-10-25T19:29:00Z" w16du:dateUtc="2026-10-25T23:29:00Z">
        <w:r>
          <w:rPr>
            <w:w w:val="110"/>
          </w:rPr>
          <w:delText>COVID-19</w:delText>
        </w:r>
      </w:del>
      <w:r>
        <w:rPr>
          <w:spacing w:val="-14"/>
          <w:w w:val="110"/>
        </w:rPr>
        <w:t xml:space="preserve"> </w:t>
      </w:r>
      <w:r>
        <w:rPr>
          <w:w w:val="110"/>
        </w:rPr>
        <w:t>pandemic</w:t>
      </w:r>
      <w:r>
        <w:rPr>
          <w:spacing w:val="-14"/>
          <w:w w:val="110"/>
        </w:rPr>
        <w:t xml:space="preserve"> </w:t>
      </w:r>
      <w:r>
        <w:rPr>
          <w:w w:val="110"/>
        </w:rPr>
        <w:t>has</w:t>
      </w:r>
      <w:r>
        <w:rPr>
          <w:spacing w:val="-14"/>
          <w:w w:val="110"/>
        </w:rPr>
        <w:t xml:space="preserve"> </w:t>
      </w:r>
      <w:r>
        <w:rPr>
          <w:w w:val="110"/>
        </w:rPr>
        <w:t>brought</w:t>
      </w:r>
      <w:r>
        <w:rPr>
          <w:spacing w:val="-14"/>
          <w:w w:val="110"/>
        </w:rPr>
        <w:t xml:space="preserve"> </w:t>
      </w:r>
      <w:r>
        <w:rPr>
          <w:w w:val="110"/>
        </w:rPr>
        <w:t>renewed</w:t>
      </w:r>
      <w:r>
        <w:rPr>
          <w:spacing w:val="-14"/>
          <w:w w:val="110"/>
        </w:rPr>
        <w:t xml:space="preserve"> </w:t>
      </w:r>
      <w:r>
        <w:rPr>
          <w:w w:val="110"/>
        </w:rPr>
        <w:t>attention</w:t>
      </w:r>
      <w:r>
        <w:rPr>
          <w:spacing w:val="-14"/>
          <w:w w:val="110"/>
        </w:rPr>
        <w:t xml:space="preserve"> </w:t>
      </w:r>
      <w:r>
        <w:rPr>
          <w:w w:val="110"/>
        </w:rPr>
        <w:t>to</w:t>
      </w:r>
      <w:r>
        <w:rPr>
          <w:spacing w:val="-14"/>
          <w:w w:val="110"/>
        </w:rPr>
        <w:t xml:space="preserve"> </w:t>
      </w:r>
      <w:r>
        <w:rPr>
          <w:w w:val="110"/>
        </w:rPr>
        <w:t>how</w:t>
      </w:r>
      <w:r>
        <w:rPr>
          <w:spacing w:val="-14"/>
          <w:w w:val="110"/>
        </w:rPr>
        <w:t xml:space="preserve"> </w:t>
      </w:r>
      <w:r>
        <w:rPr>
          <w:w w:val="110"/>
        </w:rPr>
        <w:t>external</w:t>
      </w:r>
      <w:r>
        <w:rPr>
          <w:spacing w:val="-14"/>
          <w:w w:val="110"/>
        </w:rPr>
        <w:t xml:space="preserve"> </w:t>
      </w:r>
      <w:r>
        <w:rPr>
          <w:w w:val="110"/>
        </w:rPr>
        <w:t>hostility</w:t>
      </w:r>
      <w:r>
        <w:rPr>
          <w:spacing w:val="-14"/>
          <w:w w:val="110"/>
        </w:rPr>
        <w:t xml:space="preserve"> </w:t>
      </w:r>
      <w:r>
        <w:rPr>
          <w:w w:val="110"/>
        </w:rPr>
        <w:t>shapes</w:t>
      </w:r>
      <w:r>
        <w:rPr>
          <w:spacing w:val="-14"/>
          <w:w w:val="110"/>
        </w:rPr>
        <w:t xml:space="preserve"> </w:t>
      </w:r>
      <w:r>
        <w:rPr>
          <w:w w:val="110"/>
        </w:rPr>
        <w:t>Asian American</w:t>
      </w:r>
      <w:r>
        <w:rPr>
          <w:spacing w:val="-4"/>
          <w:w w:val="110"/>
        </w:rPr>
        <w:t xml:space="preserve"> </w:t>
      </w:r>
      <w:r>
        <w:rPr>
          <w:w w:val="110"/>
        </w:rPr>
        <w:t>experiences</w:t>
      </w:r>
      <w:r>
        <w:rPr>
          <w:spacing w:val="-4"/>
          <w:w w:val="110"/>
        </w:rPr>
        <w:t xml:space="preserve"> </w:t>
      </w:r>
      <w:r>
        <w:rPr>
          <w:w w:val="110"/>
        </w:rPr>
        <w:t>(Gover,</w:t>
      </w:r>
      <w:r>
        <w:rPr>
          <w:spacing w:val="-3"/>
          <w:w w:val="110"/>
        </w:rPr>
        <w:t xml:space="preserve"> </w:t>
      </w:r>
      <w:r>
        <w:rPr>
          <w:w w:val="110"/>
        </w:rPr>
        <w:t>Harper,</w:t>
      </w:r>
      <w:r>
        <w:rPr>
          <w:spacing w:val="-3"/>
          <w:w w:val="110"/>
        </w:rPr>
        <w:t xml:space="preserve"> </w:t>
      </w:r>
      <w:r>
        <w:rPr>
          <w:w w:val="110"/>
        </w:rPr>
        <w:t>and</w:t>
      </w:r>
      <w:r>
        <w:rPr>
          <w:spacing w:val="-4"/>
          <w:w w:val="110"/>
        </w:rPr>
        <w:t xml:space="preserve"> </w:t>
      </w:r>
      <w:r>
        <w:rPr>
          <w:w w:val="110"/>
        </w:rPr>
        <w:t>Langton</w:t>
      </w:r>
      <w:r>
        <w:rPr>
          <w:spacing w:val="-4"/>
          <w:w w:val="110"/>
        </w:rPr>
        <w:t xml:space="preserve"> </w:t>
      </w:r>
      <w:ins w:id="30" w:author="Hussain Hadah" w:date="2026-10-25T19:29:00Z" w16du:dateUtc="2026-10-25T23:29:00Z">
        <w:r w:rsidR="00665139">
          <w:rPr>
            <w:color w:val="0000FF"/>
          </w:rPr>
          <w:t>2020</w:t>
        </w:r>
        <w:r w:rsidR="00665139">
          <w:t>).</w:t>
        </w:r>
      </w:ins>
      <w:del w:id="31" w:author="Hussain Hadah" w:date="2026-10-25T19:29:00Z" w16du:dateUtc="2026-10-25T23:29:00Z">
        <w:r w:rsidR="00E746E6">
          <w:fldChar w:fldCharType="begin"/>
        </w:r>
        <w:r w:rsidR="00E746E6">
          <w:delInstrText>HYPERLINK \l "_bookmark51"</w:delInstrText>
        </w:r>
        <w:r w:rsidR="00E746E6">
          <w:fldChar w:fldCharType="separate"/>
        </w:r>
        <w:r w:rsidR="00E746E6">
          <w:rPr>
            <w:color w:val="0000FF"/>
            <w:w w:val="110"/>
          </w:rPr>
          <w:delText>2020</w:delText>
        </w:r>
        <w:r w:rsidR="00E746E6">
          <w:fldChar w:fldCharType="end"/>
        </w:r>
        <w:r>
          <w:rPr>
            <w:w w:val="110"/>
          </w:rPr>
          <w:delText>).</w:delText>
        </w:r>
      </w:del>
      <w:r>
        <w:rPr>
          <w:spacing w:val="22"/>
          <w:w w:val="110"/>
        </w:rPr>
        <w:t xml:space="preserve"> </w:t>
      </w:r>
      <w:r>
        <w:rPr>
          <w:w w:val="110"/>
        </w:rPr>
        <w:t>In</w:t>
      </w:r>
      <w:r>
        <w:rPr>
          <w:spacing w:val="-4"/>
          <w:w w:val="110"/>
        </w:rPr>
        <w:t xml:space="preserve"> </w:t>
      </w:r>
      <w:r>
        <w:rPr>
          <w:w w:val="110"/>
        </w:rPr>
        <w:t>this</w:t>
      </w:r>
      <w:r>
        <w:rPr>
          <w:spacing w:val="-4"/>
          <w:w w:val="110"/>
        </w:rPr>
        <w:t xml:space="preserve"> </w:t>
      </w:r>
      <w:r>
        <w:rPr>
          <w:w w:val="110"/>
        </w:rPr>
        <w:t>paper,</w:t>
      </w:r>
      <w:r>
        <w:rPr>
          <w:spacing w:val="-3"/>
          <w:w w:val="110"/>
        </w:rPr>
        <w:t xml:space="preserve"> </w:t>
      </w:r>
      <w:r>
        <w:rPr>
          <w:w w:val="110"/>
        </w:rPr>
        <w:t>I</w:t>
      </w:r>
      <w:r>
        <w:rPr>
          <w:spacing w:val="-4"/>
          <w:w w:val="110"/>
        </w:rPr>
        <w:t xml:space="preserve"> </w:t>
      </w:r>
      <w:ins w:id="32" w:author="Hussain Hadah" w:date="2026-10-25T19:29:00Z" w16du:dateUtc="2026-10-25T23:29:00Z">
        <w:r w:rsidR="00665139">
          <w:t>examine</w:t>
        </w:r>
      </w:ins>
      <w:del w:id="33" w:author="Hussain Hadah" w:date="2026-10-25T19:29:00Z" w16du:dateUtc="2026-10-25T23:29:00Z">
        <w:r>
          <w:rPr>
            <w:w w:val="110"/>
          </w:rPr>
          <w:delText>exam-ine</w:delText>
        </w:r>
      </w:del>
      <w:r>
        <w:rPr>
          <w:w w:val="110"/>
        </w:rPr>
        <w:t xml:space="preserve"> the determinants of Asian racial identity reporting and analyze how Asian Americans</w:t>
      </w:r>
      <w:r>
        <w:rPr>
          <w:spacing w:val="-1"/>
          <w:w w:val="110"/>
        </w:rPr>
        <w:t xml:space="preserve"> </w:t>
      </w:r>
      <w:r>
        <w:rPr>
          <w:w w:val="110"/>
        </w:rPr>
        <w:t>strategically</w:t>
      </w:r>
      <w:r>
        <w:rPr>
          <w:spacing w:val="-1"/>
          <w:w w:val="110"/>
        </w:rPr>
        <w:t xml:space="preserve"> </w:t>
      </w:r>
      <w:r>
        <w:rPr>
          <w:w w:val="110"/>
        </w:rPr>
        <w:t>select</w:t>
      </w:r>
      <w:r>
        <w:rPr>
          <w:spacing w:val="-1"/>
          <w:w w:val="110"/>
        </w:rPr>
        <w:t xml:space="preserve"> </w:t>
      </w:r>
      <w:r>
        <w:rPr>
          <w:w w:val="110"/>
        </w:rPr>
        <w:t>between</w:t>
      </w:r>
      <w:r>
        <w:rPr>
          <w:spacing w:val="-1"/>
          <w:w w:val="110"/>
        </w:rPr>
        <w:t xml:space="preserve"> </w:t>
      </w:r>
      <w:r>
        <w:rPr>
          <w:w w:val="110"/>
        </w:rPr>
        <w:t>Asian</w:t>
      </w:r>
      <w:r>
        <w:rPr>
          <w:spacing w:val="-1"/>
          <w:w w:val="110"/>
        </w:rPr>
        <w:t xml:space="preserve"> </w:t>
      </w:r>
      <w:r>
        <w:rPr>
          <w:w w:val="110"/>
        </w:rPr>
        <w:t>and</w:t>
      </w:r>
      <w:r>
        <w:rPr>
          <w:spacing w:val="-1"/>
          <w:w w:val="110"/>
        </w:rPr>
        <w:t xml:space="preserve"> </w:t>
      </w:r>
      <w:r>
        <w:rPr>
          <w:w w:val="110"/>
        </w:rPr>
        <w:t>White</w:t>
      </w:r>
      <w:r>
        <w:rPr>
          <w:spacing w:val="-2"/>
          <w:w w:val="110"/>
        </w:rPr>
        <w:t xml:space="preserve"> </w:t>
      </w:r>
      <w:r>
        <w:rPr>
          <w:w w:val="110"/>
        </w:rPr>
        <w:t>racial</w:t>
      </w:r>
      <w:r>
        <w:rPr>
          <w:spacing w:val="-1"/>
          <w:w w:val="110"/>
        </w:rPr>
        <w:t xml:space="preserve"> </w:t>
      </w:r>
      <w:r>
        <w:rPr>
          <w:w w:val="110"/>
        </w:rPr>
        <w:t>identities.</w:t>
      </w:r>
      <w:r>
        <w:rPr>
          <w:spacing w:val="31"/>
          <w:w w:val="110"/>
        </w:rPr>
        <w:t xml:space="preserve"> </w:t>
      </w:r>
      <w:ins w:id="34" w:author="Hussain Hadah" w:date="2026-10-25T19:29:00Z" w16du:dateUtc="2026-10-25T23:29:00Z">
        <w:r w:rsidR="00665139">
          <w:t>Specifically</w:t>
        </w:r>
      </w:ins>
      <w:del w:id="35" w:author="Hussain Hadah" w:date="2026-10-25T19:29:00Z" w16du:dateUtc="2026-10-25T23:29:00Z">
        <w:r>
          <w:rPr>
            <w:w w:val="110"/>
          </w:rPr>
          <w:delText>Specif-ically</w:delText>
        </w:r>
      </w:del>
      <w:r>
        <w:rPr>
          <w:w w:val="110"/>
        </w:rPr>
        <w:t xml:space="preserve">, I investigate how anti-Asian bias, education, and family income shape </w:t>
      </w:r>
      <w:ins w:id="36" w:author="Hussain Hadah" w:date="2026-10-25T19:29:00Z" w16du:dateUtc="2026-10-25T23:29:00Z">
        <w:r w:rsidR="00665139">
          <w:t>decisions</w:t>
        </w:r>
      </w:ins>
      <w:del w:id="37" w:author="Hussain Hadah" w:date="2026-10-25T19:29:00Z" w16du:dateUtc="2026-10-25T23:29:00Z">
        <w:r>
          <w:rPr>
            <w:w w:val="110"/>
          </w:rPr>
          <w:delText>de-cisions</w:delText>
        </w:r>
      </w:del>
      <w:r>
        <w:rPr>
          <w:spacing w:val="27"/>
          <w:w w:val="110"/>
        </w:rPr>
        <w:t xml:space="preserve"> </w:t>
      </w:r>
      <w:r>
        <w:rPr>
          <w:w w:val="110"/>
        </w:rPr>
        <w:t>to</w:t>
      </w:r>
      <w:r>
        <w:rPr>
          <w:spacing w:val="27"/>
          <w:w w:val="110"/>
        </w:rPr>
        <w:t xml:space="preserve"> </w:t>
      </w:r>
      <w:r>
        <w:rPr>
          <w:w w:val="110"/>
        </w:rPr>
        <w:t>identify</w:t>
      </w:r>
      <w:r>
        <w:rPr>
          <w:spacing w:val="27"/>
          <w:w w:val="110"/>
        </w:rPr>
        <w:t xml:space="preserve"> </w:t>
      </w:r>
      <w:r>
        <w:rPr>
          <w:w w:val="110"/>
        </w:rPr>
        <w:t>racially</w:t>
      </w:r>
      <w:r>
        <w:rPr>
          <w:spacing w:val="27"/>
          <w:w w:val="110"/>
        </w:rPr>
        <w:t xml:space="preserve"> </w:t>
      </w:r>
      <w:r>
        <w:rPr>
          <w:w w:val="110"/>
        </w:rPr>
        <w:t>as</w:t>
      </w:r>
      <w:r>
        <w:rPr>
          <w:spacing w:val="27"/>
          <w:w w:val="110"/>
        </w:rPr>
        <w:t xml:space="preserve"> </w:t>
      </w:r>
      <w:r>
        <w:rPr>
          <w:w w:val="110"/>
        </w:rPr>
        <w:t>Asian</w:t>
      </w:r>
      <w:r>
        <w:rPr>
          <w:spacing w:val="27"/>
          <w:w w:val="110"/>
        </w:rPr>
        <w:t xml:space="preserve"> </w:t>
      </w:r>
      <w:r>
        <w:rPr>
          <w:w w:val="110"/>
        </w:rPr>
        <w:t>American.</w:t>
      </w:r>
      <w:r>
        <w:rPr>
          <w:spacing w:val="80"/>
          <w:w w:val="110"/>
        </w:rPr>
        <w:t xml:space="preserve"> </w:t>
      </w:r>
      <w:r>
        <w:rPr>
          <w:w w:val="110"/>
        </w:rPr>
        <w:t>I</w:t>
      </w:r>
      <w:r>
        <w:rPr>
          <w:spacing w:val="27"/>
          <w:w w:val="110"/>
        </w:rPr>
        <w:t xml:space="preserve"> </w:t>
      </w:r>
      <w:r>
        <w:rPr>
          <w:w w:val="110"/>
        </w:rPr>
        <w:t>also</w:t>
      </w:r>
      <w:r>
        <w:rPr>
          <w:spacing w:val="27"/>
          <w:w w:val="110"/>
        </w:rPr>
        <w:t xml:space="preserve"> </w:t>
      </w:r>
      <w:r>
        <w:rPr>
          <w:w w:val="110"/>
        </w:rPr>
        <w:t>break</w:t>
      </w:r>
      <w:r>
        <w:rPr>
          <w:spacing w:val="27"/>
          <w:w w:val="110"/>
        </w:rPr>
        <w:t xml:space="preserve"> </w:t>
      </w:r>
      <w:r>
        <w:rPr>
          <w:w w:val="110"/>
        </w:rPr>
        <w:t>down</w:t>
      </w:r>
      <w:r>
        <w:rPr>
          <w:spacing w:val="27"/>
          <w:w w:val="110"/>
        </w:rPr>
        <w:t xml:space="preserve"> </w:t>
      </w:r>
      <w:r>
        <w:rPr>
          <w:w w:val="110"/>
        </w:rPr>
        <w:t>the</w:t>
      </w:r>
      <w:r>
        <w:rPr>
          <w:spacing w:val="27"/>
          <w:w w:val="110"/>
        </w:rPr>
        <w:t xml:space="preserve"> </w:t>
      </w:r>
      <w:r>
        <w:rPr>
          <w:w w:val="110"/>
        </w:rPr>
        <w:t>analysis by generation and family structure (interracial versus endogamous parents) and examine what racial identities individuals with objective Asian ancestry report (Asian only, White only, multiracial, etc.).</w:t>
      </w:r>
    </w:p>
    <w:p w14:paraId="55B00D0E" w14:textId="77777777" w:rsidR="00E746E6" w:rsidRDefault="000245FA">
      <w:pPr>
        <w:pStyle w:val="BodyText"/>
        <w:spacing w:before="8" w:line="410" w:lineRule="auto"/>
        <w:ind w:left="36" w:right="393" w:firstLine="351"/>
        <w:jc w:val="both"/>
        <w:rPr>
          <w:del w:id="38" w:author="Hussain Hadah" w:date="2026-10-25T19:29:00Z" w16du:dateUtc="2026-10-25T23:29:00Z"/>
        </w:rPr>
      </w:pPr>
      <w:r>
        <w:rPr>
          <w:w w:val="110"/>
        </w:rPr>
        <w:t>I explore how individual characteristics and societal attitudes toward Asian Americans influence racial identity reporting.</w:t>
      </w:r>
      <w:r>
        <w:rPr>
          <w:spacing w:val="40"/>
          <w:w w:val="110"/>
        </w:rPr>
        <w:t xml:space="preserve"> </w:t>
      </w:r>
      <w:r>
        <w:rPr>
          <w:w w:val="110"/>
        </w:rPr>
        <w:t>I use identity and ancestry data from</w:t>
      </w:r>
      <w:r>
        <w:rPr>
          <w:spacing w:val="-13"/>
          <w:w w:val="110"/>
        </w:rPr>
        <w:t xml:space="preserve"> </w:t>
      </w:r>
      <w:r>
        <w:rPr>
          <w:w w:val="110"/>
        </w:rPr>
        <w:t>the</w:t>
      </w:r>
      <w:r>
        <w:rPr>
          <w:spacing w:val="-13"/>
          <w:w w:val="110"/>
        </w:rPr>
        <w:t xml:space="preserve"> </w:t>
      </w:r>
      <w:r>
        <w:rPr>
          <w:w w:val="110"/>
        </w:rPr>
        <w:t>Current</w:t>
      </w:r>
      <w:r>
        <w:rPr>
          <w:spacing w:val="-13"/>
          <w:w w:val="110"/>
        </w:rPr>
        <w:t xml:space="preserve"> </w:t>
      </w:r>
      <w:r>
        <w:rPr>
          <w:w w:val="110"/>
        </w:rPr>
        <w:t>Population</w:t>
      </w:r>
      <w:r>
        <w:rPr>
          <w:spacing w:val="-13"/>
          <w:w w:val="110"/>
        </w:rPr>
        <w:t xml:space="preserve"> </w:t>
      </w:r>
      <w:r>
        <w:rPr>
          <w:w w:val="110"/>
        </w:rPr>
        <w:t>Survey</w:t>
      </w:r>
      <w:r>
        <w:rPr>
          <w:spacing w:val="-13"/>
          <w:w w:val="110"/>
        </w:rPr>
        <w:t xml:space="preserve"> </w:t>
      </w:r>
      <w:r>
        <w:rPr>
          <w:w w:val="110"/>
        </w:rPr>
        <w:t>(CPS)</w:t>
      </w:r>
      <w:r>
        <w:rPr>
          <w:spacing w:val="-13"/>
          <w:w w:val="110"/>
        </w:rPr>
        <w:t xml:space="preserve"> </w:t>
      </w:r>
      <w:r>
        <w:rPr>
          <w:w w:val="110"/>
        </w:rPr>
        <w:t>combined</w:t>
      </w:r>
      <w:r>
        <w:rPr>
          <w:spacing w:val="-13"/>
          <w:w w:val="110"/>
        </w:rPr>
        <w:t xml:space="preserve"> </w:t>
      </w:r>
      <w:r>
        <w:rPr>
          <w:w w:val="110"/>
        </w:rPr>
        <w:t>with</w:t>
      </w:r>
      <w:r>
        <w:rPr>
          <w:spacing w:val="-13"/>
          <w:w w:val="110"/>
        </w:rPr>
        <w:t xml:space="preserve"> </w:t>
      </w:r>
      <w:r>
        <w:rPr>
          <w:w w:val="110"/>
        </w:rPr>
        <w:t>measures</w:t>
      </w:r>
      <w:r>
        <w:rPr>
          <w:spacing w:val="-13"/>
          <w:w w:val="110"/>
        </w:rPr>
        <w:t xml:space="preserve"> </w:t>
      </w:r>
      <w:r>
        <w:rPr>
          <w:w w:val="110"/>
        </w:rPr>
        <w:t>of</w:t>
      </w:r>
      <w:r>
        <w:rPr>
          <w:spacing w:val="-13"/>
          <w:w w:val="110"/>
        </w:rPr>
        <w:t xml:space="preserve"> </w:t>
      </w:r>
      <w:r>
        <w:rPr>
          <w:w w:val="110"/>
        </w:rPr>
        <w:t xml:space="preserve">anti-Asian bias derived from Harvard’s Project Implicit Association Test (IAT), the </w:t>
      </w:r>
      <w:ins w:id="39" w:author="Hussain Hadah" w:date="2026-10-25T19:29:00Z" w16du:dateUtc="2026-10-25T23:29:00Z">
        <w:r w:rsidR="00665139">
          <w:t>American</w:t>
        </w:r>
      </w:ins>
      <w:del w:id="40" w:author="Hussain Hadah" w:date="2026-10-25T19:29:00Z" w16du:dateUtc="2026-10-25T23:29:00Z">
        <w:r>
          <w:rPr>
            <w:w w:val="110"/>
          </w:rPr>
          <w:delText>Ameri-can</w:delText>
        </w:r>
      </w:del>
      <w:r>
        <w:rPr>
          <w:w w:val="110"/>
        </w:rPr>
        <w:t xml:space="preserve"> National Election Studies (ANES), and hate crimes targeting Asian </w:t>
      </w:r>
      <w:ins w:id="41" w:author="Hussain Hadah" w:date="2026-10-25T19:29:00Z" w16du:dateUtc="2026-10-25T23:29:00Z">
        <w:r w:rsidR="00665139">
          <w:t>Americans.</w:t>
        </w:r>
        <w:r w:rsidR="00665139">
          <w:rPr>
            <w:color w:val="0000FF"/>
            <w:vertAlign w:val="superscript"/>
          </w:rPr>
          <w:footnoteReference w:id="2"/>
        </w:r>
      </w:ins>
      <w:del w:id="43" w:author="Hussain Hadah" w:date="2026-10-25T19:29:00Z" w16du:dateUtc="2026-10-25T23:29:00Z">
        <w:r>
          <w:rPr>
            <w:w w:val="110"/>
          </w:rPr>
          <w:delText>Ameri-cans.</w:delText>
        </w:r>
        <w:r w:rsidR="00E746E6">
          <w:fldChar w:fldCharType="begin"/>
        </w:r>
        <w:r w:rsidR="00E746E6">
          <w:delInstrText>HYPERLINK \l "_bookmark1"</w:delInstrText>
        </w:r>
        <w:r w:rsidR="00E746E6">
          <w:fldChar w:fldCharType="separate"/>
        </w:r>
        <w:r w:rsidR="00E746E6">
          <w:rPr>
            <w:color w:val="0000FF"/>
            <w:w w:val="110"/>
            <w:position w:val="9"/>
            <w:sz w:val="18"/>
          </w:rPr>
          <w:delText>2</w:delText>
        </w:r>
        <w:r w:rsidR="00E746E6">
          <w:fldChar w:fldCharType="end"/>
        </w:r>
      </w:del>
      <w:r>
        <w:rPr>
          <w:color w:val="0000FF"/>
          <w:spacing w:val="41"/>
          <w:w w:val="110"/>
          <w:position w:val="9"/>
          <w:sz w:val="18"/>
        </w:rPr>
        <w:t xml:space="preserve"> </w:t>
      </w:r>
      <w:r>
        <w:rPr>
          <w:w w:val="110"/>
        </w:rPr>
        <w:t>I</w:t>
      </w:r>
      <w:r>
        <w:rPr>
          <w:spacing w:val="-4"/>
          <w:w w:val="110"/>
        </w:rPr>
        <w:t xml:space="preserve"> </w:t>
      </w:r>
      <w:r>
        <w:rPr>
          <w:w w:val="110"/>
        </w:rPr>
        <w:t>ground</w:t>
      </w:r>
      <w:r>
        <w:rPr>
          <w:spacing w:val="-4"/>
          <w:w w:val="110"/>
        </w:rPr>
        <w:t xml:space="preserve"> </w:t>
      </w:r>
      <w:r>
        <w:rPr>
          <w:w w:val="110"/>
        </w:rPr>
        <w:t>my</w:t>
      </w:r>
      <w:r>
        <w:rPr>
          <w:spacing w:val="-4"/>
          <w:w w:val="110"/>
        </w:rPr>
        <w:t xml:space="preserve"> </w:t>
      </w:r>
      <w:r>
        <w:rPr>
          <w:w w:val="110"/>
        </w:rPr>
        <w:t>analysis</w:t>
      </w:r>
      <w:r>
        <w:rPr>
          <w:spacing w:val="-4"/>
          <w:w w:val="110"/>
        </w:rPr>
        <w:t xml:space="preserve"> </w:t>
      </w:r>
      <w:r>
        <w:rPr>
          <w:w w:val="110"/>
        </w:rPr>
        <w:t>in</w:t>
      </w:r>
      <w:r>
        <w:rPr>
          <w:spacing w:val="-3"/>
          <w:w w:val="110"/>
        </w:rPr>
        <w:t xml:space="preserve"> </w:t>
      </w:r>
      <w:r>
        <w:rPr>
          <w:w w:val="110"/>
        </w:rPr>
        <w:t>the</w:t>
      </w:r>
      <w:r>
        <w:rPr>
          <w:spacing w:val="-4"/>
          <w:w w:val="110"/>
        </w:rPr>
        <w:t xml:space="preserve"> </w:t>
      </w:r>
      <w:r>
        <w:rPr>
          <w:w w:val="110"/>
        </w:rPr>
        <w:t>theoretical</w:t>
      </w:r>
      <w:r>
        <w:rPr>
          <w:spacing w:val="-4"/>
          <w:w w:val="110"/>
        </w:rPr>
        <w:t xml:space="preserve"> </w:t>
      </w:r>
      <w:r>
        <w:rPr>
          <w:w w:val="110"/>
        </w:rPr>
        <w:lastRenderedPageBreak/>
        <w:t>framework</w:t>
      </w:r>
      <w:r>
        <w:rPr>
          <w:spacing w:val="-4"/>
          <w:w w:val="110"/>
        </w:rPr>
        <w:t xml:space="preserve"> </w:t>
      </w:r>
      <w:r>
        <w:rPr>
          <w:w w:val="110"/>
        </w:rPr>
        <w:t>of</w:t>
      </w:r>
      <w:r>
        <w:rPr>
          <w:spacing w:val="-4"/>
          <w:w w:val="110"/>
        </w:rPr>
        <w:t xml:space="preserve"> </w:t>
      </w:r>
      <w:r>
        <w:rPr>
          <w:w w:val="110"/>
        </w:rPr>
        <w:t>Akerlof</w:t>
      </w:r>
      <w:r>
        <w:rPr>
          <w:spacing w:val="-4"/>
          <w:w w:val="110"/>
        </w:rPr>
        <w:t xml:space="preserve"> </w:t>
      </w:r>
      <w:r>
        <w:rPr>
          <w:w w:val="110"/>
        </w:rPr>
        <w:t>and</w:t>
      </w:r>
      <w:r>
        <w:rPr>
          <w:spacing w:val="-3"/>
          <w:w w:val="110"/>
        </w:rPr>
        <w:t xml:space="preserve"> </w:t>
      </w:r>
      <w:r>
        <w:rPr>
          <w:spacing w:val="-2"/>
          <w:w w:val="110"/>
        </w:rPr>
        <w:t>Kranton</w:t>
      </w:r>
      <w:ins w:id="44" w:author="Hussain Hadah" w:date="2026-10-25T19:29:00Z" w16du:dateUtc="2026-10-25T23:29:00Z">
        <w:r w:rsidR="00665139">
          <w:t xml:space="preserve"> (</w:t>
        </w:r>
        <w:r w:rsidR="00665139">
          <w:rPr>
            <w:color w:val="0000FF"/>
          </w:rPr>
          <w:t>2000</w:t>
        </w:r>
        <w:r w:rsidR="00665139">
          <w:t>),</w:t>
        </w:r>
      </w:ins>
    </w:p>
    <w:p w14:paraId="5DF1BEA8" w14:textId="77777777" w:rsidR="00E746E6" w:rsidRDefault="000245FA">
      <w:pPr>
        <w:pStyle w:val="BodyText"/>
        <w:spacing w:before="3"/>
        <w:ind w:left="36"/>
        <w:jc w:val="both"/>
        <w:rPr>
          <w:del w:id="45" w:author="Hussain Hadah" w:date="2026-10-25T19:29:00Z" w16du:dateUtc="2026-10-25T23:29:00Z"/>
        </w:rPr>
      </w:pPr>
      <w:del w:id="46" w:author="Hussain Hadah" w:date="2026-10-25T19:29:00Z" w16du:dateUtc="2026-10-25T23:29:00Z">
        <w:r>
          <w:rPr>
            <w:spacing w:val="2"/>
          </w:rPr>
          <w:delText>(</w:delText>
        </w:r>
        <w:r w:rsidR="00E746E6">
          <w:fldChar w:fldCharType="begin"/>
        </w:r>
        <w:r w:rsidR="00E746E6">
          <w:delInstrText>HYPERLINK \l "_bookmark17"</w:delInstrText>
        </w:r>
        <w:r w:rsidR="00E746E6">
          <w:fldChar w:fldCharType="separate"/>
        </w:r>
        <w:r w:rsidR="00E746E6">
          <w:rPr>
            <w:color w:val="0000FF"/>
            <w:spacing w:val="2"/>
          </w:rPr>
          <w:delText>2000</w:delText>
        </w:r>
        <w:r w:rsidR="00E746E6">
          <w:fldChar w:fldCharType="end"/>
        </w:r>
        <w:r>
          <w:rPr>
            <w:spacing w:val="2"/>
          </w:rPr>
          <w:delText>),</w:delText>
        </w:r>
      </w:del>
      <w:r>
        <w:rPr>
          <w:spacing w:val="48"/>
        </w:rPr>
        <w:t xml:space="preserve"> </w:t>
      </w:r>
      <w:r>
        <w:rPr>
          <w:spacing w:val="2"/>
        </w:rPr>
        <w:t>explicitly</w:t>
      </w:r>
      <w:r>
        <w:rPr>
          <w:spacing w:val="47"/>
        </w:rPr>
        <w:t xml:space="preserve"> </w:t>
      </w:r>
      <w:r>
        <w:rPr>
          <w:spacing w:val="2"/>
        </w:rPr>
        <w:t>modeling</w:t>
      </w:r>
      <w:r>
        <w:rPr>
          <w:spacing w:val="48"/>
        </w:rPr>
        <w:t xml:space="preserve"> </w:t>
      </w:r>
      <w:r>
        <w:rPr>
          <w:spacing w:val="2"/>
        </w:rPr>
        <w:t>how</w:t>
      </w:r>
      <w:r>
        <w:rPr>
          <w:spacing w:val="48"/>
        </w:rPr>
        <w:t xml:space="preserve"> </w:t>
      </w:r>
      <w:r>
        <w:rPr>
          <w:spacing w:val="2"/>
        </w:rPr>
        <w:t>external</w:t>
      </w:r>
      <w:r>
        <w:rPr>
          <w:spacing w:val="47"/>
        </w:rPr>
        <w:t xml:space="preserve"> </w:t>
      </w:r>
      <w:r>
        <w:rPr>
          <w:spacing w:val="2"/>
        </w:rPr>
        <w:t>prejudice</w:t>
      </w:r>
      <w:r>
        <w:rPr>
          <w:spacing w:val="47"/>
        </w:rPr>
        <w:t xml:space="preserve"> </w:t>
      </w:r>
      <w:r>
        <w:rPr>
          <w:spacing w:val="2"/>
        </w:rPr>
        <w:t>creates</w:t>
      </w:r>
      <w:r>
        <w:rPr>
          <w:spacing w:val="48"/>
        </w:rPr>
        <w:t xml:space="preserve"> </w:t>
      </w:r>
      <w:r>
        <w:rPr>
          <w:spacing w:val="2"/>
        </w:rPr>
        <w:t>differential</w:t>
      </w:r>
      <w:r>
        <w:rPr>
          <w:spacing w:val="47"/>
        </w:rPr>
        <w:t xml:space="preserve"> </w:t>
      </w:r>
      <w:r>
        <w:rPr>
          <w:spacing w:val="2"/>
        </w:rPr>
        <w:t>utility</w:t>
      </w:r>
      <w:r>
        <w:rPr>
          <w:spacing w:val="48"/>
        </w:rPr>
        <w:t xml:space="preserve"> </w:t>
      </w:r>
      <w:r>
        <w:rPr>
          <w:spacing w:val="-4"/>
        </w:rPr>
        <w:t>from</w:t>
      </w:r>
      <w:ins w:id="47" w:author="Hussain Hadah" w:date="2026-10-25T19:29:00Z" w16du:dateUtc="2026-10-25T23:29:00Z">
        <w:r w:rsidR="00665139">
          <w:t xml:space="preserve"> </w:t>
        </w:r>
      </w:ins>
    </w:p>
    <w:p w14:paraId="1E2C1471" w14:textId="77777777" w:rsidR="00E746E6" w:rsidRDefault="000245FA">
      <w:pPr>
        <w:pStyle w:val="BodyText"/>
        <w:spacing w:before="1"/>
        <w:rPr>
          <w:del w:id="48" w:author="Hussain Hadah" w:date="2026-10-25T19:29:00Z" w16du:dateUtc="2026-10-25T23:29:00Z"/>
          <w:sz w:val="13"/>
        </w:rPr>
      </w:pPr>
      <w:del w:id="49" w:author="Hussain Hadah" w:date="2026-10-25T19:29:00Z" w16du:dateUtc="2026-10-25T23:29:00Z">
        <w:r>
          <w:rPr>
            <w:noProof/>
            <w:sz w:val="13"/>
          </w:rPr>
          <mc:AlternateContent>
            <mc:Choice Requires="wps">
              <w:drawing>
                <wp:anchor distT="0" distB="0" distL="0" distR="0" simplePos="0" relativeHeight="487588352" behindDoc="1" locked="0" layoutInCell="1" allowOverlap="1" wp14:anchorId="06AE737A" wp14:editId="6D90D3BA">
                  <wp:simplePos x="0" y="0"/>
                  <wp:positionH relativeFrom="page">
                    <wp:posOffset>1165872</wp:posOffset>
                  </wp:positionH>
                  <wp:positionV relativeFrom="paragraph">
                    <wp:posOffset>111281</wp:posOffset>
                  </wp:positionV>
                  <wp:extent cx="108839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8390" cy="1270"/>
                          </a:xfrm>
                          <a:custGeom>
                            <a:avLst/>
                            <a:gdLst/>
                            <a:ahLst/>
                            <a:cxnLst/>
                            <a:rect l="l" t="t" r="r" b="b"/>
                            <a:pathLst>
                              <a:path w="1088390">
                                <a:moveTo>
                                  <a:pt x="0" y="0"/>
                                </a:moveTo>
                                <a:lnTo>
                                  <a:pt x="108811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91.801003pt;margin-top:8.762360pt;width:85.7pt;height:.1pt;mso-position-horizontal-relative:page;mso-position-vertical-relative:paragraph;z-index:-15728128;mso-wrap-distance-left:0;mso-wrap-distance-right:0" id="docshape3" coordorigin="1836,175" coordsize="1714,0" path="m1836,175l3550,175e" filled="false" stroked="true" strokeweight=".398pt" strokecolor="#000000">
                  <v:path arrowok="t"/>
                  <v:stroke dashstyle="solid"/>
                  <w10:wrap type="topAndBottom"/>
                </v:shape>
              </w:pict>
            </mc:Fallback>
          </mc:AlternateContent>
        </w:r>
      </w:del>
    </w:p>
    <w:p w14:paraId="1C18EBA0" w14:textId="77777777" w:rsidR="00E746E6" w:rsidRDefault="000245FA">
      <w:pPr>
        <w:pStyle w:val="ListParagraph"/>
        <w:numPr>
          <w:ilvl w:val="0"/>
          <w:numId w:val="6"/>
        </w:numPr>
        <w:tabs>
          <w:tab w:val="left" w:pos="493"/>
        </w:tabs>
        <w:spacing w:before="32" w:line="249" w:lineRule="auto"/>
        <w:ind w:right="393" w:firstLine="242"/>
        <w:jc w:val="both"/>
        <w:rPr>
          <w:del w:id="50" w:author="Hussain Hadah" w:date="2026-10-25T19:29:00Z" w16du:dateUtc="2026-10-25T23:29:00Z"/>
          <w:sz w:val="20"/>
        </w:rPr>
      </w:pPr>
      <w:bookmarkStart w:id="51" w:name="_bookmark1"/>
      <w:bookmarkEnd w:id="51"/>
      <w:del w:id="52" w:author="Hussain Hadah" w:date="2026-10-25T19:29:00Z" w16du:dateUtc="2026-10-25T23:29:00Z">
        <w:r>
          <w:rPr>
            <w:w w:val="110"/>
            <w:sz w:val="20"/>
          </w:rPr>
          <w:delText xml:space="preserve">The IAT data comes from Harvard’s Project Implicit (Greenwald, McGhee, and Schwartz </w:delText>
        </w:r>
        <w:r w:rsidR="00E746E6">
          <w:fldChar w:fldCharType="begin"/>
        </w:r>
        <w:r w:rsidR="00E746E6">
          <w:delInstrText>HYPERLINK \l "_bookmark52"</w:delInstrText>
        </w:r>
        <w:r w:rsidR="00E746E6">
          <w:fldChar w:fldCharType="separate"/>
        </w:r>
        <w:r w:rsidR="00E746E6">
          <w:rPr>
            <w:color w:val="0000FF"/>
            <w:w w:val="110"/>
            <w:sz w:val="20"/>
          </w:rPr>
          <w:delText>1998</w:delText>
        </w:r>
        <w:r w:rsidR="00E746E6">
          <w:fldChar w:fldCharType="end"/>
        </w:r>
        <w:r>
          <w:rPr>
            <w:w w:val="110"/>
            <w:sz w:val="20"/>
          </w:rPr>
          <w:delText>).</w:delText>
        </w:r>
        <w:r>
          <w:rPr>
            <w:spacing w:val="19"/>
            <w:w w:val="110"/>
            <w:sz w:val="20"/>
          </w:rPr>
          <w:delText xml:space="preserve"> </w:delText>
        </w:r>
        <w:r>
          <w:rPr>
            <w:w w:val="110"/>
            <w:sz w:val="20"/>
          </w:rPr>
          <w:delText>Implicit</w:delText>
        </w:r>
        <w:r>
          <w:rPr>
            <w:spacing w:val="-6"/>
            <w:w w:val="110"/>
            <w:sz w:val="20"/>
          </w:rPr>
          <w:delText xml:space="preserve"> </w:delText>
        </w:r>
        <w:r>
          <w:rPr>
            <w:w w:val="110"/>
            <w:sz w:val="20"/>
          </w:rPr>
          <w:delText>bias</w:delText>
        </w:r>
        <w:r>
          <w:rPr>
            <w:spacing w:val="-6"/>
            <w:w w:val="110"/>
            <w:sz w:val="20"/>
          </w:rPr>
          <w:delText xml:space="preserve"> </w:delText>
        </w:r>
        <w:r>
          <w:rPr>
            <w:w w:val="110"/>
            <w:sz w:val="20"/>
          </w:rPr>
          <w:delText>measures</w:delText>
        </w:r>
        <w:r>
          <w:rPr>
            <w:spacing w:val="-6"/>
            <w:w w:val="110"/>
            <w:sz w:val="20"/>
          </w:rPr>
          <w:delText xml:space="preserve"> </w:delText>
        </w:r>
        <w:r>
          <w:rPr>
            <w:w w:val="110"/>
            <w:sz w:val="20"/>
          </w:rPr>
          <w:delText>have</w:delText>
        </w:r>
        <w:r>
          <w:rPr>
            <w:spacing w:val="-6"/>
            <w:w w:val="110"/>
            <w:sz w:val="20"/>
          </w:rPr>
          <w:delText xml:space="preserve"> </w:delText>
        </w:r>
        <w:r>
          <w:rPr>
            <w:w w:val="110"/>
            <w:sz w:val="20"/>
          </w:rPr>
          <w:delText>gained</w:delText>
        </w:r>
        <w:r>
          <w:rPr>
            <w:spacing w:val="-6"/>
            <w:w w:val="110"/>
            <w:sz w:val="20"/>
          </w:rPr>
          <w:delText xml:space="preserve"> </w:delText>
        </w:r>
        <w:r>
          <w:rPr>
            <w:w w:val="110"/>
            <w:sz w:val="20"/>
          </w:rPr>
          <w:delText>prominence</w:delText>
        </w:r>
        <w:r>
          <w:rPr>
            <w:spacing w:val="-6"/>
            <w:w w:val="110"/>
            <w:sz w:val="20"/>
          </w:rPr>
          <w:delText xml:space="preserve"> </w:delText>
        </w:r>
        <w:r>
          <w:rPr>
            <w:w w:val="110"/>
            <w:sz w:val="20"/>
          </w:rPr>
          <w:delText>in</w:delText>
        </w:r>
        <w:r>
          <w:rPr>
            <w:spacing w:val="-6"/>
            <w:w w:val="110"/>
            <w:sz w:val="20"/>
          </w:rPr>
          <w:delText xml:space="preserve"> </w:delText>
        </w:r>
        <w:r>
          <w:rPr>
            <w:w w:val="110"/>
            <w:sz w:val="20"/>
          </w:rPr>
          <w:delText>economics,</w:delText>
        </w:r>
        <w:r>
          <w:rPr>
            <w:spacing w:val="-4"/>
            <w:w w:val="110"/>
            <w:sz w:val="20"/>
          </w:rPr>
          <w:delText xml:space="preserve"> </w:delText>
        </w:r>
        <w:r>
          <w:rPr>
            <w:w w:val="110"/>
            <w:sz w:val="20"/>
          </w:rPr>
          <w:delText>with</w:delText>
        </w:r>
        <w:r>
          <w:rPr>
            <w:spacing w:val="-6"/>
            <w:w w:val="110"/>
            <w:sz w:val="20"/>
          </w:rPr>
          <w:delText xml:space="preserve"> </w:delText>
        </w:r>
        <w:r>
          <w:rPr>
            <w:w w:val="110"/>
            <w:sz w:val="20"/>
          </w:rPr>
          <w:delText>IAT</w:delText>
        </w:r>
        <w:r>
          <w:rPr>
            <w:spacing w:val="-6"/>
            <w:w w:val="110"/>
            <w:sz w:val="20"/>
          </w:rPr>
          <w:delText xml:space="preserve"> </w:delText>
        </w:r>
        <w:r>
          <w:rPr>
            <w:w w:val="110"/>
            <w:sz w:val="20"/>
          </w:rPr>
          <w:delText>scores</w:delText>
        </w:r>
        <w:r>
          <w:rPr>
            <w:spacing w:val="-6"/>
            <w:w w:val="110"/>
            <w:sz w:val="20"/>
          </w:rPr>
          <w:delText xml:space="preserve"> </w:delText>
        </w:r>
        <w:r>
          <w:rPr>
            <w:w w:val="110"/>
            <w:sz w:val="20"/>
          </w:rPr>
          <w:delText xml:space="preserve">correlating with economic outcomes (Chetty et al. </w:delText>
        </w:r>
        <w:r w:rsidR="00E746E6">
          <w:fldChar w:fldCharType="begin"/>
        </w:r>
        <w:r w:rsidR="00E746E6">
          <w:delInstrText>HYPERLINK \l "_bookmark33"</w:delInstrText>
        </w:r>
        <w:r w:rsidR="00E746E6">
          <w:fldChar w:fldCharType="separate"/>
        </w:r>
        <w:r w:rsidR="00E746E6">
          <w:rPr>
            <w:color w:val="0000FF"/>
            <w:w w:val="110"/>
            <w:sz w:val="20"/>
          </w:rPr>
          <w:delText>2020</w:delText>
        </w:r>
        <w:r w:rsidR="00E746E6">
          <w:fldChar w:fldCharType="end"/>
        </w:r>
        <w:r>
          <w:rPr>
            <w:w w:val="110"/>
            <w:sz w:val="20"/>
          </w:rPr>
          <w:delText xml:space="preserve">; Glover, Pallais, and Pariente </w:delText>
        </w:r>
        <w:r w:rsidR="00E746E6">
          <w:fldChar w:fldCharType="begin"/>
        </w:r>
        <w:r w:rsidR="00E746E6">
          <w:delInstrText>HYPERLINK \l "_bookmark49"</w:delInstrText>
        </w:r>
        <w:r w:rsidR="00E746E6">
          <w:fldChar w:fldCharType="separate"/>
        </w:r>
        <w:r w:rsidR="00E746E6">
          <w:rPr>
            <w:color w:val="0000FF"/>
            <w:w w:val="110"/>
            <w:sz w:val="20"/>
          </w:rPr>
          <w:delText>2017</w:delText>
        </w:r>
        <w:r w:rsidR="00E746E6">
          <w:fldChar w:fldCharType="end"/>
        </w:r>
        <w:r>
          <w:rPr>
            <w:w w:val="110"/>
            <w:sz w:val="20"/>
          </w:rPr>
          <w:delText>), voting patterns (Friese,</w:delText>
        </w:r>
        <w:r>
          <w:rPr>
            <w:spacing w:val="-2"/>
            <w:w w:val="110"/>
            <w:sz w:val="20"/>
          </w:rPr>
          <w:delText xml:space="preserve"> </w:delText>
        </w:r>
        <w:r>
          <w:rPr>
            <w:w w:val="110"/>
            <w:sz w:val="20"/>
          </w:rPr>
          <w:delText>Bluemke,</w:delText>
        </w:r>
        <w:r>
          <w:rPr>
            <w:spacing w:val="-2"/>
            <w:w w:val="110"/>
            <w:sz w:val="20"/>
          </w:rPr>
          <w:delText xml:space="preserve"> </w:delText>
        </w:r>
        <w:r>
          <w:rPr>
            <w:w w:val="110"/>
            <w:sz w:val="20"/>
          </w:rPr>
          <w:delText>and</w:delText>
        </w:r>
        <w:r>
          <w:rPr>
            <w:spacing w:val="-2"/>
            <w:w w:val="110"/>
            <w:sz w:val="20"/>
          </w:rPr>
          <w:delText xml:space="preserve"> </w:delText>
        </w:r>
        <w:r>
          <w:rPr>
            <w:w w:val="110"/>
            <w:sz w:val="20"/>
          </w:rPr>
          <w:delText>Wänke</w:delText>
        </w:r>
        <w:r>
          <w:rPr>
            <w:spacing w:val="-2"/>
            <w:w w:val="110"/>
            <w:sz w:val="20"/>
          </w:rPr>
          <w:delText xml:space="preserve"> </w:delText>
        </w:r>
        <w:r w:rsidR="00E746E6">
          <w:fldChar w:fldCharType="begin"/>
        </w:r>
        <w:r w:rsidR="00E746E6">
          <w:delInstrText>HYPERLINK \l "_bookmark48"</w:delInstrText>
        </w:r>
        <w:r w:rsidR="00E746E6">
          <w:fldChar w:fldCharType="separate"/>
        </w:r>
        <w:r w:rsidR="00E746E6">
          <w:rPr>
            <w:color w:val="0000FF"/>
            <w:w w:val="110"/>
            <w:sz w:val="20"/>
          </w:rPr>
          <w:delText>2007</w:delText>
        </w:r>
        <w:r w:rsidR="00E746E6">
          <w:fldChar w:fldCharType="end"/>
        </w:r>
        <w:r>
          <w:rPr>
            <w:w w:val="110"/>
            <w:sz w:val="20"/>
          </w:rPr>
          <w:delText>),</w:delText>
        </w:r>
        <w:r>
          <w:rPr>
            <w:spacing w:val="-2"/>
            <w:w w:val="110"/>
            <w:sz w:val="20"/>
          </w:rPr>
          <w:delText xml:space="preserve"> </w:delText>
        </w:r>
        <w:r>
          <w:rPr>
            <w:w w:val="110"/>
            <w:sz w:val="20"/>
          </w:rPr>
          <w:delText>and</w:delText>
        </w:r>
        <w:r>
          <w:rPr>
            <w:spacing w:val="-2"/>
            <w:w w:val="110"/>
            <w:sz w:val="20"/>
          </w:rPr>
          <w:delText xml:space="preserve"> </w:delText>
        </w:r>
        <w:r>
          <w:rPr>
            <w:w w:val="110"/>
            <w:sz w:val="20"/>
          </w:rPr>
          <w:delText>health</w:delText>
        </w:r>
        <w:r>
          <w:rPr>
            <w:spacing w:val="-2"/>
            <w:w w:val="110"/>
            <w:sz w:val="20"/>
          </w:rPr>
          <w:delText xml:space="preserve"> </w:delText>
        </w:r>
        <w:r>
          <w:rPr>
            <w:w w:val="110"/>
            <w:sz w:val="20"/>
          </w:rPr>
          <w:delText>disparities</w:delText>
        </w:r>
        <w:r>
          <w:rPr>
            <w:spacing w:val="-2"/>
            <w:w w:val="110"/>
            <w:sz w:val="20"/>
          </w:rPr>
          <w:delText xml:space="preserve"> </w:delText>
        </w:r>
        <w:r>
          <w:rPr>
            <w:w w:val="110"/>
            <w:sz w:val="20"/>
          </w:rPr>
          <w:delText>(Leitner</w:delText>
        </w:r>
        <w:r>
          <w:rPr>
            <w:spacing w:val="-2"/>
            <w:w w:val="110"/>
            <w:sz w:val="20"/>
          </w:rPr>
          <w:delText xml:space="preserve"> </w:delText>
        </w:r>
        <w:r>
          <w:rPr>
            <w:w w:val="110"/>
            <w:sz w:val="20"/>
          </w:rPr>
          <w:delText>et</w:delText>
        </w:r>
        <w:r>
          <w:rPr>
            <w:spacing w:val="-2"/>
            <w:w w:val="110"/>
            <w:sz w:val="20"/>
          </w:rPr>
          <w:delText xml:space="preserve"> </w:delText>
        </w:r>
        <w:r>
          <w:rPr>
            <w:w w:val="110"/>
            <w:sz w:val="20"/>
          </w:rPr>
          <w:delText>al.</w:delText>
        </w:r>
        <w:r>
          <w:rPr>
            <w:spacing w:val="-2"/>
            <w:w w:val="110"/>
            <w:sz w:val="20"/>
          </w:rPr>
          <w:delText xml:space="preserve"> </w:delText>
        </w:r>
        <w:r w:rsidR="00E746E6">
          <w:fldChar w:fldCharType="begin"/>
        </w:r>
        <w:r w:rsidR="00E746E6">
          <w:delInstrText>HYPERLINK \l "_bookmark57"</w:delInstrText>
        </w:r>
        <w:r w:rsidR="00E746E6">
          <w:fldChar w:fldCharType="separate"/>
        </w:r>
        <w:r w:rsidR="00E746E6">
          <w:rPr>
            <w:color w:val="0000FF"/>
            <w:w w:val="110"/>
            <w:sz w:val="20"/>
          </w:rPr>
          <w:delText>2016</w:delText>
        </w:r>
        <w:r w:rsidR="00E746E6">
          <w:fldChar w:fldCharType="end"/>
        </w:r>
        <w:r>
          <w:rPr>
            <w:w w:val="110"/>
            <w:sz w:val="20"/>
          </w:rPr>
          <w:delText>).</w:delText>
        </w:r>
      </w:del>
    </w:p>
    <w:p w14:paraId="031411ED" w14:textId="77777777" w:rsidR="00E746E6" w:rsidRDefault="00E746E6">
      <w:pPr>
        <w:pStyle w:val="ListParagraph"/>
        <w:spacing w:line="249" w:lineRule="auto"/>
        <w:jc w:val="both"/>
        <w:rPr>
          <w:del w:id="53" w:author="Hussain Hadah" w:date="2026-10-25T19:29:00Z" w16du:dateUtc="2026-10-25T23:29:00Z"/>
          <w:sz w:val="20"/>
        </w:rPr>
        <w:sectPr w:rsidR="00E746E6">
          <w:pgSz w:w="12240" w:h="15840"/>
          <w:pgMar w:top="1820" w:right="1440" w:bottom="2460" w:left="1800" w:header="0" w:footer="2279" w:gutter="0"/>
          <w:cols w:space="720"/>
        </w:sectPr>
      </w:pPr>
    </w:p>
    <w:p w14:paraId="34005870" w14:textId="77777777" w:rsidR="00E746E6" w:rsidRDefault="000245FA">
      <w:pPr>
        <w:pStyle w:val="BodyText"/>
        <w:spacing w:before="96" w:line="415" w:lineRule="auto"/>
        <w:ind w:left="36" w:right="393"/>
        <w:jc w:val="both"/>
      </w:pPr>
      <w:r>
        <w:rPr>
          <w:w w:val="110"/>
        </w:rPr>
        <w:lastRenderedPageBreak/>
        <w:t>identity</w:t>
      </w:r>
      <w:r>
        <w:rPr>
          <w:spacing w:val="-6"/>
          <w:w w:val="110"/>
        </w:rPr>
        <w:t xml:space="preserve"> </w:t>
      </w:r>
      <w:r>
        <w:rPr>
          <w:w w:val="110"/>
        </w:rPr>
        <w:t>choices</w:t>
      </w:r>
      <w:r>
        <w:rPr>
          <w:spacing w:val="-6"/>
          <w:w w:val="110"/>
        </w:rPr>
        <w:t xml:space="preserve"> </w:t>
      </w:r>
      <w:r>
        <w:rPr>
          <w:w w:val="110"/>
        </w:rPr>
        <w:t>and</w:t>
      </w:r>
      <w:r>
        <w:rPr>
          <w:spacing w:val="-6"/>
          <w:w w:val="110"/>
        </w:rPr>
        <w:t xml:space="preserve"> </w:t>
      </w:r>
      <w:r>
        <w:rPr>
          <w:w w:val="110"/>
        </w:rPr>
        <w:t>establishing</w:t>
      </w:r>
      <w:r>
        <w:rPr>
          <w:spacing w:val="-6"/>
          <w:w w:val="110"/>
        </w:rPr>
        <w:t xml:space="preserve"> </w:t>
      </w:r>
      <w:r>
        <w:rPr>
          <w:w w:val="110"/>
        </w:rPr>
        <w:t>conditions</w:t>
      </w:r>
      <w:r>
        <w:rPr>
          <w:spacing w:val="-6"/>
          <w:w w:val="110"/>
        </w:rPr>
        <w:t xml:space="preserve"> </w:t>
      </w:r>
      <w:r>
        <w:rPr>
          <w:w w:val="110"/>
        </w:rPr>
        <w:t>under</w:t>
      </w:r>
      <w:r>
        <w:rPr>
          <w:spacing w:val="-6"/>
          <w:w w:val="110"/>
        </w:rPr>
        <w:t xml:space="preserve"> </w:t>
      </w:r>
      <w:r>
        <w:rPr>
          <w:w w:val="110"/>
        </w:rPr>
        <w:t>which</w:t>
      </w:r>
      <w:r>
        <w:rPr>
          <w:spacing w:val="-6"/>
          <w:w w:val="110"/>
        </w:rPr>
        <w:t xml:space="preserve"> </w:t>
      </w:r>
      <w:r>
        <w:rPr>
          <w:w w:val="110"/>
        </w:rPr>
        <w:t>individuals</w:t>
      </w:r>
      <w:r>
        <w:rPr>
          <w:spacing w:val="-6"/>
          <w:w w:val="110"/>
        </w:rPr>
        <w:t xml:space="preserve"> </w:t>
      </w:r>
      <w:r>
        <w:rPr>
          <w:w w:val="110"/>
        </w:rPr>
        <w:t>strategically modify their racial self-presentation.</w:t>
      </w:r>
      <w:r>
        <w:rPr>
          <w:spacing w:val="40"/>
          <w:w w:val="110"/>
        </w:rPr>
        <w:t xml:space="preserve"> </w:t>
      </w:r>
      <w:r>
        <w:rPr>
          <w:w w:val="110"/>
        </w:rPr>
        <w:t xml:space="preserve">I also use CPS data to study the effect of education (parental and individual) and family income on Asian racial identity </w:t>
      </w:r>
      <w:r>
        <w:rPr>
          <w:spacing w:val="-2"/>
          <w:w w:val="110"/>
        </w:rPr>
        <w:t>reporting.</w:t>
      </w:r>
    </w:p>
    <w:p w14:paraId="0C4D8208" w14:textId="77777777" w:rsidR="00E746E6" w:rsidRDefault="000245FA">
      <w:pPr>
        <w:pStyle w:val="BodyText"/>
        <w:spacing w:before="2" w:line="415" w:lineRule="auto"/>
        <w:ind w:left="36" w:right="393" w:firstLine="351"/>
        <w:jc w:val="both"/>
      </w:pPr>
      <w:r>
        <w:rPr>
          <w:w w:val="110"/>
        </w:rPr>
        <w:t>Measuring identity choices outside of lab settings is challenging, requiring both objective ancestry indicators and subjective identity measures.</w:t>
      </w:r>
      <w:r>
        <w:rPr>
          <w:spacing w:val="40"/>
          <w:w w:val="110"/>
        </w:rPr>
        <w:t xml:space="preserve"> </w:t>
      </w:r>
      <w:r>
        <w:rPr>
          <w:w w:val="110"/>
        </w:rPr>
        <w:t>I leverage birthplace</w:t>
      </w:r>
      <w:r>
        <w:rPr>
          <w:spacing w:val="-3"/>
          <w:w w:val="110"/>
        </w:rPr>
        <w:t xml:space="preserve"> </w:t>
      </w:r>
      <w:r>
        <w:rPr>
          <w:w w:val="110"/>
        </w:rPr>
        <w:t>and</w:t>
      </w:r>
      <w:r>
        <w:rPr>
          <w:spacing w:val="-3"/>
          <w:w w:val="110"/>
        </w:rPr>
        <w:t xml:space="preserve"> </w:t>
      </w:r>
      <w:r>
        <w:rPr>
          <w:w w:val="110"/>
        </w:rPr>
        <w:t>ancestry</w:t>
      </w:r>
      <w:r>
        <w:rPr>
          <w:spacing w:val="-3"/>
          <w:w w:val="110"/>
        </w:rPr>
        <w:t xml:space="preserve"> </w:t>
      </w:r>
      <w:r>
        <w:rPr>
          <w:w w:val="110"/>
        </w:rPr>
        <w:t>data</w:t>
      </w:r>
      <w:r>
        <w:rPr>
          <w:spacing w:val="-3"/>
          <w:w w:val="110"/>
        </w:rPr>
        <w:t xml:space="preserve"> </w:t>
      </w:r>
      <w:r>
        <w:rPr>
          <w:w w:val="110"/>
        </w:rPr>
        <w:t>to</w:t>
      </w:r>
      <w:r>
        <w:rPr>
          <w:spacing w:val="-3"/>
          <w:w w:val="110"/>
        </w:rPr>
        <w:t xml:space="preserve"> </w:t>
      </w:r>
      <w:r>
        <w:rPr>
          <w:w w:val="110"/>
        </w:rPr>
        <w:t>construct</w:t>
      </w:r>
      <w:r>
        <w:rPr>
          <w:spacing w:val="-3"/>
          <w:w w:val="110"/>
        </w:rPr>
        <w:t xml:space="preserve"> </w:t>
      </w:r>
      <w:r>
        <w:rPr>
          <w:w w:val="110"/>
        </w:rPr>
        <w:t>objective</w:t>
      </w:r>
      <w:r>
        <w:rPr>
          <w:spacing w:val="-3"/>
          <w:w w:val="110"/>
        </w:rPr>
        <w:t xml:space="preserve"> </w:t>
      </w:r>
      <w:r>
        <w:rPr>
          <w:w w:val="110"/>
        </w:rPr>
        <w:t>Asian</w:t>
      </w:r>
      <w:r>
        <w:rPr>
          <w:spacing w:val="-3"/>
          <w:w w:val="110"/>
        </w:rPr>
        <w:t xml:space="preserve"> </w:t>
      </w:r>
      <w:r>
        <w:rPr>
          <w:w w:val="110"/>
        </w:rPr>
        <w:t>ancestry</w:t>
      </w:r>
      <w:r>
        <w:rPr>
          <w:spacing w:val="-3"/>
          <w:w w:val="110"/>
        </w:rPr>
        <w:t xml:space="preserve"> </w:t>
      </w:r>
      <w:r>
        <w:rPr>
          <w:w w:val="110"/>
        </w:rPr>
        <w:t>measures,</w:t>
      </w:r>
      <w:r>
        <w:rPr>
          <w:spacing w:val="-3"/>
          <w:w w:val="110"/>
        </w:rPr>
        <w:t xml:space="preserve"> </w:t>
      </w:r>
      <w:r>
        <w:rPr>
          <w:w w:val="110"/>
        </w:rPr>
        <w:t>then analyze</w:t>
      </w:r>
      <w:r>
        <w:rPr>
          <w:spacing w:val="-17"/>
          <w:w w:val="110"/>
        </w:rPr>
        <w:t xml:space="preserve"> </w:t>
      </w:r>
      <w:r>
        <w:rPr>
          <w:w w:val="110"/>
        </w:rPr>
        <w:t>deviations</w:t>
      </w:r>
      <w:r>
        <w:rPr>
          <w:spacing w:val="-16"/>
          <w:w w:val="110"/>
        </w:rPr>
        <w:t xml:space="preserve"> </w:t>
      </w:r>
      <w:r>
        <w:rPr>
          <w:w w:val="110"/>
        </w:rPr>
        <w:t>between</w:t>
      </w:r>
      <w:r>
        <w:rPr>
          <w:spacing w:val="-17"/>
          <w:w w:val="110"/>
        </w:rPr>
        <w:t xml:space="preserve"> </w:t>
      </w:r>
      <w:r>
        <w:rPr>
          <w:w w:val="110"/>
        </w:rPr>
        <w:t>objective</w:t>
      </w:r>
      <w:r>
        <w:rPr>
          <w:spacing w:val="-16"/>
          <w:w w:val="110"/>
        </w:rPr>
        <w:t xml:space="preserve"> </w:t>
      </w:r>
      <w:r>
        <w:rPr>
          <w:w w:val="110"/>
        </w:rPr>
        <w:t>ancestry</w:t>
      </w:r>
      <w:r>
        <w:rPr>
          <w:spacing w:val="-17"/>
          <w:w w:val="110"/>
        </w:rPr>
        <w:t xml:space="preserve"> </w:t>
      </w:r>
      <w:r>
        <w:rPr>
          <w:w w:val="110"/>
        </w:rPr>
        <w:t>and</w:t>
      </w:r>
      <w:r>
        <w:rPr>
          <w:spacing w:val="-16"/>
          <w:w w:val="110"/>
        </w:rPr>
        <w:t xml:space="preserve"> </w:t>
      </w:r>
      <w:r>
        <w:rPr>
          <w:w w:val="110"/>
        </w:rPr>
        <w:t>subjective</w:t>
      </w:r>
      <w:r>
        <w:rPr>
          <w:spacing w:val="-17"/>
          <w:w w:val="110"/>
        </w:rPr>
        <w:t xml:space="preserve"> </w:t>
      </w:r>
      <w:r>
        <w:rPr>
          <w:w w:val="110"/>
        </w:rPr>
        <w:t>racial</w:t>
      </w:r>
      <w:r>
        <w:rPr>
          <w:spacing w:val="-16"/>
          <w:w w:val="110"/>
        </w:rPr>
        <w:t xml:space="preserve"> </w:t>
      </w:r>
      <w:r>
        <w:rPr>
          <w:w w:val="110"/>
        </w:rPr>
        <w:t>identity.</w:t>
      </w:r>
      <w:r>
        <w:rPr>
          <w:spacing w:val="-17"/>
          <w:w w:val="110"/>
        </w:rPr>
        <w:t xml:space="preserve"> </w:t>
      </w:r>
      <w:r>
        <w:rPr>
          <w:w w:val="110"/>
        </w:rPr>
        <w:t>I</w:t>
      </w:r>
      <w:r>
        <w:rPr>
          <w:spacing w:val="-16"/>
          <w:w w:val="110"/>
        </w:rPr>
        <w:t xml:space="preserve"> </w:t>
      </w:r>
      <w:r>
        <w:rPr>
          <w:w w:val="110"/>
        </w:rPr>
        <w:t>find that racial</w:t>
      </w:r>
      <w:r>
        <w:rPr>
          <w:spacing w:val="-2"/>
          <w:w w:val="110"/>
        </w:rPr>
        <w:t xml:space="preserve"> </w:t>
      </w:r>
      <w:r>
        <w:rPr>
          <w:w w:val="110"/>
        </w:rPr>
        <w:t>identity reporting responds</w:t>
      </w:r>
      <w:r>
        <w:rPr>
          <w:spacing w:val="-2"/>
          <w:w w:val="110"/>
        </w:rPr>
        <w:t xml:space="preserve"> </w:t>
      </w:r>
      <w:r>
        <w:rPr>
          <w:w w:val="110"/>
        </w:rPr>
        <w:t>to both individual</w:t>
      </w:r>
      <w:r>
        <w:rPr>
          <w:spacing w:val="-2"/>
          <w:w w:val="110"/>
        </w:rPr>
        <w:t xml:space="preserve"> </w:t>
      </w:r>
      <w:r>
        <w:rPr>
          <w:w w:val="110"/>
        </w:rPr>
        <w:t xml:space="preserve">characteristics and </w:t>
      </w:r>
      <w:ins w:id="54" w:author="Hussain Hadah" w:date="2026-10-25T19:29:00Z" w16du:dateUtc="2026-10-25T23:29:00Z">
        <w:r w:rsidR="00665139">
          <w:t>environmental</w:t>
        </w:r>
      </w:ins>
      <w:del w:id="55" w:author="Hussain Hadah" w:date="2026-10-25T19:29:00Z" w16du:dateUtc="2026-10-25T23:29:00Z">
        <w:r>
          <w:rPr>
            <w:w w:val="110"/>
          </w:rPr>
          <w:delText>envi-ronmental</w:delText>
        </w:r>
      </w:del>
      <w:r>
        <w:rPr>
          <w:w w:val="110"/>
        </w:rPr>
        <w:t xml:space="preserve"> factors reflecting local discrimination levels.</w:t>
      </w:r>
    </w:p>
    <w:p w14:paraId="14822003" w14:textId="77777777" w:rsidR="00E746E6" w:rsidRDefault="000245FA">
      <w:pPr>
        <w:pStyle w:val="BodyText"/>
        <w:spacing w:before="5" w:line="415" w:lineRule="auto"/>
        <w:ind w:left="36" w:right="393" w:firstLine="351"/>
        <w:jc w:val="both"/>
      </w:pPr>
      <w:r>
        <w:rPr>
          <w:w w:val="110"/>
        </w:rPr>
        <w:t xml:space="preserve">I find substantial Asian racial identity attrition across generations, driven </w:t>
      </w:r>
      <w:ins w:id="56" w:author="Hussain Hadah" w:date="2026-10-25T19:29:00Z" w16du:dateUtc="2026-10-25T23:29:00Z">
        <w:r w:rsidR="00665139">
          <w:t>primarily</w:t>
        </w:r>
      </w:ins>
      <w:del w:id="57" w:author="Hussain Hadah" w:date="2026-10-25T19:29:00Z" w16du:dateUtc="2026-10-25T23:29:00Z">
        <w:r>
          <w:rPr>
            <w:w w:val="110"/>
          </w:rPr>
          <w:delText>pri-marily</w:delText>
        </w:r>
      </w:del>
      <w:r>
        <w:rPr>
          <w:w w:val="110"/>
        </w:rPr>
        <w:t xml:space="preserve"> by interracial family structures.</w:t>
      </w:r>
      <w:r>
        <w:rPr>
          <w:spacing w:val="40"/>
          <w:w w:val="110"/>
        </w:rPr>
        <w:t xml:space="preserve"> </w:t>
      </w:r>
      <w:r>
        <w:rPr>
          <w:w w:val="110"/>
        </w:rPr>
        <w:t xml:space="preserve">While children of endogamous Asian parents report Asian identity at rates above 90%, only about a third of </w:t>
      </w:r>
      <w:ins w:id="58" w:author="Hussain Hadah" w:date="2026-10-25T19:29:00Z" w16du:dateUtc="2026-10-25T23:29:00Z">
        <w:r w:rsidR="00665139">
          <w:t>secondgeneration</w:t>
        </w:r>
      </w:ins>
      <w:del w:id="59" w:author="Hussain Hadah" w:date="2026-10-25T19:29:00Z" w16du:dateUtc="2026-10-25T23:29:00Z">
        <w:r>
          <w:rPr>
            <w:w w:val="110"/>
          </w:rPr>
          <w:delText>second-generation</w:delText>
        </w:r>
      </w:del>
      <w:r>
        <w:rPr>
          <w:w w:val="110"/>
        </w:rPr>
        <w:t xml:space="preserve"> children with one Asian and one White parent do the same.</w:t>
      </w:r>
      <w:r>
        <w:rPr>
          <w:spacing w:val="40"/>
          <w:w w:val="110"/>
        </w:rPr>
        <w:t xml:space="preserve"> </w:t>
      </w:r>
      <w:r>
        <w:rPr>
          <w:w w:val="110"/>
        </w:rPr>
        <w:t>Using multinomial</w:t>
      </w:r>
      <w:r>
        <w:rPr>
          <w:spacing w:val="-9"/>
          <w:w w:val="110"/>
        </w:rPr>
        <w:t xml:space="preserve"> </w:t>
      </w:r>
      <w:r>
        <w:rPr>
          <w:w w:val="110"/>
        </w:rPr>
        <w:t>logit</w:t>
      </w:r>
      <w:r>
        <w:rPr>
          <w:spacing w:val="-9"/>
          <w:w w:val="110"/>
        </w:rPr>
        <w:t xml:space="preserve"> </w:t>
      </w:r>
      <w:r>
        <w:rPr>
          <w:w w:val="110"/>
        </w:rPr>
        <w:t>models,</w:t>
      </w:r>
      <w:r>
        <w:rPr>
          <w:spacing w:val="-8"/>
          <w:w w:val="110"/>
        </w:rPr>
        <w:t xml:space="preserve"> </w:t>
      </w:r>
      <w:r>
        <w:rPr>
          <w:w w:val="110"/>
        </w:rPr>
        <w:t>I</w:t>
      </w:r>
      <w:r>
        <w:rPr>
          <w:spacing w:val="-9"/>
          <w:w w:val="110"/>
        </w:rPr>
        <w:t xml:space="preserve"> </w:t>
      </w:r>
      <w:r>
        <w:rPr>
          <w:w w:val="110"/>
        </w:rPr>
        <w:t>show</w:t>
      </w:r>
      <w:r>
        <w:rPr>
          <w:spacing w:val="-9"/>
          <w:w w:val="110"/>
        </w:rPr>
        <w:t xml:space="preserve"> </w:t>
      </w:r>
      <w:r>
        <w:rPr>
          <w:w w:val="110"/>
        </w:rPr>
        <w:t>that</w:t>
      </w:r>
      <w:r>
        <w:rPr>
          <w:spacing w:val="-9"/>
          <w:w w:val="110"/>
        </w:rPr>
        <w:t xml:space="preserve"> </w:t>
      </w:r>
      <w:r>
        <w:rPr>
          <w:w w:val="110"/>
        </w:rPr>
        <w:t>anti-Asian</w:t>
      </w:r>
      <w:r>
        <w:rPr>
          <w:spacing w:val="-9"/>
          <w:w w:val="110"/>
        </w:rPr>
        <w:t xml:space="preserve"> </w:t>
      </w:r>
      <w:r>
        <w:rPr>
          <w:w w:val="110"/>
        </w:rPr>
        <w:t>bias</w:t>
      </w:r>
      <w:r>
        <w:rPr>
          <w:spacing w:val="-9"/>
          <w:w w:val="110"/>
        </w:rPr>
        <w:t xml:space="preserve"> </w:t>
      </w:r>
      <w:r>
        <w:rPr>
          <w:w w:val="110"/>
        </w:rPr>
        <w:t>shifts</w:t>
      </w:r>
      <w:r>
        <w:rPr>
          <w:spacing w:val="-9"/>
          <w:w w:val="110"/>
        </w:rPr>
        <w:t xml:space="preserve"> </w:t>
      </w:r>
      <w:r>
        <w:rPr>
          <w:w w:val="110"/>
        </w:rPr>
        <w:t>identity</w:t>
      </w:r>
      <w:r>
        <w:rPr>
          <w:spacing w:val="-8"/>
          <w:w w:val="110"/>
        </w:rPr>
        <w:t xml:space="preserve"> </w:t>
      </w:r>
      <w:r>
        <w:rPr>
          <w:w w:val="110"/>
        </w:rPr>
        <w:t>choices</w:t>
      </w:r>
      <w:r>
        <w:rPr>
          <w:spacing w:val="-8"/>
          <w:w w:val="110"/>
        </w:rPr>
        <w:t xml:space="preserve"> </w:t>
      </w:r>
      <w:r>
        <w:rPr>
          <w:w w:val="110"/>
        </w:rPr>
        <w:t xml:space="preserve">away </w:t>
      </w:r>
      <w:r>
        <w:rPr>
          <w:spacing w:val="-2"/>
          <w:w w:val="110"/>
        </w:rPr>
        <w:t>from</w:t>
      </w:r>
      <w:r>
        <w:rPr>
          <w:spacing w:val="-9"/>
          <w:w w:val="110"/>
        </w:rPr>
        <w:t xml:space="preserve"> </w:t>
      </w:r>
      <w:r>
        <w:rPr>
          <w:spacing w:val="-2"/>
          <w:w w:val="110"/>
        </w:rPr>
        <w:t>“Asian</w:t>
      </w:r>
      <w:r>
        <w:rPr>
          <w:spacing w:val="-9"/>
          <w:w w:val="110"/>
        </w:rPr>
        <w:t xml:space="preserve"> </w:t>
      </w:r>
      <w:r>
        <w:rPr>
          <w:spacing w:val="-2"/>
          <w:w w:val="110"/>
        </w:rPr>
        <w:t>only”</w:t>
      </w:r>
      <w:r>
        <w:rPr>
          <w:spacing w:val="-9"/>
          <w:w w:val="110"/>
        </w:rPr>
        <w:t xml:space="preserve"> </w:t>
      </w:r>
      <w:r>
        <w:rPr>
          <w:spacing w:val="-2"/>
          <w:w w:val="110"/>
        </w:rPr>
        <w:t>and</w:t>
      </w:r>
      <w:r>
        <w:rPr>
          <w:spacing w:val="-9"/>
          <w:w w:val="110"/>
        </w:rPr>
        <w:t xml:space="preserve"> </w:t>
      </w:r>
      <w:r>
        <w:rPr>
          <w:spacing w:val="-2"/>
          <w:w w:val="110"/>
        </w:rPr>
        <w:t>toward</w:t>
      </w:r>
      <w:r>
        <w:rPr>
          <w:spacing w:val="-9"/>
          <w:w w:val="110"/>
        </w:rPr>
        <w:t xml:space="preserve"> </w:t>
      </w:r>
      <w:r>
        <w:rPr>
          <w:spacing w:val="-2"/>
          <w:w w:val="110"/>
        </w:rPr>
        <w:t>“White</w:t>
      </w:r>
      <w:r>
        <w:rPr>
          <w:spacing w:val="-9"/>
          <w:w w:val="110"/>
        </w:rPr>
        <w:t xml:space="preserve"> </w:t>
      </w:r>
      <w:r>
        <w:rPr>
          <w:spacing w:val="-2"/>
          <w:w w:val="110"/>
        </w:rPr>
        <w:t>only,”</w:t>
      </w:r>
      <w:r>
        <w:rPr>
          <w:spacing w:val="-7"/>
          <w:w w:val="110"/>
        </w:rPr>
        <w:t xml:space="preserve"> </w:t>
      </w:r>
      <w:r>
        <w:rPr>
          <w:spacing w:val="-2"/>
          <w:w w:val="110"/>
        </w:rPr>
        <w:t>with</w:t>
      </w:r>
      <w:r>
        <w:rPr>
          <w:spacing w:val="-9"/>
          <w:w w:val="110"/>
        </w:rPr>
        <w:t xml:space="preserve"> </w:t>
      </w:r>
      <w:r>
        <w:rPr>
          <w:spacing w:val="-2"/>
          <w:w w:val="110"/>
        </w:rPr>
        <w:t>effects</w:t>
      </w:r>
      <w:r>
        <w:rPr>
          <w:spacing w:val="-9"/>
          <w:w w:val="110"/>
        </w:rPr>
        <w:t xml:space="preserve"> </w:t>
      </w:r>
      <w:r>
        <w:rPr>
          <w:spacing w:val="-2"/>
          <w:w w:val="110"/>
        </w:rPr>
        <w:t>that</w:t>
      </w:r>
      <w:r>
        <w:rPr>
          <w:spacing w:val="-9"/>
          <w:w w:val="110"/>
        </w:rPr>
        <w:t xml:space="preserve"> </w:t>
      </w:r>
      <w:r>
        <w:rPr>
          <w:spacing w:val="-2"/>
          <w:w w:val="110"/>
        </w:rPr>
        <w:t>are</w:t>
      </w:r>
      <w:r>
        <w:rPr>
          <w:spacing w:val="-9"/>
          <w:w w:val="110"/>
        </w:rPr>
        <w:t xml:space="preserve"> </w:t>
      </w:r>
      <w:r>
        <w:rPr>
          <w:spacing w:val="-2"/>
          <w:w w:val="110"/>
        </w:rPr>
        <w:t>larger</w:t>
      </w:r>
      <w:r>
        <w:rPr>
          <w:spacing w:val="-9"/>
          <w:w w:val="110"/>
        </w:rPr>
        <w:t xml:space="preserve"> </w:t>
      </w:r>
      <w:r>
        <w:rPr>
          <w:spacing w:val="-2"/>
          <w:w w:val="110"/>
        </w:rPr>
        <w:t>in</w:t>
      </w:r>
      <w:r>
        <w:rPr>
          <w:spacing w:val="-9"/>
          <w:w w:val="110"/>
        </w:rPr>
        <w:t xml:space="preserve"> </w:t>
      </w:r>
      <w:r>
        <w:rPr>
          <w:spacing w:val="-2"/>
          <w:w w:val="110"/>
        </w:rPr>
        <w:t xml:space="preserve">families </w:t>
      </w:r>
      <w:r>
        <w:rPr>
          <w:w w:val="110"/>
        </w:rPr>
        <w:t>where the father is Asian and that scale with the number of Asian grandparents among the third generation.</w:t>
      </w:r>
      <w:r>
        <w:rPr>
          <w:spacing w:val="40"/>
          <w:w w:val="110"/>
        </w:rPr>
        <w:t xml:space="preserve"> </w:t>
      </w:r>
      <w:r>
        <w:rPr>
          <w:w w:val="110"/>
        </w:rPr>
        <w:t xml:space="preserve">On average, parental education increases the </w:t>
      </w:r>
      <w:ins w:id="60" w:author="Hussain Hadah" w:date="2026-10-25T19:29:00Z" w16du:dateUtc="2026-10-25T23:29:00Z">
        <w:r w:rsidR="00665139">
          <w:t>probability</w:t>
        </w:r>
      </w:ins>
      <w:del w:id="61" w:author="Hussain Hadah" w:date="2026-10-25T19:29:00Z" w16du:dateUtc="2026-10-25T23:29:00Z">
        <w:r>
          <w:rPr>
            <w:w w:val="110"/>
          </w:rPr>
          <w:delText>prob-ability</w:delText>
        </w:r>
      </w:del>
      <w:r>
        <w:rPr>
          <w:w w:val="110"/>
        </w:rPr>
        <w:t xml:space="preserve"> of Asian identification.</w:t>
      </w:r>
      <w:r>
        <w:rPr>
          <w:spacing w:val="40"/>
          <w:w w:val="110"/>
        </w:rPr>
        <w:t xml:space="preserve"> </w:t>
      </w:r>
      <w:r>
        <w:rPr>
          <w:w w:val="110"/>
        </w:rPr>
        <w:t xml:space="preserve">However, this relationship reverses in high-bias states, where individuals with higher parental education are less likely to </w:t>
      </w:r>
      <w:ins w:id="62" w:author="Hussain Hadah" w:date="2026-10-25T19:29:00Z" w16du:dateUtc="2026-10-25T23:29:00Z">
        <w:r w:rsidR="00665139">
          <w:t>identify</w:t>
        </w:r>
      </w:ins>
      <w:del w:id="63" w:author="Hussain Hadah" w:date="2026-10-25T19:29:00Z" w16du:dateUtc="2026-10-25T23:29:00Z">
        <w:r>
          <w:rPr>
            <w:w w:val="110"/>
          </w:rPr>
          <w:delText>iden-tify</w:delText>
        </w:r>
      </w:del>
      <w:r>
        <w:rPr>
          <w:w w:val="110"/>
        </w:rPr>
        <w:t xml:space="preserve"> as Asian than those with lower parental education under the same levels of bias.</w:t>
      </w:r>
      <w:r>
        <w:rPr>
          <w:spacing w:val="80"/>
          <w:w w:val="110"/>
        </w:rPr>
        <w:t xml:space="preserve"> </w:t>
      </w:r>
      <w:r>
        <w:rPr>
          <w:w w:val="110"/>
        </w:rPr>
        <w:t>Because</w:t>
      </w:r>
      <w:r>
        <w:rPr>
          <w:spacing w:val="21"/>
          <w:w w:val="110"/>
        </w:rPr>
        <w:t xml:space="preserve"> </w:t>
      </w:r>
      <w:r>
        <w:rPr>
          <w:w w:val="110"/>
        </w:rPr>
        <w:t>of</w:t>
      </w:r>
      <w:r>
        <w:rPr>
          <w:spacing w:val="21"/>
          <w:w w:val="110"/>
        </w:rPr>
        <w:t xml:space="preserve"> </w:t>
      </w:r>
      <w:r>
        <w:rPr>
          <w:w w:val="110"/>
        </w:rPr>
        <w:t>this</w:t>
      </w:r>
      <w:r>
        <w:rPr>
          <w:spacing w:val="21"/>
          <w:w w:val="110"/>
        </w:rPr>
        <w:t xml:space="preserve"> </w:t>
      </w:r>
      <w:r>
        <w:rPr>
          <w:w w:val="110"/>
        </w:rPr>
        <w:t>shifting</w:t>
      </w:r>
      <w:r>
        <w:rPr>
          <w:spacing w:val="21"/>
          <w:w w:val="110"/>
        </w:rPr>
        <w:t xml:space="preserve"> </w:t>
      </w:r>
      <w:r>
        <w:rPr>
          <w:w w:val="110"/>
        </w:rPr>
        <w:t>composition,</w:t>
      </w:r>
      <w:r>
        <w:rPr>
          <w:spacing w:val="27"/>
          <w:w w:val="110"/>
        </w:rPr>
        <w:t xml:space="preserve"> </w:t>
      </w:r>
      <w:r>
        <w:rPr>
          <w:w w:val="110"/>
        </w:rPr>
        <w:t>the</w:t>
      </w:r>
      <w:r>
        <w:rPr>
          <w:spacing w:val="21"/>
          <w:w w:val="110"/>
        </w:rPr>
        <w:t xml:space="preserve"> </w:t>
      </w:r>
      <w:r>
        <w:rPr>
          <w:w w:val="110"/>
        </w:rPr>
        <w:t>Asian-identified</w:t>
      </w:r>
      <w:r>
        <w:rPr>
          <w:spacing w:val="21"/>
          <w:w w:val="110"/>
        </w:rPr>
        <w:t xml:space="preserve"> </w:t>
      </w:r>
      <w:r>
        <w:rPr>
          <w:w w:val="110"/>
        </w:rPr>
        <w:t>population</w:t>
      </w:r>
      <w:r>
        <w:rPr>
          <w:spacing w:val="21"/>
          <w:w w:val="110"/>
        </w:rPr>
        <w:t xml:space="preserve"> </w:t>
      </w:r>
      <w:r>
        <w:rPr>
          <w:w w:val="110"/>
        </w:rPr>
        <w:t>has a</w:t>
      </w:r>
      <w:r>
        <w:rPr>
          <w:spacing w:val="-1"/>
          <w:w w:val="110"/>
        </w:rPr>
        <w:t xml:space="preserve"> </w:t>
      </w:r>
      <w:r>
        <w:rPr>
          <w:w w:val="110"/>
        </w:rPr>
        <w:t>lower</w:t>
      </w:r>
      <w:r>
        <w:rPr>
          <w:spacing w:val="2"/>
          <w:w w:val="110"/>
        </w:rPr>
        <w:t xml:space="preserve"> </w:t>
      </w:r>
      <w:r>
        <w:rPr>
          <w:w w:val="110"/>
        </w:rPr>
        <w:t>average</w:t>
      </w:r>
      <w:r>
        <w:rPr>
          <w:spacing w:val="2"/>
          <w:w w:val="110"/>
        </w:rPr>
        <w:t xml:space="preserve"> </w:t>
      </w:r>
      <w:r>
        <w:rPr>
          <w:w w:val="110"/>
        </w:rPr>
        <w:t>socioeconomic</w:t>
      </w:r>
      <w:r>
        <w:rPr>
          <w:spacing w:val="1"/>
          <w:w w:val="110"/>
        </w:rPr>
        <w:t xml:space="preserve"> </w:t>
      </w:r>
      <w:r>
        <w:rPr>
          <w:w w:val="110"/>
        </w:rPr>
        <w:t>status</w:t>
      </w:r>
      <w:r>
        <w:rPr>
          <w:spacing w:val="2"/>
          <w:w w:val="110"/>
        </w:rPr>
        <w:t xml:space="preserve"> </w:t>
      </w:r>
      <w:r>
        <w:rPr>
          <w:w w:val="110"/>
        </w:rPr>
        <w:t>in</w:t>
      </w:r>
      <w:r>
        <w:rPr>
          <w:spacing w:val="2"/>
          <w:w w:val="110"/>
        </w:rPr>
        <w:t xml:space="preserve"> </w:t>
      </w:r>
      <w:r>
        <w:rPr>
          <w:w w:val="110"/>
        </w:rPr>
        <w:t>high-bias</w:t>
      </w:r>
      <w:r>
        <w:rPr>
          <w:spacing w:val="2"/>
          <w:w w:val="110"/>
        </w:rPr>
        <w:t xml:space="preserve"> </w:t>
      </w:r>
      <w:r>
        <w:rPr>
          <w:w w:val="110"/>
        </w:rPr>
        <w:t>areas.</w:t>
      </w:r>
      <w:r>
        <w:rPr>
          <w:spacing w:val="40"/>
          <w:w w:val="110"/>
        </w:rPr>
        <w:t xml:space="preserve"> </w:t>
      </w:r>
      <w:r>
        <w:rPr>
          <w:w w:val="110"/>
        </w:rPr>
        <w:t>Consequently,</w:t>
      </w:r>
      <w:r>
        <w:rPr>
          <w:spacing w:val="6"/>
          <w:w w:val="110"/>
        </w:rPr>
        <w:t xml:space="preserve"> </w:t>
      </w:r>
      <w:ins w:id="64" w:author="Hussain Hadah" w:date="2026-10-25T19:29:00Z" w16du:dateUtc="2026-10-25T23:29:00Z">
        <w:r w:rsidR="00665139">
          <w:t xml:space="preserve">outcomes measured on self-reported race understate the outcomes of people of Asian ancestry </w:t>
        </w:r>
        <w:r w:rsidR="00665139">
          <w:lastRenderedPageBreak/>
          <w:t>where prejudice is strongest, and conventional estimates of Asian–White disparities are biased there.</w:t>
        </w:r>
      </w:ins>
      <w:del w:id="65" w:author="Hussain Hadah" w:date="2026-10-25T19:29:00Z" w16du:dateUtc="2026-10-25T23:29:00Z">
        <w:r>
          <w:rPr>
            <w:spacing w:val="-2"/>
            <w:w w:val="110"/>
          </w:rPr>
          <w:delText>conven-</w:delText>
        </w:r>
      </w:del>
    </w:p>
    <w:p w14:paraId="6FF32C5A" w14:textId="77777777" w:rsidR="00EC5473" w:rsidRDefault="00665139">
      <w:pPr>
        <w:spacing w:line="395" w:lineRule="auto"/>
        <w:ind w:left="-14" w:right="367"/>
        <w:rPr>
          <w:ins w:id="66" w:author="Hussain Hadah" w:date="2026-10-25T19:29:00Z" w16du:dateUtc="2026-10-25T23:29:00Z"/>
        </w:rPr>
      </w:pPr>
      <w:ins w:id="67" w:author="Hussain Hadah" w:date="2026-10-25T19:29:00Z" w16du:dateUtc="2026-10-25T23:29:00Z">
        <w:r>
          <w:t>The policy stakes follow from the direction of this selection. First, the Asian population that official statistics count falls short of the population of Asian ancestry by the most where anti-Asian prejudice is strongest, so the number of people exposed to that prejudice is understated where protection matters most. Second, because the children who stop identifying as Asian in high-bias states are disproportionately those with college-educated mothers, the Asian-identified population that remains there has lower socioeconomic status than the population of Asian ancestry. Outcomes measured on self-reported race therefore understate the outcomes of people of Asian ancestry in high-bias states, and the comparisons of Asian and White outcomes that guide civil rights enforcement, the targeting of programs by race, and the assessment of immigrant integration are distorted in a way that varies systematically with prejudice. Duncan and Trejo (</w:t>
        </w:r>
        <w:r>
          <w:rPr>
            <w:color w:val="0000FF"/>
          </w:rPr>
          <w:t>2018a</w:t>
        </w:r>
        <w:r>
          <w:t xml:space="preserve">) show that selective ethnic attrition of this kind biases measures of intergenerational progress for Hispanics, and the National Academies raised the same concern for integration statistics generally (National Academies of Sciences, Engineering, and Medicine </w:t>
        </w:r>
        <w:r>
          <w:rPr>
            <w:color w:val="0000FF"/>
          </w:rPr>
          <w:t>2015</w:t>
        </w:r>
        <w:r>
          <w:t>); the estimates in this paper put magnitudes on the mechanism for Asian Americans and show which families drive it.</w:t>
        </w:r>
      </w:ins>
    </w:p>
    <w:p w14:paraId="5F12C1EB" w14:textId="77777777" w:rsidR="00E746E6" w:rsidRDefault="00E746E6">
      <w:pPr>
        <w:pStyle w:val="BodyText"/>
        <w:spacing w:line="415" w:lineRule="auto"/>
        <w:jc w:val="both"/>
        <w:rPr>
          <w:del w:id="68" w:author="Hussain Hadah" w:date="2026-10-25T19:29:00Z" w16du:dateUtc="2026-10-25T23:29:00Z"/>
        </w:rPr>
        <w:sectPr w:rsidR="00E746E6">
          <w:pgSz w:w="12240" w:h="15840"/>
          <w:pgMar w:top="1820" w:right="1440" w:bottom="2460" w:left="1800" w:header="0" w:footer="2279" w:gutter="0"/>
          <w:cols w:space="720"/>
        </w:sectPr>
      </w:pPr>
    </w:p>
    <w:p w14:paraId="6DA6425D" w14:textId="77777777" w:rsidR="00E746E6" w:rsidRDefault="000245FA">
      <w:pPr>
        <w:pStyle w:val="BodyText"/>
        <w:spacing w:before="96" w:line="415" w:lineRule="auto"/>
        <w:ind w:left="36" w:right="395"/>
        <w:jc w:val="both"/>
        <w:rPr>
          <w:del w:id="69" w:author="Hussain Hadah" w:date="2026-10-25T19:29:00Z" w16du:dateUtc="2026-10-25T23:29:00Z"/>
        </w:rPr>
      </w:pPr>
      <w:del w:id="70" w:author="Hussain Hadah" w:date="2026-10-25T19:29:00Z" w16du:dateUtc="2026-10-25T23:29:00Z">
        <w:r>
          <w:rPr>
            <w:w w:val="110"/>
          </w:rPr>
          <w:lastRenderedPageBreak/>
          <w:delText xml:space="preserve">tional analyses overestimate Asian–White disparities in areas where prejudice is </w:delText>
        </w:r>
        <w:r>
          <w:rPr>
            <w:spacing w:val="-2"/>
            <w:w w:val="110"/>
          </w:rPr>
          <w:delText>strongest.</w:delText>
        </w:r>
      </w:del>
    </w:p>
    <w:p w14:paraId="1E4CDC81" w14:textId="77777777" w:rsidR="00E746E6" w:rsidRDefault="000245FA">
      <w:pPr>
        <w:pStyle w:val="BodyText"/>
        <w:spacing w:before="1" w:line="415" w:lineRule="auto"/>
        <w:ind w:left="36" w:right="393" w:firstLine="351"/>
        <w:jc w:val="both"/>
      </w:pPr>
      <w:r>
        <w:rPr>
          <w:w w:val="110"/>
        </w:rPr>
        <w:t>This research contributes to several bodies of literature.</w:t>
      </w:r>
      <w:r>
        <w:rPr>
          <w:spacing w:val="40"/>
          <w:w w:val="110"/>
        </w:rPr>
        <w:t xml:space="preserve"> </w:t>
      </w:r>
      <w:r>
        <w:rPr>
          <w:w w:val="110"/>
        </w:rPr>
        <w:t xml:space="preserve">First, it extends the economics of identity framework (Akerlof and Kranton </w:t>
      </w:r>
      <w:ins w:id="71" w:author="Hussain Hadah" w:date="2026-10-25T19:29:00Z" w16du:dateUtc="2026-10-25T23:29:00Z">
        <w:r w:rsidR="00665139">
          <w:rPr>
            <w:color w:val="0000FF"/>
          </w:rPr>
          <w:t>2000</w:t>
        </w:r>
        <w:r w:rsidR="00665139">
          <w:t>)</w:t>
        </w:r>
      </w:ins>
      <w:del w:id="72" w:author="Hussain Hadah" w:date="2026-10-25T19:29:00Z" w16du:dateUtc="2026-10-25T23:29:00Z">
        <w:r w:rsidR="00E746E6">
          <w:fldChar w:fldCharType="begin"/>
        </w:r>
        <w:r w:rsidR="00E746E6">
          <w:delInstrText>HYPERLINK \l "_bookmark17"</w:delInstrText>
        </w:r>
        <w:r w:rsidR="00E746E6">
          <w:fldChar w:fldCharType="separate"/>
        </w:r>
        <w:r w:rsidR="00E746E6">
          <w:rPr>
            <w:color w:val="0000FF"/>
            <w:w w:val="110"/>
          </w:rPr>
          <w:delText>2000</w:delText>
        </w:r>
        <w:r w:rsidR="00E746E6">
          <w:fldChar w:fldCharType="end"/>
        </w:r>
        <w:r>
          <w:rPr>
            <w:w w:val="110"/>
          </w:rPr>
          <w:delText>)</w:delText>
        </w:r>
      </w:del>
      <w:r>
        <w:rPr>
          <w:w w:val="110"/>
        </w:rPr>
        <w:t xml:space="preserve"> and stratification economics (Darity </w:t>
      </w:r>
      <w:ins w:id="73" w:author="Hussain Hadah" w:date="2026-10-25T19:29:00Z" w16du:dateUtc="2026-10-25T23:29:00Z">
        <w:r w:rsidR="00665139">
          <w:rPr>
            <w:color w:val="0000FF"/>
          </w:rPr>
          <w:t>2022</w:t>
        </w:r>
        <w:r w:rsidR="00665139">
          <w:t>;</w:t>
        </w:r>
      </w:ins>
      <w:del w:id="74" w:author="Hussain Hadah" w:date="2026-10-25T19:29:00Z" w16du:dateUtc="2026-10-25T23:29:00Z">
        <w:r w:rsidR="00E746E6">
          <w:fldChar w:fldCharType="begin"/>
        </w:r>
        <w:r w:rsidR="00E746E6">
          <w:delInstrText>HYPERLINK \l "_bookmark36"</w:delInstrText>
        </w:r>
        <w:r w:rsidR="00E746E6">
          <w:fldChar w:fldCharType="separate"/>
        </w:r>
        <w:r w:rsidR="00E746E6">
          <w:rPr>
            <w:color w:val="0000FF"/>
            <w:w w:val="110"/>
          </w:rPr>
          <w:delText>2022</w:delText>
        </w:r>
        <w:r w:rsidR="00E746E6">
          <w:fldChar w:fldCharType="end"/>
        </w:r>
        <w:r>
          <w:rPr>
            <w:w w:val="110"/>
          </w:rPr>
          <w:delText>;</w:delText>
        </w:r>
      </w:del>
      <w:r>
        <w:rPr>
          <w:w w:val="110"/>
        </w:rPr>
        <w:t xml:space="preserve"> Darity, Mason, and Stewart </w:t>
      </w:r>
      <w:ins w:id="75" w:author="Hussain Hadah" w:date="2026-10-25T19:29:00Z" w16du:dateUtc="2026-10-25T23:29:00Z">
        <w:r w:rsidR="00665139">
          <w:rPr>
            <w:color w:val="0000FF"/>
          </w:rPr>
          <w:t>2006</w:t>
        </w:r>
        <w:r w:rsidR="00665139">
          <w:t>)</w:t>
        </w:r>
      </w:ins>
      <w:del w:id="76" w:author="Hussain Hadah" w:date="2026-10-25T19:29:00Z" w16du:dateUtc="2026-10-25T23:29:00Z">
        <w:r w:rsidR="00E746E6">
          <w:fldChar w:fldCharType="begin"/>
        </w:r>
        <w:r w:rsidR="00E746E6">
          <w:delInstrText>HYPERLINK \l "_bookmark37"</w:delInstrText>
        </w:r>
        <w:r w:rsidR="00E746E6">
          <w:fldChar w:fldCharType="separate"/>
        </w:r>
        <w:r w:rsidR="00E746E6">
          <w:rPr>
            <w:color w:val="0000FF"/>
            <w:w w:val="110"/>
          </w:rPr>
          <w:delText>2006</w:delText>
        </w:r>
        <w:r w:rsidR="00E746E6">
          <w:fldChar w:fldCharType="end"/>
        </w:r>
        <w:r>
          <w:rPr>
            <w:w w:val="110"/>
          </w:rPr>
          <w:delText>)</w:delText>
        </w:r>
      </w:del>
      <w:r>
        <w:rPr>
          <w:w w:val="110"/>
        </w:rPr>
        <w:t xml:space="preserve"> by examining how racial</w:t>
      </w:r>
      <w:r>
        <w:rPr>
          <w:spacing w:val="-17"/>
          <w:w w:val="110"/>
        </w:rPr>
        <w:t xml:space="preserve"> </w:t>
      </w:r>
      <w:r>
        <w:rPr>
          <w:w w:val="110"/>
        </w:rPr>
        <w:t>stereotypes—both</w:t>
      </w:r>
      <w:r>
        <w:rPr>
          <w:spacing w:val="-16"/>
          <w:w w:val="110"/>
        </w:rPr>
        <w:t xml:space="preserve"> </w:t>
      </w:r>
      <w:r>
        <w:rPr>
          <w:w w:val="110"/>
        </w:rPr>
        <w:t>positive</w:t>
      </w:r>
      <w:r>
        <w:rPr>
          <w:spacing w:val="-17"/>
          <w:w w:val="110"/>
        </w:rPr>
        <w:t xml:space="preserve"> </w:t>
      </w:r>
      <w:r>
        <w:rPr>
          <w:w w:val="110"/>
        </w:rPr>
        <w:t>and</w:t>
      </w:r>
      <w:r>
        <w:rPr>
          <w:spacing w:val="-16"/>
          <w:w w:val="110"/>
        </w:rPr>
        <w:t xml:space="preserve"> </w:t>
      </w:r>
      <w:r>
        <w:rPr>
          <w:w w:val="110"/>
        </w:rPr>
        <w:t>negative—influence</w:t>
      </w:r>
      <w:r>
        <w:rPr>
          <w:spacing w:val="-17"/>
          <w:w w:val="110"/>
        </w:rPr>
        <w:t xml:space="preserve"> </w:t>
      </w:r>
      <w:r>
        <w:rPr>
          <w:w w:val="110"/>
        </w:rPr>
        <w:t>identity</w:t>
      </w:r>
      <w:r>
        <w:rPr>
          <w:spacing w:val="-16"/>
          <w:w w:val="110"/>
        </w:rPr>
        <w:t xml:space="preserve"> </w:t>
      </w:r>
      <w:r>
        <w:rPr>
          <w:w w:val="110"/>
        </w:rPr>
        <w:t>choices</w:t>
      </w:r>
      <w:r>
        <w:rPr>
          <w:spacing w:val="-17"/>
          <w:w w:val="110"/>
        </w:rPr>
        <w:t xml:space="preserve"> </w:t>
      </w:r>
      <w:r>
        <w:rPr>
          <w:w w:val="110"/>
        </w:rPr>
        <w:t>among Asian</w:t>
      </w:r>
      <w:r>
        <w:rPr>
          <w:spacing w:val="-10"/>
          <w:w w:val="110"/>
        </w:rPr>
        <w:t xml:space="preserve"> </w:t>
      </w:r>
      <w:r>
        <w:rPr>
          <w:w w:val="110"/>
        </w:rPr>
        <w:t>Americans,</w:t>
      </w:r>
      <w:r>
        <w:rPr>
          <w:spacing w:val="-8"/>
          <w:w w:val="110"/>
        </w:rPr>
        <w:t xml:space="preserve"> </w:t>
      </w:r>
      <w:r>
        <w:rPr>
          <w:w w:val="110"/>
        </w:rPr>
        <w:t>who</w:t>
      </w:r>
      <w:r>
        <w:rPr>
          <w:spacing w:val="-10"/>
          <w:w w:val="110"/>
        </w:rPr>
        <w:t xml:space="preserve"> </w:t>
      </w:r>
      <w:r>
        <w:rPr>
          <w:w w:val="110"/>
        </w:rPr>
        <w:t>face</w:t>
      </w:r>
      <w:r>
        <w:rPr>
          <w:spacing w:val="-10"/>
          <w:w w:val="110"/>
        </w:rPr>
        <w:t xml:space="preserve"> </w:t>
      </w:r>
      <w:r>
        <w:rPr>
          <w:w w:val="110"/>
        </w:rPr>
        <w:t>a</w:t>
      </w:r>
      <w:r>
        <w:rPr>
          <w:spacing w:val="-10"/>
          <w:w w:val="110"/>
        </w:rPr>
        <w:t xml:space="preserve"> </w:t>
      </w:r>
      <w:r>
        <w:rPr>
          <w:w w:val="110"/>
        </w:rPr>
        <w:t>unique</w:t>
      </w:r>
      <w:r>
        <w:rPr>
          <w:spacing w:val="-10"/>
          <w:w w:val="110"/>
        </w:rPr>
        <w:t xml:space="preserve"> </w:t>
      </w:r>
      <w:r>
        <w:rPr>
          <w:w w:val="110"/>
        </w:rPr>
        <w:t>utility</w:t>
      </w:r>
      <w:r>
        <w:rPr>
          <w:spacing w:val="-10"/>
          <w:w w:val="110"/>
        </w:rPr>
        <w:t xml:space="preserve"> </w:t>
      </w:r>
      <w:r>
        <w:rPr>
          <w:w w:val="110"/>
        </w:rPr>
        <w:t>landscape</w:t>
      </w:r>
      <w:r>
        <w:rPr>
          <w:spacing w:val="-10"/>
          <w:w w:val="110"/>
        </w:rPr>
        <w:t xml:space="preserve"> </w:t>
      </w:r>
      <w:r>
        <w:rPr>
          <w:w w:val="110"/>
        </w:rPr>
        <w:t>where</w:t>
      </w:r>
      <w:r>
        <w:rPr>
          <w:spacing w:val="-10"/>
          <w:w w:val="110"/>
        </w:rPr>
        <w:t xml:space="preserve"> </w:t>
      </w:r>
      <w:r>
        <w:rPr>
          <w:w w:val="110"/>
        </w:rPr>
        <w:t>identity</w:t>
      </w:r>
      <w:r>
        <w:rPr>
          <w:spacing w:val="-10"/>
          <w:w w:val="110"/>
        </w:rPr>
        <w:t xml:space="preserve"> </w:t>
      </w:r>
      <w:r>
        <w:rPr>
          <w:w w:val="110"/>
        </w:rPr>
        <w:t>can</w:t>
      </w:r>
      <w:r>
        <w:rPr>
          <w:spacing w:val="-10"/>
          <w:w w:val="110"/>
        </w:rPr>
        <w:t xml:space="preserve"> </w:t>
      </w:r>
      <w:ins w:id="77" w:author="Hussain Hadah" w:date="2026-10-25T19:29:00Z" w16du:dateUtc="2026-10-25T23:29:00Z">
        <w:r w:rsidR="00665139">
          <w:t>simultaneously</w:t>
        </w:r>
      </w:ins>
      <w:del w:id="78" w:author="Hussain Hadah" w:date="2026-10-25T19:29:00Z" w16du:dateUtc="2026-10-25T23:29:00Z">
        <w:r>
          <w:rPr>
            <w:w w:val="110"/>
          </w:rPr>
          <w:delText>simulta-</w:delText>
        </w:r>
        <w:r>
          <w:delText>neously</w:delText>
        </w:r>
      </w:del>
      <w:r>
        <w:t xml:space="preserve"> signal competence and foreignness (Atkin, Colson-Sihra, and Shayo </w:t>
      </w:r>
      <w:ins w:id="79" w:author="Hussain Hadah" w:date="2026-10-25T19:29:00Z" w16du:dateUtc="2026-10-25T23:29:00Z">
        <w:r w:rsidR="00665139">
          <w:rPr>
            <w:color w:val="0000FF"/>
          </w:rPr>
          <w:t>2021</w:t>
        </w:r>
        <w:r w:rsidR="00665139">
          <w:t>;</w:t>
        </w:r>
      </w:ins>
      <w:del w:id="80" w:author="Hussain Hadah" w:date="2026-10-25T19:29:00Z" w16du:dateUtc="2026-10-25T23:29:00Z">
        <w:r w:rsidR="00E746E6">
          <w:fldChar w:fldCharType="begin"/>
        </w:r>
        <w:r w:rsidR="00E746E6">
          <w:delInstrText>HYPERLINK \l "_bookmark26"</w:delInstrText>
        </w:r>
        <w:r w:rsidR="00E746E6">
          <w:fldChar w:fldCharType="separate"/>
        </w:r>
        <w:r w:rsidR="00E746E6">
          <w:rPr>
            <w:color w:val="0000FF"/>
          </w:rPr>
          <w:delText>2021</w:delText>
        </w:r>
        <w:r w:rsidR="00E746E6">
          <w:fldChar w:fldCharType="end"/>
        </w:r>
        <w:r>
          <w:delText>;</w:delText>
        </w:r>
      </w:del>
      <w:r>
        <w:t xml:space="preserve"> </w:t>
      </w:r>
      <w:r>
        <w:rPr>
          <w:w w:val="110"/>
        </w:rPr>
        <w:t xml:space="preserve">Charness and Chen </w:t>
      </w:r>
      <w:ins w:id="81" w:author="Hussain Hadah" w:date="2026-10-25T19:29:00Z" w16du:dateUtc="2026-10-25T23:29:00Z">
        <w:r w:rsidR="00665139">
          <w:rPr>
            <w:color w:val="0000FF"/>
          </w:rPr>
          <w:t>2020</w:t>
        </w:r>
        <w:r w:rsidR="00665139">
          <w:t>;</w:t>
        </w:r>
      </w:ins>
      <w:del w:id="82" w:author="Hussain Hadah" w:date="2026-10-25T19:29:00Z" w16du:dateUtc="2026-10-25T23:29:00Z">
        <w:r w:rsidR="00E746E6">
          <w:fldChar w:fldCharType="begin"/>
        </w:r>
        <w:r w:rsidR="00E746E6">
          <w:delInstrText>HYPERLINK \l "_bookmark32"</w:delInstrText>
        </w:r>
        <w:r w:rsidR="00E746E6">
          <w:fldChar w:fldCharType="separate"/>
        </w:r>
        <w:r w:rsidR="00E746E6">
          <w:rPr>
            <w:color w:val="0000FF"/>
            <w:w w:val="110"/>
          </w:rPr>
          <w:delText>2020</w:delText>
        </w:r>
        <w:r w:rsidR="00E746E6">
          <w:fldChar w:fldCharType="end"/>
        </w:r>
        <w:r>
          <w:rPr>
            <w:w w:val="110"/>
          </w:rPr>
          <w:delText>;</w:delText>
        </w:r>
      </w:del>
      <w:r>
        <w:rPr>
          <w:w w:val="110"/>
        </w:rPr>
        <w:t xml:space="preserve"> Diette et al. </w:t>
      </w:r>
      <w:ins w:id="83" w:author="Hussain Hadah" w:date="2026-10-25T19:29:00Z" w16du:dateUtc="2026-10-25T23:29:00Z">
        <w:r w:rsidR="00665139">
          <w:rPr>
            <w:color w:val="0000FF"/>
          </w:rPr>
          <w:t>2015</w:t>
        </w:r>
        <w:r w:rsidR="00665139">
          <w:t>;</w:t>
        </w:r>
      </w:ins>
      <w:del w:id="84" w:author="Hussain Hadah" w:date="2026-10-25T19:29:00Z" w16du:dateUtc="2026-10-25T23:29:00Z">
        <w:r w:rsidR="00E746E6">
          <w:fldChar w:fldCharType="begin"/>
        </w:r>
        <w:r w:rsidR="00E746E6">
          <w:delInstrText>HYPERLINK \l "_bookmark38"</w:delInstrText>
        </w:r>
        <w:r w:rsidR="00E746E6">
          <w:fldChar w:fldCharType="separate"/>
        </w:r>
        <w:r w:rsidR="00E746E6">
          <w:rPr>
            <w:color w:val="0000FF"/>
            <w:w w:val="110"/>
          </w:rPr>
          <w:delText>2015</w:delText>
        </w:r>
        <w:r w:rsidR="00E746E6">
          <w:fldChar w:fldCharType="end"/>
        </w:r>
        <w:r>
          <w:rPr>
            <w:w w:val="110"/>
          </w:rPr>
          <w:delText>;</w:delText>
        </w:r>
      </w:del>
      <w:r>
        <w:rPr>
          <w:w w:val="110"/>
        </w:rPr>
        <w:t xml:space="preserve"> Goldsmith, Hamilton, and Darity </w:t>
      </w:r>
      <w:ins w:id="85" w:author="Hussain Hadah" w:date="2026-10-25T19:29:00Z" w16du:dateUtc="2026-10-25T23:29:00Z">
        <w:r w:rsidR="00665139">
          <w:rPr>
            <w:color w:val="0000FF"/>
          </w:rPr>
          <w:t>2007</w:t>
        </w:r>
        <w:r w:rsidR="00665139">
          <w:t>;</w:t>
        </w:r>
      </w:ins>
      <w:del w:id="86" w:author="Hussain Hadah" w:date="2026-10-25T19:29:00Z" w16du:dateUtc="2026-10-25T23:29:00Z">
        <w:r w:rsidR="00E746E6">
          <w:fldChar w:fldCharType="begin"/>
        </w:r>
        <w:r w:rsidR="00E746E6">
          <w:delInstrText>HYPERLINK \l "_bookmark50"</w:delInstrText>
        </w:r>
        <w:r w:rsidR="00E746E6">
          <w:fldChar w:fldCharType="separate"/>
        </w:r>
        <w:r w:rsidR="00E746E6">
          <w:rPr>
            <w:color w:val="0000FF"/>
            <w:w w:val="110"/>
          </w:rPr>
          <w:delText>2007</w:delText>
        </w:r>
        <w:r w:rsidR="00E746E6">
          <w:fldChar w:fldCharType="end"/>
        </w:r>
        <w:r>
          <w:rPr>
            <w:w w:val="110"/>
          </w:rPr>
          <w:delText>;</w:delText>
        </w:r>
      </w:del>
      <w:r>
        <w:rPr>
          <w:w w:val="110"/>
        </w:rPr>
        <w:t xml:space="preserve"> Hamilton, Goldsmith, and Darity </w:t>
      </w:r>
      <w:ins w:id="87" w:author="Hussain Hadah" w:date="2026-10-25T19:29:00Z" w16du:dateUtc="2026-10-25T23:29:00Z">
        <w:r w:rsidR="00665139">
          <w:rPr>
            <w:color w:val="0000FF"/>
          </w:rPr>
          <w:t>2009</w:t>
        </w:r>
        <w:r w:rsidR="00665139">
          <w:t>).</w:t>
        </w:r>
      </w:ins>
      <w:del w:id="88" w:author="Hussain Hadah" w:date="2026-10-25T19:29:00Z" w16du:dateUtc="2026-10-25T23:29:00Z">
        <w:r w:rsidR="00E746E6">
          <w:fldChar w:fldCharType="begin"/>
        </w:r>
        <w:r w:rsidR="00E746E6">
          <w:delInstrText>HYPERLINK \l "_bookmark54"</w:delInstrText>
        </w:r>
        <w:r w:rsidR="00E746E6">
          <w:fldChar w:fldCharType="separate"/>
        </w:r>
        <w:r w:rsidR="00E746E6">
          <w:rPr>
            <w:color w:val="0000FF"/>
            <w:w w:val="110"/>
          </w:rPr>
          <w:delText>2009</w:delText>
        </w:r>
        <w:r w:rsidR="00E746E6">
          <w:fldChar w:fldCharType="end"/>
        </w:r>
        <w:r>
          <w:rPr>
            <w:w w:val="110"/>
          </w:rPr>
          <w:delText>).</w:delText>
        </w:r>
      </w:del>
      <w:r>
        <w:rPr>
          <w:spacing w:val="40"/>
          <w:w w:val="110"/>
        </w:rPr>
        <w:t xml:space="preserve"> </w:t>
      </w:r>
      <w:r>
        <w:rPr>
          <w:w w:val="110"/>
        </w:rPr>
        <w:t>Qualitative research documents how individuals strategically adapt racial presentations across contexts (Cornell and</w:t>
      </w:r>
      <w:r>
        <w:rPr>
          <w:spacing w:val="-6"/>
          <w:w w:val="110"/>
        </w:rPr>
        <w:t xml:space="preserve"> </w:t>
      </w:r>
      <w:r>
        <w:rPr>
          <w:w w:val="110"/>
        </w:rPr>
        <w:t>Hartmann</w:t>
      </w:r>
      <w:r>
        <w:rPr>
          <w:spacing w:val="-6"/>
          <w:w w:val="110"/>
        </w:rPr>
        <w:t xml:space="preserve"> </w:t>
      </w:r>
      <w:ins w:id="89" w:author="Hussain Hadah" w:date="2026-10-25T19:29:00Z" w16du:dateUtc="2026-10-25T23:29:00Z">
        <w:r w:rsidR="00665139">
          <w:rPr>
            <w:color w:val="0000FF"/>
          </w:rPr>
          <w:t>2006</w:t>
        </w:r>
        <w:r w:rsidR="00665139">
          <w:t>;</w:t>
        </w:r>
      </w:ins>
      <w:del w:id="90" w:author="Hussain Hadah" w:date="2026-10-25T19:29:00Z" w16du:dateUtc="2026-10-25T23:29:00Z">
        <w:r w:rsidR="00E746E6">
          <w:fldChar w:fldCharType="begin"/>
        </w:r>
        <w:r w:rsidR="00E746E6">
          <w:delInstrText>HYPERLINK \l "_bookmark35"</w:delInstrText>
        </w:r>
        <w:r w:rsidR="00E746E6">
          <w:fldChar w:fldCharType="separate"/>
        </w:r>
        <w:r w:rsidR="00E746E6">
          <w:rPr>
            <w:color w:val="0000FF"/>
            <w:w w:val="110"/>
          </w:rPr>
          <w:delText>2006</w:delText>
        </w:r>
        <w:r w:rsidR="00E746E6">
          <w:fldChar w:fldCharType="end"/>
        </w:r>
        <w:r>
          <w:rPr>
            <w:w w:val="110"/>
          </w:rPr>
          <w:delText>;</w:delText>
        </w:r>
      </w:del>
      <w:r>
        <w:rPr>
          <w:w w:val="110"/>
        </w:rPr>
        <w:t xml:space="preserve"> Telles</w:t>
      </w:r>
      <w:r>
        <w:rPr>
          <w:spacing w:val="-6"/>
          <w:w w:val="110"/>
        </w:rPr>
        <w:t xml:space="preserve"> </w:t>
      </w:r>
      <w:r>
        <w:rPr>
          <w:w w:val="110"/>
        </w:rPr>
        <w:t>and</w:t>
      </w:r>
      <w:r>
        <w:rPr>
          <w:spacing w:val="-6"/>
          <w:w w:val="110"/>
        </w:rPr>
        <w:t xml:space="preserve"> </w:t>
      </w:r>
      <w:r>
        <w:rPr>
          <w:w w:val="110"/>
        </w:rPr>
        <w:t>Ortiz</w:t>
      </w:r>
      <w:r>
        <w:rPr>
          <w:spacing w:val="-6"/>
          <w:w w:val="110"/>
        </w:rPr>
        <w:t xml:space="preserve"> </w:t>
      </w:r>
      <w:ins w:id="91" w:author="Hussain Hadah" w:date="2026-10-25T19:29:00Z" w16du:dateUtc="2026-10-25T23:29:00Z">
        <w:r w:rsidR="00665139">
          <w:rPr>
            <w:color w:val="0000FF"/>
          </w:rPr>
          <w:t>2008</w:t>
        </w:r>
        <w:r w:rsidR="00665139">
          <w:t>;</w:t>
        </w:r>
      </w:ins>
      <w:del w:id="92" w:author="Hussain Hadah" w:date="2026-10-25T19:29:00Z" w16du:dateUtc="2026-10-25T23:29:00Z">
        <w:r w:rsidR="00E746E6">
          <w:fldChar w:fldCharType="begin"/>
        </w:r>
        <w:r w:rsidR="00E746E6">
          <w:delInstrText>HYPERLINK \l "_bookmark61"</w:delInstrText>
        </w:r>
        <w:r w:rsidR="00E746E6">
          <w:fldChar w:fldCharType="separate"/>
        </w:r>
        <w:r w:rsidR="00E746E6">
          <w:rPr>
            <w:color w:val="0000FF"/>
            <w:w w:val="110"/>
          </w:rPr>
          <w:delText>2008</w:delText>
        </w:r>
        <w:r w:rsidR="00E746E6">
          <w:fldChar w:fldCharType="end"/>
        </w:r>
        <w:r>
          <w:rPr>
            <w:w w:val="110"/>
          </w:rPr>
          <w:delText>;</w:delText>
        </w:r>
      </w:del>
      <w:r>
        <w:rPr>
          <w:w w:val="110"/>
        </w:rPr>
        <w:t xml:space="preserve"> Waters</w:t>
      </w:r>
      <w:r>
        <w:rPr>
          <w:spacing w:val="-6"/>
          <w:w w:val="110"/>
        </w:rPr>
        <w:t xml:space="preserve"> </w:t>
      </w:r>
      <w:ins w:id="93" w:author="Hussain Hadah" w:date="2026-10-25T19:29:00Z" w16du:dateUtc="2026-10-25T23:29:00Z">
        <w:r w:rsidR="00665139">
          <w:rPr>
            <w:color w:val="0000FF"/>
          </w:rPr>
          <w:t>1990</w:t>
        </w:r>
        <w:r w:rsidR="00665139">
          <w:t>;</w:t>
        </w:r>
      </w:ins>
      <w:del w:id="94" w:author="Hussain Hadah" w:date="2026-10-25T19:29:00Z" w16du:dateUtc="2026-10-25T23:29:00Z">
        <w:r w:rsidR="00E746E6">
          <w:fldChar w:fldCharType="begin"/>
        </w:r>
        <w:r w:rsidR="00E746E6">
          <w:delInstrText>HYPERLINK \l "_bookmark62"</w:delInstrText>
        </w:r>
        <w:r w:rsidR="00E746E6">
          <w:fldChar w:fldCharType="separate"/>
        </w:r>
        <w:r w:rsidR="00E746E6">
          <w:rPr>
            <w:color w:val="0000FF"/>
            <w:w w:val="110"/>
          </w:rPr>
          <w:delText>1990</w:delText>
        </w:r>
        <w:r w:rsidR="00E746E6">
          <w:fldChar w:fldCharType="end"/>
        </w:r>
        <w:r>
          <w:rPr>
            <w:w w:val="110"/>
          </w:rPr>
          <w:delText>;</w:delText>
        </w:r>
      </w:del>
      <w:r>
        <w:rPr>
          <w:w w:val="110"/>
        </w:rPr>
        <w:t xml:space="preserve"> Zhou</w:t>
      </w:r>
      <w:r>
        <w:rPr>
          <w:spacing w:val="-6"/>
          <w:w w:val="110"/>
        </w:rPr>
        <w:t xml:space="preserve"> </w:t>
      </w:r>
      <w:ins w:id="95" w:author="Hussain Hadah" w:date="2026-10-25T19:29:00Z" w16du:dateUtc="2026-10-25T23:29:00Z">
        <w:r w:rsidR="00665139">
          <w:rPr>
            <w:color w:val="0000FF"/>
          </w:rPr>
          <w:t>1997</w:t>
        </w:r>
        <w:r w:rsidR="00665139">
          <w:t>);</w:t>
        </w:r>
      </w:ins>
      <w:del w:id="96" w:author="Hussain Hadah" w:date="2026-10-25T19:29:00Z" w16du:dateUtc="2026-10-25T23:29:00Z">
        <w:r w:rsidR="00E746E6">
          <w:fldChar w:fldCharType="begin"/>
        </w:r>
        <w:r w:rsidR="00E746E6">
          <w:delInstrText>HYPERLINK \l "_bookmark63"</w:delInstrText>
        </w:r>
        <w:r w:rsidR="00E746E6">
          <w:fldChar w:fldCharType="separate"/>
        </w:r>
        <w:r w:rsidR="00E746E6">
          <w:rPr>
            <w:color w:val="0000FF"/>
            <w:w w:val="110"/>
          </w:rPr>
          <w:delText>1997</w:delText>
        </w:r>
        <w:r w:rsidR="00E746E6">
          <w:fldChar w:fldCharType="end"/>
        </w:r>
        <w:r>
          <w:rPr>
            <w:w w:val="110"/>
          </w:rPr>
          <w:delText>);</w:delText>
        </w:r>
      </w:del>
      <w:r>
        <w:rPr>
          <w:w w:val="110"/>
        </w:rPr>
        <w:t xml:space="preserve"> this</w:t>
      </w:r>
      <w:r>
        <w:rPr>
          <w:spacing w:val="-6"/>
          <w:w w:val="110"/>
        </w:rPr>
        <w:t xml:space="preserve"> </w:t>
      </w:r>
      <w:r>
        <w:rPr>
          <w:w w:val="110"/>
        </w:rPr>
        <w:t>paper quantifies</w:t>
      </w:r>
      <w:r>
        <w:rPr>
          <w:spacing w:val="-10"/>
          <w:w w:val="110"/>
        </w:rPr>
        <w:t xml:space="preserve"> </w:t>
      </w:r>
      <w:r>
        <w:rPr>
          <w:w w:val="110"/>
        </w:rPr>
        <w:t>those</w:t>
      </w:r>
      <w:r>
        <w:rPr>
          <w:spacing w:val="-10"/>
          <w:w w:val="110"/>
        </w:rPr>
        <w:t xml:space="preserve"> </w:t>
      </w:r>
      <w:r>
        <w:rPr>
          <w:w w:val="110"/>
        </w:rPr>
        <w:t>choices</w:t>
      </w:r>
      <w:r>
        <w:rPr>
          <w:spacing w:val="-10"/>
          <w:w w:val="110"/>
        </w:rPr>
        <w:t xml:space="preserve"> </w:t>
      </w:r>
      <w:r>
        <w:rPr>
          <w:w w:val="110"/>
        </w:rPr>
        <w:t>by</w:t>
      </w:r>
      <w:r>
        <w:rPr>
          <w:spacing w:val="-10"/>
          <w:w w:val="110"/>
        </w:rPr>
        <w:t xml:space="preserve"> </w:t>
      </w:r>
      <w:r>
        <w:rPr>
          <w:w w:val="110"/>
        </w:rPr>
        <w:t>comparing</w:t>
      </w:r>
      <w:r>
        <w:rPr>
          <w:spacing w:val="-10"/>
          <w:w w:val="110"/>
        </w:rPr>
        <w:t xml:space="preserve"> </w:t>
      </w:r>
      <w:r>
        <w:rPr>
          <w:w w:val="110"/>
        </w:rPr>
        <w:t>objective</w:t>
      </w:r>
      <w:r>
        <w:rPr>
          <w:spacing w:val="-10"/>
          <w:w w:val="110"/>
        </w:rPr>
        <w:t xml:space="preserve"> </w:t>
      </w:r>
      <w:r>
        <w:rPr>
          <w:w w:val="110"/>
        </w:rPr>
        <w:t>ancestry</w:t>
      </w:r>
      <w:r>
        <w:rPr>
          <w:spacing w:val="-10"/>
          <w:w w:val="110"/>
        </w:rPr>
        <w:t xml:space="preserve"> </w:t>
      </w:r>
      <w:r>
        <w:rPr>
          <w:w w:val="110"/>
        </w:rPr>
        <w:t>with</w:t>
      </w:r>
      <w:r>
        <w:rPr>
          <w:spacing w:val="-10"/>
          <w:w w:val="110"/>
        </w:rPr>
        <w:t xml:space="preserve"> </w:t>
      </w:r>
      <w:r>
        <w:rPr>
          <w:w w:val="110"/>
        </w:rPr>
        <w:t>subjective</w:t>
      </w:r>
      <w:r>
        <w:rPr>
          <w:spacing w:val="-10"/>
          <w:w w:val="110"/>
        </w:rPr>
        <w:t xml:space="preserve"> </w:t>
      </w:r>
      <w:ins w:id="97" w:author="Hussain Hadah" w:date="2026-10-25T19:29:00Z" w16du:dateUtc="2026-10-25T23:29:00Z">
        <w:r w:rsidR="00665139">
          <w:t>identification</w:t>
        </w:r>
      </w:ins>
      <w:del w:id="98" w:author="Hussain Hadah" w:date="2026-10-25T19:29:00Z" w16du:dateUtc="2026-10-25T23:29:00Z">
        <w:r>
          <w:rPr>
            <w:w w:val="110"/>
          </w:rPr>
          <w:delText>identifi-cation</w:delText>
        </w:r>
      </w:del>
      <w:r>
        <w:rPr>
          <w:w w:val="110"/>
        </w:rPr>
        <w:t xml:space="preserve"> across varying bias environments.</w:t>
      </w:r>
    </w:p>
    <w:p w14:paraId="05B3F7F1" w14:textId="77777777" w:rsidR="00E746E6" w:rsidRDefault="000245FA">
      <w:pPr>
        <w:pStyle w:val="BodyText"/>
        <w:spacing w:before="9" w:line="415" w:lineRule="auto"/>
        <w:ind w:left="36" w:right="335" w:firstLine="351"/>
        <w:jc w:val="both"/>
      </w:pPr>
      <w:r>
        <w:t xml:space="preserve">Second, it extends research on discrimination (Bertrand and Mullainathan </w:t>
      </w:r>
      <w:ins w:id="99" w:author="Hussain Hadah" w:date="2026-10-25T19:29:00Z" w16du:dateUtc="2026-10-25T23:29:00Z">
        <w:r w:rsidR="00665139">
          <w:rPr>
            <w:color w:val="0000FF"/>
          </w:rPr>
          <w:t>2004</w:t>
        </w:r>
        <w:r w:rsidR="00665139">
          <w:t>;</w:t>
        </w:r>
      </w:ins>
      <w:del w:id="100" w:author="Hussain Hadah" w:date="2026-10-25T19:29:00Z" w16du:dateUtc="2026-10-25T23:29:00Z">
        <w:r w:rsidR="00E746E6">
          <w:fldChar w:fldCharType="begin"/>
        </w:r>
        <w:r w:rsidR="00E746E6">
          <w:delInstrText>HYPERLINK \l "_bookmark27"</w:delInstrText>
        </w:r>
        <w:r w:rsidR="00E746E6">
          <w:fldChar w:fldCharType="separate"/>
        </w:r>
        <w:r w:rsidR="00E746E6">
          <w:rPr>
            <w:color w:val="0000FF"/>
          </w:rPr>
          <w:delText>2004</w:delText>
        </w:r>
        <w:r w:rsidR="00E746E6">
          <w:fldChar w:fldCharType="end"/>
        </w:r>
        <w:r>
          <w:delText>;</w:delText>
        </w:r>
      </w:del>
      <w:r>
        <w:t xml:space="preserve"> </w:t>
      </w:r>
      <w:r>
        <w:rPr>
          <w:w w:val="110"/>
        </w:rPr>
        <w:t>Bordalo</w:t>
      </w:r>
      <w:r>
        <w:rPr>
          <w:spacing w:val="-12"/>
          <w:w w:val="110"/>
        </w:rPr>
        <w:t xml:space="preserve"> </w:t>
      </w:r>
      <w:r>
        <w:rPr>
          <w:w w:val="110"/>
        </w:rPr>
        <w:t>et</w:t>
      </w:r>
      <w:r>
        <w:rPr>
          <w:spacing w:val="-12"/>
          <w:w w:val="110"/>
        </w:rPr>
        <w:t xml:space="preserve"> </w:t>
      </w:r>
      <w:r>
        <w:rPr>
          <w:w w:val="110"/>
        </w:rPr>
        <w:t>al.</w:t>
      </w:r>
      <w:r>
        <w:rPr>
          <w:spacing w:val="-12"/>
          <w:w w:val="110"/>
        </w:rPr>
        <w:t xml:space="preserve"> </w:t>
      </w:r>
      <w:ins w:id="101" w:author="Hussain Hadah" w:date="2026-10-25T19:29:00Z" w16du:dateUtc="2026-10-25T23:29:00Z">
        <w:r w:rsidR="00665139">
          <w:rPr>
            <w:color w:val="0000FF"/>
          </w:rPr>
          <w:t>2016</w:t>
        </w:r>
        <w:r w:rsidR="00665139">
          <w:t>;</w:t>
        </w:r>
      </w:ins>
      <w:del w:id="102" w:author="Hussain Hadah" w:date="2026-10-25T19:29:00Z" w16du:dateUtc="2026-10-25T23:29:00Z">
        <w:r w:rsidR="00E746E6">
          <w:fldChar w:fldCharType="begin"/>
        </w:r>
        <w:r w:rsidR="00E746E6">
          <w:delInstrText>HYPERLINK \l "_bookmark28"</w:delInstrText>
        </w:r>
        <w:r w:rsidR="00E746E6">
          <w:fldChar w:fldCharType="separate"/>
        </w:r>
        <w:r w:rsidR="00E746E6">
          <w:rPr>
            <w:color w:val="0000FF"/>
            <w:w w:val="110"/>
          </w:rPr>
          <w:delText>2016</w:delText>
        </w:r>
        <w:r w:rsidR="00E746E6">
          <w:fldChar w:fldCharType="end"/>
        </w:r>
        <w:r>
          <w:rPr>
            <w:w w:val="110"/>
          </w:rPr>
          <w:delText>;</w:delText>
        </w:r>
      </w:del>
      <w:r>
        <w:rPr>
          <w:spacing w:val="-10"/>
          <w:w w:val="110"/>
        </w:rPr>
        <w:t xml:space="preserve"> </w:t>
      </w:r>
      <w:r>
        <w:rPr>
          <w:w w:val="110"/>
        </w:rPr>
        <w:t>Bursztyn</w:t>
      </w:r>
      <w:r>
        <w:rPr>
          <w:spacing w:val="-12"/>
          <w:w w:val="110"/>
        </w:rPr>
        <w:t xml:space="preserve"> </w:t>
      </w:r>
      <w:r>
        <w:rPr>
          <w:w w:val="110"/>
        </w:rPr>
        <w:t>et</w:t>
      </w:r>
      <w:r>
        <w:rPr>
          <w:spacing w:val="-12"/>
          <w:w w:val="110"/>
        </w:rPr>
        <w:t xml:space="preserve"> </w:t>
      </w:r>
      <w:r>
        <w:rPr>
          <w:w w:val="110"/>
        </w:rPr>
        <w:t>al.</w:t>
      </w:r>
      <w:r>
        <w:rPr>
          <w:spacing w:val="-12"/>
          <w:w w:val="110"/>
        </w:rPr>
        <w:t xml:space="preserve"> </w:t>
      </w:r>
      <w:ins w:id="103" w:author="Hussain Hadah" w:date="2026-10-25T19:29:00Z" w16du:dateUtc="2026-10-25T23:29:00Z">
        <w:r w:rsidR="00665139">
          <w:rPr>
            <w:color w:val="0000FF"/>
          </w:rPr>
          <w:t>2022</w:t>
        </w:r>
        <w:r w:rsidR="00665139">
          <w:t>;</w:t>
        </w:r>
      </w:ins>
      <w:del w:id="104" w:author="Hussain Hadah" w:date="2026-10-25T19:29:00Z" w16du:dateUtc="2026-10-25T23:29:00Z">
        <w:r w:rsidR="00E746E6">
          <w:fldChar w:fldCharType="begin"/>
        </w:r>
        <w:r w:rsidR="00E746E6">
          <w:delInstrText>HYPERLINK \l "_bookmark30"</w:delInstrText>
        </w:r>
        <w:r w:rsidR="00E746E6">
          <w:fldChar w:fldCharType="separate"/>
        </w:r>
        <w:r w:rsidR="00E746E6">
          <w:rPr>
            <w:color w:val="0000FF"/>
            <w:w w:val="110"/>
          </w:rPr>
          <w:delText>2022</w:delText>
        </w:r>
        <w:r w:rsidR="00E746E6">
          <w:fldChar w:fldCharType="end"/>
        </w:r>
        <w:r>
          <w:rPr>
            <w:w w:val="110"/>
          </w:rPr>
          <w:delText>;</w:delText>
        </w:r>
      </w:del>
      <w:r>
        <w:rPr>
          <w:spacing w:val="-10"/>
          <w:w w:val="110"/>
        </w:rPr>
        <w:t xml:space="preserve"> </w:t>
      </w:r>
      <w:r>
        <w:rPr>
          <w:w w:val="110"/>
        </w:rPr>
        <w:t>Charles</w:t>
      </w:r>
      <w:r>
        <w:rPr>
          <w:spacing w:val="-12"/>
          <w:w w:val="110"/>
        </w:rPr>
        <w:t xml:space="preserve"> </w:t>
      </w:r>
      <w:r>
        <w:rPr>
          <w:w w:val="110"/>
        </w:rPr>
        <w:t>and</w:t>
      </w:r>
      <w:r>
        <w:rPr>
          <w:spacing w:val="-12"/>
          <w:w w:val="110"/>
        </w:rPr>
        <w:t xml:space="preserve"> </w:t>
      </w:r>
      <w:r>
        <w:rPr>
          <w:w w:val="110"/>
        </w:rPr>
        <w:t>Guryan</w:t>
      </w:r>
      <w:r>
        <w:rPr>
          <w:spacing w:val="-12"/>
          <w:w w:val="110"/>
        </w:rPr>
        <w:t xml:space="preserve"> </w:t>
      </w:r>
      <w:ins w:id="105" w:author="Hussain Hadah" w:date="2026-10-25T19:29:00Z" w16du:dateUtc="2026-10-25T23:29:00Z">
        <w:r w:rsidR="00665139">
          <w:rPr>
            <w:color w:val="0000FF"/>
          </w:rPr>
          <w:t>2008</w:t>
        </w:r>
        <w:r w:rsidR="00665139">
          <w:t>)</w:t>
        </w:r>
      </w:ins>
      <w:del w:id="106" w:author="Hussain Hadah" w:date="2026-10-25T19:29:00Z" w16du:dateUtc="2026-10-25T23:29:00Z">
        <w:r w:rsidR="00E746E6">
          <w:fldChar w:fldCharType="begin"/>
        </w:r>
        <w:r w:rsidR="00E746E6">
          <w:delInstrText>HYPERLINK \l "_bookmark31"</w:delInstrText>
        </w:r>
        <w:r w:rsidR="00E746E6">
          <w:fldChar w:fldCharType="separate"/>
        </w:r>
        <w:r w:rsidR="00E746E6">
          <w:rPr>
            <w:color w:val="0000FF"/>
            <w:w w:val="110"/>
          </w:rPr>
          <w:delText>2008</w:delText>
        </w:r>
        <w:r w:rsidR="00E746E6">
          <w:fldChar w:fldCharType="end"/>
        </w:r>
        <w:r>
          <w:rPr>
            <w:w w:val="110"/>
          </w:rPr>
          <w:delText>)</w:delText>
        </w:r>
      </w:del>
      <w:r>
        <w:rPr>
          <w:spacing w:val="-12"/>
          <w:w w:val="110"/>
        </w:rPr>
        <w:t xml:space="preserve"> </w:t>
      </w:r>
      <w:r>
        <w:rPr>
          <w:w w:val="110"/>
        </w:rPr>
        <w:t>by</w:t>
      </w:r>
      <w:r>
        <w:rPr>
          <w:spacing w:val="-12"/>
          <w:w w:val="110"/>
        </w:rPr>
        <w:t xml:space="preserve"> </w:t>
      </w:r>
      <w:r>
        <w:rPr>
          <w:w w:val="110"/>
        </w:rPr>
        <w:t>examining how prejudice influences racial self-identification itself.</w:t>
      </w:r>
      <w:r>
        <w:rPr>
          <w:spacing w:val="40"/>
          <w:w w:val="110"/>
        </w:rPr>
        <w:t xml:space="preserve"> </w:t>
      </w:r>
      <w:r>
        <w:rPr>
          <w:w w:val="110"/>
        </w:rPr>
        <w:t xml:space="preserve">Within immigration </w:t>
      </w:r>
      <w:ins w:id="107" w:author="Hussain Hadah" w:date="2026-10-25T19:29:00Z" w16du:dateUtc="2026-10-25T23:29:00Z">
        <w:r w:rsidR="00665139">
          <w:t>research</w:t>
        </w:r>
      </w:ins>
      <w:del w:id="108" w:author="Hussain Hadah" w:date="2026-10-25T19:29:00Z" w16du:dateUtc="2026-10-25T23:29:00Z">
        <w:r>
          <w:rPr>
            <w:w w:val="110"/>
          </w:rPr>
          <w:delText>re-search</w:delText>
        </w:r>
      </w:del>
      <w:r>
        <w:rPr>
          <w:w w:val="110"/>
        </w:rPr>
        <w:t xml:space="preserve">, the paper builds on studies of assimilation (Abramitzky, Boustan, and Eriksson </w:t>
      </w:r>
      <w:ins w:id="109" w:author="Hussain Hadah" w:date="2026-10-25T19:29:00Z" w16du:dateUtc="2026-10-25T23:29:00Z">
        <w:r w:rsidR="00665139">
          <w:rPr>
            <w:color w:val="0000FF"/>
          </w:rPr>
          <w:t>2014</w:t>
        </w:r>
        <w:r w:rsidR="00665139">
          <w:t xml:space="preserve">, </w:t>
        </w:r>
        <w:r w:rsidR="00665139">
          <w:rPr>
            <w:color w:val="0000FF"/>
          </w:rPr>
          <w:t>2016</w:t>
        </w:r>
        <w:r w:rsidR="00665139">
          <w:t>),</w:t>
        </w:r>
      </w:ins>
      <w:del w:id="110" w:author="Hussain Hadah" w:date="2026-10-25T19:29:00Z" w16du:dateUtc="2026-10-25T23:29:00Z">
        <w:r w:rsidR="00E746E6">
          <w:fldChar w:fldCharType="begin"/>
        </w:r>
        <w:r w:rsidR="00E746E6">
          <w:delInstrText>HYPERLINK \l "_bookmark15"</w:delInstrText>
        </w:r>
        <w:r w:rsidR="00E746E6">
          <w:fldChar w:fldCharType="separate"/>
        </w:r>
        <w:r w:rsidR="00E746E6">
          <w:rPr>
            <w:color w:val="0000FF"/>
            <w:w w:val="110"/>
          </w:rPr>
          <w:delText>2014</w:delText>
        </w:r>
        <w:r w:rsidR="00E746E6">
          <w:fldChar w:fldCharType="end"/>
        </w:r>
        <w:r>
          <w:rPr>
            <w:w w:val="110"/>
          </w:rPr>
          <w:delText xml:space="preserve">, </w:delText>
        </w:r>
        <w:r w:rsidR="00E746E6">
          <w:fldChar w:fldCharType="begin"/>
        </w:r>
        <w:r w:rsidR="00E746E6">
          <w:delInstrText>HYPERLINK \l "_bookmark16"</w:delInstrText>
        </w:r>
        <w:r w:rsidR="00E746E6">
          <w:fldChar w:fldCharType="separate"/>
        </w:r>
        <w:r w:rsidR="00E746E6">
          <w:rPr>
            <w:color w:val="0000FF"/>
            <w:w w:val="110"/>
          </w:rPr>
          <w:delText>2016</w:delText>
        </w:r>
        <w:r w:rsidR="00E746E6">
          <w:fldChar w:fldCharType="end"/>
        </w:r>
        <w:r>
          <w:rPr>
            <w:w w:val="110"/>
          </w:rPr>
          <w:delText>),</w:delText>
        </w:r>
      </w:del>
      <w:r>
        <w:rPr>
          <w:w w:val="110"/>
        </w:rPr>
        <w:t xml:space="preserve"> but unlike European immigrant groups, Asian Americans face persistent “perpetual foreigner” stereotypes that complicate integration </w:t>
      </w:r>
      <w:ins w:id="111" w:author="Hussain Hadah" w:date="2026-10-25T19:29:00Z" w16du:dateUtc="2026-10-25T23:29:00Z">
        <w:r w:rsidR="00665139">
          <w:t>regardless</w:t>
        </w:r>
      </w:ins>
      <w:del w:id="112" w:author="Hussain Hadah" w:date="2026-10-25T19:29:00Z" w16du:dateUtc="2026-10-25T23:29:00Z">
        <w:r>
          <w:rPr>
            <w:w w:val="110"/>
          </w:rPr>
          <w:delText>re-gardless</w:delText>
        </w:r>
      </w:del>
      <w:r>
        <w:rPr>
          <w:w w:val="110"/>
        </w:rPr>
        <w:t xml:space="preserve"> of generational status (Fouka, Mazumder, and Tabellini </w:t>
      </w:r>
      <w:ins w:id="113" w:author="Hussain Hadah" w:date="2026-10-25T19:29:00Z" w16du:dateUtc="2026-10-25T23:29:00Z">
        <w:r w:rsidR="00665139">
          <w:rPr>
            <w:color w:val="0000FF"/>
          </w:rPr>
          <w:t>2022</w:t>
        </w:r>
        <w:r w:rsidR="00665139">
          <w:t>),</w:t>
        </w:r>
      </w:ins>
      <w:del w:id="114" w:author="Hussain Hadah" w:date="2026-10-25T19:29:00Z" w16du:dateUtc="2026-10-25T23:29:00Z">
        <w:r w:rsidR="00E746E6">
          <w:fldChar w:fldCharType="begin"/>
        </w:r>
        <w:r w:rsidR="00E746E6">
          <w:delInstrText>HYPERLINK \l "_bookmark47"</w:delInstrText>
        </w:r>
        <w:r w:rsidR="00E746E6">
          <w:fldChar w:fldCharType="separate"/>
        </w:r>
        <w:r w:rsidR="00E746E6">
          <w:rPr>
            <w:color w:val="0000FF"/>
            <w:w w:val="110"/>
          </w:rPr>
          <w:delText>2022</w:delText>
        </w:r>
        <w:r w:rsidR="00E746E6">
          <w:fldChar w:fldCharType="end"/>
        </w:r>
        <w:r>
          <w:rPr>
            <w:w w:val="110"/>
          </w:rPr>
          <w:delText>),</w:delText>
        </w:r>
      </w:del>
      <w:r>
        <w:rPr>
          <w:w w:val="110"/>
        </w:rPr>
        <w:t xml:space="preserve"> and the model minority myth means Asian racial identity may carry both benefits and costs </w:t>
      </w:r>
      <w:r>
        <w:rPr>
          <w:w w:val="110"/>
        </w:rPr>
        <w:lastRenderedPageBreak/>
        <w:t xml:space="preserve">depending on context (Meng and Gregory </w:t>
      </w:r>
      <w:ins w:id="115" w:author="Hussain Hadah" w:date="2026-10-25T19:29:00Z" w16du:dateUtc="2026-10-25T23:29:00Z">
        <w:r w:rsidR="00665139">
          <w:rPr>
            <w:color w:val="0000FF"/>
          </w:rPr>
          <w:t>2005</w:t>
        </w:r>
        <w:r w:rsidR="00665139">
          <w:t>).</w:t>
        </w:r>
      </w:ins>
      <w:del w:id="116" w:author="Hussain Hadah" w:date="2026-10-25T19:29:00Z" w16du:dateUtc="2026-10-25T23:29:00Z">
        <w:r w:rsidR="00E746E6">
          <w:fldChar w:fldCharType="begin"/>
        </w:r>
        <w:r w:rsidR="00E746E6">
          <w:delInstrText>HYPERLINK \l "_bookmark59"</w:delInstrText>
        </w:r>
        <w:r w:rsidR="00E746E6">
          <w:fldChar w:fldCharType="separate"/>
        </w:r>
        <w:r w:rsidR="00E746E6">
          <w:rPr>
            <w:color w:val="0000FF"/>
            <w:w w:val="110"/>
          </w:rPr>
          <w:delText>2005</w:delText>
        </w:r>
        <w:r w:rsidR="00E746E6">
          <w:fldChar w:fldCharType="end"/>
        </w:r>
        <w:r>
          <w:rPr>
            <w:w w:val="110"/>
          </w:rPr>
          <w:delText>).</w:delText>
        </w:r>
      </w:del>
    </w:p>
    <w:p w14:paraId="643B7911" w14:textId="77777777" w:rsidR="00E746E6" w:rsidRDefault="00E746E6">
      <w:pPr>
        <w:pStyle w:val="BodyText"/>
        <w:spacing w:line="415" w:lineRule="auto"/>
        <w:jc w:val="both"/>
        <w:rPr>
          <w:del w:id="117" w:author="Hussain Hadah" w:date="2026-10-25T19:29:00Z" w16du:dateUtc="2026-10-25T23:29:00Z"/>
        </w:rPr>
        <w:sectPr w:rsidR="00E746E6">
          <w:pgSz w:w="12240" w:h="15840"/>
          <w:pgMar w:top="1820" w:right="1440" w:bottom="2460" w:left="1800" w:header="0" w:footer="2279" w:gutter="0"/>
          <w:cols w:space="720"/>
        </w:sectPr>
      </w:pPr>
    </w:p>
    <w:p w14:paraId="58A07AEF" w14:textId="77777777" w:rsidR="00E746E6" w:rsidRDefault="000245FA">
      <w:pPr>
        <w:pStyle w:val="BodyText"/>
        <w:spacing w:before="96" w:line="415" w:lineRule="auto"/>
        <w:ind w:left="36" w:right="393" w:firstLine="351"/>
        <w:jc w:val="both"/>
      </w:pPr>
      <w:r>
        <w:rPr>
          <w:w w:val="110"/>
        </w:rPr>
        <w:lastRenderedPageBreak/>
        <w:t xml:space="preserve">This paper most closely relates to recent economic research on racial </w:t>
      </w:r>
      <w:ins w:id="118" w:author="Hussain Hadah" w:date="2026-10-25T19:29:00Z" w16du:dateUtc="2026-10-25T23:29:00Z">
        <w:r w:rsidR="00665139">
          <w:t>identity</w:t>
        </w:r>
      </w:ins>
      <w:del w:id="119" w:author="Hussain Hadah" w:date="2026-10-25T19:29:00Z" w16du:dateUtc="2026-10-25T23:29:00Z">
        <w:r>
          <w:rPr>
            <w:w w:val="110"/>
          </w:rPr>
          <w:delText>iden-tity</w:delText>
        </w:r>
      </w:del>
      <w:r>
        <w:rPr>
          <w:spacing w:val="-4"/>
          <w:w w:val="110"/>
        </w:rPr>
        <w:t xml:space="preserve"> </w:t>
      </w:r>
      <w:r>
        <w:rPr>
          <w:w w:val="110"/>
        </w:rPr>
        <w:t>fluidity</w:t>
      </w:r>
      <w:r>
        <w:rPr>
          <w:spacing w:val="-4"/>
          <w:w w:val="110"/>
        </w:rPr>
        <w:t xml:space="preserve"> </w:t>
      </w:r>
      <w:r>
        <w:rPr>
          <w:w w:val="110"/>
        </w:rPr>
        <w:t>(Antman</w:t>
      </w:r>
      <w:r>
        <w:rPr>
          <w:spacing w:val="-4"/>
          <w:w w:val="110"/>
        </w:rPr>
        <w:t xml:space="preserve"> </w:t>
      </w:r>
      <w:r>
        <w:rPr>
          <w:w w:val="110"/>
        </w:rPr>
        <w:t>and</w:t>
      </w:r>
      <w:r>
        <w:rPr>
          <w:spacing w:val="-4"/>
          <w:w w:val="110"/>
        </w:rPr>
        <w:t xml:space="preserve"> </w:t>
      </w:r>
      <w:r>
        <w:rPr>
          <w:w w:val="110"/>
        </w:rPr>
        <w:t>Duncan</w:t>
      </w:r>
      <w:r>
        <w:rPr>
          <w:spacing w:val="-4"/>
          <w:w w:val="110"/>
        </w:rPr>
        <w:t xml:space="preserve"> </w:t>
      </w:r>
      <w:ins w:id="120" w:author="Hussain Hadah" w:date="2026-10-25T19:29:00Z" w16du:dateUtc="2026-10-25T23:29:00Z">
        <w:r w:rsidR="00665139">
          <w:rPr>
            <w:color w:val="0000FF"/>
          </w:rPr>
          <w:t>2015</w:t>
        </w:r>
        <w:r w:rsidR="00665139">
          <w:t xml:space="preserve">, </w:t>
        </w:r>
        <w:r w:rsidR="00665139">
          <w:rPr>
            <w:color w:val="0000FF"/>
          </w:rPr>
          <w:t>2021</w:t>
        </w:r>
        <w:r w:rsidR="00665139">
          <w:t>;</w:t>
        </w:r>
      </w:ins>
      <w:del w:id="121" w:author="Hussain Hadah" w:date="2026-10-25T19:29:00Z" w16du:dateUtc="2026-10-25T23:29:00Z">
        <w:r w:rsidR="00E746E6">
          <w:fldChar w:fldCharType="begin"/>
        </w:r>
        <w:r w:rsidR="00E746E6">
          <w:delInstrText>HYPERLINK \l "_bookmark20"</w:delInstrText>
        </w:r>
        <w:r w:rsidR="00E746E6">
          <w:fldChar w:fldCharType="separate"/>
        </w:r>
        <w:r w:rsidR="00E746E6">
          <w:rPr>
            <w:color w:val="0000FF"/>
            <w:w w:val="110"/>
          </w:rPr>
          <w:delText>2015</w:delText>
        </w:r>
        <w:r w:rsidR="00E746E6">
          <w:fldChar w:fldCharType="end"/>
        </w:r>
        <w:r>
          <w:rPr>
            <w:w w:val="110"/>
          </w:rPr>
          <w:delText xml:space="preserve">, </w:delText>
        </w:r>
        <w:r w:rsidR="00E746E6">
          <w:fldChar w:fldCharType="begin"/>
        </w:r>
        <w:r w:rsidR="00E746E6">
          <w:delInstrText>HYPERLINK \l "_bookmark21"</w:delInstrText>
        </w:r>
        <w:r w:rsidR="00E746E6">
          <w:fldChar w:fldCharType="separate"/>
        </w:r>
        <w:r w:rsidR="00E746E6">
          <w:rPr>
            <w:color w:val="0000FF"/>
            <w:w w:val="110"/>
          </w:rPr>
          <w:delText>2021</w:delText>
        </w:r>
        <w:r w:rsidR="00E746E6">
          <w:fldChar w:fldCharType="end"/>
        </w:r>
        <w:r>
          <w:rPr>
            <w:w w:val="110"/>
          </w:rPr>
          <w:delText>;</w:delText>
        </w:r>
      </w:del>
      <w:r>
        <w:rPr>
          <w:w w:val="110"/>
        </w:rPr>
        <w:t xml:space="preserve"> Antman, Duncan, and</w:t>
      </w:r>
      <w:r>
        <w:rPr>
          <w:spacing w:val="-4"/>
          <w:w w:val="110"/>
        </w:rPr>
        <w:t xml:space="preserve"> </w:t>
      </w:r>
      <w:r>
        <w:rPr>
          <w:w w:val="110"/>
        </w:rPr>
        <w:t>Trejo</w:t>
      </w:r>
      <w:r>
        <w:rPr>
          <w:spacing w:val="-4"/>
          <w:w w:val="110"/>
        </w:rPr>
        <w:t xml:space="preserve"> </w:t>
      </w:r>
      <w:ins w:id="122" w:author="Hussain Hadah" w:date="2026-10-25T19:29:00Z" w16du:dateUtc="2026-10-25T23:29:00Z">
        <w:r w:rsidR="00665139">
          <w:rPr>
            <w:color w:val="0000FF"/>
          </w:rPr>
          <w:t>2016</w:t>
        </w:r>
        <w:r w:rsidR="00665139">
          <w:t>;</w:t>
        </w:r>
      </w:ins>
      <w:del w:id="123" w:author="Hussain Hadah" w:date="2026-10-25T19:29:00Z" w16du:dateUtc="2026-10-25T23:29:00Z">
        <w:r w:rsidR="00E746E6">
          <w:fldChar w:fldCharType="begin"/>
        </w:r>
        <w:r w:rsidR="00E746E6">
          <w:delInstrText>HYPERLINK \l "_bookmark22"</w:delInstrText>
        </w:r>
        <w:r w:rsidR="00E746E6">
          <w:fldChar w:fldCharType="separate"/>
        </w:r>
        <w:r w:rsidR="00E746E6">
          <w:rPr>
            <w:color w:val="0000FF"/>
            <w:w w:val="110"/>
          </w:rPr>
          <w:delText>2016</w:delText>
        </w:r>
        <w:r w:rsidR="00E746E6">
          <w:fldChar w:fldCharType="end"/>
        </w:r>
        <w:r>
          <w:rPr>
            <w:w w:val="110"/>
          </w:rPr>
          <w:delText>;</w:delText>
        </w:r>
      </w:del>
      <w:r>
        <w:rPr>
          <w:w w:val="110"/>
        </w:rPr>
        <w:t xml:space="preserve"> Hadah </w:t>
      </w:r>
      <w:ins w:id="124" w:author="Hussain Hadah" w:date="2026-10-25T19:29:00Z" w16du:dateUtc="2026-10-25T23:29:00Z">
        <w:r w:rsidR="00665139">
          <w:rPr>
            <w:color w:val="0000FF"/>
          </w:rPr>
          <w:t>2024</w:t>
        </w:r>
        <w:r w:rsidR="00665139">
          <w:t>).</w:t>
        </w:r>
      </w:ins>
      <w:del w:id="125" w:author="Hussain Hadah" w:date="2026-10-25T19:29:00Z" w16du:dateUtc="2026-10-25T23:29:00Z">
        <w:r w:rsidR="00E746E6">
          <w:fldChar w:fldCharType="begin"/>
        </w:r>
        <w:r w:rsidR="00E746E6">
          <w:delInstrText>HYPERLINK \l "_bookmark53"</w:delInstrText>
        </w:r>
        <w:r w:rsidR="00E746E6">
          <w:fldChar w:fldCharType="separate"/>
        </w:r>
        <w:r w:rsidR="00E746E6">
          <w:rPr>
            <w:color w:val="0000FF"/>
            <w:w w:val="110"/>
          </w:rPr>
          <w:delText>2024</w:delText>
        </w:r>
        <w:r w:rsidR="00E746E6">
          <w:fldChar w:fldCharType="end"/>
        </w:r>
        <w:r>
          <w:rPr>
            <w:w w:val="110"/>
          </w:rPr>
          <w:delText>).</w:delText>
        </w:r>
      </w:del>
      <w:r>
        <w:rPr>
          <w:spacing w:val="40"/>
          <w:w w:val="110"/>
        </w:rPr>
        <w:t xml:space="preserve"> </w:t>
      </w:r>
      <w:r>
        <w:rPr>
          <w:w w:val="110"/>
        </w:rPr>
        <w:t xml:space="preserve">While previous work focused primarily on Hispanic ethnic </w:t>
      </w:r>
      <w:ins w:id="126" w:author="Hussain Hadah" w:date="2026-10-25T19:29:00Z" w16du:dateUtc="2026-10-25T23:29:00Z">
        <w:r w:rsidR="00665139">
          <w:t>attrition</w:t>
        </w:r>
      </w:ins>
      <w:del w:id="127" w:author="Hussain Hadah" w:date="2026-10-25T19:29:00Z" w16du:dateUtc="2026-10-25T23:29:00Z">
        <w:r>
          <w:rPr>
            <w:w w:val="110"/>
          </w:rPr>
          <w:delText>attri-tion</w:delText>
        </w:r>
      </w:del>
      <w:r>
        <w:rPr>
          <w:w w:val="110"/>
        </w:rPr>
        <w:t>, Asian American identity choices operate through different mechanisms due to distinct stereotypes, discrimination patterns, and socioeconomic profiles.</w:t>
      </w:r>
    </w:p>
    <w:p w14:paraId="1F990309" w14:textId="77777777" w:rsidR="00E746E6" w:rsidRDefault="00E746E6">
      <w:pPr>
        <w:pStyle w:val="BodyText"/>
        <w:spacing w:before="273"/>
        <w:rPr>
          <w:del w:id="128" w:author="Hussain Hadah" w:date="2026-10-25T19:29:00Z" w16du:dateUtc="2026-10-25T23:29:00Z"/>
        </w:rPr>
      </w:pPr>
    </w:p>
    <w:p w14:paraId="4C162C70" w14:textId="77777777" w:rsidR="00E746E6" w:rsidRDefault="000245FA">
      <w:pPr>
        <w:pStyle w:val="Heading2"/>
        <w:numPr>
          <w:ilvl w:val="0"/>
          <w:numId w:val="8"/>
        </w:numPr>
        <w:tabs>
          <w:tab w:val="left" w:pos="552"/>
        </w:tabs>
        <w:spacing w:before="1"/>
        <w:ind w:hanging="516"/>
      </w:pPr>
      <w:bookmarkStart w:id="129" w:name="Theoretical_Framework"/>
      <w:bookmarkEnd w:id="129"/>
      <w:r>
        <w:rPr>
          <w:w w:val="105"/>
        </w:rPr>
        <w:t>Theoretical</w:t>
      </w:r>
      <w:r>
        <w:rPr>
          <w:spacing w:val="29"/>
          <w:w w:val="105"/>
        </w:rPr>
        <w:t xml:space="preserve"> </w:t>
      </w:r>
      <w:r>
        <w:rPr>
          <w:spacing w:val="-2"/>
          <w:w w:val="105"/>
        </w:rPr>
        <w:t>Framework</w:t>
      </w:r>
    </w:p>
    <w:p w14:paraId="09B3990F" w14:textId="77777777" w:rsidR="00E746E6" w:rsidRDefault="00E746E6">
      <w:pPr>
        <w:pStyle w:val="BodyText"/>
        <w:spacing w:before="47"/>
        <w:rPr>
          <w:del w:id="130" w:author="Hussain Hadah" w:date="2026-10-25T19:29:00Z" w16du:dateUtc="2026-10-25T23:29:00Z"/>
          <w:b/>
          <w:sz w:val="34"/>
        </w:rPr>
      </w:pPr>
    </w:p>
    <w:p w14:paraId="4A039C28" w14:textId="77777777" w:rsidR="00E746E6" w:rsidRDefault="000245FA">
      <w:pPr>
        <w:pStyle w:val="BodyText"/>
        <w:spacing w:line="415" w:lineRule="auto"/>
        <w:ind w:left="36" w:right="393" w:firstLine="351"/>
        <w:jc w:val="both"/>
      </w:pPr>
      <w:r>
        <w:rPr>
          <w:w w:val="110"/>
        </w:rPr>
        <w:t>I</w:t>
      </w:r>
      <w:r>
        <w:rPr>
          <w:spacing w:val="-8"/>
          <w:w w:val="110"/>
        </w:rPr>
        <w:t xml:space="preserve"> </w:t>
      </w:r>
      <w:r>
        <w:rPr>
          <w:w w:val="110"/>
        </w:rPr>
        <w:t>develop</w:t>
      </w:r>
      <w:r>
        <w:rPr>
          <w:spacing w:val="-8"/>
          <w:w w:val="110"/>
        </w:rPr>
        <w:t xml:space="preserve"> </w:t>
      </w:r>
      <w:r>
        <w:rPr>
          <w:w w:val="110"/>
        </w:rPr>
        <w:t>a</w:t>
      </w:r>
      <w:r>
        <w:rPr>
          <w:spacing w:val="-8"/>
          <w:w w:val="110"/>
        </w:rPr>
        <w:t xml:space="preserve"> </w:t>
      </w:r>
      <w:r>
        <w:rPr>
          <w:w w:val="110"/>
        </w:rPr>
        <w:t>theoretical</w:t>
      </w:r>
      <w:r>
        <w:rPr>
          <w:spacing w:val="-8"/>
          <w:w w:val="110"/>
        </w:rPr>
        <w:t xml:space="preserve"> </w:t>
      </w:r>
      <w:r>
        <w:rPr>
          <w:w w:val="110"/>
        </w:rPr>
        <w:t>framework</w:t>
      </w:r>
      <w:r>
        <w:rPr>
          <w:spacing w:val="-9"/>
          <w:w w:val="110"/>
        </w:rPr>
        <w:t xml:space="preserve"> </w:t>
      </w:r>
      <w:r>
        <w:rPr>
          <w:w w:val="110"/>
        </w:rPr>
        <w:t>for</w:t>
      </w:r>
      <w:r>
        <w:rPr>
          <w:spacing w:val="-8"/>
          <w:w w:val="110"/>
        </w:rPr>
        <w:t xml:space="preserve"> </w:t>
      </w:r>
      <w:r>
        <w:rPr>
          <w:w w:val="110"/>
        </w:rPr>
        <w:t>understanding</w:t>
      </w:r>
      <w:r>
        <w:rPr>
          <w:spacing w:val="-9"/>
          <w:w w:val="110"/>
        </w:rPr>
        <w:t xml:space="preserve"> </w:t>
      </w:r>
      <w:r>
        <w:rPr>
          <w:w w:val="110"/>
        </w:rPr>
        <w:t>racial</w:t>
      </w:r>
      <w:r>
        <w:rPr>
          <w:spacing w:val="-8"/>
          <w:w w:val="110"/>
        </w:rPr>
        <w:t xml:space="preserve"> </w:t>
      </w:r>
      <w:r>
        <w:rPr>
          <w:w w:val="110"/>
        </w:rPr>
        <w:t>identity</w:t>
      </w:r>
      <w:r>
        <w:rPr>
          <w:spacing w:val="-9"/>
          <w:w w:val="110"/>
        </w:rPr>
        <w:t xml:space="preserve"> </w:t>
      </w:r>
      <w:r>
        <w:rPr>
          <w:w w:val="110"/>
        </w:rPr>
        <w:t>choice</w:t>
      </w:r>
      <w:r>
        <w:rPr>
          <w:spacing w:val="-8"/>
          <w:w w:val="110"/>
        </w:rPr>
        <w:t xml:space="preserve"> </w:t>
      </w:r>
      <w:r>
        <w:rPr>
          <w:w w:val="110"/>
        </w:rPr>
        <w:t xml:space="preserve">that extends Akerlof and Kranton </w:t>
      </w:r>
      <w:ins w:id="131" w:author="Hussain Hadah" w:date="2026-10-25T19:29:00Z" w16du:dateUtc="2026-10-25T23:29:00Z">
        <w:r w:rsidR="00665139">
          <w:t>(</w:t>
        </w:r>
        <w:r w:rsidR="00665139">
          <w:rPr>
            <w:color w:val="0000FF"/>
          </w:rPr>
          <w:t>2000</w:t>
        </w:r>
        <w:r w:rsidR="00665139">
          <w:t>)</w:t>
        </w:r>
      </w:ins>
      <w:del w:id="132" w:author="Hussain Hadah" w:date="2026-10-25T19:29:00Z" w16du:dateUtc="2026-10-25T23:29:00Z">
        <w:r>
          <w:rPr>
            <w:w w:val="110"/>
          </w:rPr>
          <w:delText>(</w:delText>
        </w:r>
        <w:r w:rsidR="00E746E6">
          <w:fldChar w:fldCharType="begin"/>
        </w:r>
        <w:r w:rsidR="00E746E6">
          <w:delInstrText>HYPERLINK \l "_bookmark17"</w:delInstrText>
        </w:r>
        <w:r w:rsidR="00E746E6">
          <w:fldChar w:fldCharType="separate"/>
        </w:r>
        <w:r w:rsidR="00E746E6">
          <w:rPr>
            <w:color w:val="0000FF"/>
            <w:w w:val="110"/>
          </w:rPr>
          <w:delText>2000</w:delText>
        </w:r>
        <w:r w:rsidR="00E746E6">
          <w:fldChar w:fldCharType="end"/>
        </w:r>
        <w:r>
          <w:rPr>
            <w:w w:val="110"/>
          </w:rPr>
          <w:delText>)</w:delText>
        </w:r>
      </w:del>
      <w:r>
        <w:rPr>
          <w:w w:val="110"/>
        </w:rPr>
        <w:t xml:space="preserve"> to incorporate stereotype-specific costs and benefits.</w:t>
      </w:r>
      <w:r>
        <w:rPr>
          <w:spacing w:val="40"/>
          <w:w w:val="110"/>
        </w:rPr>
        <w:t xml:space="preserve"> </w:t>
      </w:r>
      <w:r>
        <w:rPr>
          <w:w w:val="110"/>
        </w:rPr>
        <w:t xml:space="preserve">Unlike generic minority identification models, this framework </w:t>
      </w:r>
      <w:ins w:id="133" w:author="Hussain Hadah" w:date="2026-10-25T19:29:00Z" w16du:dateUtc="2026-10-25T23:29:00Z">
        <w:r w:rsidR="00665139">
          <w:t>recognizes</w:t>
        </w:r>
      </w:ins>
      <w:del w:id="134" w:author="Hussain Hadah" w:date="2026-10-25T19:29:00Z" w16du:dateUtc="2026-10-25T23:29:00Z">
        <w:r>
          <w:rPr>
            <w:w w:val="110"/>
          </w:rPr>
          <w:delText>recog-nizes</w:delText>
        </w:r>
      </w:del>
      <w:r>
        <w:rPr>
          <w:spacing w:val="-11"/>
          <w:w w:val="110"/>
        </w:rPr>
        <w:t xml:space="preserve"> </w:t>
      </w:r>
      <w:r>
        <w:rPr>
          <w:w w:val="110"/>
        </w:rPr>
        <w:t>that</w:t>
      </w:r>
      <w:r>
        <w:rPr>
          <w:spacing w:val="-11"/>
          <w:w w:val="110"/>
        </w:rPr>
        <w:t xml:space="preserve"> </w:t>
      </w:r>
      <w:r>
        <w:rPr>
          <w:w w:val="110"/>
        </w:rPr>
        <w:t>Asian</w:t>
      </w:r>
      <w:r>
        <w:rPr>
          <w:spacing w:val="-11"/>
          <w:w w:val="110"/>
        </w:rPr>
        <w:t xml:space="preserve"> </w:t>
      </w:r>
      <w:r>
        <w:rPr>
          <w:w w:val="110"/>
        </w:rPr>
        <w:t>Americans</w:t>
      </w:r>
      <w:r>
        <w:rPr>
          <w:spacing w:val="-11"/>
          <w:w w:val="110"/>
        </w:rPr>
        <w:t xml:space="preserve"> </w:t>
      </w:r>
      <w:r>
        <w:rPr>
          <w:w w:val="110"/>
        </w:rPr>
        <w:t>face</w:t>
      </w:r>
      <w:r>
        <w:rPr>
          <w:spacing w:val="-11"/>
          <w:w w:val="110"/>
        </w:rPr>
        <w:t xml:space="preserve"> </w:t>
      </w:r>
      <w:r>
        <w:rPr>
          <w:w w:val="110"/>
        </w:rPr>
        <w:t>unique</w:t>
      </w:r>
      <w:r>
        <w:rPr>
          <w:spacing w:val="-11"/>
          <w:w w:val="110"/>
        </w:rPr>
        <w:t xml:space="preserve"> </w:t>
      </w:r>
      <w:r>
        <w:rPr>
          <w:w w:val="110"/>
        </w:rPr>
        <w:t>utility</w:t>
      </w:r>
      <w:r>
        <w:rPr>
          <w:spacing w:val="-11"/>
          <w:w w:val="110"/>
        </w:rPr>
        <w:t xml:space="preserve"> </w:t>
      </w:r>
      <w:r>
        <w:rPr>
          <w:w w:val="110"/>
        </w:rPr>
        <w:t>trade-offs</w:t>
      </w:r>
      <w:r>
        <w:rPr>
          <w:spacing w:val="-11"/>
          <w:w w:val="110"/>
        </w:rPr>
        <w:t xml:space="preserve"> </w:t>
      </w:r>
      <w:r>
        <w:rPr>
          <w:w w:val="110"/>
        </w:rPr>
        <w:t>where</w:t>
      </w:r>
      <w:r>
        <w:rPr>
          <w:spacing w:val="-11"/>
          <w:w w:val="110"/>
        </w:rPr>
        <w:t xml:space="preserve"> </w:t>
      </w:r>
      <w:r>
        <w:rPr>
          <w:w w:val="110"/>
        </w:rPr>
        <w:t>racial</w:t>
      </w:r>
      <w:r>
        <w:rPr>
          <w:spacing w:val="-11"/>
          <w:w w:val="110"/>
        </w:rPr>
        <w:t xml:space="preserve"> </w:t>
      </w:r>
      <w:r>
        <w:rPr>
          <w:w w:val="110"/>
        </w:rPr>
        <w:t>identity</w:t>
      </w:r>
      <w:r>
        <w:rPr>
          <w:spacing w:val="-11"/>
          <w:w w:val="110"/>
        </w:rPr>
        <w:t xml:space="preserve"> </w:t>
      </w:r>
      <w:r>
        <w:rPr>
          <w:w w:val="110"/>
        </w:rPr>
        <w:t>can signal both positive attributes (academic achievement, work ethic) and negative characteristics (foreignness, social exclusion).</w:t>
      </w:r>
    </w:p>
    <w:p w14:paraId="078A7DDB" w14:textId="77777777" w:rsidR="00E746E6" w:rsidRDefault="000245FA">
      <w:pPr>
        <w:pStyle w:val="BodyText"/>
        <w:spacing w:before="3" w:line="412" w:lineRule="auto"/>
        <w:ind w:left="36" w:right="393" w:firstLine="351"/>
        <w:jc w:val="both"/>
      </w:pPr>
      <w:r>
        <w:rPr>
          <w:w w:val="110"/>
        </w:rPr>
        <w:t>Formally,</w:t>
      </w:r>
      <w:r>
        <w:rPr>
          <w:spacing w:val="-17"/>
          <w:w w:val="110"/>
        </w:rPr>
        <w:t xml:space="preserve"> </w:t>
      </w:r>
      <w:r>
        <w:rPr>
          <w:w w:val="110"/>
        </w:rPr>
        <w:t>individual</w:t>
      </w:r>
      <w:r>
        <w:rPr>
          <w:spacing w:val="-16"/>
          <w:w w:val="110"/>
        </w:rPr>
        <w:t xml:space="preserve"> </w:t>
      </w:r>
      <w:r>
        <w:rPr>
          <w:w w:val="110"/>
        </w:rPr>
        <w:t>i</w:t>
      </w:r>
      <w:r>
        <w:rPr>
          <w:spacing w:val="-17"/>
          <w:w w:val="110"/>
        </w:rPr>
        <w:t xml:space="preserve"> </w:t>
      </w:r>
      <w:r>
        <w:rPr>
          <w:w w:val="110"/>
        </w:rPr>
        <w:t>belongs</w:t>
      </w:r>
      <w:r>
        <w:rPr>
          <w:spacing w:val="-16"/>
          <w:w w:val="110"/>
        </w:rPr>
        <w:t xml:space="preserve"> </w:t>
      </w:r>
      <w:r>
        <w:rPr>
          <w:w w:val="110"/>
        </w:rPr>
        <w:t>to</w:t>
      </w:r>
      <w:r>
        <w:rPr>
          <w:spacing w:val="-7"/>
          <w:w w:val="110"/>
        </w:rPr>
        <w:t xml:space="preserve"> </w:t>
      </w:r>
      <w:r>
        <w:rPr>
          <w:w w:val="110"/>
        </w:rPr>
        <w:t>racial</w:t>
      </w:r>
      <w:r>
        <w:rPr>
          <w:spacing w:val="-3"/>
          <w:w w:val="110"/>
        </w:rPr>
        <w:t xml:space="preserve"> </w:t>
      </w:r>
      <w:r>
        <w:rPr>
          <w:w w:val="110"/>
        </w:rPr>
        <w:t>group</w:t>
      </w:r>
      <w:r>
        <w:rPr>
          <w:spacing w:val="-3"/>
          <w:w w:val="110"/>
        </w:rPr>
        <w:t xml:space="preserve"> </w:t>
      </w:r>
      <w:r>
        <w:rPr>
          <w:w w:val="110"/>
        </w:rPr>
        <w:t>r</w:t>
      </w:r>
      <w:r>
        <w:rPr>
          <w:w w:val="110"/>
          <w:vertAlign w:val="subscript"/>
        </w:rPr>
        <w:t>i</w:t>
      </w:r>
      <w:r>
        <w:rPr>
          <w:spacing w:val="16"/>
          <w:w w:val="110"/>
        </w:rPr>
        <w:t xml:space="preserve"> </w:t>
      </w:r>
      <w:r>
        <w:rPr>
          <w:rFonts w:ascii="Menlo" w:hAnsi="Menlo"/>
          <w:i/>
          <w:w w:val="110"/>
        </w:rPr>
        <w:t>∈</w:t>
      </w:r>
      <w:r>
        <w:rPr>
          <w:rFonts w:ascii="Menlo" w:hAnsi="Menlo"/>
          <w:i/>
          <w:spacing w:val="-40"/>
          <w:w w:val="110"/>
        </w:rPr>
        <w:t xml:space="preserve"> </w:t>
      </w:r>
      <w:r>
        <w:rPr>
          <w:rFonts w:ascii="Arial" w:hAnsi="Arial"/>
          <w:w w:val="110"/>
        </w:rPr>
        <w:t>{</w:t>
      </w:r>
      <w:r>
        <w:rPr>
          <w:w w:val="110"/>
        </w:rPr>
        <w:t>A,</w:t>
      </w:r>
      <w:r>
        <w:rPr>
          <w:spacing w:val="-17"/>
          <w:w w:val="110"/>
        </w:rPr>
        <w:t xml:space="preserve"> </w:t>
      </w:r>
      <w:r>
        <w:rPr>
          <w:w w:val="110"/>
        </w:rPr>
        <w:t>W</w:t>
      </w:r>
      <w:r>
        <w:rPr>
          <w:rFonts w:ascii="Arial" w:hAnsi="Arial"/>
          <w:w w:val="110"/>
        </w:rPr>
        <w:t>}</w:t>
      </w:r>
      <w:r>
        <w:rPr>
          <w:w w:val="110"/>
        </w:rPr>
        <w:t>,</w:t>
      </w:r>
      <w:r>
        <w:rPr>
          <w:spacing w:val="-3"/>
          <w:w w:val="110"/>
        </w:rPr>
        <w:t xml:space="preserve"> </w:t>
      </w:r>
      <w:r>
        <w:rPr>
          <w:w w:val="110"/>
        </w:rPr>
        <w:t>where</w:t>
      </w:r>
      <w:r>
        <w:rPr>
          <w:spacing w:val="-3"/>
          <w:w w:val="110"/>
        </w:rPr>
        <w:t xml:space="preserve"> </w:t>
      </w:r>
      <w:r>
        <w:rPr>
          <w:w w:val="110"/>
        </w:rPr>
        <w:t>A</w:t>
      </w:r>
      <w:r>
        <w:rPr>
          <w:spacing w:val="-3"/>
          <w:w w:val="110"/>
        </w:rPr>
        <w:t xml:space="preserve"> </w:t>
      </w:r>
      <w:r>
        <w:rPr>
          <w:w w:val="110"/>
        </w:rPr>
        <w:t>represents Asian</w:t>
      </w:r>
      <w:r>
        <w:rPr>
          <w:spacing w:val="-11"/>
          <w:w w:val="110"/>
        </w:rPr>
        <w:t xml:space="preserve"> </w:t>
      </w:r>
      <w:r>
        <w:rPr>
          <w:w w:val="110"/>
        </w:rPr>
        <w:t>and</w:t>
      </w:r>
      <w:r>
        <w:rPr>
          <w:spacing w:val="-11"/>
          <w:w w:val="110"/>
        </w:rPr>
        <w:t xml:space="preserve"> </w:t>
      </w:r>
      <w:r>
        <w:rPr>
          <w:w w:val="110"/>
        </w:rPr>
        <w:t>W represents</w:t>
      </w:r>
      <w:r>
        <w:rPr>
          <w:spacing w:val="-11"/>
          <w:w w:val="110"/>
        </w:rPr>
        <w:t xml:space="preserve"> </w:t>
      </w:r>
      <w:r>
        <w:rPr>
          <w:w w:val="110"/>
        </w:rPr>
        <w:t>White. Agent</w:t>
      </w:r>
      <w:r>
        <w:rPr>
          <w:spacing w:val="-8"/>
          <w:w w:val="110"/>
        </w:rPr>
        <w:t xml:space="preserve"> </w:t>
      </w:r>
      <w:r>
        <w:rPr>
          <w:w w:val="110"/>
        </w:rPr>
        <w:t>i’s</w:t>
      </w:r>
      <w:r>
        <w:rPr>
          <w:spacing w:val="-11"/>
          <w:w w:val="110"/>
        </w:rPr>
        <w:t xml:space="preserve"> </w:t>
      </w:r>
      <w:r>
        <w:rPr>
          <w:w w:val="110"/>
        </w:rPr>
        <w:t>utility</w:t>
      </w:r>
      <w:r>
        <w:rPr>
          <w:spacing w:val="-11"/>
          <w:w w:val="110"/>
        </w:rPr>
        <w:t xml:space="preserve"> </w:t>
      </w:r>
      <w:r>
        <w:rPr>
          <w:w w:val="110"/>
        </w:rPr>
        <w:t>depends</w:t>
      </w:r>
      <w:r>
        <w:rPr>
          <w:spacing w:val="-11"/>
          <w:w w:val="110"/>
        </w:rPr>
        <w:t xml:space="preserve"> </w:t>
      </w:r>
      <w:r>
        <w:rPr>
          <w:w w:val="110"/>
        </w:rPr>
        <w:t>on</w:t>
      </w:r>
      <w:r>
        <w:rPr>
          <w:spacing w:val="-11"/>
          <w:w w:val="110"/>
        </w:rPr>
        <w:t xml:space="preserve"> </w:t>
      </w:r>
      <w:r>
        <w:rPr>
          <w:w w:val="110"/>
        </w:rPr>
        <w:t>their</w:t>
      </w:r>
      <w:r>
        <w:rPr>
          <w:spacing w:val="-11"/>
          <w:w w:val="110"/>
        </w:rPr>
        <w:t xml:space="preserve"> </w:t>
      </w:r>
      <w:r>
        <w:rPr>
          <w:w w:val="110"/>
        </w:rPr>
        <w:t>actions</w:t>
      </w:r>
      <w:r>
        <w:rPr>
          <w:spacing w:val="-11"/>
          <w:w w:val="110"/>
        </w:rPr>
        <w:t xml:space="preserve"> </w:t>
      </w:r>
      <w:r>
        <w:rPr>
          <w:w w:val="110"/>
        </w:rPr>
        <w:t>and</w:t>
      </w:r>
      <w:r>
        <w:rPr>
          <w:spacing w:val="-11"/>
          <w:w w:val="110"/>
        </w:rPr>
        <w:t xml:space="preserve"> </w:t>
      </w:r>
      <w:r>
        <w:rPr>
          <w:w w:val="110"/>
        </w:rPr>
        <w:t>how those actions interact with their chosen racial identity I</w:t>
      </w:r>
      <w:r>
        <w:rPr>
          <w:w w:val="110"/>
          <w:vertAlign w:val="subscript"/>
        </w:rPr>
        <w:t>i</w:t>
      </w:r>
      <w:r>
        <w:rPr>
          <w:w w:val="110"/>
        </w:rPr>
        <w:t>:</w:t>
      </w:r>
    </w:p>
    <w:p w14:paraId="670AED6F" w14:textId="77777777" w:rsidR="00E746E6" w:rsidRDefault="00665139">
      <w:pPr>
        <w:pStyle w:val="BodyText"/>
        <w:spacing w:before="205"/>
        <w:rPr>
          <w:del w:id="135" w:author="Hussain Hadah" w:date="2026-10-25T19:29:00Z" w16du:dateUtc="2026-10-25T23:29:00Z"/>
        </w:rPr>
      </w:pPr>
      <w:ins w:id="136" w:author="Hussain Hadah" w:date="2026-10-25T19:29:00Z" w16du:dateUtc="2026-10-25T23:29:00Z">
        <w:r>
          <w:rPr>
            <w:sz w:val="22"/>
          </w:rPr>
          <w:tab/>
        </w:r>
      </w:ins>
    </w:p>
    <w:p w14:paraId="2943A1FA" w14:textId="77777777" w:rsidR="00E746E6" w:rsidRDefault="000245FA">
      <w:pPr>
        <w:tabs>
          <w:tab w:val="left" w:pos="8325"/>
        </w:tabs>
        <w:ind w:left="3338"/>
        <w:rPr>
          <w:del w:id="137" w:author="Hussain Hadah" w:date="2026-10-25T19:29:00Z" w16du:dateUtc="2026-10-25T23:29:00Z"/>
          <w:sz w:val="24"/>
        </w:rPr>
      </w:pPr>
      <w:r>
        <w:rPr>
          <w:w w:val="120"/>
          <w:sz w:val="24"/>
        </w:rPr>
        <w:t>U</w:t>
      </w:r>
      <w:r>
        <w:rPr>
          <w:w w:val="120"/>
          <w:sz w:val="24"/>
          <w:vertAlign w:val="subscript"/>
        </w:rPr>
        <w:t>i</w:t>
      </w:r>
      <w:r>
        <w:rPr>
          <w:spacing w:val="13"/>
          <w:w w:val="120"/>
          <w:sz w:val="24"/>
        </w:rPr>
        <w:t xml:space="preserve"> </w:t>
      </w:r>
      <w:r>
        <w:rPr>
          <w:rFonts w:ascii="Arial" w:hAnsi="Arial"/>
          <w:w w:val="120"/>
          <w:sz w:val="24"/>
        </w:rPr>
        <w:t>=</w:t>
      </w:r>
      <w:r>
        <w:rPr>
          <w:rFonts w:ascii="Arial" w:hAnsi="Arial"/>
          <w:spacing w:val="-6"/>
          <w:w w:val="120"/>
          <w:sz w:val="24"/>
        </w:rPr>
        <w:t xml:space="preserve"> </w:t>
      </w:r>
      <w:r>
        <w:rPr>
          <w:w w:val="120"/>
          <w:sz w:val="24"/>
        </w:rPr>
        <w:t>U</w:t>
      </w:r>
      <w:r>
        <w:rPr>
          <w:w w:val="120"/>
          <w:sz w:val="24"/>
          <w:vertAlign w:val="subscript"/>
        </w:rPr>
        <w:t>i</w:t>
      </w:r>
      <w:r>
        <w:rPr>
          <w:rFonts w:ascii="Arial" w:hAnsi="Arial"/>
          <w:w w:val="120"/>
          <w:sz w:val="24"/>
        </w:rPr>
        <w:t>(</w:t>
      </w:r>
      <w:r>
        <w:rPr>
          <w:b/>
          <w:w w:val="120"/>
          <w:sz w:val="24"/>
        </w:rPr>
        <w:t>a</w:t>
      </w:r>
      <w:r>
        <w:rPr>
          <w:b/>
          <w:w w:val="120"/>
          <w:sz w:val="24"/>
          <w:vertAlign w:val="subscript"/>
        </w:rPr>
        <w:t>i</w:t>
      </w:r>
      <w:r>
        <w:rPr>
          <w:w w:val="120"/>
          <w:sz w:val="24"/>
        </w:rPr>
        <w:t>,</w:t>
      </w:r>
      <w:r>
        <w:rPr>
          <w:spacing w:val="-28"/>
          <w:w w:val="120"/>
          <w:sz w:val="24"/>
        </w:rPr>
        <w:t xml:space="preserve"> </w:t>
      </w:r>
      <w:r>
        <w:rPr>
          <w:b/>
          <w:w w:val="120"/>
          <w:sz w:val="24"/>
        </w:rPr>
        <w:t>a</w:t>
      </w:r>
      <w:r>
        <w:rPr>
          <w:rFonts w:ascii="Arial" w:hAnsi="Arial"/>
          <w:b/>
          <w:w w:val="120"/>
          <w:sz w:val="24"/>
          <w:vertAlign w:val="subscript"/>
        </w:rPr>
        <w:t>−</w:t>
      </w:r>
      <w:r>
        <w:rPr>
          <w:b/>
          <w:w w:val="120"/>
          <w:sz w:val="24"/>
          <w:vertAlign w:val="subscript"/>
        </w:rPr>
        <w:t>i</w:t>
      </w:r>
      <w:r>
        <w:rPr>
          <w:w w:val="120"/>
          <w:sz w:val="24"/>
        </w:rPr>
        <w:t>,</w:t>
      </w:r>
      <w:r>
        <w:rPr>
          <w:spacing w:val="-28"/>
          <w:w w:val="120"/>
          <w:sz w:val="24"/>
        </w:rPr>
        <w:t xml:space="preserve"> </w:t>
      </w:r>
      <w:r>
        <w:rPr>
          <w:spacing w:val="-5"/>
          <w:w w:val="120"/>
          <w:sz w:val="24"/>
        </w:rPr>
        <w:t>I</w:t>
      </w:r>
      <w:r>
        <w:rPr>
          <w:spacing w:val="-5"/>
          <w:w w:val="120"/>
          <w:sz w:val="24"/>
          <w:vertAlign w:val="subscript"/>
        </w:rPr>
        <w:t>i</w:t>
      </w:r>
      <w:r>
        <w:rPr>
          <w:rFonts w:ascii="Arial" w:hAnsi="Arial"/>
          <w:spacing w:val="-5"/>
          <w:w w:val="120"/>
          <w:sz w:val="24"/>
        </w:rPr>
        <w:t>)</w:t>
      </w:r>
      <w:r>
        <w:rPr>
          <w:rFonts w:ascii="Arial" w:hAnsi="Arial"/>
          <w:sz w:val="24"/>
        </w:rPr>
        <w:tab/>
      </w:r>
      <w:r>
        <w:rPr>
          <w:spacing w:val="-5"/>
          <w:w w:val="120"/>
          <w:sz w:val="24"/>
        </w:rPr>
        <w:t>(1)</w:t>
      </w:r>
    </w:p>
    <w:p w14:paraId="22A9C7D1" w14:textId="77777777" w:rsidR="00E746E6" w:rsidRDefault="00E746E6">
      <w:pPr>
        <w:pStyle w:val="BodyText"/>
        <w:spacing w:before="140"/>
      </w:pPr>
    </w:p>
    <w:p w14:paraId="66636827" w14:textId="77777777" w:rsidR="00E746E6" w:rsidRDefault="000245FA">
      <w:pPr>
        <w:pStyle w:val="BodyText"/>
        <w:spacing w:line="415" w:lineRule="auto"/>
        <w:ind w:left="36" w:right="394" w:firstLine="351"/>
        <w:jc w:val="both"/>
      </w:pPr>
      <w:r>
        <w:rPr>
          <w:w w:val="110"/>
        </w:rPr>
        <w:t>Individual</w:t>
      </w:r>
      <w:r>
        <w:rPr>
          <w:spacing w:val="-3"/>
          <w:w w:val="110"/>
        </w:rPr>
        <w:t xml:space="preserve"> </w:t>
      </w:r>
      <w:r>
        <w:rPr>
          <w:w w:val="110"/>
        </w:rPr>
        <w:t>identity</w:t>
      </w:r>
      <w:r>
        <w:rPr>
          <w:spacing w:val="-3"/>
          <w:w w:val="110"/>
        </w:rPr>
        <w:t xml:space="preserve"> </w:t>
      </w:r>
      <w:r>
        <w:rPr>
          <w:w w:val="110"/>
        </w:rPr>
        <w:t>I</w:t>
      </w:r>
      <w:r>
        <w:rPr>
          <w:w w:val="110"/>
          <w:vertAlign w:val="subscript"/>
        </w:rPr>
        <w:t>i</w:t>
      </w:r>
      <w:r>
        <w:rPr>
          <w:w w:val="110"/>
        </w:rPr>
        <w:t xml:space="preserve"> reflects</w:t>
      </w:r>
      <w:r>
        <w:rPr>
          <w:spacing w:val="-3"/>
          <w:w w:val="110"/>
        </w:rPr>
        <w:t xml:space="preserve"> </w:t>
      </w:r>
      <w:r>
        <w:rPr>
          <w:w w:val="110"/>
        </w:rPr>
        <w:t>personal</w:t>
      </w:r>
      <w:r>
        <w:rPr>
          <w:spacing w:val="-3"/>
          <w:w w:val="110"/>
        </w:rPr>
        <w:t xml:space="preserve"> </w:t>
      </w:r>
      <w:r>
        <w:rPr>
          <w:w w:val="110"/>
        </w:rPr>
        <w:t>actions,</w:t>
      </w:r>
      <w:r>
        <w:rPr>
          <w:spacing w:val="-3"/>
          <w:w w:val="110"/>
        </w:rPr>
        <w:t xml:space="preserve"> </w:t>
      </w:r>
      <w:r>
        <w:rPr>
          <w:w w:val="110"/>
        </w:rPr>
        <w:t>others’</w:t>
      </w:r>
      <w:r>
        <w:rPr>
          <w:spacing w:val="-3"/>
          <w:w w:val="110"/>
        </w:rPr>
        <w:t xml:space="preserve"> </w:t>
      </w:r>
      <w:r>
        <w:rPr>
          <w:w w:val="110"/>
        </w:rPr>
        <w:t>behaviors</w:t>
      </w:r>
      <w:r>
        <w:rPr>
          <w:spacing w:val="-3"/>
          <w:w w:val="110"/>
        </w:rPr>
        <w:t xml:space="preserve"> </w:t>
      </w:r>
      <w:r>
        <w:rPr>
          <w:w w:val="110"/>
        </w:rPr>
        <w:t>toward</w:t>
      </w:r>
      <w:r>
        <w:rPr>
          <w:spacing w:val="-3"/>
          <w:w w:val="110"/>
        </w:rPr>
        <w:t xml:space="preserve"> </w:t>
      </w:r>
      <w:r>
        <w:rPr>
          <w:w w:val="110"/>
        </w:rPr>
        <w:t>them, and societal expectations associated with their racial group:</w:t>
      </w:r>
    </w:p>
    <w:p w14:paraId="0E9F8819" w14:textId="77777777" w:rsidR="00E746E6" w:rsidRDefault="00665139">
      <w:pPr>
        <w:pStyle w:val="BodyText"/>
        <w:spacing w:before="203"/>
        <w:rPr>
          <w:del w:id="138" w:author="Hussain Hadah" w:date="2026-10-25T19:29:00Z" w16du:dateUtc="2026-10-25T23:29:00Z"/>
        </w:rPr>
      </w:pPr>
      <w:ins w:id="139" w:author="Hussain Hadah" w:date="2026-10-25T19:29:00Z" w16du:dateUtc="2026-10-25T23:29:00Z">
        <w:r>
          <w:rPr>
            <w:sz w:val="22"/>
          </w:rPr>
          <w:tab/>
        </w:r>
      </w:ins>
    </w:p>
    <w:p w14:paraId="1934D816" w14:textId="77777777" w:rsidR="00E746E6" w:rsidRDefault="000245FA">
      <w:pPr>
        <w:tabs>
          <w:tab w:val="left" w:pos="8325"/>
        </w:tabs>
        <w:ind w:left="3366"/>
        <w:rPr>
          <w:sz w:val="24"/>
        </w:rPr>
      </w:pPr>
      <w:r>
        <w:rPr>
          <w:w w:val="125"/>
          <w:sz w:val="24"/>
        </w:rPr>
        <w:lastRenderedPageBreak/>
        <w:t>I</w:t>
      </w:r>
      <w:r>
        <w:rPr>
          <w:w w:val="125"/>
          <w:sz w:val="24"/>
          <w:vertAlign w:val="subscript"/>
        </w:rPr>
        <w:t>i</w:t>
      </w:r>
      <w:r>
        <w:rPr>
          <w:spacing w:val="5"/>
          <w:w w:val="125"/>
          <w:sz w:val="24"/>
        </w:rPr>
        <w:t xml:space="preserve"> </w:t>
      </w:r>
      <w:r>
        <w:rPr>
          <w:rFonts w:ascii="Arial" w:hAnsi="Arial"/>
          <w:w w:val="125"/>
          <w:sz w:val="24"/>
        </w:rPr>
        <w:t>=</w:t>
      </w:r>
      <w:r>
        <w:rPr>
          <w:rFonts w:ascii="Arial" w:hAnsi="Arial"/>
          <w:spacing w:val="-14"/>
          <w:w w:val="125"/>
          <w:sz w:val="24"/>
        </w:rPr>
        <w:t xml:space="preserve"> </w:t>
      </w:r>
      <w:r>
        <w:rPr>
          <w:w w:val="125"/>
          <w:sz w:val="24"/>
        </w:rPr>
        <w:t>I</w:t>
      </w:r>
      <w:r>
        <w:rPr>
          <w:w w:val="125"/>
          <w:sz w:val="24"/>
          <w:vertAlign w:val="subscript"/>
        </w:rPr>
        <w:t>i</w:t>
      </w:r>
      <w:r>
        <w:rPr>
          <w:rFonts w:ascii="Arial" w:hAnsi="Arial"/>
          <w:w w:val="125"/>
          <w:sz w:val="24"/>
        </w:rPr>
        <w:t>(</w:t>
      </w:r>
      <w:r>
        <w:rPr>
          <w:b/>
          <w:w w:val="125"/>
          <w:sz w:val="24"/>
        </w:rPr>
        <w:t>a</w:t>
      </w:r>
      <w:r>
        <w:rPr>
          <w:b/>
          <w:w w:val="125"/>
          <w:sz w:val="24"/>
          <w:vertAlign w:val="subscript"/>
        </w:rPr>
        <w:t>i</w:t>
      </w:r>
      <w:r>
        <w:rPr>
          <w:w w:val="125"/>
          <w:sz w:val="24"/>
        </w:rPr>
        <w:t>,</w:t>
      </w:r>
      <w:r>
        <w:rPr>
          <w:spacing w:val="-34"/>
          <w:w w:val="125"/>
          <w:sz w:val="24"/>
        </w:rPr>
        <w:t xml:space="preserve"> </w:t>
      </w:r>
      <w:r>
        <w:rPr>
          <w:b/>
          <w:w w:val="125"/>
          <w:sz w:val="24"/>
        </w:rPr>
        <w:t>a</w:t>
      </w:r>
      <w:r>
        <w:rPr>
          <w:rFonts w:ascii="Arial" w:hAnsi="Arial"/>
          <w:b/>
          <w:w w:val="125"/>
          <w:sz w:val="24"/>
          <w:vertAlign w:val="subscript"/>
        </w:rPr>
        <w:t>−</w:t>
      </w:r>
      <w:r>
        <w:rPr>
          <w:b/>
          <w:w w:val="125"/>
          <w:sz w:val="24"/>
          <w:vertAlign w:val="subscript"/>
        </w:rPr>
        <w:t>i</w:t>
      </w:r>
      <w:r>
        <w:rPr>
          <w:w w:val="125"/>
          <w:sz w:val="24"/>
        </w:rPr>
        <w:t>;</w:t>
      </w:r>
      <w:r>
        <w:rPr>
          <w:spacing w:val="-34"/>
          <w:w w:val="125"/>
          <w:sz w:val="24"/>
        </w:rPr>
        <w:t xml:space="preserve"> </w:t>
      </w:r>
      <w:r>
        <w:rPr>
          <w:b/>
          <w:spacing w:val="-4"/>
          <w:w w:val="125"/>
          <w:sz w:val="24"/>
        </w:rPr>
        <w:t>S</w:t>
      </w:r>
      <w:r>
        <w:rPr>
          <w:spacing w:val="-4"/>
          <w:w w:val="125"/>
          <w:sz w:val="24"/>
          <w:vertAlign w:val="subscript"/>
        </w:rPr>
        <w:t>r</w:t>
      </w:r>
      <w:r>
        <w:rPr>
          <w:rFonts w:ascii="Arial" w:hAnsi="Arial"/>
          <w:spacing w:val="-4"/>
          <w:w w:val="125"/>
          <w:position w:val="-6"/>
          <w:sz w:val="14"/>
        </w:rPr>
        <w:t>i</w:t>
      </w:r>
      <w:r>
        <w:rPr>
          <w:rFonts w:ascii="Arial" w:hAnsi="Arial"/>
          <w:spacing w:val="-4"/>
          <w:w w:val="125"/>
          <w:sz w:val="24"/>
        </w:rPr>
        <w:t>)</w:t>
      </w:r>
      <w:r>
        <w:rPr>
          <w:rFonts w:ascii="Arial" w:hAnsi="Arial"/>
          <w:sz w:val="24"/>
        </w:rPr>
        <w:tab/>
      </w:r>
      <w:r>
        <w:rPr>
          <w:spacing w:val="-5"/>
          <w:w w:val="120"/>
          <w:sz w:val="24"/>
        </w:rPr>
        <w:t>(2)</w:t>
      </w:r>
    </w:p>
    <w:p w14:paraId="1B5295E4" w14:textId="77777777" w:rsidR="00E746E6" w:rsidRDefault="00E746E6">
      <w:pPr>
        <w:rPr>
          <w:del w:id="140" w:author="Hussain Hadah" w:date="2026-10-25T19:29:00Z" w16du:dateUtc="2026-10-25T23:29:00Z"/>
          <w:sz w:val="24"/>
        </w:rPr>
        <w:sectPr w:rsidR="00E746E6">
          <w:pgSz w:w="12240" w:h="15840"/>
          <w:pgMar w:top="1820" w:right="1440" w:bottom="2460" w:left="1800" w:header="0" w:footer="2279" w:gutter="0"/>
          <w:cols w:space="720"/>
        </w:sectPr>
      </w:pPr>
    </w:p>
    <w:p w14:paraId="4A4D13C2" w14:textId="77777777" w:rsidR="00E746E6" w:rsidRDefault="000245FA">
      <w:pPr>
        <w:pStyle w:val="BodyText"/>
        <w:spacing w:before="95"/>
        <w:ind w:left="387"/>
        <w:jc w:val="both"/>
        <w:rPr>
          <w:del w:id="141" w:author="Hussain Hadah" w:date="2026-10-25T19:29:00Z" w16du:dateUtc="2026-10-25T23:29:00Z"/>
        </w:rPr>
      </w:pPr>
      <w:r>
        <w:rPr>
          <w:w w:val="115"/>
        </w:rPr>
        <w:lastRenderedPageBreak/>
        <w:t>where</w:t>
      </w:r>
      <w:r>
        <w:rPr>
          <w:spacing w:val="-18"/>
          <w:w w:val="115"/>
        </w:rPr>
        <w:t xml:space="preserve"> </w:t>
      </w:r>
      <w:r>
        <w:rPr>
          <w:b/>
          <w:w w:val="115"/>
        </w:rPr>
        <w:t>a</w:t>
      </w:r>
      <w:r>
        <w:rPr>
          <w:b/>
          <w:w w:val="115"/>
          <w:vertAlign w:val="subscript"/>
        </w:rPr>
        <w:t>i</w:t>
      </w:r>
      <w:r>
        <w:rPr>
          <w:b/>
          <w:spacing w:val="-17"/>
          <w:w w:val="115"/>
        </w:rPr>
        <w:t xml:space="preserve"> </w:t>
      </w:r>
      <w:r>
        <w:rPr>
          <w:w w:val="115"/>
        </w:rPr>
        <w:t>represents</w:t>
      </w:r>
      <w:r>
        <w:rPr>
          <w:spacing w:val="-17"/>
          <w:w w:val="115"/>
        </w:rPr>
        <w:t xml:space="preserve"> </w:t>
      </w:r>
      <w:r>
        <w:rPr>
          <w:w w:val="115"/>
        </w:rPr>
        <w:t>individual</w:t>
      </w:r>
      <w:r>
        <w:rPr>
          <w:spacing w:val="-17"/>
          <w:w w:val="115"/>
        </w:rPr>
        <w:t xml:space="preserve"> </w:t>
      </w:r>
      <w:r>
        <w:rPr>
          <w:w w:val="115"/>
        </w:rPr>
        <w:t>i’s</w:t>
      </w:r>
      <w:r>
        <w:rPr>
          <w:spacing w:val="-17"/>
          <w:w w:val="115"/>
        </w:rPr>
        <w:t xml:space="preserve"> </w:t>
      </w:r>
      <w:r>
        <w:rPr>
          <w:w w:val="115"/>
        </w:rPr>
        <w:t>actions,</w:t>
      </w:r>
      <w:r>
        <w:rPr>
          <w:spacing w:val="-17"/>
          <w:w w:val="115"/>
        </w:rPr>
        <w:t xml:space="preserve"> </w:t>
      </w:r>
      <w:r>
        <w:rPr>
          <w:b/>
          <w:w w:val="115"/>
        </w:rPr>
        <w:t>a</w:t>
      </w:r>
      <w:r>
        <w:rPr>
          <w:rFonts w:ascii="Arial" w:hAnsi="Arial"/>
          <w:b/>
          <w:w w:val="115"/>
          <w:vertAlign w:val="subscript"/>
        </w:rPr>
        <w:t>−</w:t>
      </w:r>
      <w:r>
        <w:rPr>
          <w:b/>
          <w:w w:val="115"/>
          <w:vertAlign w:val="subscript"/>
        </w:rPr>
        <w:t>i</w:t>
      </w:r>
      <w:r>
        <w:rPr>
          <w:b/>
          <w:spacing w:val="-11"/>
          <w:w w:val="115"/>
        </w:rPr>
        <w:t xml:space="preserve"> </w:t>
      </w:r>
      <w:r>
        <w:rPr>
          <w:w w:val="115"/>
        </w:rPr>
        <w:t>captures</w:t>
      </w:r>
      <w:r>
        <w:rPr>
          <w:spacing w:val="-17"/>
          <w:w w:val="115"/>
        </w:rPr>
        <w:t xml:space="preserve"> </w:t>
      </w:r>
      <w:r>
        <w:rPr>
          <w:w w:val="115"/>
        </w:rPr>
        <w:t>others’</w:t>
      </w:r>
      <w:r>
        <w:rPr>
          <w:spacing w:val="-17"/>
          <w:w w:val="115"/>
        </w:rPr>
        <w:t xml:space="preserve"> </w:t>
      </w:r>
      <w:r>
        <w:rPr>
          <w:w w:val="115"/>
        </w:rPr>
        <w:t>actions</w:t>
      </w:r>
      <w:r>
        <w:rPr>
          <w:spacing w:val="-18"/>
          <w:w w:val="115"/>
        </w:rPr>
        <w:t xml:space="preserve"> </w:t>
      </w:r>
      <w:ins w:id="142" w:author="Hussain Hadah" w:date="2026-10-25T19:29:00Z" w16du:dateUtc="2026-10-25T23:29:00Z">
        <w:r w:rsidR="00665139">
          <w:t>affecting</w:t>
        </w:r>
      </w:ins>
      <w:del w:id="143" w:author="Hussain Hadah" w:date="2026-10-25T19:29:00Z" w16du:dateUtc="2026-10-25T23:29:00Z">
        <w:r>
          <w:rPr>
            <w:spacing w:val="-2"/>
            <w:w w:val="115"/>
          </w:rPr>
          <w:delText>affect-</w:delText>
        </w:r>
      </w:del>
    </w:p>
    <w:p w14:paraId="27628679" w14:textId="77777777" w:rsidR="00EC5473" w:rsidRDefault="000245FA">
      <w:pPr>
        <w:spacing w:line="433" w:lineRule="auto"/>
        <w:ind w:left="-14" w:right="367"/>
        <w:rPr>
          <w:ins w:id="144" w:author="Hussain Hadah" w:date="2026-10-25T19:29:00Z" w16du:dateUtc="2026-10-25T23:29:00Z"/>
        </w:rPr>
      </w:pPr>
      <w:del w:id="145" w:author="Hussain Hadah" w:date="2026-10-25T19:29:00Z" w16du:dateUtc="2026-10-25T23:29:00Z">
        <w:r>
          <w:rPr>
            <w:w w:val="110"/>
          </w:rPr>
          <w:delText>ing</w:delText>
        </w:r>
      </w:del>
      <w:r>
        <w:rPr>
          <w:w w:val="110"/>
        </w:rPr>
        <w:t xml:space="preserve"> i’s identity (including anti-Asian bias), and </w:t>
      </w:r>
      <w:r>
        <w:rPr>
          <w:b/>
          <w:w w:val="120"/>
        </w:rPr>
        <w:t>S</w:t>
      </w:r>
      <w:r>
        <w:rPr>
          <w:w w:val="120"/>
          <w:vertAlign w:val="subscript"/>
        </w:rPr>
        <w:t>r</w:t>
      </w:r>
      <w:r>
        <w:rPr>
          <w:rFonts w:ascii="Arial" w:hAnsi="Arial"/>
          <w:w w:val="120"/>
          <w:position w:val="-6"/>
          <w:sz w:val="14"/>
        </w:rPr>
        <w:t>i</w:t>
      </w:r>
      <w:r>
        <w:rPr>
          <w:rFonts w:ascii="Arial" w:hAnsi="Arial"/>
          <w:spacing w:val="40"/>
          <w:w w:val="120"/>
          <w:position w:val="-6"/>
          <w:sz w:val="14"/>
        </w:rPr>
        <w:t xml:space="preserve"> </w:t>
      </w:r>
      <w:r>
        <w:rPr>
          <w:w w:val="110"/>
        </w:rPr>
        <w:t>denotes societal stereotypes</w:t>
      </w:r>
    </w:p>
    <w:p w14:paraId="09FBE1B5" w14:textId="77777777" w:rsidR="00E746E6" w:rsidRDefault="000245FA">
      <w:pPr>
        <w:pStyle w:val="BodyText"/>
        <w:spacing w:before="202" w:line="345" w:lineRule="auto"/>
        <w:ind w:left="36" w:right="394"/>
        <w:jc w:val="both"/>
        <w:rPr>
          <w:position w:val="9"/>
          <w:sz w:val="18"/>
        </w:rPr>
      </w:pPr>
      <w:del w:id="146" w:author="Hussain Hadah" w:date="2026-10-25T19:29:00Z" w16du:dateUtc="2026-10-25T23:29:00Z">
        <w:r>
          <w:rPr>
            <w:w w:val="110"/>
          </w:rPr>
          <w:delText xml:space="preserve"> </w:delText>
        </w:r>
      </w:del>
      <w:r>
        <w:rPr>
          <w:w w:val="110"/>
        </w:rPr>
        <w:t>and expectations associated with racial group membership</w:t>
      </w:r>
      <w:ins w:id="147" w:author="Hussain Hadah" w:date="2026-10-25T19:29:00Z" w16du:dateUtc="2026-10-25T23:29:00Z">
        <w:r w:rsidR="00665139">
          <w:t>.</w:t>
        </w:r>
        <w:r w:rsidR="00665139">
          <w:rPr>
            <w:color w:val="0000FF"/>
            <w:vertAlign w:val="superscript"/>
          </w:rPr>
          <w:footnoteReference w:id="3"/>
        </w:r>
      </w:ins>
      <w:del w:id="149" w:author="Hussain Hadah" w:date="2026-10-25T19:29:00Z" w16du:dateUtc="2026-10-25T23:29:00Z">
        <w:r>
          <w:rPr>
            <w:w w:val="110"/>
          </w:rPr>
          <w:delText>.</w:delText>
        </w:r>
        <w:r w:rsidR="00E746E6">
          <w:fldChar w:fldCharType="begin"/>
        </w:r>
        <w:r w:rsidR="00E746E6">
          <w:delInstrText>HYPERLINK \l "_bookmark2"</w:delInstrText>
        </w:r>
        <w:r w:rsidR="00E746E6">
          <w:fldChar w:fldCharType="separate"/>
        </w:r>
        <w:r w:rsidR="00E746E6">
          <w:rPr>
            <w:color w:val="0000FF"/>
            <w:w w:val="110"/>
            <w:position w:val="9"/>
            <w:sz w:val="18"/>
          </w:rPr>
          <w:delText>3</w:delText>
        </w:r>
        <w:r w:rsidR="00E746E6">
          <w:fldChar w:fldCharType="end"/>
        </w:r>
      </w:del>
    </w:p>
    <w:p w14:paraId="1F0E8345" w14:textId="77777777" w:rsidR="00E746E6" w:rsidRDefault="000245FA">
      <w:pPr>
        <w:pStyle w:val="BodyText"/>
        <w:spacing w:before="79" w:line="415" w:lineRule="auto"/>
        <w:ind w:left="36" w:right="393" w:firstLine="351"/>
        <w:jc w:val="both"/>
      </w:pPr>
      <w:r>
        <w:rPr>
          <w:w w:val="110"/>
        </w:rPr>
        <w:t xml:space="preserve">The key insight is that </w:t>
      </w:r>
      <w:r>
        <w:rPr>
          <w:b/>
          <w:w w:val="110"/>
        </w:rPr>
        <w:t>S</w:t>
      </w:r>
      <w:r>
        <w:rPr>
          <w:w w:val="110"/>
          <w:vertAlign w:val="subscript"/>
        </w:rPr>
        <w:t>A</w:t>
      </w:r>
      <w:r>
        <w:rPr>
          <w:w w:val="110"/>
        </w:rPr>
        <w:t xml:space="preserve"> includes both positive stereotypes (academic </w:t>
      </w:r>
      <w:ins w:id="150" w:author="Hussain Hadah" w:date="2026-10-25T19:29:00Z" w16du:dateUtc="2026-10-25T23:29:00Z">
        <w:r w:rsidR="00665139">
          <w:t>excellence</w:t>
        </w:r>
      </w:ins>
      <w:del w:id="151" w:author="Hussain Hadah" w:date="2026-10-25T19:29:00Z" w16du:dateUtc="2026-10-25T23:29:00Z">
        <w:r>
          <w:rPr>
            <w:w w:val="110"/>
          </w:rPr>
          <w:delText>ex-cellence</w:delText>
        </w:r>
      </w:del>
      <w:r>
        <w:rPr>
          <w:w w:val="110"/>
        </w:rPr>
        <w:t>) and negative ones (perpetual foreigner status).</w:t>
      </w:r>
      <w:r>
        <w:rPr>
          <w:spacing w:val="40"/>
          <w:w w:val="110"/>
        </w:rPr>
        <w:t xml:space="preserve"> </w:t>
      </w:r>
      <w:r>
        <w:rPr>
          <w:w w:val="110"/>
        </w:rPr>
        <w:t xml:space="preserve">Thus creating </w:t>
      </w:r>
      <w:ins w:id="152" w:author="Hussain Hadah" w:date="2026-10-25T19:29:00Z" w16du:dateUtc="2026-10-25T23:29:00Z">
        <w:r w:rsidR="00665139">
          <w:t>contextdependent</w:t>
        </w:r>
      </w:ins>
      <w:del w:id="153" w:author="Hussain Hadah" w:date="2026-10-25T19:29:00Z" w16du:dateUtc="2026-10-25T23:29:00Z">
        <w:r>
          <w:rPr>
            <w:w w:val="110"/>
          </w:rPr>
          <w:delText>context-dependent</w:delText>
        </w:r>
      </w:del>
      <w:r>
        <w:rPr>
          <w:w w:val="110"/>
        </w:rPr>
        <w:t xml:space="preserve"> utility from Asian racial identification.</w:t>
      </w:r>
    </w:p>
    <w:p w14:paraId="0ACEAF7B" w14:textId="77777777" w:rsidR="00E746E6" w:rsidRDefault="000245FA">
      <w:pPr>
        <w:pStyle w:val="BodyText"/>
        <w:spacing w:before="3" w:line="393" w:lineRule="auto"/>
        <w:ind w:left="36" w:right="393" w:firstLine="351"/>
        <w:jc w:val="both"/>
      </w:pPr>
      <w:r>
        <w:rPr>
          <w:w w:val="115"/>
        </w:rPr>
        <w:t>Individual</w:t>
      </w:r>
      <w:r>
        <w:rPr>
          <w:spacing w:val="-11"/>
          <w:w w:val="115"/>
        </w:rPr>
        <w:t xml:space="preserve"> </w:t>
      </w:r>
      <w:r>
        <w:rPr>
          <w:w w:val="115"/>
        </w:rPr>
        <w:t>i</w:t>
      </w:r>
      <w:r>
        <w:rPr>
          <w:spacing w:val="-11"/>
          <w:w w:val="115"/>
        </w:rPr>
        <w:t xml:space="preserve"> </w:t>
      </w:r>
      <w:r>
        <w:rPr>
          <w:w w:val="115"/>
        </w:rPr>
        <w:t>selects</w:t>
      </w:r>
      <w:r>
        <w:rPr>
          <w:spacing w:val="-11"/>
          <w:w w:val="115"/>
        </w:rPr>
        <w:t xml:space="preserve"> </w:t>
      </w:r>
      <w:r>
        <w:rPr>
          <w:w w:val="115"/>
        </w:rPr>
        <w:t>actions</w:t>
      </w:r>
      <w:r>
        <w:rPr>
          <w:spacing w:val="-11"/>
          <w:w w:val="115"/>
        </w:rPr>
        <w:t xml:space="preserve"> </w:t>
      </w:r>
      <w:r>
        <w:rPr>
          <w:b/>
          <w:w w:val="115"/>
        </w:rPr>
        <w:t>a</w:t>
      </w:r>
      <w:r>
        <w:rPr>
          <w:b/>
          <w:w w:val="115"/>
          <w:vertAlign w:val="subscript"/>
        </w:rPr>
        <w:t>i</w:t>
      </w:r>
      <w:r>
        <w:rPr>
          <w:b/>
          <w:spacing w:val="-3"/>
          <w:w w:val="115"/>
        </w:rPr>
        <w:t xml:space="preserve"> </w:t>
      </w:r>
      <w:r>
        <w:rPr>
          <w:w w:val="115"/>
        </w:rPr>
        <w:t>to</w:t>
      </w:r>
      <w:r>
        <w:rPr>
          <w:spacing w:val="-11"/>
          <w:w w:val="115"/>
        </w:rPr>
        <w:t xml:space="preserve"> </w:t>
      </w:r>
      <w:r>
        <w:rPr>
          <w:w w:val="115"/>
        </w:rPr>
        <w:t>maximize</w:t>
      </w:r>
      <w:r>
        <w:rPr>
          <w:spacing w:val="-11"/>
          <w:w w:val="115"/>
        </w:rPr>
        <w:t xml:space="preserve"> </w:t>
      </w:r>
      <w:r>
        <w:rPr>
          <w:w w:val="115"/>
        </w:rPr>
        <w:t>utility</w:t>
      </w:r>
      <w:r>
        <w:rPr>
          <w:spacing w:val="-11"/>
          <w:w w:val="115"/>
        </w:rPr>
        <w:t xml:space="preserve"> </w:t>
      </w:r>
      <w:r>
        <w:rPr>
          <w:w w:val="115"/>
        </w:rPr>
        <w:t>given</w:t>
      </w:r>
      <w:r>
        <w:rPr>
          <w:spacing w:val="-11"/>
          <w:w w:val="115"/>
        </w:rPr>
        <w:t xml:space="preserve"> </w:t>
      </w:r>
      <w:r>
        <w:rPr>
          <w:w w:val="115"/>
        </w:rPr>
        <w:t>their</w:t>
      </w:r>
      <w:r>
        <w:rPr>
          <w:spacing w:val="-11"/>
          <w:w w:val="115"/>
        </w:rPr>
        <w:t xml:space="preserve"> </w:t>
      </w:r>
      <w:r>
        <w:rPr>
          <w:w w:val="115"/>
        </w:rPr>
        <w:t>racial</w:t>
      </w:r>
      <w:r>
        <w:rPr>
          <w:spacing w:val="-11"/>
          <w:w w:val="115"/>
        </w:rPr>
        <w:t xml:space="preserve"> </w:t>
      </w:r>
      <w:r>
        <w:rPr>
          <w:w w:val="115"/>
        </w:rPr>
        <w:t>group</w:t>
      </w:r>
      <w:r>
        <w:rPr>
          <w:spacing w:val="-11"/>
          <w:w w:val="115"/>
        </w:rPr>
        <w:t xml:space="preserve"> </w:t>
      </w:r>
      <w:r>
        <w:rPr>
          <w:w w:val="115"/>
        </w:rPr>
        <w:t>r</w:t>
      </w:r>
      <w:r>
        <w:rPr>
          <w:w w:val="115"/>
          <w:vertAlign w:val="subscript"/>
        </w:rPr>
        <w:t>i</w:t>
      </w:r>
      <w:r>
        <w:rPr>
          <w:w w:val="115"/>
        </w:rPr>
        <w:t>, associated</w:t>
      </w:r>
      <w:r>
        <w:rPr>
          <w:spacing w:val="-15"/>
          <w:w w:val="115"/>
        </w:rPr>
        <w:t xml:space="preserve"> </w:t>
      </w:r>
      <w:r>
        <w:rPr>
          <w:w w:val="115"/>
        </w:rPr>
        <w:t>stereotypes</w:t>
      </w:r>
      <w:r>
        <w:rPr>
          <w:spacing w:val="-15"/>
          <w:w w:val="115"/>
        </w:rPr>
        <w:t xml:space="preserve"> </w:t>
      </w:r>
      <w:r>
        <w:rPr>
          <w:b/>
          <w:w w:val="115"/>
        </w:rPr>
        <w:t>S</w:t>
      </w:r>
      <w:r>
        <w:rPr>
          <w:w w:val="115"/>
          <w:vertAlign w:val="subscript"/>
        </w:rPr>
        <w:t>r</w:t>
      </w:r>
      <w:r>
        <w:rPr>
          <w:rFonts w:ascii="Arial" w:hAnsi="Arial"/>
          <w:w w:val="115"/>
          <w:position w:val="-6"/>
          <w:sz w:val="14"/>
        </w:rPr>
        <w:t>i</w:t>
      </w:r>
      <w:r>
        <w:rPr>
          <w:w w:val="115"/>
        </w:rPr>
        <w:t>,</w:t>
      </w:r>
      <w:r>
        <w:rPr>
          <w:spacing w:val="-12"/>
          <w:w w:val="115"/>
        </w:rPr>
        <w:t xml:space="preserve"> </w:t>
      </w:r>
      <w:r>
        <w:rPr>
          <w:w w:val="115"/>
        </w:rPr>
        <w:t>and</w:t>
      </w:r>
      <w:r>
        <w:rPr>
          <w:spacing w:val="-15"/>
          <w:w w:val="115"/>
        </w:rPr>
        <w:t xml:space="preserve"> </w:t>
      </w:r>
      <w:r>
        <w:rPr>
          <w:w w:val="115"/>
        </w:rPr>
        <w:t>others’</w:t>
      </w:r>
      <w:r>
        <w:rPr>
          <w:spacing w:val="-15"/>
          <w:w w:val="115"/>
        </w:rPr>
        <w:t xml:space="preserve"> </w:t>
      </w:r>
      <w:r>
        <w:rPr>
          <w:w w:val="115"/>
        </w:rPr>
        <w:t>actions</w:t>
      </w:r>
      <w:r>
        <w:rPr>
          <w:spacing w:val="-15"/>
          <w:w w:val="115"/>
        </w:rPr>
        <w:t xml:space="preserve"> </w:t>
      </w:r>
      <w:r>
        <w:rPr>
          <w:b/>
          <w:w w:val="115"/>
        </w:rPr>
        <w:t>a</w:t>
      </w:r>
      <w:r>
        <w:rPr>
          <w:rFonts w:ascii="Arial" w:hAnsi="Arial"/>
          <w:b/>
          <w:w w:val="115"/>
          <w:vertAlign w:val="subscript"/>
        </w:rPr>
        <w:t>−</w:t>
      </w:r>
      <w:r>
        <w:rPr>
          <w:b/>
          <w:w w:val="115"/>
          <w:vertAlign w:val="subscript"/>
        </w:rPr>
        <w:t>i</w:t>
      </w:r>
      <w:r>
        <w:rPr>
          <w:w w:val="115"/>
        </w:rPr>
        <w:t>.</w:t>
      </w:r>
      <w:r>
        <w:rPr>
          <w:spacing w:val="19"/>
          <w:w w:val="115"/>
        </w:rPr>
        <w:t xml:space="preserve"> </w:t>
      </w:r>
      <w:r>
        <w:rPr>
          <w:w w:val="115"/>
        </w:rPr>
        <w:t>The</w:t>
      </w:r>
      <w:r>
        <w:rPr>
          <w:spacing w:val="-15"/>
          <w:w w:val="115"/>
        </w:rPr>
        <w:t xml:space="preserve"> </w:t>
      </w:r>
      <w:r>
        <w:rPr>
          <w:w w:val="115"/>
        </w:rPr>
        <w:t>first-order</w:t>
      </w:r>
      <w:r>
        <w:rPr>
          <w:spacing w:val="-15"/>
          <w:w w:val="115"/>
        </w:rPr>
        <w:t xml:space="preserve"> </w:t>
      </w:r>
      <w:r>
        <w:rPr>
          <w:w w:val="115"/>
        </w:rPr>
        <w:t>condition</w:t>
      </w:r>
      <w:r>
        <w:rPr>
          <w:spacing w:val="-15"/>
          <w:w w:val="115"/>
        </w:rPr>
        <w:t xml:space="preserve"> </w:t>
      </w:r>
      <w:r>
        <w:rPr>
          <w:w w:val="115"/>
        </w:rPr>
        <w:t>be-</w:t>
      </w:r>
      <w:del w:id="154" w:author="Hussain Hadah" w:date="2026-10-25T19:29:00Z" w16du:dateUtc="2026-10-25T23:29:00Z">
        <w:r>
          <w:rPr>
            <w:spacing w:val="-2"/>
            <w:w w:val="115"/>
          </w:rPr>
          <w:delText>comes:</w:delText>
        </w:r>
      </w:del>
    </w:p>
    <w:p w14:paraId="76725101" w14:textId="77777777" w:rsidR="00EC5473" w:rsidRDefault="00665139">
      <w:pPr>
        <w:spacing w:after="530"/>
        <w:ind w:left="-14" w:right="367"/>
        <w:rPr>
          <w:ins w:id="155" w:author="Hussain Hadah" w:date="2026-10-25T19:29:00Z" w16du:dateUtc="2026-10-25T23:29:00Z"/>
        </w:rPr>
      </w:pPr>
      <w:ins w:id="156" w:author="Hussain Hadah" w:date="2026-10-25T19:29:00Z" w16du:dateUtc="2026-10-25T23:29:00Z">
        <w:r>
          <w:t>comes:</w:t>
        </w:r>
      </w:ins>
    </w:p>
    <w:p w14:paraId="362ECB1D" w14:textId="77777777" w:rsidR="00E746E6" w:rsidRDefault="00665139">
      <w:pPr>
        <w:pStyle w:val="BodyText"/>
        <w:spacing w:before="69"/>
        <w:rPr>
          <w:del w:id="157" w:author="Hussain Hadah" w:date="2026-10-25T19:29:00Z" w16du:dateUtc="2026-10-25T23:29:00Z"/>
        </w:rPr>
      </w:pPr>
      <w:ins w:id="158" w:author="Hussain Hadah" w:date="2026-10-25T19:29:00Z" w16du:dateUtc="2026-10-25T23:29:00Z">
        <w:r>
          <w:rPr>
            <w:sz w:val="22"/>
          </w:rPr>
          <w:tab/>
        </w:r>
      </w:ins>
    </w:p>
    <w:p w14:paraId="1A9A9810" w14:textId="77777777" w:rsidR="00EC5473" w:rsidRDefault="000245FA">
      <w:pPr>
        <w:tabs>
          <w:tab w:val="center" w:pos="3419"/>
          <w:tab w:val="center" w:pos="4134"/>
          <w:tab w:val="center" w:pos="4720"/>
        </w:tabs>
        <w:spacing w:line="259" w:lineRule="auto"/>
        <w:rPr>
          <w:ins w:id="159" w:author="Hussain Hadah" w:date="2026-10-25T19:29:00Z" w16du:dateUtc="2026-10-25T23:29:00Z"/>
        </w:rPr>
      </w:pPr>
      <w:r>
        <w:rPr>
          <w:w w:val="110"/>
          <w:position w:val="16"/>
          <w:sz w:val="24"/>
          <w:u w:val="single"/>
        </w:rPr>
        <w:t>∂U</w:t>
      </w:r>
      <w:r>
        <w:rPr>
          <w:w w:val="110"/>
          <w:position w:val="12"/>
          <w:sz w:val="18"/>
          <w:u w:val="single"/>
        </w:rPr>
        <w:t>i</w:t>
      </w:r>
      <w:ins w:id="160" w:author="Hussain Hadah" w:date="2026-10-25T19:29:00Z" w16du:dateUtc="2026-10-25T23:29:00Z">
        <w:r w:rsidR="00665139">
          <w:rPr>
            <w:vertAlign w:val="subscript"/>
          </w:rPr>
          <w:tab/>
        </w:r>
      </w:ins>
      <w:del w:id="161" w:author="Hussain Hadah" w:date="2026-10-25T19:29:00Z" w16du:dateUtc="2026-10-25T23:29:00Z">
        <w:r>
          <w:rPr>
            <w:spacing w:val="33"/>
            <w:w w:val="110"/>
            <w:position w:val="12"/>
            <w:sz w:val="18"/>
          </w:rPr>
          <w:delText xml:space="preserve"> </w:delText>
        </w:r>
        <w:r>
          <w:rPr>
            <w:rFonts w:ascii="Arial" w:hAnsi="Arial"/>
            <w:w w:val="110"/>
            <w:sz w:val="24"/>
          </w:rPr>
          <w:delText>+</w:delText>
        </w:r>
        <w:r>
          <w:rPr>
            <w:rFonts w:ascii="Arial" w:hAnsi="Arial"/>
            <w:spacing w:val="-1"/>
            <w:w w:val="110"/>
            <w:sz w:val="24"/>
          </w:rPr>
          <w:delText xml:space="preserve"> </w:delText>
        </w:r>
      </w:del>
      <w:r>
        <w:rPr>
          <w:w w:val="110"/>
          <w:position w:val="16"/>
          <w:sz w:val="24"/>
          <w:u w:val="single"/>
        </w:rPr>
        <w:t>∂U</w:t>
      </w:r>
      <w:r>
        <w:rPr>
          <w:w w:val="110"/>
          <w:position w:val="12"/>
          <w:sz w:val="18"/>
          <w:u w:val="single"/>
        </w:rPr>
        <w:t>i</w:t>
      </w:r>
      <w:ins w:id="162" w:author="Hussain Hadah" w:date="2026-10-25T19:29:00Z" w16du:dateUtc="2026-10-25T23:29:00Z">
        <w:r w:rsidR="00665139">
          <w:rPr>
            <w:vertAlign w:val="subscript"/>
          </w:rPr>
          <w:tab/>
        </w:r>
      </w:ins>
      <w:del w:id="163" w:author="Hussain Hadah" w:date="2026-10-25T19:29:00Z" w16du:dateUtc="2026-10-25T23:29:00Z">
        <w:r>
          <w:rPr>
            <w:spacing w:val="33"/>
            <w:w w:val="110"/>
            <w:position w:val="12"/>
            <w:sz w:val="18"/>
          </w:rPr>
          <w:delText xml:space="preserve"> </w:delText>
        </w:r>
        <w:r>
          <w:rPr>
            <w:rFonts w:ascii="Menlo" w:hAnsi="Menlo"/>
            <w:i/>
            <w:w w:val="85"/>
            <w:sz w:val="24"/>
          </w:rPr>
          <w:delText>·</w:delText>
        </w:r>
        <w:r>
          <w:rPr>
            <w:rFonts w:ascii="Menlo" w:hAnsi="Menlo"/>
            <w:i/>
            <w:spacing w:val="-24"/>
            <w:w w:val="85"/>
            <w:sz w:val="24"/>
          </w:rPr>
          <w:delText xml:space="preserve"> </w:delText>
        </w:r>
      </w:del>
      <w:r>
        <w:rPr>
          <w:w w:val="115"/>
          <w:position w:val="16"/>
          <w:sz w:val="24"/>
          <w:u w:val="single"/>
        </w:rPr>
        <w:t>dI</w:t>
      </w:r>
      <w:r>
        <w:rPr>
          <w:w w:val="115"/>
          <w:position w:val="12"/>
          <w:sz w:val="18"/>
          <w:u w:val="single"/>
        </w:rPr>
        <w:t>i</w:t>
      </w:r>
    </w:p>
    <w:p w14:paraId="3C32F1AD" w14:textId="77777777" w:rsidR="00E746E6" w:rsidRDefault="00665139">
      <w:pPr>
        <w:tabs>
          <w:tab w:val="left" w:pos="8325"/>
        </w:tabs>
        <w:spacing w:before="1" w:line="369" w:lineRule="exact"/>
        <w:ind w:left="3263"/>
        <w:rPr>
          <w:sz w:val="24"/>
        </w:rPr>
      </w:pPr>
      <w:ins w:id="164" w:author="Hussain Hadah" w:date="2026-10-25T19:29:00Z" w16du:dateUtc="2026-10-25T23:29:00Z">
        <w:r>
          <w:rPr>
            <w:noProof/>
          </w:rPr>
          <mc:AlternateContent>
            <mc:Choice Requires="wpg">
              <w:drawing>
                <wp:anchor distT="0" distB="0" distL="114300" distR="114300" simplePos="0" relativeHeight="487623680" behindDoc="0" locked="0" layoutInCell="1" allowOverlap="1" wp14:anchorId="42769D35" wp14:editId="5B79CA33">
                  <wp:simplePos x="0" y="0"/>
                  <wp:positionH relativeFrom="column">
                    <wp:posOffset>2049285</wp:posOffset>
                  </wp:positionH>
                  <wp:positionV relativeFrom="paragraph">
                    <wp:posOffset>68377</wp:posOffset>
                  </wp:positionV>
                  <wp:extent cx="1067041" cy="6071"/>
                  <wp:effectExtent l="0" t="0" r="0" b="0"/>
                  <wp:wrapNone/>
                  <wp:docPr id="36806" name="Group 36806"/>
                  <wp:cNvGraphicFramePr/>
                  <a:graphic xmlns:a="http://schemas.openxmlformats.org/drawingml/2006/main">
                    <a:graphicData uri="http://schemas.microsoft.com/office/word/2010/wordprocessingGroup">
                      <wpg:wgp>
                        <wpg:cNvGrpSpPr/>
                        <wpg:grpSpPr>
                          <a:xfrm>
                            <a:off x="0" y="0"/>
                            <a:ext cx="1067041" cy="6071"/>
                            <a:chOff x="0" y="0"/>
                            <a:chExt cx="1067041" cy="6071"/>
                          </a:xfrm>
                        </wpg:grpSpPr>
                        <wps:wsp>
                          <wps:cNvPr id="499" name="Shape 499"/>
                          <wps:cNvSpPr/>
                          <wps:spPr>
                            <a:xfrm>
                              <a:off x="0" y="0"/>
                              <a:ext cx="249860" cy="0"/>
                            </a:xfrm>
                            <a:custGeom>
                              <a:avLst/>
                              <a:gdLst/>
                              <a:ahLst/>
                              <a:cxnLst/>
                              <a:rect l="0" t="0" r="0" b="0"/>
                              <a:pathLst>
                                <a:path w="249860">
                                  <a:moveTo>
                                    <a:pt x="0" y="0"/>
                                  </a:moveTo>
                                  <a:lnTo>
                                    <a:pt x="249860" y="0"/>
                                  </a:lnTo>
                                </a:path>
                              </a:pathLst>
                            </a:custGeom>
                            <a:ln w="6071" cap="flat">
                              <a:miter lim="127000"/>
                            </a:ln>
                          </wps:spPr>
                          <wps:style>
                            <a:lnRef idx="1">
                              <a:srgbClr val="000000"/>
                            </a:lnRef>
                            <a:fillRef idx="0">
                              <a:srgbClr val="000000">
                                <a:alpha val="0"/>
                              </a:srgbClr>
                            </a:fillRef>
                            <a:effectRef idx="0">
                              <a:scrgbClr r="0" g="0" b="0"/>
                            </a:effectRef>
                            <a:fontRef idx="none"/>
                          </wps:style>
                          <wps:bodyPr/>
                        </wps:wsp>
                        <wps:wsp>
                          <wps:cNvPr id="509" name="Shape 509"/>
                          <wps:cNvSpPr/>
                          <wps:spPr>
                            <a:xfrm>
                              <a:off x="454063" y="0"/>
                              <a:ext cx="249860" cy="0"/>
                            </a:xfrm>
                            <a:custGeom>
                              <a:avLst/>
                              <a:gdLst/>
                              <a:ahLst/>
                              <a:cxnLst/>
                              <a:rect l="0" t="0" r="0" b="0"/>
                              <a:pathLst>
                                <a:path w="249860">
                                  <a:moveTo>
                                    <a:pt x="0" y="0"/>
                                  </a:moveTo>
                                  <a:lnTo>
                                    <a:pt x="249860" y="0"/>
                                  </a:lnTo>
                                </a:path>
                              </a:pathLst>
                            </a:custGeom>
                            <a:ln w="6071" cap="flat">
                              <a:miter lim="127000"/>
                            </a:ln>
                          </wps:spPr>
                          <wps:style>
                            <a:lnRef idx="1">
                              <a:srgbClr val="000000"/>
                            </a:lnRef>
                            <a:fillRef idx="0">
                              <a:srgbClr val="000000">
                                <a:alpha val="0"/>
                              </a:srgbClr>
                            </a:fillRef>
                            <a:effectRef idx="0">
                              <a:scrgbClr r="0" g="0" b="0"/>
                            </a:effectRef>
                            <a:fontRef idx="none"/>
                          </wps:style>
                          <wps:bodyPr/>
                        </wps:wsp>
                        <wps:wsp>
                          <wps:cNvPr id="515" name="Shape 515"/>
                          <wps:cNvSpPr/>
                          <wps:spPr>
                            <a:xfrm>
                              <a:off x="835546" y="0"/>
                              <a:ext cx="231496" cy="0"/>
                            </a:xfrm>
                            <a:custGeom>
                              <a:avLst/>
                              <a:gdLst/>
                              <a:ahLst/>
                              <a:cxnLst/>
                              <a:rect l="0" t="0" r="0" b="0"/>
                              <a:pathLst>
                                <a:path w="231496">
                                  <a:moveTo>
                                    <a:pt x="0" y="0"/>
                                  </a:moveTo>
                                  <a:lnTo>
                                    <a:pt x="231496" y="0"/>
                                  </a:lnTo>
                                </a:path>
                              </a:pathLst>
                            </a:custGeom>
                            <a:ln w="607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806" style="width:84.019pt;height:0.478pt;position:absolute;z-index:113;mso-position-horizontal-relative:text;mso-position-horizontal:absolute;margin-left:161.361pt;mso-position-vertical-relative:text;margin-top:5.38403pt;" coordsize="10670,60">
                  <v:shape id="Shape 499" style="position:absolute;width:2498;height:0;left:0;top:0;" coordsize="249860,0" path="m0,0l249860,0">
                    <v:stroke weight="0.478pt" endcap="flat" joinstyle="miter" miterlimit="10" on="true" color="#000000"/>
                    <v:fill on="false" color="#000000" opacity="0"/>
                  </v:shape>
                  <v:shape id="Shape 509" style="position:absolute;width:2498;height:0;left:4540;top:0;" coordsize="249860,0" path="m0,0l249860,0">
                    <v:stroke weight="0.478pt" endcap="flat" joinstyle="miter" miterlimit="10" on="true" color="#000000"/>
                    <v:fill on="false" color="#000000" opacity="0"/>
                  </v:shape>
                  <v:shape id="Shape 515" style="position:absolute;width:2314;height:0;left:8355;top:0;" coordsize="231496,0" path="m0,0l231496,0">
                    <v:stroke weight="0.478pt" endcap="flat" joinstyle="miter" miterlimit="10" on="true" color="#000000"/>
                    <v:fill on="false" color="#000000" opacity="0"/>
                  </v:shape>
                </v:group>
              </w:pict>
            </mc:Fallback>
          </mc:AlternateContent>
        </w:r>
        <w:r>
          <w:tab/>
          <w:t>+</w:t>
        </w:r>
        <w:r>
          <w:tab/>
        </w:r>
        <w:r>
          <w:rPr>
            <w:rFonts w:ascii="Cambria" w:eastAsia="Cambria" w:hAnsi="Cambria" w:cs="Cambria"/>
          </w:rPr>
          <w:t>·</w:t>
        </w:r>
        <w:r>
          <w:rPr>
            <w:rFonts w:ascii="Cambria" w:eastAsia="Cambria" w:hAnsi="Cambria" w:cs="Cambria"/>
          </w:rPr>
          <w:tab/>
        </w:r>
      </w:ins>
      <w:del w:id="165" w:author="Hussain Hadah" w:date="2026-10-25T19:29:00Z" w16du:dateUtc="2026-10-25T23:29:00Z">
        <w:r w:rsidR="000245FA">
          <w:rPr>
            <w:spacing w:val="78"/>
            <w:w w:val="115"/>
            <w:position w:val="12"/>
            <w:sz w:val="18"/>
          </w:rPr>
          <w:delText xml:space="preserve"> </w:delText>
        </w:r>
      </w:del>
      <w:r w:rsidR="000245FA">
        <w:rPr>
          <w:rFonts w:ascii="Arial" w:hAnsi="Arial"/>
          <w:w w:val="110"/>
          <w:sz w:val="24"/>
        </w:rPr>
        <w:t>=</w:t>
      </w:r>
      <w:r w:rsidR="000245FA">
        <w:rPr>
          <w:rFonts w:ascii="Arial" w:hAnsi="Arial"/>
          <w:spacing w:val="-5"/>
          <w:w w:val="110"/>
          <w:sz w:val="24"/>
        </w:rPr>
        <w:t xml:space="preserve"> </w:t>
      </w:r>
      <w:r w:rsidR="000245FA">
        <w:rPr>
          <w:spacing w:val="-10"/>
          <w:w w:val="110"/>
          <w:sz w:val="24"/>
        </w:rPr>
        <w:t>0</w:t>
      </w:r>
      <w:r w:rsidR="000245FA">
        <w:rPr>
          <w:sz w:val="24"/>
        </w:rPr>
        <w:tab/>
      </w:r>
      <w:r w:rsidR="000245FA">
        <w:rPr>
          <w:spacing w:val="-5"/>
          <w:w w:val="110"/>
          <w:sz w:val="24"/>
        </w:rPr>
        <w:t>(3)</w:t>
      </w:r>
    </w:p>
    <w:p w14:paraId="096E4108" w14:textId="77777777" w:rsidR="00E746E6" w:rsidRDefault="00665139">
      <w:pPr>
        <w:tabs>
          <w:tab w:val="left" w:pos="740"/>
          <w:tab w:val="left" w:pos="1295"/>
        </w:tabs>
        <w:spacing w:line="231" w:lineRule="exact"/>
        <w:ind w:right="781"/>
        <w:jc w:val="center"/>
        <w:rPr>
          <w:b/>
          <w:sz w:val="24"/>
        </w:rPr>
      </w:pPr>
      <w:ins w:id="166" w:author="Hussain Hadah" w:date="2026-10-25T19:29:00Z" w16du:dateUtc="2026-10-25T23:29:00Z">
        <w:r>
          <w:tab/>
        </w:r>
      </w:ins>
      <w:r w:rsidR="000245FA">
        <w:rPr>
          <w:spacing w:val="-5"/>
          <w:w w:val="125"/>
          <w:sz w:val="24"/>
        </w:rPr>
        <w:t>∂</w:t>
      </w:r>
      <w:r w:rsidR="000245FA">
        <w:rPr>
          <w:b/>
          <w:spacing w:val="-5"/>
          <w:w w:val="125"/>
          <w:sz w:val="24"/>
        </w:rPr>
        <w:t>a</w:t>
      </w:r>
      <w:r w:rsidR="000245FA">
        <w:rPr>
          <w:b/>
          <w:spacing w:val="-5"/>
          <w:w w:val="125"/>
          <w:sz w:val="24"/>
          <w:vertAlign w:val="subscript"/>
        </w:rPr>
        <w:t>i</w:t>
      </w:r>
      <w:r w:rsidR="000245FA">
        <w:rPr>
          <w:b/>
          <w:sz w:val="24"/>
        </w:rPr>
        <w:tab/>
      </w:r>
      <w:r w:rsidR="000245FA">
        <w:rPr>
          <w:spacing w:val="-5"/>
          <w:w w:val="125"/>
          <w:sz w:val="24"/>
        </w:rPr>
        <w:t>∂I</w:t>
      </w:r>
      <w:r w:rsidR="000245FA">
        <w:rPr>
          <w:spacing w:val="-5"/>
          <w:w w:val="125"/>
          <w:sz w:val="24"/>
          <w:vertAlign w:val="subscript"/>
        </w:rPr>
        <w:t>i</w:t>
      </w:r>
      <w:r w:rsidR="000245FA">
        <w:rPr>
          <w:sz w:val="24"/>
        </w:rPr>
        <w:tab/>
      </w:r>
      <w:r w:rsidR="000245FA">
        <w:rPr>
          <w:spacing w:val="-5"/>
          <w:w w:val="125"/>
          <w:sz w:val="24"/>
        </w:rPr>
        <w:t>d</w:t>
      </w:r>
      <w:r w:rsidR="000245FA">
        <w:rPr>
          <w:b/>
          <w:spacing w:val="-5"/>
          <w:w w:val="125"/>
          <w:sz w:val="24"/>
        </w:rPr>
        <w:t>a</w:t>
      </w:r>
      <w:r w:rsidR="000245FA">
        <w:rPr>
          <w:b/>
          <w:spacing w:val="-5"/>
          <w:w w:val="125"/>
          <w:sz w:val="24"/>
          <w:vertAlign w:val="subscript"/>
        </w:rPr>
        <w:t>i</w:t>
      </w:r>
    </w:p>
    <w:p w14:paraId="65C198CF" w14:textId="77777777" w:rsidR="00E746E6" w:rsidRDefault="000245FA">
      <w:pPr>
        <w:pStyle w:val="BodyText"/>
        <w:spacing w:before="252" w:line="165" w:lineRule="exact"/>
        <w:ind w:left="387"/>
        <w:rPr>
          <w:del w:id="167" w:author="Hussain Hadah" w:date="2026-10-25T19:29:00Z" w16du:dateUtc="2026-10-25T23:29:00Z"/>
        </w:rPr>
      </w:pPr>
      <w:r>
        <w:rPr>
          <w:w w:val="110"/>
        </w:rPr>
        <w:t>The</w:t>
      </w:r>
      <w:r>
        <w:rPr>
          <w:spacing w:val="15"/>
          <w:w w:val="110"/>
        </w:rPr>
        <w:t xml:space="preserve"> </w:t>
      </w:r>
      <w:r>
        <w:rPr>
          <w:w w:val="110"/>
        </w:rPr>
        <w:t>solution</w:t>
      </w:r>
      <w:r>
        <w:rPr>
          <w:spacing w:val="15"/>
          <w:w w:val="110"/>
        </w:rPr>
        <w:t xml:space="preserve"> </w:t>
      </w:r>
      <w:r>
        <w:rPr>
          <w:w w:val="110"/>
        </w:rPr>
        <w:t>a</w:t>
      </w:r>
      <w:r>
        <w:rPr>
          <w:rFonts w:ascii="Menlo" w:hAnsi="Menlo"/>
          <w:i/>
          <w:w w:val="110"/>
          <w:vertAlign w:val="superscript"/>
        </w:rPr>
        <w:t>⋆</w:t>
      </w:r>
      <w:ins w:id="168" w:author="Hussain Hadah" w:date="2026-10-25T19:29:00Z" w16du:dateUtc="2026-10-25T23:29:00Z">
        <w:r w:rsidR="00665139">
          <w:rPr>
            <w:vertAlign w:val="subscript"/>
          </w:rPr>
          <w:t>i</w:t>
        </w:r>
      </w:ins>
      <w:r>
        <w:rPr>
          <w:rFonts w:ascii="Menlo" w:hAnsi="Menlo"/>
          <w:i/>
          <w:spacing w:val="-68"/>
          <w:w w:val="110"/>
        </w:rPr>
        <w:t xml:space="preserve"> </w:t>
      </w:r>
      <w:r>
        <w:rPr>
          <w:w w:val="110"/>
        </w:rPr>
        <w:t>yields</w:t>
      </w:r>
      <w:r>
        <w:rPr>
          <w:spacing w:val="15"/>
          <w:w w:val="110"/>
        </w:rPr>
        <w:t xml:space="preserve"> </w:t>
      </w:r>
      <w:r>
        <w:rPr>
          <w:w w:val="110"/>
        </w:rPr>
        <w:t>utility</w:t>
      </w:r>
      <w:r>
        <w:rPr>
          <w:spacing w:val="15"/>
          <w:w w:val="110"/>
        </w:rPr>
        <w:t xml:space="preserve"> </w:t>
      </w:r>
      <w:r>
        <w:rPr>
          <w:w w:val="110"/>
        </w:rPr>
        <w:t>U</w:t>
      </w:r>
      <w:ins w:id="169" w:author="Hussain Hadah" w:date="2026-10-25T19:29:00Z" w16du:dateUtc="2026-10-25T23:29:00Z">
        <w:r w:rsidR="00665139">
          <w:rPr>
            <w:rFonts w:ascii="Cambria" w:eastAsia="Cambria" w:hAnsi="Cambria" w:cs="Cambria"/>
            <w:i/>
            <w:vertAlign w:val="superscript"/>
          </w:rPr>
          <w:t>⋆</w:t>
        </w:r>
        <w:r w:rsidR="00665139">
          <w:rPr>
            <w:vertAlign w:val="subscript"/>
          </w:rPr>
          <w:t>i</w:t>
        </w:r>
        <w:r w:rsidR="00665139">
          <w:t>.</w:t>
        </w:r>
      </w:ins>
      <w:del w:id="170" w:author="Hussain Hadah" w:date="2026-10-25T19:29:00Z" w16du:dateUtc="2026-10-25T23:29:00Z">
        <w:r>
          <w:rPr>
            <w:rFonts w:ascii="Menlo" w:hAnsi="Menlo"/>
            <w:i/>
            <w:w w:val="110"/>
            <w:vertAlign w:val="superscript"/>
          </w:rPr>
          <w:delText>⋆</w:delText>
        </w:r>
        <w:r>
          <w:rPr>
            <w:w w:val="110"/>
          </w:rPr>
          <w:delText>.</w:delText>
        </w:r>
      </w:del>
      <w:r>
        <w:rPr>
          <w:spacing w:val="67"/>
          <w:w w:val="110"/>
        </w:rPr>
        <w:t xml:space="preserve"> </w:t>
      </w:r>
      <w:r>
        <w:rPr>
          <w:w w:val="110"/>
        </w:rPr>
        <w:t>Now</w:t>
      </w:r>
      <w:r>
        <w:rPr>
          <w:spacing w:val="15"/>
          <w:w w:val="110"/>
        </w:rPr>
        <w:t xml:space="preserve"> </w:t>
      </w:r>
      <w:r>
        <w:rPr>
          <w:w w:val="110"/>
        </w:rPr>
        <w:t>suppose</w:t>
      </w:r>
      <w:r>
        <w:rPr>
          <w:spacing w:val="15"/>
          <w:w w:val="110"/>
        </w:rPr>
        <w:t xml:space="preserve"> </w:t>
      </w:r>
      <w:r>
        <w:rPr>
          <w:w w:val="110"/>
        </w:rPr>
        <w:t>individuals</w:t>
      </w:r>
      <w:r>
        <w:rPr>
          <w:spacing w:val="15"/>
          <w:w w:val="110"/>
        </w:rPr>
        <w:t xml:space="preserve"> </w:t>
      </w:r>
      <w:r>
        <w:rPr>
          <w:w w:val="110"/>
        </w:rPr>
        <w:t>can</w:t>
      </w:r>
      <w:r>
        <w:rPr>
          <w:spacing w:val="15"/>
          <w:w w:val="110"/>
        </w:rPr>
        <w:t xml:space="preserve"> </w:t>
      </w:r>
      <w:r>
        <w:rPr>
          <w:spacing w:val="-2"/>
          <w:w w:val="110"/>
        </w:rPr>
        <w:t>strategically</w:t>
      </w:r>
      <w:ins w:id="171" w:author="Hussain Hadah" w:date="2026-10-25T19:29:00Z" w16du:dateUtc="2026-10-25T23:29:00Z">
        <w:r w:rsidR="00665139">
          <w:t xml:space="preserve"> </w:t>
        </w:r>
      </w:ins>
    </w:p>
    <w:p w14:paraId="4F103349" w14:textId="77777777" w:rsidR="00E746E6" w:rsidRDefault="000245FA">
      <w:pPr>
        <w:tabs>
          <w:tab w:val="left" w:pos="3741"/>
        </w:tabs>
        <w:spacing w:line="174" w:lineRule="exact"/>
        <w:ind w:left="1950"/>
        <w:rPr>
          <w:del w:id="172" w:author="Hussain Hadah" w:date="2026-10-25T19:29:00Z" w16du:dateUtc="2026-10-25T23:29:00Z"/>
          <w:sz w:val="18"/>
        </w:rPr>
      </w:pPr>
      <w:del w:id="173" w:author="Hussain Hadah" w:date="2026-10-25T19:29:00Z" w16du:dateUtc="2026-10-25T23:29:00Z">
        <w:r>
          <w:rPr>
            <w:spacing w:val="-10"/>
            <w:w w:val="130"/>
            <w:sz w:val="18"/>
          </w:rPr>
          <w:delText>i</w:delText>
        </w:r>
        <w:r>
          <w:rPr>
            <w:sz w:val="18"/>
          </w:rPr>
          <w:tab/>
        </w:r>
        <w:r>
          <w:rPr>
            <w:spacing w:val="-10"/>
            <w:w w:val="130"/>
            <w:sz w:val="18"/>
          </w:rPr>
          <w:delText>i</w:delText>
        </w:r>
      </w:del>
    </w:p>
    <w:p w14:paraId="3B8C5B8D" w14:textId="77777777" w:rsidR="00E746E6" w:rsidRDefault="000245FA">
      <w:pPr>
        <w:pStyle w:val="BodyText"/>
        <w:spacing w:before="56"/>
        <w:ind w:left="36"/>
        <w:rPr>
          <w:del w:id="174" w:author="Hussain Hadah" w:date="2026-10-25T19:29:00Z" w16du:dateUtc="2026-10-25T23:29:00Z"/>
          <w:rFonts w:ascii="Arial" w:eastAsia="Arial" w:hAnsi="Arial" w:cs="Arial"/>
        </w:rPr>
      </w:pPr>
      <w:del w:id="175" w:author="Hussain Hadah" w:date="2026-10-25T19:29:00Z" w16du:dateUtc="2026-10-25T23:29:00Z">
        <w:r>
          <w:rPr>
            <w:rFonts w:ascii="Arial" w:eastAsia="Arial" w:hAnsi="Arial" w:cs="Arial"/>
            <w:noProof/>
          </w:rPr>
          <mc:AlternateContent>
            <mc:Choice Requires="wps">
              <w:drawing>
                <wp:anchor distT="0" distB="0" distL="0" distR="0" simplePos="0" relativeHeight="485738496" behindDoc="1" locked="0" layoutInCell="1" allowOverlap="1" wp14:anchorId="6817808D" wp14:editId="68AB9655">
                  <wp:simplePos x="0" y="0"/>
                  <wp:positionH relativeFrom="page">
                    <wp:posOffset>6398640</wp:posOffset>
                  </wp:positionH>
                  <wp:positionV relativeFrom="paragraph">
                    <wp:posOffset>193768</wp:posOffset>
                  </wp:positionV>
                  <wp:extent cx="41275" cy="1143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275" cy="114300"/>
                          </a:xfrm>
                          <a:prstGeom prst="rect">
                            <a:avLst/>
                          </a:prstGeom>
                        </wps:spPr>
                        <wps:txbx>
                          <w:txbxContent>
                            <w:p w14:paraId="567D8CB3" w14:textId="77777777" w:rsidR="00E746E6" w:rsidRDefault="000245FA">
                              <w:pPr>
                                <w:spacing w:line="173" w:lineRule="exact"/>
                                <w:rPr>
                                  <w:del w:id="176" w:author="Hussain Hadah" w:date="2026-10-25T19:29:00Z" w16du:dateUtc="2026-10-25T23:29:00Z"/>
                                  <w:sz w:val="18"/>
                                </w:rPr>
                              </w:pPr>
                              <w:del w:id="177" w:author="Hussain Hadah" w:date="2026-10-25T19:29:00Z" w16du:dateUtc="2026-10-25T23:29:00Z">
                                <w:r>
                                  <w:rPr>
                                    <w:spacing w:val="-10"/>
                                    <w:w w:val="125"/>
                                    <w:sz w:val="18"/>
                                  </w:rPr>
                                  <w:delText>i</w:delText>
                                </w:r>
                              </w:del>
                            </w:p>
                          </w:txbxContent>
                        </wps:txbx>
                        <wps:bodyPr wrap="square" lIns="0" tIns="0" rIns="0" bIns="0" rtlCol="0">
                          <a:noAutofit/>
                        </wps:bodyPr>
                      </wps:wsp>
                    </a:graphicData>
                  </a:graphic>
                </wp:anchor>
              </w:drawing>
            </mc:Choice>
            <mc:Fallback>
              <w:pict>
                <v:shapetype w14:anchorId="6817808D" id="_x0000_t202" coordsize="21600,21600" o:spt="202" path="m,l,21600r21600,l21600,xe">
                  <v:stroke joinstyle="miter"/>
                  <v:path gradientshapeok="t" o:connecttype="rect"/>
                </v:shapetype>
                <v:shape id="Textbox 5" o:spid="_x0000_s1026" type="#_x0000_t202" style="position:absolute;left:0;text-align:left;margin-left:503.85pt;margin-top:15.25pt;width:3.25pt;height:9pt;z-index:-17577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" filled="f" stroked="f">
                  <v:textbox inset="0,0,0,0">
                    <w:txbxContent>
                      <w:p w14:paraId="567D8CB3" w14:textId="77777777" w:rsidR="00E746E6" w:rsidRDefault="000245FA">
                        <w:pPr>
                          <w:spacing w:line="173" w:lineRule="exact"/>
                          <w:rPr>
                            <w:del w:id="178" w:author="Hussain Hadah" w:date="2026-10-25T19:29:00Z" w16du:dateUtc="2026-10-25T23:29:00Z"/>
                            <w:sz w:val="18"/>
                          </w:rPr>
                        </w:pPr>
                        <w:del w:id="179" w:author="Hussain Hadah" w:date="2026-10-25T19:29:00Z" w16du:dateUtc="2026-10-25T23:29:00Z">
                          <w:r>
                            <w:rPr>
                              <w:spacing w:val="-10"/>
                              <w:w w:val="125"/>
                              <w:sz w:val="18"/>
                            </w:rPr>
                            <w:delText>i</w:delText>
                          </w:r>
                        </w:del>
                      </w:p>
                    </w:txbxContent>
                  </v:textbox>
                  <w10:wrap anchorx="page"/>
                </v:shape>
              </w:pict>
            </mc:Fallback>
          </mc:AlternateContent>
        </w:r>
      </w:del>
      <w:r>
        <w:rPr>
          <w:w w:val="110"/>
        </w:rPr>
        <w:t>choose</w:t>
      </w:r>
      <w:r>
        <w:rPr>
          <w:spacing w:val="-17"/>
          <w:w w:val="110"/>
        </w:rPr>
        <w:t xml:space="preserve"> </w:t>
      </w:r>
      <w:r>
        <w:rPr>
          <w:w w:val="110"/>
        </w:rPr>
        <w:t>their</w:t>
      </w:r>
      <w:r>
        <w:rPr>
          <w:spacing w:val="-16"/>
          <w:w w:val="110"/>
        </w:rPr>
        <w:t xml:space="preserve"> </w:t>
      </w:r>
      <w:r>
        <w:rPr>
          <w:w w:val="110"/>
        </w:rPr>
        <w:t>racial</w:t>
      </w:r>
      <w:r>
        <w:rPr>
          <w:spacing w:val="-16"/>
          <w:w w:val="110"/>
        </w:rPr>
        <w:t xml:space="preserve"> </w:t>
      </w:r>
      <w:r>
        <w:rPr>
          <w:w w:val="110"/>
        </w:rPr>
        <w:t>identity</w:t>
      </w:r>
      <w:r>
        <w:rPr>
          <w:spacing w:val="-11"/>
          <w:w w:val="110"/>
        </w:rPr>
        <w:t xml:space="preserve"> </w:t>
      </w:r>
      <w:r>
        <w:rPr>
          <w:w w:val="110"/>
        </w:rPr>
        <w:t>at</w:t>
      </w:r>
      <w:r>
        <w:rPr>
          <w:spacing w:val="-11"/>
          <w:w w:val="110"/>
        </w:rPr>
        <w:t xml:space="preserve"> </w:t>
      </w:r>
      <w:r>
        <w:rPr>
          <w:w w:val="110"/>
        </w:rPr>
        <w:t>cost</w:t>
      </w:r>
      <w:r>
        <w:rPr>
          <w:spacing w:val="-11"/>
          <w:w w:val="110"/>
        </w:rPr>
        <w:t xml:space="preserve"> </w:t>
      </w:r>
      <w:r>
        <w:rPr>
          <w:w w:val="110"/>
        </w:rPr>
        <w:t>c.</w:t>
      </w:r>
      <w:r>
        <w:rPr>
          <w:spacing w:val="5"/>
          <w:w w:val="110"/>
        </w:rPr>
        <w:t xml:space="preserve"> </w:t>
      </w:r>
      <w:r>
        <w:rPr>
          <w:w w:val="110"/>
        </w:rPr>
        <w:t>They</w:t>
      </w:r>
      <w:r>
        <w:rPr>
          <w:spacing w:val="-11"/>
          <w:w w:val="110"/>
        </w:rPr>
        <w:t xml:space="preserve"> </w:t>
      </w:r>
      <w:r>
        <w:rPr>
          <w:w w:val="110"/>
        </w:rPr>
        <w:t>will</w:t>
      </w:r>
      <w:r>
        <w:rPr>
          <w:spacing w:val="-11"/>
          <w:w w:val="110"/>
        </w:rPr>
        <w:t xml:space="preserve"> </w:t>
      </w:r>
      <w:r>
        <w:rPr>
          <w:w w:val="110"/>
        </w:rPr>
        <w:t>switch</w:t>
      </w:r>
      <w:r>
        <w:rPr>
          <w:spacing w:val="-11"/>
          <w:w w:val="110"/>
        </w:rPr>
        <w:t xml:space="preserve"> </w:t>
      </w:r>
      <w:r>
        <w:rPr>
          <w:w w:val="110"/>
        </w:rPr>
        <w:t>identities</w:t>
      </w:r>
      <w:r>
        <w:rPr>
          <w:spacing w:val="-10"/>
          <w:w w:val="110"/>
        </w:rPr>
        <w:t xml:space="preserve"> </w:t>
      </w:r>
      <w:r>
        <w:rPr>
          <w:w w:val="110"/>
        </w:rPr>
        <w:t>when</w:t>
      </w:r>
      <w:r>
        <w:rPr>
          <w:spacing w:val="-11"/>
          <w:w w:val="110"/>
        </w:rPr>
        <w:t xml:space="preserve"> </w:t>
      </w:r>
      <w:r>
        <w:rPr>
          <w:spacing w:val="-78"/>
          <w:w w:val="112"/>
        </w:rPr>
        <w:t>U</w:t>
      </w:r>
      <w:r>
        <w:rPr>
          <w:spacing w:val="33"/>
          <w:w w:val="105"/>
          <w:position w:val="5"/>
        </w:rPr>
        <w:t>˜</w:t>
      </w:r>
      <w:r>
        <w:rPr>
          <w:spacing w:val="27"/>
          <w:w w:val="135"/>
          <w:position w:val="-3"/>
          <w:sz w:val="18"/>
          <w:szCs w:val="18"/>
        </w:rPr>
        <w:t>i</w:t>
      </w:r>
      <w:r>
        <w:rPr>
          <w:rFonts w:ascii="Menlo" w:eastAsia="Menlo" w:hAnsi="Menlo" w:cs="Menlo"/>
          <w:i/>
          <w:iCs/>
          <w:spacing w:val="18"/>
          <w:w w:val="88"/>
          <w:position w:val="14"/>
          <w:sz w:val="18"/>
          <w:szCs w:val="18"/>
        </w:rPr>
        <w:t>⋆</w:t>
      </w:r>
      <w:r>
        <w:rPr>
          <w:rFonts w:ascii="Menlo" w:eastAsia="Menlo" w:hAnsi="Menlo" w:cs="Menlo"/>
          <w:i/>
          <w:iCs/>
          <w:spacing w:val="-41"/>
          <w:w w:val="110"/>
          <w:position w:val="14"/>
          <w:sz w:val="18"/>
          <w:szCs w:val="18"/>
        </w:rPr>
        <w:t xml:space="preserve"> </w:t>
      </w:r>
      <w:r>
        <w:rPr>
          <w:rFonts w:ascii="Apple Symbols" w:eastAsia="Apple Symbols" w:hAnsi="Apple Symbols" w:cs="Apple Symbols"/>
          <w:w w:val="110"/>
        </w:rPr>
        <w:t>⩾</w:t>
      </w:r>
      <w:r>
        <w:rPr>
          <w:rFonts w:ascii="Apple Symbols" w:eastAsia="Apple Symbols" w:hAnsi="Apple Symbols" w:cs="Apple Symbols"/>
          <w:spacing w:val="-22"/>
          <w:w w:val="110"/>
        </w:rPr>
        <w:t xml:space="preserve"> </w:t>
      </w:r>
      <w:r>
        <w:rPr>
          <w:w w:val="110"/>
        </w:rPr>
        <w:t>U</w:t>
      </w:r>
      <w:r>
        <w:rPr>
          <w:rFonts w:ascii="Menlo" w:eastAsia="Menlo" w:hAnsi="Menlo" w:cs="Menlo"/>
          <w:i/>
          <w:iCs/>
          <w:w w:val="110"/>
          <w:vertAlign w:val="superscript"/>
        </w:rPr>
        <w:t>⋆</w:t>
      </w:r>
      <w:ins w:id="180" w:author="Hussain Hadah" w:date="2026-10-25T19:29:00Z" w16du:dateUtc="2026-10-25T23:29:00Z">
        <w:r w:rsidR="00665139">
          <w:rPr>
            <w:vertAlign w:val="subscript"/>
          </w:rPr>
          <w:t xml:space="preserve">i </w:t>
        </w:r>
        <w:r w:rsidR="00665139">
          <w:t xml:space="preserve">+ </w:t>
        </w:r>
      </w:ins>
      <w:del w:id="181" w:author="Hussain Hadah" w:date="2026-10-25T19:29:00Z" w16du:dateUtc="2026-10-25T23:29:00Z">
        <w:r>
          <w:rPr>
            <w:rFonts w:ascii="Menlo" w:eastAsia="Menlo" w:hAnsi="Menlo" w:cs="Menlo"/>
            <w:i/>
            <w:iCs/>
            <w:spacing w:val="-102"/>
            <w:w w:val="110"/>
          </w:rPr>
          <w:delText xml:space="preserve"> </w:delText>
        </w:r>
        <w:r>
          <w:rPr>
            <w:rFonts w:ascii="Arial" w:eastAsia="Arial" w:hAnsi="Arial" w:cs="Arial"/>
            <w:spacing w:val="-10"/>
            <w:w w:val="110"/>
          </w:rPr>
          <w:delText>+</w:delText>
        </w:r>
      </w:del>
    </w:p>
    <w:p w14:paraId="12A0F682" w14:textId="77777777" w:rsidR="00E746E6" w:rsidRDefault="000245FA">
      <w:pPr>
        <w:pStyle w:val="BodyText"/>
        <w:spacing w:before="93"/>
        <w:ind w:left="36"/>
      </w:pPr>
      <w:r>
        <w:rPr>
          <w:w w:val="110"/>
        </w:rPr>
        <w:t>c,</w:t>
      </w:r>
      <w:r>
        <w:rPr>
          <w:spacing w:val="-16"/>
          <w:w w:val="110"/>
        </w:rPr>
        <w:t xml:space="preserve"> </w:t>
      </w:r>
      <w:r>
        <w:rPr>
          <w:w w:val="110"/>
        </w:rPr>
        <w:t>where</w:t>
      </w:r>
      <w:r>
        <w:rPr>
          <w:spacing w:val="-11"/>
          <w:w w:val="110"/>
        </w:rPr>
        <w:t xml:space="preserve"> </w:t>
      </w:r>
      <w:r>
        <w:rPr>
          <w:spacing w:val="-78"/>
          <w:w w:val="112"/>
        </w:rPr>
        <w:t>U</w:t>
      </w:r>
      <w:r>
        <w:rPr>
          <w:spacing w:val="33"/>
          <w:w w:val="105"/>
          <w:position w:val="5"/>
        </w:rPr>
        <w:t>˜</w:t>
      </w:r>
      <w:r>
        <w:rPr>
          <w:spacing w:val="27"/>
          <w:w w:val="135"/>
          <w:position w:val="-3"/>
          <w:sz w:val="18"/>
        </w:rPr>
        <w:t>i</w:t>
      </w:r>
      <w:r>
        <w:rPr>
          <w:rFonts w:ascii="Menlo" w:hAnsi="Menlo"/>
          <w:i/>
          <w:spacing w:val="18"/>
          <w:w w:val="88"/>
          <w:position w:val="14"/>
          <w:sz w:val="18"/>
        </w:rPr>
        <w:t>⋆</w:t>
      </w:r>
      <w:r>
        <w:rPr>
          <w:rFonts w:ascii="Menlo" w:hAnsi="Menlo"/>
          <w:i/>
          <w:spacing w:val="-49"/>
          <w:w w:val="110"/>
          <w:position w:val="14"/>
          <w:sz w:val="18"/>
        </w:rPr>
        <w:t xml:space="preserve"> </w:t>
      </w:r>
      <w:r>
        <w:rPr>
          <w:w w:val="110"/>
        </w:rPr>
        <w:t>represents</w:t>
      </w:r>
      <w:r>
        <w:rPr>
          <w:spacing w:val="-11"/>
          <w:w w:val="110"/>
        </w:rPr>
        <w:t xml:space="preserve"> </w:t>
      </w:r>
      <w:r>
        <w:rPr>
          <w:w w:val="110"/>
        </w:rPr>
        <w:t>utility</w:t>
      </w:r>
      <w:r>
        <w:rPr>
          <w:spacing w:val="-11"/>
          <w:w w:val="110"/>
        </w:rPr>
        <w:t xml:space="preserve"> </w:t>
      </w:r>
      <w:r>
        <w:rPr>
          <w:w w:val="110"/>
        </w:rPr>
        <w:t>under</w:t>
      </w:r>
      <w:r>
        <w:rPr>
          <w:spacing w:val="-11"/>
          <w:w w:val="110"/>
        </w:rPr>
        <w:t xml:space="preserve"> </w:t>
      </w:r>
      <w:r>
        <w:rPr>
          <w:w w:val="110"/>
        </w:rPr>
        <w:t>the</w:t>
      </w:r>
      <w:r>
        <w:rPr>
          <w:spacing w:val="-11"/>
          <w:w w:val="110"/>
        </w:rPr>
        <w:t xml:space="preserve"> </w:t>
      </w:r>
      <w:r>
        <w:rPr>
          <w:w w:val="110"/>
        </w:rPr>
        <w:t>alternative</w:t>
      </w:r>
      <w:r>
        <w:rPr>
          <w:spacing w:val="-10"/>
          <w:w w:val="110"/>
        </w:rPr>
        <w:t xml:space="preserve"> </w:t>
      </w:r>
      <w:r>
        <w:rPr>
          <w:w w:val="110"/>
        </w:rPr>
        <w:t>racial</w:t>
      </w:r>
      <w:r>
        <w:rPr>
          <w:spacing w:val="-11"/>
          <w:w w:val="110"/>
        </w:rPr>
        <w:t xml:space="preserve"> </w:t>
      </w:r>
      <w:r>
        <w:rPr>
          <w:spacing w:val="-2"/>
          <w:w w:val="110"/>
        </w:rPr>
        <w:t>identity.</w:t>
      </w:r>
    </w:p>
    <w:p w14:paraId="441D9B3D" w14:textId="77777777" w:rsidR="00E746E6" w:rsidRDefault="000245FA">
      <w:pPr>
        <w:pStyle w:val="BodyText"/>
        <w:spacing w:before="92"/>
        <w:ind w:left="387"/>
        <w:rPr>
          <w:del w:id="182" w:author="Hussain Hadah" w:date="2026-10-25T19:29:00Z" w16du:dateUtc="2026-10-25T23:29:00Z"/>
        </w:rPr>
      </w:pPr>
      <w:del w:id="183" w:author="Hussain Hadah" w:date="2026-10-25T19:29:00Z" w16du:dateUtc="2026-10-25T23:29:00Z">
        <w:r>
          <w:rPr>
            <w:noProof/>
          </w:rPr>
          <mc:AlternateContent>
            <mc:Choice Requires="wps">
              <w:drawing>
                <wp:anchor distT="0" distB="0" distL="0" distR="0" simplePos="0" relativeHeight="485739008" behindDoc="1" locked="0" layoutInCell="1" allowOverlap="1" wp14:anchorId="19B3376A" wp14:editId="0B618CA4">
                  <wp:simplePos x="0" y="0"/>
                  <wp:positionH relativeFrom="page">
                    <wp:posOffset>4722279</wp:posOffset>
                  </wp:positionH>
                  <wp:positionV relativeFrom="paragraph">
                    <wp:posOffset>216177</wp:posOffset>
                  </wp:positionV>
                  <wp:extent cx="41275" cy="1143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275" cy="114300"/>
                          </a:xfrm>
                          <a:prstGeom prst="rect">
                            <a:avLst/>
                          </a:prstGeom>
                        </wps:spPr>
                        <wps:txbx>
                          <w:txbxContent>
                            <w:p w14:paraId="68596677" w14:textId="77777777" w:rsidR="00E746E6" w:rsidRDefault="000245FA">
                              <w:pPr>
                                <w:spacing w:line="173" w:lineRule="exact"/>
                                <w:rPr>
                                  <w:del w:id="184" w:author="Hussain Hadah" w:date="2026-10-25T19:29:00Z" w16du:dateUtc="2026-10-25T23:29:00Z"/>
                                  <w:sz w:val="18"/>
                                </w:rPr>
                              </w:pPr>
                              <w:del w:id="185" w:author="Hussain Hadah" w:date="2026-10-25T19:29:00Z" w16du:dateUtc="2026-10-25T23:29:00Z">
                                <w:r>
                                  <w:rPr>
                                    <w:spacing w:val="-10"/>
                                    <w:w w:val="125"/>
                                    <w:sz w:val="18"/>
                                  </w:rPr>
                                  <w:delText>i</w:delText>
                                </w:r>
                              </w:del>
                            </w:p>
                          </w:txbxContent>
                        </wps:txbx>
                        <wps:bodyPr wrap="square" lIns="0" tIns="0" rIns="0" bIns="0" rtlCol="0">
                          <a:noAutofit/>
                        </wps:bodyPr>
                      </wps:wsp>
                    </a:graphicData>
                  </a:graphic>
                </wp:anchor>
              </w:drawing>
            </mc:Choice>
            <mc:Fallback>
              <w:pict>
                <v:shape w14:anchorId="19B3376A" id="Textbox 6" o:spid="_x0000_s1027" type="#_x0000_t202" style="position:absolute;left:0;text-align:left;margin-left:371.85pt;margin-top:17pt;width:3.25pt;height:9pt;z-index:-17577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" filled="f" stroked="f">
                  <v:textbox inset="0,0,0,0">
                    <w:txbxContent>
                      <w:p w14:paraId="68596677" w14:textId="77777777" w:rsidR="00E746E6" w:rsidRDefault="000245FA">
                        <w:pPr>
                          <w:spacing w:line="173" w:lineRule="exact"/>
                          <w:rPr>
                            <w:del w:id="186" w:author="Hussain Hadah" w:date="2026-10-25T19:29:00Z" w16du:dateUtc="2026-10-25T23:29:00Z"/>
                            <w:sz w:val="18"/>
                          </w:rPr>
                        </w:pPr>
                        <w:del w:id="187" w:author="Hussain Hadah" w:date="2026-10-25T19:29:00Z" w16du:dateUtc="2026-10-25T23:29:00Z">
                          <w:r>
                            <w:rPr>
                              <w:spacing w:val="-10"/>
                              <w:w w:val="125"/>
                              <w:sz w:val="18"/>
                            </w:rPr>
                            <w:delText>i</w:delText>
                          </w:r>
                        </w:del>
                      </w:p>
                    </w:txbxContent>
                  </v:textbox>
                  <w10:wrap anchorx="page"/>
                </v:shape>
              </w:pict>
            </mc:Fallback>
          </mc:AlternateContent>
        </w:r>
      </w:del>
      <w:r>
        <w:rPr>
          <w:w w:val="110"/>
        </w:rPr>
        <w:t>Identity</w:t>
      </w:r>
      <w:r>
        <w:rPr>
          <w:spacing w:val="-10"/>
          <w:w w:val="110"/>
        </w:rPr>
        <w:t xml:space="preserve"> </w:t>
      </w:r>
      <w:r>
        <w:rPr>
          <w:w w:val="110"/>
        </w:rPr>
        <w:t>switching</w:t>
      </w:r>
      <w:r>
        <w:rPr>
          <w:spacing w:val="-3"/>
          <w:w w:val="110"/>
        </w:rPr>
        <w:t xml:space="preserve"> </w:t>
      </w:r>
      <w:r>
        <w:rPr>
          <w:w w:val="110"/>
        </w:rPr>
        <w:t>occurs</w:t>
      </w:r>
      <w:r>
        <w:rPr>
          <w:spacing w:val="9"/>
          <w:w w:val="110"/>
        </w:rPr>
        <w:t xml:space="preserve"> </w:t>
      </w:r>
      <w:r>
        <w:rPr>
          <w:w w:val="110"/>
        </w:rPr>
        <w:t>when</w:t>
      </w:r>
      <w:r>
        <w:rPr>
          <w:spacing w:val="9"/>
          <w:w w:val="110"/>
        </w:rPr>
        <w:t xml:space="preserve"> </w:t>
      </w:r>
      <w:r>
        <w:rPr>
          <w:w w:val="110"/>
        </w:rPr>
        <w:t>benefits</w:t>
      </w:r>
      <w:r>
        <w:rPr>
          <w:spacing w:val="8"/>
          <w:w w:val="110"/>
        </w:rPr>
        <w:t xml:space="preserve"> </w:t>
      </w:r>
      <w:r>
        <w:rPr>
          <w:spacing w:val="-78"/>
          <w:w w:val="112"/>
        </w:rPr>
        <w:t>U</w:t>
      </w:r>
      <w:r>
        <w:rPr>
          <w:spacing w:val="33"/>
          <w:w w:val="105"/>
          <w:position w:val="5"/>
        </w:rPr>
        <w:t>˜</w:t>
      </w:r>
      <w:r>
        <w:rPr>
          <w:spacing w:val="27"/>
          <w:w w:val="135"/>
          <w:position w:val="-3"/>
          <w:sz w:val="18"/>
        </w:rPr>
        <w:t>i</w:t>
      </w:r>
      <w:r>
        <w:rPr>
          <w:rFonts w:ascii="Menlo" w:hAnsi="Menlo"/>
          <w:i/>
          <w:spacing w:val="18"/>
          <w:w w:val="88"/>
          <w:position w:val="14"/>
          <w:sz w:val="18"/>
        </w:rPr>
        <w:t>⋆</w:t>
      </w:r>
      <w:r>
        <w:rPr>
          <w:rFonts w:ascii="Menlo" w:hAnsi="Menlo"/>
          <w:i/>
          <w:spacing w:val="-52"/>
          <w:w w:val="110"/>
          <w:position w:val="14"/>
          <w:sz w:val="18"/>
        </w:rPr>
        <w:t xml:space="preserve"> </w:t>
      </w:r>
      <w:r>
        <w:rPr>
          <w:rFonts w:ascii="Arial" w:hAnsi="Arial"/>
          <w:w w:val="110"/>
        </w:rPr>
        <w:t>−</w:t>
      </w:r>
      <w:r>
        <w:rPr>
          <w:rFonts w:ascii="Arial" w:hAnsi="Arial"/>
          <w:spacing w:val="-19"/>
          <w:w w:val="110"/>
        </w:rPr>
        <w:t xml:space="preserve"> </w:t>
      </w:r>
      <w:r>
        <w:rPr>
          <w:w w:val="110"/>
        </w:rPr>
        <w:t>U</w:t>
      </w:r>
      <w:r>
        <w:rPr>
          <w:rFonts w:ascii="Menlo" w:hAnsi="Menlo"/>
          <w:i/>
          <w:w w:val="110"/>
          <w:vertAlign w:val="superscript"/>
        </w:rPr>
        <w:t>⋆</w:t>
      </w:r>
      <w:ins w:id="188" w:author="Hussain Hadah" w:date="2026-10-25T19:29:00Z" w16du:dateUtc="2026-10-25T23:29:00Z">
        <w:r w:rsidR="00665139">
          <w:rPr>
            <w:vertAlign w:val="subscript"/>
          </w:rPr>
          <w:t>i</w:t>
        </w:r>
      </w:ins>
      <w:r>
        <w:rPr>
          <w:rFonts w:ascii="Menlo" w:hAnsi="Menlo"/>
          <w:i/>
          <w:spacing w:val="-62"/>
          <w:w w:val="110"/>
        </w:rPr>
        <w:t xml:space="preserve"> </w:t>
      </w:r>
      <w:r>
        <w:rPr>
          <w:w w:val="110"/>
        </w:rPr>
        <w:t>exceed</w:t>
      </w:r>
      <w:r>
        <w:rPr>
          <w:spacing w:val="8"/>
          <w:w w:val="110"/>
        </w:rPr>
        <w:t xml:space="preserve"> </w:t>
      </w:r>
      <w:r>
        <w:rPr>
          <w:w w:val="110"/>
        </w:rPr>
        <w:t>costs</w:t>
      </w:r>
      <w:r>
        <w:rPr>
          <w:spacing w:val="9"/>
          <w:w w:val="110"/>
        </w:rPr>
        <w:t xml:space="preserve"> </w:t>
      </w:r>
      <w:r>
        <w:rPr>
          <w:w w:val="110"/>
        </w:rPr>
        <w:t>c.</w:t>
      </w:r>
      <w:r>
        <w:rPr>
          <w:spacing w:val="69"/>
          <w:w w:val="110"/>
        </w:rPr>
        <w:t xml:space="preserve"> </w:t>
      </w:r>
      <w:r>
        <w:rPr>
          <w:w w:val="110"/>
        </w:rPr>
        <w:t>These</w:t>
      </w:r>
      <w:r>
        <w:rPr>
          <w:spacing w:val="8"/>
          <w:w w:val="110"/>
        </w:rPr>
        <w:t xml:space="preserve"> </w:t>
      </w:r>
      <w:r>
        <w:rPr>
          <w:spacing w:val="-5"/>
          <w:w w:val="110"/>
        </w:rPr>
        <w:t>net</w:t>
      </w:r>
      <w:ins w:id="189" w:author="Hussain Hadah" w:date="2026-10-25T19:29:00Z" w16du:dateUtc="2026-10-25T23:29:00Z">
        <w:r w:rsidR="00665139">
          <w:t xml:space="preserve"> </w:t>
        </w:r>
      </w:ins>
    </w:p>
    <w:p w14:paraId="3ED94DF9" w14:textId="77777777" w:rsidR="00E746E6" w:rsidRDefault="00E746E6">
      <w:pPr>
        <w:pStyle w:val="BodyText"/>
        <w:rPr>
          <w:del w:id="190" w:author="Hussain Hadah" w:date="2026-10-25T19:29:00Z" w16du:dateUtc="2026-10-25T23:29:00Z"/>
        </w:rPr>
        <w:sectPr w:rsidR="00E746E6">
          <w:pgSz w:w="12240" w:h="15840"/>
          <w:pgMar w:top="1820" w:right="1440" w:bottom="2460" w:left="1800" w:header="0" w:footer="2279" w:gutter="0"/>
          <w:cols w:space="720"/>
        </w:sectPr>
      </w:pPr>
    </w:p>
    <w:p w14:paraId="319128FE" w14:textId="77777777" w:rsidR="00E746E6" w:rsidRDefault="000245FA">
      <w:pPr>
        <w:pStyle w:val="BodyText"/>
        <w:spacing w:before="175" w:line="243" w:lineRule="exact"/>
        <w:ind w:left="36"/>
        <w:rPr>
          <w:del w:id="191" w:author="Hussain Hadah" w:date="2026-10-25T19:29:00Z" w16du:dateUtc="2026-10-25T23:29:00Z"/>
          <w:rFonts w:ascii="Arial"/>
          <w:position w:val="8"/>
          <w:sz w:val="14"/>
        </w:rPr>
      </w:pPr>
      <w:del w:id="192" w:author="Hussain Hadah" w:date="2026-10-25T19:29:00Z" w16du:dateUtc="2026-10-25T23:29:00Z">
        <w:r>
          <w:rPr>
            <w:rFonts w:ascii="Arial"/>
            <w:noProof/>
            <w:position w:val="8"/>
            <w:sz w:val="14"/>
          </w:rPr>
          <w:lastRenderedPageBreak/>
          <mc:AlternateContent>
            <mc:Choice Requires="wps">
              <w:drawing>
                <wp:anchor distT="0" distB="0" distL="0" distR="0" simplePos="0" relativeHeight="485739520" behindDoc="1" locked="0" layoutInCell="1" allowOverlap="1" wp14:anchorId="385D2CB8" wp14:editId="69897113">
                  <wp:simplePos x="0" y="0"/>
                  <wp:positionH relativeFrom="page">
                    <wp:posOffset>3412070</wp:posOffset>
                  </wp:positionH>
                  <wp:positionV relativeFrom="paragraph">
                    <wp:posOffset>220777</wp:posOffset>
                  </wp:positionV>
                  <wp:extent cx="138430" cy="1143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14300"/>
                          </a:xfrm>
                          <a:prstGeom prst="rect">
                            <a:avLst/>
                          </a:prstGeom>
                        </wps:spPr>
                        <wps:txbx>
                          <w:txbxContent>
                            <w:p w14:paraId="10069B2A" w14:textId="77777777" w:rsidR="00E746E6" w:rsidRDefault="000245FA">
                              <w:pPr>
                                <w:spacing w:line="173" w:lineRule="exact"/>
                                <w:rPr>
                                  <w:del w:id="193" w:author="Hussain Hadah" w:date="2026-10-25T19:29:00Z" w16du:dateUtc="2026-10-25T23:29:00Z"/>
                                  <w:b/>
                                  <w:sz w:val="18"/>
                                </w:rPr>
                              </w:pPr>
                              <w:del w:id="194" w:author="Hussain Hadah" w:date="2026-10-25T19:29:00Z" w16du:dateUtc="2026-10-25T23:29:00Z">
                                <w:r>
                                  <w:rPr>
                                    <w:spacing w:val="-5"/>
                                    <w:w w:val="120"/>
                                    <w:sz w:val="18"/>
                                  </w:rPr>
                                  <w:delText>d</w:delText>
                                </w:r>
                                <w:r>
                                  <w:rPr>
                                    <w:b/>
                                    <w:spacing w:val="-5"/>
                                    <w:w w:val="120"/>
                                    <w:sz w:val="18"/>
                                  </w:rPr>
                                  <w:delText>a</w:delText>
                                </w:r>
                              </w:del>
                            </w:p>
                          </w:txbxContent>
                        </wps:txbx>
                        <wps:bodyPr wrap="square" lIns="0" tIns="0" rIns="0" bIns="0" rtlCol="0">
                          <a:noAutofit/>
                        </wps:bodyPr>
                      </wps:wsp>
                    </a:graphicData>
                  </a:graphic>
                </wp:anchor>
              </w:drawing>
            </mc:Choice>
            <mc:Fallback>
              <w:pict>
                <v:shape w14:anchorId="385D2CB8" id="Textbox 7" o:spid="_x0000_s1028" type="#_x0000_t202" style="position:absolute;left:0;text-align:left;margin-left:268.65pt;margin-top:17.4pt;width:10.9pt;height:9pt;z-index:-17576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" filled="f" stroked="f">
                  <v:textbox inset="0,0,0,0">
                    <w:txbxContent>
                      <w:p w14:paraId="10069B2A" w14:textId="77777777" w:rsidR="00E746E6" w:rsidRDefault="000245FA">
                        <w:pPr>
                          <w:spacing w:line="173" w:lineRule="exact"/>
                          <w:rPr>
                            <w:del w:id="195" w:author="Hussain Hadah" w:date="2026-10-25T19:29:00Z" w16du:dateUtc="2026-10-25T23:29:00Z"/>
                            <w:b/>
                            <w:sz w:val="18"/>
                          </w:rPr>
                        </w:pPr>
                        <w:del w:id="196" w:author="Hussain Hadah" w:date="2026-10-25T19:29:00Z" w16du:dateUtc="2026-10-25T23:29:00Z">
                          <w:r>
                            <w:rPr>
                              <w:spacing w:val="-5"/>
                              <w:w w:val="120"/>
                              <w:sz w:val="18"/>
                            </w:rPr>
                            <w:delText>d</w:delText>
                          </w:r>
                          <w:r>
                            <w:rPr>
                              <w:b/>
                              <w:spacing w:val="-5"/>
                              <w:w w:val="120"/>
                              <w:sz w:val="18"/>
                            </w:rPr>
                            <w:delText>a</w:delText>
                          </w:r>
                        </w:del>
                      </w:p>
                    </w:txbxContent>
                  </v:textbox>
                  <w10:wrap anchorx="page"/>
                </v:shape>
              </w:pict>
            </mc:Fallback>
          </mc:AlternateContent>
        </w:r>
      </w:del>
      <w:r>
        <w:rPr>
          <w:w w:val="110"/>
        </w:rPr>
        <w:t>benefits</w:t>
      </w:r>
      <w:r>
        <w:rPr>
          <w:spacing w:val="5"/>
          <w:w w:val="110"/>
        </w:rPr>
        <w:t xml:space="preserve"> </w:t>
      </w:r>
      <w:r>
        <w:rPr>
          <w:w w:val="110"/>
        </w:rPr>
        <w:t>are</w:t>
      </w:r>
      <w:r>
        <w:rPr>
          <w:spacing w:val="5"/>
          <w:w w:val="110"/>
        </w:rPr>
        <w:t xml:space="preserve"> </w:t>
      </w:r>
      <w:r>
        <w:rPr>
          <w:w w:val="110"/>
        </w:rPr>
        <w:t>non-zero</w:t>
      </w:r>
      <w:r>
        <w:rPr>
          <w:spacing w:val="6"/>
          <w:w w:val="110"/>
        </w:rPr>
        <w:t xml:space="preserve"> </w:t>
      </w:r>
      <w:r>
        <w:rPr>
          <w:w w:val="110"/>
        </w:rPr>
        <w:t>only</w:t>
      </w:r>
      <w:r>
        <w:rPr>
          <w:spacing w:val="5"/>
          <w:w w:val="110"/>
        </w:rPr>
        <w:t xml:space="preserve"> </w:t>
      </w:r>
      <w:r>
        <w:rPr>
          <w:w w:val="110"/>
        </w:rPr>
        <w:t>when</w:t>
      </w:r>
      <w:r>
        <w:rPr>
          <w:spacing w:val="49"/>
          <w:w w:val="110"/>
        </w:rPr>
        <w:t xml:space="preserve"> </w:t>
      </w:r>
      <w:ins w:id="197" w:author="Hussain Hadah" w:date="2026-10-25T19:29:00Z" w16du:dateUtc="2026-10-25T23:29:00Z">
        <w:r w:rsidR="00665139">
          <w:rPr>
            <w:vertAlign w:val="subscript"/>
          </w:rPr>
          <w:t>d</w:t>
        </w:r>
        <w:r w:rsidR="00665139">
          <w:rPr>
            <w:u w:val="single" w:color="000000"/>
            <w:vertAlign w:val="superscript"/>
          </w:rPr>
          <w:t>dI</w:t>
        </w:r>
        <w:r w:rsidR="00665139">
          <w:rPr>
            <w:vertAlign w:val="subscript"/>
          </w:rPr>
          <w:t>a</w:t>
        </w:r>
        <w:r w:rsidR="00665139">
          <w:rPr>
            <w:sz w:val="21"/>
            <w:u w:val="single" w:color="000000"/>
            <w:vertAlign w:val="superscript"/>
          </w:rPr>
          <w:t>i</w:t>
        </w:r>
        <w:r w:rsidR="00665139">
          <w:rPr>
            <w:sz w:val="14"/>
          </w:rPr>
          <w:t xml:space="preserve">i </w:t>
        </w:r>
        <w:r w:rsidR="00665139">
          <w:rPr>
            <w:rFonts w:ascii="Cambria" w:eastAsia="Cambria" w:hAnsi="Cambria" w:cs="Cambria"/>
          </w:rPr>
          <w:t≯</w:t>
        </w:r>
      </w:ins>
      <w:del w:id="198" w:author="Hussain Hadah" w:date="2026-10-25T19:29:00Z" w16du:dateUtc="2026-10-25T23:29:00Z">
        <w:r>
          <w:rPr>
            <w:spacing w:val="-5"/>
            <w:w w:val="110"/>
            <w:u w:val="single"/>
            <w:vertAlign w:val="superscript"/>
          </w:rPr>
          <w:delText>dI</w:delText>
        </w:r>
        <w:r>
          <w:rPr>
            <w:rFonts w:ascii="Arial"/>
            <w:spacing w:val="-5"/>
            <w:w w:val="110"/>
            <w:position w:val="8"/>
            <w:sz w:val="14"/>
            <w:u w:val="single"/>
          </w:rPr>
          <w:delText>i</w:delText>
        </w:r>
      </w:del>
    </w:p>
    <w:p w14:paraId="28DE6274" w14:textId="77777777" w:rsidR="00E746E6" w:rsidRDefault="000245FA">
      <w:pPr>
        <w:spacing w:line="128" w:lineRule="exact"/>
        <w:jc w:val="right"/>
        <w:rPr>
          <w:del w:id="199" w:author="Hussain Hadah" w:date="2026-10-25T19:29:00Z" w16du:dateUtc="2026-10-25T23:29:00Z"/>
          <w:rFonts w:ascii="Arial"/>
          <w:b/>
          <w:sz w:val="14"/>
        </w:rPr>
      </w:pPr>
      <w:del w:id="200" w:author="Hussain Hadah" w:date="2026-10-25T19:29:00Z" w16du:dateUtc="2026-10-25T23:29:00Z">
        <w:r>
          <w:rPr>
            <w:rFonts w:ascii="Arial"/>
            <w:b/>
            <w:spacing w:val="-10"/>
            <w:w w:val="165"/>
            <w:sz w:val="14"/>
          </w:rPr>
          <w:delText>i</w:delText>
        </w:r>
      </w:del>
    </w:p>
    <w:p w14:paraId="7673CF3C" w14:textId="77777777" w:rsidR="00E746E6" w:rsidRDefault="000245FA">
      <w:pPr>
        <w:pStyle w:val="BodyText"/>
        <w:spacing w:before="174" w:line="246" w:lineRule="exact"/>
        <w:ind w:left="36"/>
        <w:rPr>
          <w:del w:id="201" w:author="Hussain Hadah" w:date="2026-10-25T19:29:00Z" w16du:dateUtc="2026-10-25T23:29:00Z"/>
          <w:rFonts w:ascii="Arial" w:hAnsi="Arial"/>
          <w:position w:val="8"/>
          <w:sz w:val="14"/>
        </w:rPr>
      </w:pPr>
      <w:del w:id="202" w:author="Hussain Hadah" w:date="2026-10-25T19:29:00Z" w16du:dateUtc="2026-10-25T23:29:00Z">
        <w:r>
          <w:br w:type="column"/>
        </w:r>
        <w:r>
          <w:rPr>
            <w:rFonts w:ascii="Menlo" w:hAnsi="Menlo"/>
            <w:i/>
            <w:spacing w:val="-145"/>
          </w:rPr>
          <w:delText≯</w:delText>
        </w:r>
      </w:del>
      <w:r>
        <w:rPr>
          <w:rFonts w:ascii="Arial" w:hAnsi="Arial"/>
          <w:w w:val="129"/>
        </w:rPr>
        <w:t>=</w:t>
      </w:r>
      <w:r>
        <w:rPr>
          <w:rFonts w:ascii="Arial" w:hAnsi="Arial"/>
          <w:spacing w:val="11"/>
          <w:w w:val="115"/>
        </w:rPr>
        <w:t xml:space="preserve"> </w:t>
      </w:r>
      <w:r>
        <w:rPr>
          <w:w w:val="115"/>
        </w:rPr>
        <w:t>0</w:t>
      </w:r>
      <w:r>
        <w:rPr>
          <w:spacing w:val="-9"/>
          <w:w w:val="115"/>
        </w:rPr>
        <w:t xml:space="preserve"> </w:t>
      </w:r>
      <w:r>
        <w:rPr>
          <w:w w:val="115"/>
        </w:rPr>
        <w:t>and</w:t>
      </w:r>
      <w:r>
        <w:rPr>
          <w:spacing w:val="19"/>
          <w:w w:val="115"/>
        </w:rPr>
        <w:t xml:space="preserve"> </w:t>
      </w:r>
      <w:ins w:id="203" w:author="Hussain Hadah" w:date="2026-10-25T19:29:00Z" w16du:dateUtc="2026-10-25T23:29:00Z">
        <w:r w:rsidR="00665139">
          <w:rPr>
            <w:noProof/>
          </w:rPr>
          <w:drawing>
            <wp:inline distT="0" distB="0" distL="0" distR="0" wp14:anchorId="6A4EFF76" wp14:editId="73AB3226">
              <wp:extent cx="374904" cy="207264"/>
              <wp:effectExtent l="0" t="0" r="0" b="0"/>
              <wp:docPr id="45884" name="Picture 45884"/>
              <wp:cNvGraphicFramePr/>
              <a:graphic xmlns:a="http://schemas.openxmlformats.org/drawingml/2006/main">
                <a:graphicData uri="http://schemas.openxmlformats.org/drawingml/2006/picture">
                  <pic:pic xmlns:pic="http://schemas.openxmlformats.org/drawingml/2006/picture">
                    <pic:nvPicPr>
                      <pic:cNvPr id="45884" name="Picture 45884"/>
                      <pic:cNvPicPr/>
                    </pic:nvPicPr>
                    <pic:blipFill>
                      <a:blip r:embed="rId9"/>
                      <a:stretch>
                        <a:fillRect/>
                      </a:stretch>
                    </pic:blipFill>
                    <pic:spPr>
                      <a:xfrm>
                        <a:off x="0" y="0"/>
                        <a:ext cx="374904" cy="207264"/>
                      </a:xfrm>
                      <a:prstGeom prst="rect">
                        <a:avLst/>
                      </a:prstGeom>
                    </pic:spPr>
                  </pic:pic>
                </a:graphicData>
              </a:graphic>
            </wp:inline>
          </w:drawing>
        </w:r>
        <w:r w:rsidR="00665139">
          <w:rPr>
            <w:noProof/>
            <w:sz w:val="22"/>
          </w:rPr>
          <mc:AlternateContent>
            <mc:Choice Requires="wpg">
              <w:drawing>
                <wp:inline distT="0" distB="0" distL="0" distR="0" wp14:anchorId="09AFC54F" wp14:editId="37311196">
                  <wp:extent cx="199682" cy="6071"/>
                  <wp:effectExtent l="0" t="0" r="0" b="0"/>
                  <wp:docPr id="36808" name="Group 36808"/>
                  <wp:cNvGraphicFramePr/>
                  <a:graphic xmlns:a="http://schemas.openxmlformats.org/drawingml/2006/main">
                    <a:graphicData uri="http://schemas.microsoft.com/office/word/2010/wordprocessingGroup">
                      <wpg:wgp>
                        <wpg:cNvGrpSpPr/>
                        <wpg:grpSpPr>
                          <a:xfrm>
                            <a:off x="0" y="0"/>
                            <a:ext cx="199682" cy="6071"/>
                            <a:chOff x="0" y="0"/>
                            <a:chExt cx="199682" cy="6071"/>
                          </a:xfrm>
                        </wpg:grpSpPr>
                        <wps:wsp>
                          <wps:cNvPr id="579" name="Shape 579"/>
                          <wps:cNvSpPr/>
                          <wps:spPr>
                            <a:xfrm>
                              <a:off x="0" y="0"/>
                              <a:ext cx="199682" cy="0"/>
                            </a:xfrm>
                            <a:custGeom>
                              <a:avLst/>
                              <a:gdLst/>
                              <a:ahLst/>
                              <a:cxnLst/>
                              <a:rect l="0" t="0" r="0" b="0"/>
                              <a:pathLst>
                                <a:path w="199682">
                                  <a:moveTo>
                                    <a:pt x="0" y="0"/>
                                  </a:moveTo>
                                  <a:lnTo>
                                    <a:pt x="199682" y="0"/>
                                  </a:lnTo>
                                </a:path>
                              </a:pathLst>
                            </a:custGeom>
                            <a:ln w="607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808" style="width:15.723pt;height:0.478pt;mso-position-horizontal-relative:char;mso-position-vertical-relative:line" coordsize="1996,60">
                  <v:shape id="Shape 579" style="position:absolute;width:1996;height:0;left:0;top:0;" coordsize="199682,0" path="m0,0l199682,0">
                    <v:stroke weight="0.478pt" endcap="flat" joinstyle="miter" miterlimit="10" on="true" color="#000000"/>
                    <v:fill on="false" color="#000000" opacity="0"/>
                  </v:shape>
                </v:group>
              </w:pict>
            </mc:Fallback>
          </mc:AlternateContent>
        </w:r>
      </w:ins>
      <w:del w:id="204" w:author="Hussain Hadah" w:date="2026-10-25T19:29:00Z" w16du:dateUtc="2026-10-25T23:29:00Z">
        <w:r>
          <w:rPr>
            <w:spacing w:val="-5"/>
            <w:w w:val="115"/>
            <w:u w:val="single"/>
            <w:vertAlign w:val="superscript"/>
          </w:rPr>
          <w:delText>∂U</w:delText>
        </w:r>
        <w:r>
          <w:rPr>
            <w:rFonts w:ascii="Arial" w:hAnsi="Arial"/>
            <w:spacing w:val="-5"/>
            <w:w w:val="115"/>
            <w:position w:val="8"/>
            <w:sz w:val="14"/>
            <w:u w:val="single"/>
          </w:rPr>
          <w:delText>i</w:delText>
        </w:r>
      </w:del>
    </w:p>
    <w:p w14:paraId="53E21B7E" w14:textId="77777777" w:rsidR="00E746E6" w:rsidRDefault="000245FA">
      <w:pPr>
        <w:spacing w:line="126" w:lineRule="exact"/>
        <w:ind w:right="32"/>
        <w:jc w:val="right"/>
        <w:rPr>
          <w:del w:id="205" w:author="Hussain Hadah" w:date="2026-10-25T19:29:00Z" w16du:dateUtc="2026-10-25T23:29:00Z"/>
          <w:rFonts w:ascii="Arial"/>
          <w:sz w:val="14"/>
        </w:rPr>
      </w:pPr>
      <w:del w:id="206" w:author="Hussain Hadah" w:date="2026-10-25T19:29:00Z" w16du:dateUtc="2026-10-25T23:29:00Z">
        <w:r>
          <w:rPr>
            <w:rFonts w:ascii="Arial"/>
            <w:noProof/>
            <w:sz w:val="14"/>
          </w:rPr>
          <mc:AlternateContent>
            <mc:Choice Requires="wps">
              <w:drawing>
                <wp:anchor distT="0" distB="0" distL="0" distR="0" simplePos="0" relativeHeight="485740032" behindDoc="1" locked="0" layoutInCell="1" allowOverlap="1" wp14:anchorId="58C3C4C3" wp14:editId="69604507">
                  <wp:simplePos x="0" y="0"/>
                  <wp:positionH relativeFrom="page">
                    <wp:posOffset>4300130</wp:posOffset>
                  </wp:positionH>
                  <wp:positionV relativeFrom="paragraph">
                    <wp:posOffset>-46144</wp:posOffset>
                  </wp:positionV>
                  <wp:extent cx="109220" cy="1143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114300"/>
                          </a:xfrm>
                          <a:prstGeom prst="rect">
                            <a:avLst/>
                          </a:prstGeom>
                        </wps:spPr>
                        <wps:txbx>
                          <w:txbxContent>
                            <w:p w14:paraId="5FC63B6C" w14:textId="77777777" w:rsidR="00E746E6" w:rsidRDefault="000245FA">
                              <w:pPr>
                                <w:spacing w:line="173" w:lineRule="exact"/>
                                <w:rPr>
                                  <w:del w:id="207" w:author="Hussain Hadah" w:date="2026-10-25T19:29:00Z" w16du:dateUtc="2026-10-25T23:29:00Z"/>
                                  <w:sz w:val="18"/>
                                </w:rPr>
                              </w:pPr>
                              <w:del w:id="208" w:author="Hussain Hadah" w:date="2026-10-25T19:29:00Z" w16du:dateUtc="2026-10-25T23:29:00Z">
                                <w:r>
                                  <w:rPr>
                                    <w:spacing w:val="-5"/>
                                    <w:w w:val="115"/>
                                    <w:sz w:val="18"/>
                                  </w:rPr>
                                  <w:delText>∂I</w:delText>
                                </w:r>
                              </w:del>
                            </w:p>
                          </w:txbxContent>
                        </wps:txbx>
                        <wps:bodyPr wrap="square" lIns="0" tIns="0" rIns="0" bIns="0" rtlCol="0">
                          <a:noAutofit/>
                        </wps:bodyPr>
                      </wps:wsp>
                    </a:graphicData>
                  </a:graphic>
                </wp:anchor>
              </w:drawing>
            </mc:Choice>
            <mc:Fallback>
              <w:pict>
                <v:shape w14:anchorId="58C3C4C3" id="Textbox 8" o:spid="_x0000_s1029" type="#_x0000_t202" style="position:absolute;left:0;text-align:left;margin-left:338.6pt;margin-top:-3.65pt;width:8.6pt;height:9pt;z-index:-17576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" filled="f" stroked="f">
                  <v:textbox inset="0,0,0,0">
                    <w:txbxContent>
                      <w:p w14:paraId="5FC63B6C" w14:textId="77777777" w:rsidR="00E746E6" w:rsidRDefault="000245FA">
                        <w:pPr>
                          <w:spacing w:line="173" w:lineRule="exact"/>
                          <w:rPr>
                            <w:del w:id="209" w:author="Hussain Hadah" w:date="2026-10-25T19:29:00Z" w16du:dateUtc="2026-10-25T23:29:00Z"/>
                            <w:sz w:val="18"/>
                          </w:rPr>
                        </w:pPr>
                        <w:del w:id="210" w:author="Hussain Hadah" w:date="2026-10-25T19:29:00Z" w16du:dateUtc="2026-10-25T23:29:00Z">
                          <w:r>
                            <w:rPr>
                              <w:spacing w:val="-5"/>
                              <w:w w:val="115"/>
                              <w:sz w:val="18"/>
                            </w:rPr>
                            <w:delText>∂I</w:delText>
                          </w:r>
                        </w:del>
                      </w:p>
                    </w:txbxContent>
                  </v:textbox>
                  <w10:wrap anchorx="page"/>
                </v:shape>
              </w:pict>
            </mc:Fallback>
          </mc:AlternateContent>
        </w:r>
      </w:del>
      <w:r>
        <w:rPr>
          <w:rFonts w:ascii="Arial"/>
          <w:spacing w:val="-10"/>
          <w:w w:val="210"/>
          <w:sz w:val="14"/>
        </w:rPr>
        <w:t>i</w:t>
      </w:r>
    </w:p>
    <w:p w14:paraId="2445A3CA" w14:textId="77777777" w:rsidR="00E746E6" w:rsidRDefault="000245FA">
      <w:pPr>
        <w:pStyle w:val="BodyText"/>
        <w:spacing w:before="174"/>
        <w:ind w:left="36"/>
      </w:pPr>
      <w:del w:id="211" w:author="Hussain Hadah" w:date="2026-10-25T19:29:00Z" w16du:dateUtc="2026-10-25T23:29:00Z">
        <w:r>
          <w:br w:type="column"/>
        </w:r>
        <w:r>
          <w:rPr>
            <w:rFonts w:ascii="Menlo" w:hAnsi="Menlo"/>
            <w:i/>
            <w:spacing w:val="-145"/>
            <w:w w:val="95"/>
          </w:rPr>
          <w:delText≯</w:delText>
        </w:r>
        <w:r>
          <w:rPr>
            <w:rFonts w:ascii="Arial" w:hAnsi="Arial"/>
            <w:w w:val="124"/>
          </w:rPr>
          <w:delText>=</w:delText>
        </w:r>
      </w:del>
      <w:r>
        <w:rPr>
          <w:rFonts w:ascii="Arial" w:hAnsi="Arial"/>
          <w:spacing w:val="14"/>
          <w:w w:val="110"/>
        </w:rPr>
        <w:t xml:space="preserve"> </w:t>
      </w:r>
      <w:r>
        <w:rPr>
          <w:w w:val="110"/>
        </w:rPr>
        <w:t>0.</w:t>
      </w:r>
      <w:r>
        <w:rPr>
          <w:spacing w:val="33"/>
          <w:w w:val="110"/>
        </w:rPr>
        <w:t xml:space="preserve"> </w:t>
      </w:r>
      <w:r>
        <w:rPr>
          <w:w w:val="110"/>
        </w:rPr>
        <w:t>This</w:t>
      </w:r>
      <w:r>
        <w:rPr>
          <w:spacing w:val="2"/>
          <w:w w:val="110"/>
        </w:rPr>
        <w:t xml:space="preserve"> </w:t>
      </w:r>
      <w:r>
        <w:rPr>
          <w:w w:val="110"/>
        </w:rPr>
        <w:t>framework</w:t>
      </w:r>
      <w:r>
        <w:rPr>
          <w:spacing w:val="1"/>
          <w:w w:val="110"/>
        </w:rPr>
        <w:t xml:space="preserve"> </w:t>
      </w:r>
      <w:r>
        <w:rPr>
          <w:spacing w:val="-2"/>
          <w:w w:val="110"/>
        </w:rPr>
        <w:t>suggests</w:t>
      </w:r>
    </w:p>
    <w:p w14:paraId="1EA94F42" w14:textId="77777777" w:rsidR="00E746E6" w:rsidRDefault="00E746E6">
      <w:pPr>
        <w:pStyle w:val="BodyText"/>
        <w:rPr>
          <w:del w:id="212" w:author="Hussain Hadah" w:date="2026-10-25T19:29:00Z" w16du:dateUtc="2026-10-25T23:29:00Z"/>
        </w:rPr>
        <w:sectPr w:rsidR="00E746E6">
          <w:type w:val="continuous"/>
          <w:pgSz w:w="12240" w:h="15840"/>
          <w:pgMar w:top="1720" w:right="1440" w:bottom="280" w:left="1800" w:header="0" w:footer="2279" w:gutter="0"/>
          <w:cols w:num="3" w:space="720" w:equalWidth="0">
            <w:col w:w="3857" w:space="85"/>
            <w:col w:w="1301" w:space="85"/>
            <w:col w:w="3672"/>
          </w:cols>
        </w:sectPr>
      </w:pPr>
    </w:p>
    <w:p w14:paraId="60524668" w14:textId="77777777" w:rsidR="00E746E6" w:rsidRDefault="000245FA">
      <w:pPr>
        <w:pStyle w:val="BodyText"/>
        <w:spacing w:before="107" w:line="415" w:lineRule="auto"/>
        <w:ind w:left="36" w:right="393"/>
        <w:jc w:val="both"/>
      </w:pPr>
      <w:r>
        <w:rPr>
          <w:w w:val="110"/>
        </w:rPr>
        <w:t>empirical</w:t>
      </w:r>
      <w:r>
        <w:rPr>
          <w:spacing w:val="-17"/>
          <w:w w:val="110"/>
        </w:rPr>
        <w:t xml:space="preserve"> </w:t>
      </w:r>
      <w:r>
        <w:rPr>
          <w:w w:val="110"/>
        </w:rPr>
        <w:t>analysis</w:t>
      </w:r>
      <w:r>
        <w:rPr>
          <w:spacing w:val="-16"/>
          <w:w w:val="110"/>
        </w:rPr>
        <w:t xml:space="preserve"> </w:t>
      </w:r>
      <w:r>
        <w:rPr>
          <w:w w:val="110"/>
        </w:rPr>
        <w:t>should</w:t>
      </w:r>
      <w:r>
        <w:rPr>
          <w:spacing w:val="-17"/>
          <w:w w:val="110"/>
        </w:rPr>
        <w:t xml:space="preserve"> </w:t>
      </w:r>
      <w:r>
        <w:rPr>
          <w:w w:val="110"/>
        </w:rPr>
        <w:t>focus</w:t>
      </w:r>
      <w:r>
        <w:rPr>
          <w:spacing w:val="-16"/>
          <w:w w:val="110"/>
        </w:rPr>
        <w:t xml:space="preserve"> </w:t>
      </w:r>
      <w:r>
        <w:rPr>
          <w:w w:val="110"/>
        </w:rPr>
        <w:t>on:</w:t>
      </w:r>
      <w:r>
        <w:rPr>
          <w:spacing w:val="-17"/>
          <w:w w:val="110"/>
        </w:rPr>
        <w:t xml:space="preserve"> </w:t>
      </w:r>
      <w:r>
        <w:rPr>
          <w:w w:val="110"/>
        </w:rPr>
        <w:t>(1)</w:t>
      </w:r>
      <w:r>
        <w:rPr>
          <w:spacing w:val="-16"/>
          <w:w w:val="110"/>
        </w:rPr>
        <w:t xml:space="preserve"> </w:t>
      </w:r>
      <w:r>
        <w:rPr>
          <w:w w:val="110"/>
        </w:rPr>
        <w:t>individual</w:t>
      </w:r>
      <w:r>
        <w:rPr>
          <w:spacing w:val="-17"/>
          <w:w w:val="110"/>
        </w:rPr>
        <w:t xml:space="preserve"> </w:t>
      </w:r>
      <w:r>
        <w:rPr>
          <w:w w:val="110"/>
        </w:rPr>
        <w:t>characteristics</w:t>
      </w:r>
      <w:r>
        <w:rPr>
          <w:spacing w:val="-16"/>
          <w:w w:val="110"/>
        </w:rPr>
        <w:t xml:space="preserve"> </w:t>
      </w:r>
      <w:r>
        <w:rPr>
          <w:w w:val="110"/>
        </w:rPr>
        <w:t>affecting</w:t>
      </w:r>
      <w:r>
        <w:rPr>
          <w:spacing w:val="-17"/>
          <w:w w:val="110"/>
        </w:rPr>
        <w:t xml:space="preserve"> </w:t>
      </w:r>
      <w:r>
        <w:rPr>
          <w:w w:val="110"/>
        </w:rPr>
        <w:t xml:space="preserve">optimal </w:t>
      </w:r>
      <w:r>
        <w:t>actions</w:t>
      </w:r>
      <w:r>
        <w:rPr>
          <w:spacing w:val="34"/>
        </w:rPr>
        <w:t xml:space="preserve"> </w:t>
      </w:r>
      <w:r>
        <w:t>under</w:t>
      </w:r>
      <w:r>
        <w:rPr>
          <w:spacing w:val="34"/>
        </w:rPr>
        <w:t xml:space="preserve"> </w:t>
      </w:r>
      <w:r>
        <w:t>different</w:t>
      </w:r>
      <w:r>
        <w:rPr>
          <w:spacing w:val="33"/>
        </w:rPr>
        <w:t xml:space="preserve"> </w:t>
      </w:r>
      <w:r>
        <w:t>racial</w:t>
      </w:r>
      <w:r>
        <w:rPr>
          <w:spacing w:val="34"/>
        </w:rPr>
        <w:t xml:space="preserve"> </w:t>
      </w:r>
      <w:r>
        <w:t>identities,</w:t>
      </w:r>
      <w:r>
        <w:rPr>
          <w:spacing w:val="37"/>
        </w:rPr>
        <w:t xml:space="preserve"> </w:t>
      </w:r>
      <w:r>
        <w:t>(2)</w:t>
      </w:r>
      <w:r>
        <w:rPr>
          <w:spacing w:val="34"/>
        </w:rPr>
        <w:t xml:space="preserve"> </w:t>
      </w:r>
      <w:r>
        <w:t>contextual</w:t>
      </w:r>
      <w:r>
        <w:rPr>
          <w:spacing w:val="34"/>
        </w:rPr>
        <w:t xml:space="preserve"> </w:t>
      </w:r>
      <w:r>
        <w:t>factors</w:t>
      </w:r>
      <w:r>
        <w:rPr>
          <w:spacing w:val="33"/>
        </w:rPr>
        <w:t xml:space="preserve"> </w:t>
      </w:r>
      <w:r>
        <w:t>(anti-Asian</w:t>
      </w:r>
      <w:r>
        <w:rPr>
          <w:spacing w:val="34"/>
        </w:rPr>
        <w:t xml:space="preserve"> </w:t>
      </w:r>
      <w:r>
        <w:t>bias)</w:t>
      </w:r>
      <w:r>
        <w:rPr>
          <w:spacing w:val="34"/>
        </w:rPr>
        <w:t xml:space="preserve"> </w:t>
      </w:r>
      <w:ins w:id="213" w:author="Hussain Hadah" w:date="2026-10-25T19:29:00Z" w16du:dateUtc="2026-10-25T23:29:00Z">
        <w:r w:rsidR="00665139">
          <w:t>creating</w:t>
        </w:r>
      </w:ins>
      <w:del w:id="214" w:author="Hussain Hadah" w:date="2026-10-25T19:29:00Z" w16du:dateUtc="2026-10-25T23:29:00Z">
        <w:r>
          <w:delText>cre-</w:delText>
        </w:r>
        <w:r>
          <w:rPr>
            <w:w w:val="110"/>
          </w:rPr>
          <w:delText>ating</w:delText>
        </w:r>
      </w:del>
      <w:r>
        <w:rPr>
          <w:w w:val="110"/>
        </w:rPr>
        <w:t xml:space="preserve"> differential treatment by racial group, (3) populations with low switching costs c, and (4) groups whose utility significantly depends on racial identity.</w:t>
      </w:r>
    </w:p>
    <w:p w14:paraId="4F63DCCC" w14:textId="77777777" w:rsidR="00E746E6" w:rsidRDefault="000245FA">
      <w:pPr>
        <w:pStyle w:val="BodyText"/>
        <w:spacing w:before="3"/>
        <w:ind w:left="387"/>
        <w:jc w:val="both"/>
        <w:rPr>
          <w:del w:id="215" w:author="Hussain Hadah" w:date="2026-10-25T19:29:00Z" w16du:dateUtc="2026-10-25T23:29:00Z"/>
        </w:rPr>
      </w:pPr>
      <w:r>
        <w:rPr>
          <w:w w:val="110"/>
        </w:rPr>
        <w:t>The</w:t>
      </w:r>
      <w:r>
        <w:rPr>
          <w:spacing w:val="27"/>
          <w:w w:val="110"/>
        </w:rPr>
        <w:t xml:space="preserve"> </w:t>
      </w:r>
      <w:r>
        <w:rPr>
          <w:w w:val="110"/>
        </w:rPr>
        <w:t>model</w:t>
      </w:r>
      <w:r>
        <w:rPr>
          <w:spacing w:val="27"/>
          <w:w w:val="110"/>
        </w:rPr>
        <w:t xml:space="preserve"> </w:t>
      </w:r>
      <w:r>
        <w:rPr>
          <w:w w:val="110"/>
        </w:rPr>
        <w:t>predicts</w:t>
      </w:r>
      <w:r>
        <w:rPr>
          <w:spacing w:val="27"/>
          <w:w w:val="110"/>
        </w:rPr>
        <w:t xml:space="preserve"> </w:t>
      </w:r>
      <w:r>
        <w:rPr>
          <w:w w:val="110"/>
        </w:rPr>
        <w:t>that</w:t>
      </w:r>
      <w:r>
        <w:rPr>
          <w:spacing w:val="28"/>
          <w:w w:val="110"/>
        </w:rPr>
        <w:t xml:space="preserve"> </w:t>
      </w:r>
      <w:r>
        <w:rPr>
          <w:w w:val="110"/>
        </w:rPr>
        <w:t>anti-Asian</w:t>
      </w:r>
      <w:r>
        <w:rPr>
          <w:spacing w:val="27"/>
          <w:w w:val="110"/>
        </w:rPr>
        <w:t xml:space="preserve"> </w:t>
      </w:r>
      <w:r>
        <w:rPr>
          <w:w w:val="110"/>
        </w:rPr>
        <w:t>bias</w:t>
      </w:r>
      <w:r>
        <w:rPr>
          <w:spacing w:val="27"/>
          <w:w w:val="110"/>
        </w:rPr>
        <w:t xml:space="preserve"> </w:t>
      </w:r>
      <w:r>
        <w:rPr>
          <w:w w:val="110"/>
        </w:rPr>
        <w:t>increases</w:t>
      </w:r>
      <w:r>
        <w:rPr>
          <w:spacing w:val="27"/>
          <w:w w:val="110"/>
        </w:rPr>
        <w:t xml:space="preserve"> </w:t>
      </w:r>
      <w:r>
        <w:rPr>
          <w:w w:val="110"/>
        </w:rPr>
        <w:t>the</w:t>
      </w:r>
      <w:r>
        <w:rPr>
          <w:spacing w:val="28"/>
          <w:w w:val="110"/>
        </w:rPr>
        <w:t xml:space="preserve"> </w:t>
      </w:r>
      <w:r>
        <w:rPr>
          <w:w w:val="110"/>
        </w:rPr>
        <w:t>utility</w:t>
      </w:r>
      <w:r>
        <w:rPr>
          <w:spacing w:val="27"/>
          <w:w w:val="110"/>
        </w:rPr>
        <w:t xml:space="preserve"> </w:t>
      </w:r>
      <w:r>
        <w:rPr>
          <w:w w:val="110"/>
        </w:rPr>
        <w:t>differential</w:t>
      </w:r>
      <w:r>
        <w:rPr>
          <w:spacing w:val="27"/>
          <w:w w:val="110"/>
        </w:rPr>
        <w:t xml:space="preserve"> </w:t>
      </w:r>
      <w:ins w:id="216" w:author="Hussain Hadah" w:date="2026-10-25T19:29:00Z" w16du:dateUtc="2026-10-25T23:29:00Z">
        <w:r w:rsidR="00665139">
          <w:t>between</w:t>
        </w:r>
      </w:ins>
      <w:del w:id="217" w:author="Hussain Hadah" w:date="2026-10-25T19:29:00Z" w16du:dateUtc="2026-10-25T23:29:00Z">
        <w:r>
          <w:rPr>
            <w:spacing w:val="-5"/>
            <w:w w:val="110"/>
          </w:rPr>
          <w:delText>be-</w:delText>
        </w:r>
      </w:del>
    </w:p>
    <w:p w14:paraId="451A4FDB" w14:textId="77777777" w:rsidR="00E746E6" w:rsidRDefault="000245FA">
      <w:pPr>
        <w:pStyle w:val="BodyText"/>
        <w:spacing w:before="1"/>
        <w:rPr>
          <w:del w:id="218" w:author="Hussain Hadah" w:date="2026-10-25T19:29:00Z" w16du:dateUtc="2026-10-25T23:29:00Z"/>
          <w:sz w:val="13"/>
        </w:rPr>
      </w:pPr>
      <w:del w:id="219" w:author="Hussain Hadah" w:date="2026-10-25T19:29:00Z" w16du:dateUtc="2026-10-25T23:29:00Z">
        <w:r>
          <w:rPr>
            <w:noProof/>
            <w:sz w:val="13"/>
          </w:rPr>
          <mc:AlternateContent>
            <mc:Choice Requires="wps">
              <w:drawing>
                <wp:anchor distT="0" distB="0" distL="0" distR="0" simplePos="0" relativeHeight="487588864" behindDoc="1" locked="0" layoutInCell="1" allowOverlap="1" wp14:anchorId="2D4515BB" wp14:editId="4E5F67E5">
                  <wp:simplePos x="0" y="0"/>
                  <wp:positionH relativeFrom="page">
                    <wp:posOffset>1165872</wp:posOffset>
                  </wp:positionH>
                  <wp:positionV relativeFrom="paragraph">
                    <wp:posOffset>111238</wp:posOffset>
                  </wp:positionV>
                  <wp:extent cx="108839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8390" cy="1270"/>
                          </a:xfrm>
                          <a:custGeom>
                            <a:avLst/>
                            <a:gdLst/>
                            <a:ahLst/>
                            <a:cxnLst/>
                            <a:rect l="l" t="t" r="r" b="b"/>
                            <a:pathLst>
                              <a:path w="1088390">
                                <a:moveTo>
                                  <a:pt x="0" y="0"/>
                                </a:moveTo>
                                <a:lnTo>
                                  <a:pt x="108811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91.801003pt;margin-top:8.758906pt;width:85.7pt;height:.1pt;mso-position-horizontal-relative:page;mso-position-vertical-relative:paragraph;z-index:-15727616;mso-wrap-distance-left:0;mso-wrap-distance-right:0" id="docshape8" coordorigin="1836,175" coordsize="1714,0" path="m1836,175l3550,175e" filled="false" stroked="true" strokeweight=".398pt" strokecolor="#000000">
                  <v:path arrowok="t"/>
                  <v:stroke dashstyle="solid"/>
                  <w10:wrap type="topAndBottom"/>
                </v:shape>
              </w:pict>
            </mc:Fallback>
          </mc:AlternateContent>
        </w:r>
      </w:del>
    </w:p>
    <w:p w14:paraId="1D7664EB" w14:textId="77777777" w:rsidR="00E746E6" w:rsidRDefault="000245FA">
      <w:pPr>
        <w:pStyle w:val="ListParagraph"/>
        <w:numPr>
          <w:ilvl w:val="0"/>
          <w:numId w:val="7"/>
        </w:numPr>
        <w:tabs>
          <w:tab w:val="left" w:pos="493"/>
        </w:tabs>
        <w:spacing w:before="32" w:line="249" w:lineRule="auto"/>
        <w:ind w:right="394" w:firstLine="242"/>
        <w:jc w:val="left"/>
        <w:rPr>
          <w:del w:id="220" w:author="Hussain Hadah" w:date="2026-10-25T19:29:00Z" w16du:dateUtc="2026-10-25T23:29:00Z"/>
          <w:sz w:val="20"/>
        </w:rPr>
      </w:pPr>
      <w:bookmarkStart w:id="221" w:name="_bookmark2"/>
      <w:bookmarkEnd w:id="221"/>
      <w:del w:id="222" w:author="Hussain Hadah" w:date="2026-10-25T19:29:00Z" w16du:dateUtc="2026-10-25T23:29:00Z">
        <w:r>
          <w:rPr>
            <w:w w:val="110"/>
            <w:sz w:val="20"/>
          </w:rPr>
          <w:delText>This</w:delText>
        </w:r>
        <w:r>
          <w:rPr>
            <w:spacing w:val="-7"/>
            <w:w w:val="110"/>
            <w:sz w:val="20"/>
          </w:rPr>
          <w:delText xml:space="preserve"> </w:delText>
        </w:r>
        <w:r>
          <w:rPr>
            <w:w w:val="110"/>
            <w:sz w:val="20"/>
          </w:rPr>
          <w:delText>extends</w:delText>
        </w:r>
        <w:r>
          <w:rPr>
            <w:spacing w:val="-7"/>
            <w:w w:val="110"/>
            <w:sz w:val="20"/>
          </w:rPr>
          <w:delText xml:space="preserve"> </w:delText>
        </w:r>
        <w:r>
          <w:rPr>
            <w:w w:val="110"/>
            <w:sz w:val="20"/>
          </w:rPr>
          <w:delText>Akerlof</w:delText>
        </w:r>
        <w:r>
          <w:rPr>
            <w:spacing w:val="-7"/>
            <w:w w:val="110"/>
            <w:sz w:val="20"/>
          </w:rPr>
          <w:delText xml:space="preserve"> </w:delText>
        </w:r>
        <w:r>
          <w:rPr>
            <w:w w:val="110"/>
            <w:sz w:val="20"/>
          </w:rPr>
          <w:delText>and</w:delText>
        </w:r>
        <w:r>
          <w:rPr>
            <w:spacing w:val="-7"/>
            <w:w w:val="110"/>
            <w:sz w:val="20"/>
          </w:rPr>
          <w:delText xml:space="preserve"> </w:delText>
        </w:r>
        <w:r>
          <w:rPr>
            <w:w w:val="110"/>
            <w:sz w:val="20"/>
          </w:rPr>
          <w:delText>Kranton</w:delText>
        </w:r>
        <w:r>
          <w:rPr>
            <w:spacing w:val="-7"/>
            <w:w w:val="110"/>
            <w:sz w:val="20"/>
          </w:rPr>
          <w:delText xml:space="preserve"> </w:delText>
        </w:r>
        <w:r>
          <w:rPr>
            <w:w w:val="110"/>
            <w:sz w:val="20"/>
          </w:rPr>
          <w:delText>(</w:delText>
        </w:r>
        <w:r w:rsidR="00E746E6">
          <w:fldChar w:fldCharType="begin"/>
        </w:r>
        <w:r w:rsidR="00E746E6">
          <w:delInstrText>HYPERLINK \l "_bookmark17"</w:delInstrText>
        </w:r>
        <w:r w:rsidR="00E746E6">
          <w:fldChar w:fldCharType="separate"/>
        </w:r>
        <w:r w:rsidR="00E746E6">
          <w:rPr>
            <w:color w:val="0000FF"/>
            <w:w w:val="110"/>
            <w:sz w:val="20"/>
          </w:rPr>
          <w:delText>2000</w:delText>
        </w:r>
        <w:r w:rsidR="00E746E6">
          <w:fldChar w:fldCharType="end"/>
        </w:r>
        <w:r>
          <w:rPr>
            <w:w w:val="110"/>
            <w:sz w:val="20"/>
          </w:rPr>
          <w:delText>)’s</w:delText>
        </w:r>
        <w:r>
          <w:rPr>
            <w:spacing w:val="-7"/>
            <w:w w:val="110"/>
            <w:sz w:val="20"/>
          </w:rPr>
          <w:delText xml:space="preserve"> </w:delText>
        </w:r>
        <w:r>
          <w:rPr>
            <w:w w:val="110"/>
            <w:sz w:val="20"/>
          </w:rPr>
          <w:delText>prescription</w:delText>
        </w:r>
        <w:r>
          <w:rPr>
            <w:spacing w:val="-7"/>
            <w:w w:val="110"/>
            <w:sz w:val="20"/>
          </w:rPr>
          <w:delText xml:space="preserve"> </w:delText>
        </w:r>
        <w:r>
          <w:rPr>
            <w:w w:val="110"/>
            <w:sz w:val="20"/>
          </w:rPr>
          <w:delText>concept</w:delText>
        </w:r>
        <w:r>
          <w:rPr>
            <w:spacing w:val="-7"/>
            <w:w w:val="110"/>
            <w:sz w:val="20"/>
          </w:rPr>
          <w:delText xml:space="preserve"> </w:delText>
        </w:r>
        <w:r>
          <w:rPr>
            <w:w w:val="110"/>
            <w:sz w:val="20"/>
          </w:rPr>
          <w:delText>to</w:delText>
        </w:r>
        <w:r>
          <w:rPr>
            <w:spacing w:val="-7"/>
            <w:w w:val="110"/>
            <w:sz w:val="20"/>
          </w:rPr>
          <w:delText xml:space="preserve"> </w:delText>
        </w:r>
        <w:r>
          <w:rPr>
            <w:w w:val="110"/>
            <w:sz w:val="20"/>
          </w:rPr>
          <w:delText>encompass</w:delText>
        </w:r>
        <w:r>
          <w:rPr>
            <w:spacing w:val="-7"/>
            <w:w w:val="110"/>
            <w:sz w:val="20"/>
          </w:rPr>
          <w:delText xml:space="preserve"> </w:delText>
        </w:r>
        <w:r>
          <w:rPr>
            <w:w w:val="110"/>
            <w:sz w:val="20"/>
          </w:rPr>
          <w:delText>both</w:delText>
        </w:r>
        <w:r>
          <w:rPr>
            <w:spacing w:val="-7"/>
            <w:w w:val="110"/>
            <w:sz w:val="20"/>
          </w:rPr>
          <w:delText xml:space="preserve"> </w:delText>
        </w:r>
        <w:r>
          <w:rPr>
            <w:w w:val="110"/>
            <w:sz w:val="20"/>
          </w:rPr>
          <w:delText>negative stereotypes and positive model minority expectations.</w:delText>
        </w:r>
      </w:del>
    </w:p>
    <w:p w14:paraId="620A5579" w14:textId="77777777" w:rsidR="00E746E6" w:rsidRDefault="00E746E6">
      <w:pPr>
        <w:pStyle w:val="ListParagraph"/>
        <w:spacing w:line="249" w:lineRule="auto"/>
        <w:rPr>
          <w:del w:id="223" w:author="Hussain Hadah" w:date="2026-10-25T19:29:00Z" w16du:dateUtc="2026-10-25T23:29:00Z"/>
          <w:sz w:val="20"/>
        </w:rPr>
        <w:sectPr w:rsidR="00E746E6">
          <w:type w:val="continuous"/>
          <w:pgSz w:w="12240" w:h="15840"/>
          <w:pgMar w:top="1720" w:right="1440" w:bottom="280" w:left="1800" w:header="0" w:footer="2279" w:gutter="0"/>
          <w:cols w:space="720"/>
        </w:sectPr>
      </w:pPr>
    </w:p>
    <w:p w14:paraId="417DF573" w14:textId="77777777" w:rsidR="00E746E6" w:rsidRDefault="000245FA">
      <w:pPr>
        <w:pStyle w:val="BodyText"/>
        <w:spacing w:before="96" w:line="415" w:lineRule="auto"/>
        <w:ind w:left="36" w:right="393"/>
        <w:jc w:val="both"/>
      </w:pPr>
      <w:del w:id="224" w:author="Hussain Hadah" w:date="2026-10-25T19:29:00Z" w16du:dateUtc="2026-10-25T23:29:00Z">
        <w:r>
          <w:rPr>
            <w:w w:val="110"/>
          </w:rPr>
          <w:lastRenderedPageBreak/>
          <w:delText>tween</w:delText>
        </w:r>
      </w:del>
      <w:r>
        <w:rPr>
          <w:spacing w:val="-8"/>
          <w:w w:val="110"/>
        </w:rPr>
        <w:t xml:space="preserve"> </w:t>
      </w:r>
      <w:r>
        <w:rPr>
          <w:w w:val="110"/>
        </w:rPr>
        <w:t>White</w:t>
      </w:r>
      <w:r>
        <w:rPr>
          <w:spacing w:val="-8"/>
          <w:w w:val="110"/>
        </w:rPr>
        <w:t xml:space="preserve"> </w:t>
      </w:r>
      <w:r>
        <w:rPr>
          <w:w w:val="110"/>
        </w:rPr>
        <w:t>and</w:t>
      </w:r>
      <w:r>
        <w:rPr>
          <w:spacing w:val="-8"/>
          <w:w w:val="110"/>
        </w:rPr>
        <w:t xml:space="preserve"> </w:t>
      </w:r>
      <w:r>
        <w:rPr>
          <w:w w:val="110"/>
        </w:rPr>
        <w:t>Asian</w:t>
      </w:r>
      <w:r>
        <w:rPr>
          <w:spacing w:val="-8"/>
          <w:w w:val="110"/>
        </w:rPr>
        <w:t xml:space="preserve"> </w:t>
      </w:r>
      <w:r>
        <w:rPr>
          <w:w w:val="110"/>
        </w:rPr>
        <w:t>racial</w:t>
      </w:r>
      <w:r>
        <w:rPr>
          <w:spacing w:val="-8"/>
          <w:w w:val="110"/>
        </w:rPr>
        <w:t xml:space="preserve"> </w:t>
      </w:r>
      <w:r>
        <w:rPr>
          <w:w w:val="110"/>
        </w:rPr>
        <w:t>identity,</w:t>
      </w:r>
      <w:r>
        <w:rPr>
          <w:spacing w:val="-7"/>
          <w:w w:val="110"/>
        </w:rPr>
        <w:t xml:space="preserve"> </w:t>
      </w:r>
      <w:r>
        <w:rPr>
          <w:w w:val="110"/>
        </w:rPr>
        <w:t>making</w:t>
      </w:r>
      <w:r>
        <w:rPr>
          <w:spacing w:val="-8"/>
          <w:w w:val="110"/>
        </w:rPr>
        <w:t xml:space="preserve"> </w:t>
      </w:r>
      <w:r>
        <w:rPr>
          <w:w w:val="110"/>
        </w:rPr>
        <w:t>identity</w:t>
      </w:r>
      <w:r>
        <w:rPr>
          <w:spacing w:val="-8"/>
          <w:w w:val="110"/>
        </w:rPr>
        <w:t xml:space="preserve"> </w:t>
      </w:r>
      <w:r>
        <w:rPr>
          <w:w w:val="110"/>
        </w:rPr>
        <w:t>switching</w:t>
      </w:r>
      <w:r>
        <w:rPr>
          <w:spacing w:val="-8"/>
          <w:w w:val="110"/>
        </w:rPr>
        <w:t xml:space="preserve"> </w:t>
      </w:r>
      <w:r>
        <w:rPr>
          <w:w w:val="110"/>
        </w:rPr>
        <w:t>more</w:t>
      </w:r>
      <w:r>
        <w:rPr>
          <w:spacing w:val="-8"/>
          <w:w w:val="110"/>
        </w:rPr>
        <w:t xml:space="preserve"> </w:t>
      </w:r>
      <w:r>
        <w:rPr>
          <w:w w:val="110"/>
        </w:rPr>
        <w:t>attractive. Mixed-race individuals face lower switching costs due to phenotypic ambiguity, while</w:t>
      </w:r>
      <w:r>
        <w:rPr>
          <w:spacing w:val="-17"/>
          <w:w w:val="110"/>
        </w:rPr>
        <w:t xml:space="preserve"> </w:t>
      </w:r>
      <w:r>
        <w:rPr>
          <w:w w:val="110"/>
        </w:rPr>
        <w:t>later-generation</w:t>
      </w:r>
      <w:r>
        <w:rPr>
          <w:spacing w:val="-16"/>
          <w:w w:val="110"/>
        </w:rPr>
        <w:t xml:space="preserve"> </w:t>
      </w:r>
      <w:r>
        <w:rPr>
          <w:w w:val="110"/>
        </w:rPr>
        <w:t>Asian</w:t>
      </w:r>
      <w:r>
        <w:rPr>
          <w:spacing w:val="-17"/>
          <w:w w:val="110"/>
        </w:rPr>
        <w:t xml:space="preserve"> </w:t>
      </w:r>
      <w:r>
        <w:rPr>
          <w:w w:val="110"/>
        </w:rPr>
        <w:t>Americans</w:t>
      </w:r>
      <w:r>
        <w:rPr>
          <w:spacing w:val="-16"/>
          <w:w w:val="110"/>
        </w:rPr>
        <w:t xml:space="preserve"> </w:t>
      </w:r>
      <w:r>
        <w:rPr>
          <w:w w:val="110"/>
        </w:rPr>
        <w:t>may</w:t>
      </w:r>
      <w:r>
        <w:rPr>
          <w:spacing w:val="-17"/>
          <w:w w:val="110"/>
        </w:rPr>
        <w:t xml:space="preserve"> </w:t>
      </w:r>
      <w:r>
        <w:rPr>
          <w:w w:val="110"/>
        </w:rPr>
        <w:t>find</w:t>
      </w:r>
      <w:r>
        <w:rPr>
          <w:spacing w:val="-16"/>
          <w:w w:val="110"/>
        </w:rPr>
        <w:t xml:space="preserve"> </w:t>
      </w:r>
      <w:r>
        <w:rPr>
          <w:w w:val="110"/>
        </w:rPr>
        <w:t>identity</w:t>
      </w:r>
      <w:r>
        <w:rPr>
          <w:spacing w:val="-17"/>
          <w:w w:val="110"/>
        </w:rPr>
        <w:t xml:space="preserve"> </w:t>
      </w:r>
      <w:r>
        <w:rPr>
          <w:w w:val="110"/>
        </w:rPr>
        <w:t>switching</w:t>
      </w:r>
      <w:r>
        <w:rPr>
          <w:spacing w:val="-16"/>
          <w:w w:val="110"/>
        </w:rPr>
        <w:t xml:space="preserve"> </w:t>
      </w:r>
      <w:r>
        <w:rPr>
          <w:w w:val="110"/>
        </w:rPr>
        <w:t>more</w:t>
      </w:r>
      <w:r>
        <w:rPr>
          <w:spacing w:val="-17"/>
          <w:w w:val="110"/>
        </w:rPr>
        <w:t xml:space="preserve"> </w:t>
      </w:r>
      <w:r>
        <w:rPr>
          <w:w w:val="110"/>
        </w:rPr>
        <w:t>feasible due to cultural assimilation.</w:t>
      </w:r>
    </w:p>
    <w:p w14:paraId="183E053C" w14:textId="77777777" w:rsidR="00E746E6" w:rsidRDefault="00E746E6">
      <w:pPr>
        <w:pStyle w:val="BodyText"/>
        <w:spacing w:before="273"/>
        <w:rPr>
          <w:del w:id="225" w:author="Hussain Hadah" w:date="2026-10-25T19:29:00Z" w16du:dateUtc="2026-10-25T23:29:00Z"/>
        </w:rPr>
      </w:pPr>
    </w:p>
    <w:p w14:paraId="1E5B9B14" w14:textId="77777777" w:rsidR="00E746E6" w:rsidRDefault="000245FA">
      <w:pPr>
        <w:pStyle w:val="Heading2"/>
        <w:numPr>
          <w:ilvl w:val="0"/>
          <w:numId w:val="8"/>
        </w:numPr>
        <w:tabs>
          <w:tab w:val="left" w:pos="552"/>
        </w:tabs>
        <w:spacing w:before="0"/>
        <w:ind w:hanging="516"/>
      </w:pPr>
      <w:bookmarkStart w:id="226" w:name="Data_Sources_and_Measurement_Strategy"/>
      <w:bookmarkEnd w:id="226"/>
      <w:r>
        <w:rPr>
          <w:w w:val="105"/>
        </w:rPr>
        <w:t>Data</w:t>
      </w:r>
      <w:r>
        <w:rPr>
          <w:spacing w:val="21"/>
          <w:w w:val="105"/>
        </w:rPr>
        <w:t xml:space="preserve"> </w:t>
      </w:r>
      <w:r>
        <w:rPr>
          <w:w w:val="105"/>
        </w:rPr>
        <w:t>Sources</w:t>
      </w:r>
      <w:r>
        <w:rPr>
          <w:spacing w:val="21"/>
          <w:w w:val="105"/>
        </w:rPr>
        <w:t xml:space="preserve"> </w:t>
      </w:r>
      <w:r>
        <w:rPr>
          <w:w w:val="105"/>
        </w:rPr>
        <w:t>and</w:t>
      </w:r>
      <w:r>
        <w:rPr>
          <w:spacing w:val="21"/>
          <w:w w:val="105"/>
        </w:rPr>
        <w:t xml:space="preserve"> </w:t>
      </w:r>
      <w:r>
        <w:rPr>
          <w:w w:val="105"/>
        </w:rPr>
        <w:t>Measurement</w:t>
      </w:r>
      <w:r>
        <w:rPr>
          <w:spacing w:val="21"/>
          <w:w w:val="105"/>
        </w:rPr>
        <w:t xml:space="preserve"> </w:t>
      </w:r>
      <w:r>
        <w:rPr>
          <w:spacing w:val="-2"/>
          <w:w w:val="105"/>
        </w:rPr>
        <w:t>Strategy</w:t>
      </w:r>
    </w:p>
    <w:p w14:paraId="3B58FE4C" w14:textId="77777777" w:rsidR="00E746E6" w:rsidRDefault="00E746E6">
      <w:pPr>
        <w:pStyle w:val="BodyText"/>
        <w:spacing w:before="47"/>
        <w:rPr>
          <w:del w:id="227" w:author="Hussain Hadah" w:date="2026-10-25T19:29:00Z" w16du:dateUtc="2026-10-25T23:29:00Z"/>
          <w:b/>
          <w:sz w:val="34"/>
        </w:rPr>
      </w:pPr>
    </w:p>
    <w:p w14:paraId="60206DA5" w14:textId="77777777" w:rsidR="00E746E6" w:rsidRDefault="000245FA">
      <w:pPr>
        <w:pStyle w:val="BodyText"/>
        <w:spacing w:line="415" w:lineRule="auto"/>
        <w:ind w:left="36" w:right="393" w:firstLine="351"/>
        <w:jc w:val="both"/>
      </w:pPr>
      <w:r>
        <w:rPr>
          <w:w w:val="110"/>
        </w:rPr>
        <w:t>In this section, I describe the datasets I use in the analysis.</w:t>
      </w:r>
      <w:r>
        <w:rPr>
          <w:spacing w:val="40"/>
          <w:w w:val="110"/>
        </w:rPr>
        <w:t xml:space="preserve"> </w:t>
      </w:r>
      <w:r>
        <w:rPr>
          <w:w w:val="110"/>
        </w:rPr>
        <w:t xml:space="preserve">To examine </w:t>
      </w:r>
      <w:ins w:id="228" w:author="Hussain Hadah" w:date="2026-10-25T19:29:00Z" w16du:dateUtc="2026-10-25T23:29:00Z">
        <w:r w:rsidR="00665139">
          <w:t>relationships</w:t>
        </w:r>
      </w:ins>
      <w:del w:id="229" w:author="Hussain Hadah" w:date="2026-10-25T19:29:00Z" w16du:dateUtc="2026-10-25T23:29:00Z">
        <w:r>
          <w:rPr>
            <w:w w:val="110"/>
          </w:rPr>
          <w:delText>re-lationships</w:delText>
        </w:r>
      </w:del>
      <w:r>
        <w:rPr>
          <w:w w:val="110"/>
        </w:rPr>
        <w:t xml:space="preserve"> between social attitudes and Asian racial identity reporting, I need both subjective and objective Asian identity measures for identifying </w:t>
      </w:r>
      <w:ins w:id="230" w:author="Hussain Hadah" w:date="2026-10-25T19:29:00Z" w16du:dateUtc="2026-10-25T23:29:00Z">
        <w:r w:rsidR="00665139">
          <w:t>appropriate</w:t>
        </w:r>
      </w:ins>
      <w:del w:id="231" w:author="Hussain Hadah" w:date="2026-10-25T19:29:00Z" w16du:dateUtc="2026-10-25T23:29:00Z">
        <w:r>
          <w:rPr>
            <w:w w:val="110"/>
          </w:rPr>
          <w:delText>appropri-ate</w:delText>
        </w:r>
      </w:del>
      <w:r>
        <w:rPr>
          <w:w w:val="110"/>
        </w:rPr>
        <w:t xml:space="preserve"> Asian American subgroups.</w:t>
      </w:r>
      <w:r>
        <w:rPr>
          <w:spacing w:val="31"/>
          <w:w w:val="110"/>
        </w:rPr>
        <w:t xml:space="preserve"> </w:t>
      </w:r>
      <w:r>
        <w:rPr>
          <w:w w:val="110"/>
        </w:rPr>
        <w:t xml:space="preserve">I use the Integrated Public Use Microdata Series (IPUMS) Current Population Survey (CPS) (Flood, King, et al., </w:t>
      </w:r>
      <w:ins w:id="232" w:author="Hussain Hadah" w:date="2026-10-25T19:29:00Z" w16du:dateUtc="2026-10-25T23:29:00Z">
        <w:r w:rsidR="00665139">
          <w:rPr>
            <w:color w:val="0000FF"/>
          </w:rPr>
          <w:t>Integrated Public Use Microdata Series, Current Population Survey</w:t>
        </w:r>
        <w:r w:rsidR="00665139">
          <w:t>)</w:t>
        </w:r>
      </w:ins>
      <w:del w:id="233" w:author="Hussain Hadah" w:date="2026-10-25T19:29:00Z" w16du:dateUtc="2026-10-25T23:29:00Z">
        <w:r w:rsidR="00E746E6">
          <w:fldChar w:fldCharType="begin"/>
        </w:r>
        <w:r w:rsidR="00E746E6">
          <w:delInstrText>HYPERLINK \l "_bookmark44"</w:delInstrText>
        </w:r>
        <w:r w:rsidR="00E746E6">
          <w:fldChar w:fldCharType="separate"/>
        </w:r>
        <w:r w:rsidR="00E746E6">
          <w:rPr>
            <w:color w:val="0000FF"/>
            <w:w w:val="110"/>
          </w:rPr>
          <w:delText>Integrated Pub-</w:delText>
        </w:r>
        <w:r w:rsidR="00E746E6">
          <w:fldChar w:fldCharType="end"/>
        </w:r>
        <w:r w:rsidR="00E746E6">
          <w:fldChar w:fldCharType="begin"/>
        </w:r>
        <w:r w:rsidR="00E746E6">
          <w:delInstrText>HYPERLINK \l "_bookmark44"</w:delInstrText>
        </w:r>
        <w:r w:rsidR="00E746E6">
          <w:fldChar w:fldCharType="separate"/>
        </w:r>
        <w:r w:rsidR="00E746E6">
          <w:rPr>
            <w:color w:val="0000FF"/>
            <w:w w:val="110"/>
          </w:rPr>
          <w:delText>lic Use Microdata Series, Current Population Survey</w:delText>
        </w:r>
        <w:r w:rsidR="00E746E6">
          <w:fldChar w:fldCharType="end"/>
        </w:r>
        <w:r>
          <w:rPr>
            <w:w w:val="110"/>
          </w:rPr>
          <w:delText>)</w:delText>
        </w:r>
      </w:del>
      <w:r>
        <w:rPr>
          <w:w w:val="110"/>
        </w:rPr>
        <w:t xml:space="preserve"> with ancestry information through the places of birth of individuals, their parents, and grandparents to </w:t>
      </w:r>
      <w:ins w:id="234" w:author="Hussain Hadah" w:date="2026-10-25T19:29:00Z" w16du:dateUtc="2026-10-25T23:29:00Z">
        <w:r w:rsidR="00665139">
          <w:t>construct</w:t>
        </w:r>
      </w:ins>
      <w:del w:id="235" w:author="Hussain Hadah" w:date="2026-10-25T19:29:00Z" w16du:dateUtc="2026-10-25T23:29:00Z">
        <w:r>
          <w:rPr>
            <w:w w:val="110"/>
          </w:rPr>
          <w:delText>con-struct</w:delText>
        </w:r>
      </w:del>
      <w:r>
        <w:rPr>
          <w:spacing w:val="-2"/>
          <w:w w:val="110"/>
        </w:rPr>
        <w:t xml:space="preserve"> </w:t>
      </w:r>
      <w:r>
        <w:rPr>
          <w:w w:val="110"/>
        </w:rPr>
        <w:t>objective</w:t>
      </w:r>
      <w:r>
        <w:rPr>
          <w:spacing w:val="-2"/>
          <w:w w:val="110"/>
        </w:rPr>
        <w:t xml:space="preserve"> </w:t>
      </w:r>
      <w:r>
        <w:rPr>
          <w:w w:val="110"/>
        </w:rPr>
        <w:t>identity</w:t>
      </w:r>
      <w:r>
        <w:rPr>
          <w:spacing w:val="-2"/>
          <w:w w:val="110"/>
        </w:rPr>
        <w:t xml:space="preserve"> </w:t>
      </w:r>
      <w:r>
        <w:rPr>
          <w:w w:val="110"/>
        </w:rPr>
        <w:t>measures. I</w:t>
      </w:r>
      <w:r>
        <w:rPr>
          <w:spacing w:val="-2"/>
          <w:w w:val="110"/>
        </w:rPr>
        <w:t xml:space="preserve"> </w:t>
      </w:r>
      <w:r>
        <w:rPr>
          <w:w w:val="110"/>
        </w:rPr>
        <w:t>develop</w:t>
      </w:r>
      <w:r>
        <w:rPr>
          <w:spacing w:val="-2"/>
          <w:w w:val="110"/>
        </w:rPr>
        <w:t xml:space="preserve"> </w:t>
      </w:r>
      <w:r>
        <w:rPr>
          <w:w w:val="110"/>
        </w:rPr>
        <w:t>composite</w:t>
      </w:r>
      <w:r>
        <w:rPr>
          <w:spacing w:val="-2"/>
          <w:w w:val="110"/>
        </w:rPr>
        <w:t xml:space="preserve"> </w:t>
      </w:r>
      <w:r>
        <w:rPr>
          <w:w w:val="110"/>
        </w:rPr>
        <w:t>anti-Asian</w:t>
      </w:r>
      <w:r>
        <w:rPr>
          <w:spacing w:val="-2"/>
          <w:w w:val="110"/>
        </w:rPr>
        <w:t xml:space="preserve"> </w:t>
      </w:r>
      <w:r>
        <w:rPr>
          <w:w w:val="110"/>
        </w:rPr>
        <w:t>bias</w:t>
      </w:r>
      <w:r>
        <w:rPr>
          <w:spacing w:val="-2"/>
          <w:w w:val="110"/>
        </w:rPr>
        <w:t xml:space="preserve"> </w:t>
      </w:r>
      <w:r>
        <w:rPr>
          <w:w w:val="110"/>
        </w:rPr>
        <w:t>measures using</w:t>
      </w:r>
      <w:r>
        <w:rPr>
          <w:spacing w:val="-4"/>
          <w:w w:val="110"/>
        </w:rPr>
        <w:t xml:space="preserve"> </w:t>
      </w:r>
      <w:r>
        <w:rPr>
          <w:w w:val="110"/>
        </w:rPr>
        <w:t>Lubotsky</w:t>
      </w:r>
      <w:r>
        <w:rPr>
          <w:spacing w:val="-3"/>
          <w:w w:val="110"/>
        </w:rPr>
        <w:t xml:space="preserve"> </w:t>
      </w:r>
      <w:r>
        <w:rPr>
          <w:w w:val="110"/>
        </w:rPr>
        <w:t>and</w:t>
      </w:r>
      <w:r>
        <w:rPr>
          <w:spacing w:val="-4"/>
          <w:w w:val="110"/>
        </w:rPr>
        <w:t xml:space="preserve"> </w:t>
      </w:r>
      <w:r>
        <w:rPr>
          <w:w w:val="110"/>
        </w:rPr>
        <w:t>Wittenberg</w:t>
      </w:r>
      <w:r>
        <w:rPr>
          <w:spacing w:val="-4"/>
          <w:w w:val="110"/>
        </w:rPr>
        <w:t xml:space="preserve"> </w:t>
      </w:r>
      <w:ins w:id="236" w:author="Hussain Hadah" w:date="2026-10-25T19:29:00Z" w16du:dateUtc="2026-10-25T23:29:00Z">
        <w:r w:rsidR="00665139">
          <w:t>(</w:t>
        </w:r>
        <w:r w:rsidR="00665139">
          <w:rPr>
            <w:color w:val="0000FF"/>
          </w:rPr>
          <w:t>2006</w:t>
        </w:r>
        <w:r w:rsidR="00665139">
          <w:t>)</w:t>
        </w:r>
      </w:ins>
      <w:del w:id="237" w:author="Hussain Hadah" w:date="2026-10-25T19:29:00Z" w16du:dateUtc="2026-10-25T23:29:00Z">
        <w:r>
          <w:rPr>
            <w:w w:val="110"/>
          </w:rPr>
          <w:delText>(</w:delText>
        </w:r>
        <w:r w:rsidR="00E746E6">
          <w:fldChar w:fldCharType="begin"/>
        </w:r>
        <w:r w:rsidR="00E746E6">
          <w:delInstrText>HYPERLINK \l "_bookmark58"</w:delInstrText>
        </w:r>
        <w:r w:rsidR="00E746E6">
          <w:fldChar w:fldCharType="separate"/>
        </w:r>
        <w:r w:rsidR="00E746E6">
          <w:rPr>
            <w:color w:val="0000FF"/>
            <w:w w:val="110"/>
          </w:rPr>
          <w:delText>2006</w:delText>
        </w:r>
        <w:r w:rsidR="00E746E6">
          <w:fldChar w:fldCharType="end"/>
        </w:r>
        <w:r>
          <w:rPr>
            <w:w w:val="110"/>
          </w:rPr>
          <w:delText>)</w:delText>
        </w:r>
      </w:del>
      <w:r>
        <w:rPr>
          <w:w w:val="110"/>
        </w:rPr>
        <w:t>’s</w:t>
      </w:r>
      <w:r>
        <w:rPr>
          <w:spacing w:val="-3"/>
          <w:w w:val="110"/>
        </w:rPr>
        <w:t xml:space="preserve"> </w:t>
      </w:r>
      <w:r>
        <w:rPr>
          <w:w w:val="110"/>
        </w:rPr>
        <w:t>multiple</w:t>
      </w:r>
      <w:r>
        <w:rPr>
          <w:spacing w:val="-4"/>
          <w:w w:val="110"/>
        </w:rPr>
        <w:t xml:space="preserve"> </w:t>
      </w:r>
      <w:r>
        <w:rPr>
          <w:w w:val="110"/>
        </w:rPr>
        <w:t>proxy</w:t>
      </w:r>
      <w:r>
        <w:rPr>
          <w:spacing w:val="-3"/>
          <w:w w:val="110"/>
        </w:rPr>
        <w:t xml:space="preserve"> </w:t>
      </w:r>
      <w:r>
        <w:rPr>
          <w:w w:val="110"/>
        </w:rPr>
        <w:t>regression</w:t>
      </w:r>
      <w:r>
        <w:rPr>
          <w:spacing w:val="-4"/>
          <w:w w:val="110"/>
        </w:rPr>
        <w:t xml:space="preserve"> </w:t>
      </w:r>
      <w:r>
        <w:rPr>
          <w:w w:val="110"/>
        </w:rPr>
        <w:t>method</w:t>
      </w:r>
      <w:r>
        <w:rPr>
          <w:spacing w:val="-4"/>
          <w:w w:val="110"/>
        </w:rPr>
        <w:t xml:space="preserve"> </w:t>
      </w:r>
      <w:r>
        <w:rPr>
          <w:w w:val="110"/>
        </w:rPr>
        <w:t>to</w:t>
      </w:r>
      <w:r>
        <w:rPr>
          <w:spacing w:val="-3"/>
          <w:w w:val="110"/>
        </w:rPr>
        <w:t xml:space="preserve"> </w:t>
      </w:r>
      <w:ins w:id="238" w:author="Hussain Hadah" w:date="2026-10-25T19:29:00Z" w16du:dateUtc="2026-10-25T23:29:00Z">
        <w:r w:rsidR="00665139">
          <w:t>reduce</w:t>
        </w:r>
      </w:ins>
      <w:del w:id="239" w:author="Hussain Hadah" w:date="2026-10-25T19:29:00Z" w16du:dateUtc="2026-10-25T23:29:00Z">
        <w:r>
          <w:rPr>
            <w:w w:val="110"/>
          </w:rPr>
          <w:delText>re-duce</w:delText>
        </w:r>
      </w:del>
      <w:r>
        <w:rPr>
          <w:w w:val="110"/>
        </w:rPr>
        <w:t xml:space="preserve"> attenuation bias.</w:t>
      </w:r>
    </w:p>
    <w:p w14:paraId="571B2A15" w14:textId="77777777" w:rsidR="00E746E6" w:rsidRDefault="00E746E6">
      <w:pPr>
        <w:pStyle w:val="BodyText"/>
        <w:spacing w:before="174"/>
        <w:rPr>
          <w:del w:id="240" w:author="Hussain Hadah" w:date="2026-10-25T19:29:00Z" w16du:dateUtc="2026-10-25T23:29:00Z"/>
        </w:rPr>
      </w:pPr>
    </w:p>
    <w:p w14:paraId="482A4AFC" w14:textId="77777777" w:rsidR="00E746E6" w:rsidRDefault="000245FA">
      <w:pPr>
        <w:pStyle w:val="Heading3"/>
        <w:numPr>
          <w:ilvl w:val="1"/>
          <w:numId w:val="8"/>
        </w:numPr>
        <w:tabs>
          <w:tab w:val="left" w:pos="681"/>
        </w:tabs>
        <w:ind w:hanging="645"/>
      </w:pPr>
      <w:bookmarkStart w:id="241" w:name="Measuring_Asian_Racial_Identity"/>
      <w:bookmarkEnd w:id="241"/>
      <w:r>
        <w:rPr>
          <w:w w:val="110"/>
        </w:rPr>
        <w:t>Measuring</w:t>
      </w:r>
      <w:r>
        <w:rPr>
          <w:spacing w:val="-19"/>
          <w:w w:val="110"/>
        </w:rPr>
        <w:t xml:space="preserve"> </w:t>
      </w:r>
      <w:r>
        <w:rPr>
          <w:w w:val="110"/>
        </w:rPr>
        <w:t>Asian</w:t>
      </w:r>
      <w:r>
        <w:rPr>
          <w:spacing w:val="-18"/>
          <w:w w:val="110"/>
        </w:rPr>
        <w:t xml:space="preserve"> </w:t>
      </w:r>
      <w:r>
        <w:rPr>
          <w:w w:val="110"/>
        </w:rPr>
        <w:t>Racial</w:t>
      </w:r>
      <w:r>
        <w:rPr>
          <w:spacing w:val="-18"/>
          <w:w w:val="110"/>
        </w:rPr>
        <w:t xml:space="preserve"> </w:t>
      </w:r>
      <w:r>
        <w:rPr>
          <w:spacing w:val="-2"/>
          <w:w w:val="110"/>
        </w:rPr>
        <w:t>Identity</w:t>
      </w:r>
    </w:p>
    <w:p w14:paraId="198B79D8" w14:textId="77777777" w:rsidR="00E746E6" w:rsidRDefault="00E746E6">
      <w:pPr>
        <w:pStyle w:val="BodyText"/>
        <w:spacing w:before="40"/>
        <w:rPr>
          <w:del w:id="242" w:author="Hussain Hadah" w:date="2026-10-25T19:29:00Z" w16du:dateUtc="2026-10-25T23:29:00Z"/>
          <w:b/>
          <w:sz w:val="28"/>
        </w:rPr>
      </w:pPr>
    </w:p>
    <w:p w14:paraId="16CE1436" w14:textId="77777777" w:rsidR="00E746E6" w:rsidRDefault="000245FA">
      <w:pPr>
        <w:pStyle w:val="BodyText"/>
        <w:spacing w:line="415" w:lineRule="auto"/>
        <w:ind w:left="36" w:right="393" w:firstLine="351"/>
        <w:jc w:val="both"/>
        <w:rPr>
          <w:del w:id="243" w:author="Hussain Hadah" w:date="2026-10-25T19:29:00Z" w16du:dateUtc="2026-10-25T23:29:00Z"/>
        </w:rPr>
      </w:pPr>
      <w:r>
        <w:rPr>
          <w:w w:val="110"/>
        </w:rPr>
        <w:t>I measure Asian racial identity using CPS data from 2004–2021.</w:t>
      </w:r>
      <w:r>
        <w:rPr>
          <w:spacing w:val="40"/>
          <w:w w:val="110"/>
        </w:rPr>
        <w:t xml:space="preserve"> </w:t>
      </w:r>
      <w:r>
        <w:rPr>
          <w:w w:val="110"/>
        </w:rPr>
        <w:t xml:space="preserve">Following </w:t>
      </w:r>
      <w:r>
        <w:t xml:space="preserve">Antman, Duncan, and Trejo </w:t>
      </w:r>
      <w:ins w:id="244" w:author="Hussain Hadah" w:date="2026-10-25T19:29:00Z" w16du:dateUtc="2026-10-25T23:29:00Z">
        <w:r w:rsidR="00665139">
          <w:t>(</w:t>
        </w:r>
        <w:r w:rsidR="00665139">
          <w:rPr>
            <w:color w:val="0000FF"/>
          </w:rPr>
          <w:t>2016</w:t>
        </w:r>
        <w:r w:rsidR="00665139">
          <w:t>)</w:t>
        </w:r>
      </w:ins>
      <w:del w:id="245" w:author="Hussain Hadah" w:date="2026-10-25T19:29:00Z" w16du:dateUtc="2026-10-25T23:29:00Z">
        <w:r>
          <w:delText>(</w:delText>
        </w:r>
        <w:r w:rsidR="00E746E6">
          <w:fldChar w:fldCharType="begin"/>
        </w:r>
        <w:r w:rsidR="00E746E6">
          <w:delInstrText>HYPERLINK \l "_bookmark22"</w:delInstrText>
        </w:r>
        <w:r w:rsidR="00E746E6">
          <w:fldChar w:fldCharType="separate"/>
        </w:r>
        <w:r w:rsidR="00E746E6">
          <w:rPr>
            <w:color w:val="0000FF"/>
          </w:rPr>
          <w:delText>2016</w:delText>
        </w:r>
        <w:r w:rsidR="00E746E6">
          <w:fldChar w:fldCharType="end"/>
        </w:r>
        <w:r>
          <w:delText>)</w:delText>
        </w:r>
      </w:del>
      <w:r>
        <w:t xml:space="preserve"> and Antman, Duncan, and Trejo </w:t>
      </w:r>
      <w:ins w:id="246" w:author="Hussain Hadah" w:date="2026-10-25T19:29:00Z" w16du:dateUtc="2026-10-25T23:29:00Z">
        <w:r w:rsidR="00665139">
          <w:t>(</w:t>
        </w:r>
        <w:r w:rsidR="00665139">
          <w:rPr>
            <w:color w:val="0000FF"/>
          </w:rPr>
          <w:t>2020</w:t>
        </w:r>
        <w:r w:rsidR="00665139">
          <w:t>),</w:t>
        </w:r>
      </w:ins>
      <w:del w:id="247" w:author="Hussain Hadah" w:date="2026-10-25T19:29:00Z" w16du:dateUtc="2026-10-25T23:29:00Z">
        <w:r>
          <w:delText>(</w:delText>
        </w:r>
        <w:r w:rsidR="00E746E6">
          <w:fldChar w:fldCharType="begin"/>
        </w:r>
        <w:r w:rsidR="00E746E6">
          <w:delInstrText>HYPERLINK \l "_bookmark23"</w:delInstrText>
        </w:r>
        <w:r w:rsidR="00E746E6">
          <w:fldChar w:fldCharType="separate"/>
        </w:r>
        <w:r w:rsidR="00E746E6">
          <w:rPr>
            <w:color w:val="0000FF"/>
          </w:rPr>
          <w:delText>2020</w:delText>
        </w:r>
        <w:r w:rsidR="00E746E6">
          <w:fldChar w:fldCharType="end"/>
        </w:r>
        <w:r>
          <w:delText>),</w:delText>
        </w:r>
      </w:del>
      <w:r>
        <w:t xml:space="preserve"> I utilize </w:t>
      </w:r>
      <w:r>
        <w:rPr>
          <w:w w:val="110"/>
        </w:rPr>
        <w:t>birthplace</w:t>
      </w:r>
      <w:r>
        <w:rPr>
          <w:spacing w:val="7"/>
          <w:w w:val="110"/>
        </w:rPr>
        <w:t xml:space="preserve"> </w:t>
      </w:r>
      <w:r>
        <w:rPr>
          <w:w w:val="110"/>
        </w:rPr>
        <w:t>information</w:t>
      </w:r>
      <w:r>
        <w:rPr>
          <w:spacing w:val="7"/>
          <w:w w:val="110"/>
        </w:rPr>
        <w:t xml:space="preserve"> </w:t>
      </w:r>
      <w:r>
        <w:rPr>
          <w:w w:val="110"/>
        </w:rPr>
        <w:t>for</w:t>
      </w:r>
      <w:r>
        <w:rPr>
          <w:spacing w:val="7"/>
          <w:w w:val="110"/>
        </w:rPr>
        <w:t xml:space="preserve"> </w:t>
      </w:r>
      <w:r>
        <w:rPr>
          <w:w w:val="110"/>
        </w:rPr>
        <w:t>individuals,</w:t>
      </w:r>
      <w:r>
        <w:rPr>
          <w:spacing w:val="7"/>
          <w:w w:val="110"/>
        </w:rPr>
        <w:t xml:space="preserve"> </w:t>
      </w:r>
      <w:r>
        <w:rPr>
          <w:w w:val="110"/>
        </w:rPr>
        <w:t>parents,</w:t>
      </w:r>
      <w:r>
        <w:rPr>
          <w:spacing w:val="7"/>
          <w:w w:val="110"/>
        </w:rPr>
        <w:t xml:space="preserve"> </w:t>
      </w:r>
      <w:r>
        <w:rPr>
          <w:w w:val="110"/>
        </w:rPr>
        <w:t>and</w:t>
      </w:r>
      <w:r>
        <w:rPr>
          <w:spacing w:val="7"/>
          <w:w w:val="110"/>
        </w:rPr>
        <w:t xml:space="preserve"> </w:t>
      </w:r>
      <w:r>
        <w:rPr>
          <w:w w:val="110"/>
        </w:rPr>
        <w:lastRenderedPageBreak/>
        <w:t>grandparents</w:t>
      </w:r>
      <w:r>
        <w:rPr>
          <w:spacing w:val="7"/>
          <w:w w:val="110"/>
        </w:rPr>
        <w:t xml:space="preserve"> </w:t>
      </w:r>
      <w:r>
        <w:rPr>
          <w:w w:val="110"/>
        </w:rPr>
        <w:t>to</w:t>
      </w:r>
      <w:r>
        <w:rPr>
          <w:spacing w:val="7"/>
          <w:w w:val="110"/>
        </w:rPr>
        <w:t xml:space="preserve"> </w:t>
      </w:r>
      <w:r>
        <w:rPr>
          <w:w w:val="110"/>
        </w:rPr>
        <w:t>create</w:t>
      </w:r>
      <w:r>
        <w:rPr>
          <w:spacing w:val="7"/>
          <w:w w:val="110"/>
        </w:rPr>
        <w:t xml:space="preserve"> </w:t>
      </w:r>
      <w:ins w:id="248" w:author="Hussain Hadah" w:date="2026-10-25T19:29:00Z" w16du:dateUtc="2026-10-25T23:29:00Z">
        <w:r w:rsidR="00665139">
          <w:t>objective</w:t>
        </w:r>
      </w:ins>
      <w:del w:id="249" w:author="Hussain Hadah" w:date="2026-10-25T19:29:00Z" w16du:dateUtc="2026-10-25T23:29:00Z">
        <w:r>
          <w:rPr>
            <w:spacing w:val="-2"/>
            <w:w w:val="105"/>
          </w:rPr>
          <w:delText>objec-</w:delText>
        </w:r>
      </w:del>
    </w:p>
    <w:p w14:paraId="7AEA0CB1" w14:textId="77777777" w:rsidR="00E746E6" w:rsidRDefault="00E746E6">
      <w:pPr>
        <w:pStyle w:val="BodyText"/>
        <w:spacing w:line="415" w:lineRule="auto"/>
        <w:jc w:val="both"/>
        <w:rPr>
          <w:del w:id="250" w:author="Hussain Hadah" w:date="2026-10-25T19:29:00Z" w16du:dateUtc="2026-10-25T23:29:00Z"/>
        </w:rPr>
        <w:sectPr w:rsidR="00E746E6">
          <w:pgSz w:w="12240" w:h="15840"/>
          <w:pgMar w:top="1820" w:right="1440" w:bottom="2460" w:left="1800" w:header="0" w:footer="2279" w:gutter="0"/>
          <w:cols w:space="720"/>
        </w:sectPr>
      </w:pPr>
    </w:p>
    <w:p w14:paraId="7FF5E187" w14:textId="77777777" w:rsidR="00E746E6" w:rsidRDefault="000245FA">
      <w:pPr>
        <w:pStyle w:val="BodyText"/>
        <w:spacing w:before="82" w:line="410" w:lineRule="auto"/>
        <w:ind w:left="36" w:right="393"/>
        <w:jc w:val="both"/>
        <w:rPr>
          <w:position w:val="9"/>
          <w:sz w:val="18"/>
        </w:rPr>
      </w:pPr>
      <w:del w:id="251" w:author="Hussain Hadah" w:date="2026-10-25T19:29:00Z" w16du:dateUtc="2026-10-25T23:29:00Z">
        <w:r>
          <w:rPr>
            <w:w w:val="110"/>
          </w:rPr>
          <w:lastRenderedPageBreak/>
          <w:delText>tive</w:delText>
        </w:r>
      </w:del>
      <w:r>
        <w:rPr>
          <w:w w:val="110"/>
        </w:rPr>
        <w:t xml:space="preserve"> Asian ancestry indicators for minors under age 17 living with parents</w:t>
      </w:r>
      <w:ins w:id="252" w:author="Hussain Hadah" w:date="2026-10-25T19:29:00Z" w16du:dateUtc="2026-10-25T23:29:00Z">
        <w:r w:rsidR="00665139">
          <w:t>.</w:t>
        </w:r>
        <w:r w:rsidR="00665139">
          <w:rPr>
            <w:color w:val="0000FF"/>
            <w:vertAlign w:val="superscript"/>
          </w:rPr>
          <w:footnoteReference w:id="4"/>
        </w:r>
      </w:ins>
      <w:del w:id="254" w:author="Hussain Hadah" w:date="2026-10-25T19:29:00Z" w16du:dateUtc="2026-10-25T23:29:00Z">
        <w:r>
          <w:rPr>
            <w:w w:val="110"/>
          </w:rPr>
          <w:delText>.</w:delText>
        </w:r>
        <w:r w:rsidR="00E746E6">
          <w:fldChar w:fldCharType="begin"/>
        </w:r>
        <w:r w:rsidR="00E746E6">
          <w:delInstrText>HYPERLINK \l "_bookmark3"</w:delInstrText>
        </w:r>
        <w:r w:rsidR="00E746E6">
          <w:fldChar w:fldCharType="separate"/>
        </w:r>
        <w:r w:rsidR="00E746E6">
          <w:rPr>
            <w:color w:val="0000FF"/>
            <w:w w:val="110"/>
            <w:position w:val="9"/>
            <w:sz w:val="18"/>
          </w:rPr>
          <w:delText>4</w:delText>
        </w:r>
        <w:r w:rsidR="00E746E6">
          <w:fldChar w:fldCharType="end"/>
        </w:r>
      </w:del>
      <w:r>
        <w:rPr>
          <w:color w:val="0000FF"/>
          <w:spacing w:val="40"/>
          <w:w w:val="110"/>
          <w:position w:val="9"/>
          <w:sz w:val="18"/>
        </w:rPr>
        <w:t xml:space="preserve"> </w:t>
      </w:r>
      <w:r>
        <w:rPr>
          <w:w w:val="110"/>
        </w:rPr>
        <w:t xml:space="preserve">The methodology allows for the identification of first-, second-, and third-generation Asian Americans (see Figure </w:t>
      </w:r>
      <w:ins w:id="255" w:author="Hussain Hadah" w:date="2026-10-25T19:29:00Z" w16du:dateUtc="2026-10-25T23:29:00Z">
        <w:r w:rsidR="00665139">
          <w:rPr>
            <w:color w:val="0000FF"/>
          </w:rPr>
          <w:t>1</w:t>
        </w:r>
      </w:ins>
      <w:del w:id="256" w:author="Hussain Hadah" w:date="2026-10-25T19:29:00Z" w16du:dateUtc="2026-10-25T23:29:00Z">
        <w:r w:rsidR="00E746E6">
          <w:fldChar w:fldCharType="begin"/>
        </w:r>
        <w:r w:rsidR="00E746E6">
          <w:delInstrText>HYPERLINK \l "_bookmark71"</w:delInstrText>
        </w:r>
        <w:r w:rsidR="00E746E6">
          <w:fldChar w:fldCharType="separate"/>
        </w:r>
        <w:r w:rsidR="00E746E6">
          <w:rPr>
            <w:color w:val="0000FF"/>
            <w:w w:val="110"/>
          </w:rPr>
          <w:delText>1</w:delText>
        </w:r>
        <w:r w:rsidR="00E746E6">
          <w:fldChar w:fldCharType="end"/>
        </w:r>
      </w:del>
      <w:r>
        <w:rPr>
          <w:color w:val="0000FF"/>
          <w:w w:val="110"/>
        </w:rPr>
        <w:t xml:space="preserve"> </w:t>
      </w:r>
      <w:r>
        <w:rPr>
          <w:w w:val="110"/>
        </w:rPr>
        <w:t>for visual representation).</w:t>
      </w:r>
      <w:r>
        <w:rPr>
          <w:spacing w:val="40"/>
          <w:w w:val="110"/>
        </w:rPr>
        <w:t xml:space="preserve"> </w:t>
      </w:r>
      <w:r>
        <w:rPr>
          <w:w w:val="110"/>
        </w:rPr>
        <w:t xml:space="preserve">I also use a CPS </w:t>
      </w:r>
      <w:ins w:id="257" w:author="Hussain Hadah" w:date="2026-10-25T19:29:00Z" w16du:dateUtc="2026-10-25T23:29:00Z">
        <w:r w:rsidR="00665139">
          <w:t>sample</w:t>
        </w:r>
      </w:ins>
      <w:del w:id="258" w:author="Hussain Hadah" w:date="2026-10-25T19:29:00Z" w16du:dateUtc="2026-10-25T23:29:00Z">
        <w:r>
          <w:rPr>
            <w:w w:val="110"/>
          </w:rPr>
          <w:delText>sam-ple</w:delText>
        </w:r>
      </w:del>
      <w:r>
        <w:rPr>
          <w:w w:val="110"/>
        </w:rPr>
        <w:t xml:space="preserve"> of adults aged 18+ to examine whether their racial identity reporting patterns differ from minors; for the adult sample, I can only identify first- and </w:t>
      </w:r>
      <w:ins w:id="259" w:author="Hussain Hadah" w:date="2026-10-25T19:29:00Z" w16du:dateUtc="2026-10-25T23:29:00Z">
        <w:r w:rsidR="00665139">
          <w:t>secondgeneration.</w:t>
        </w:r>
        <w:r w:rsidR="00665139">
          <w:rPr>
            <w:color w:val="0000FF"/>
            <w:vertAlign w:val="superscript"/>
          </w:rPr>
          <w:footnoteReference w:id="5"/>
        </w:r>
      </w:ins>
      <w:del w:id="261" w:author="Hussain Hadah" w:date="2026-10-25T19:29:00Z" w16du:dateUtc="2026-10-25T23:29:00Z">
        <w:r>
          <w:rPr>
            <w:w w:val="110"/>
          </w:rPr>
          <w:delText>second-</w:delText>
        </w:r>
        <w:r>
          <w:rPr>
            <w:spacing w:val="-2"/>
            <w:w w:val="110"/>
          </w:rPr>
          <w:delText>generation.</w:delText>
        </w:r>
        <w:r w:rsidR="00E746E6">
          <w:fldChar w:fldCharType="begin"/>
        </w:r>
        <w:r w:rsidR="00E746E6">
          <w:delInstrText>HYPERLINK \l "_bookmark4"</w:delInstrText>
        </w:r>
        <w:r w:rsidR="00E746E6">
          <w:fldChar w:fldCharType="separate"/>
        </w:r>
        <w:r w:rsidR="00E746E6">
          <w:rPr>
            <w:color w:val="0000FF"/>
            <w:spacing w:val="-2"/>
            <w:w w:val="110"/>
            <w:position w:val="9"/>
            <w:sz w:val="18"/>
          </w:rPr>
          <w:delText>5</w:delText>
        </w:r>
        <w:r w:rsidR="00E746E6">
          <w:fldChar w:fldCharType="end"/>
        </w:r>
      </w:del>
    </w:p>
    <w:p w14:paraId="16D9E238" w14:textId="77777777" w:rsidR="00E746E6" w:rsidRDefault="000245FA">
      <w:pPr>
        <w:pStyle w:val="BodyText"/>
        <w:spacing w:before="3" w:line="410" w:lineRule="auto"/>
        <w:ind w:left="36" w:right="393" w:firstLine="351"/>
        <w:jc w:val="both"/>
        <w:rPr>
          <w:del w:id="262" w:author="Hussain Hadah" w:date="2026-10-25T19:29:00Z" w16du:dateUtc="2026-10-25T23:29:00Z"/>
        </w:rPr>
      </w:pPr>
      <w:r>
        <w:rPr>
          <w:w w:val="110"/>
        </w:rPr>
        <w:t>The</w:t>
      </w:r>
      <w:r>
        <w:rPr>
          <w:spacing w:val="-6"/>
          <w:w w:val="110"/>
        </w:rPr>
        <w:t xml:space="preserve"> </w:t>
      </w:r>
      <w:r>
        <w:rPr>
          <w:w w:val="110"/>
        </w:rPr>
        <w:t>objective</w:t>
      </w:r>
      <w:r>
        <w:rPr>
          <w:spacing w:val="-6"/>
          <w:w w:val="110"/>
        </w:rPr>
        <w:t xml:space="preserve"> </w:t>
      </w:r>
      <w:r>
        <w:rPr>
          <w:w w:val="110"/>
        </w:rPr>
        <w:t>ancestry</w:t>
      </w:r>
      <w:r>
        <w:rPr>
          <w:spacing w:val="-6"/>
          <w:w w:val="110"/>
        </w:rPr>
        <w:t xml:space="preserve"> </w:t>
      </w:r>
      <w:r>
        <w:rPr>
          <w:w w:val="110"/>
        </w:rPr>
        <w:t>measure—distinct</w:t>
      </w:r>
      <w:r>
        <w:rPr>
          <w:spacing w:val="-6"/>
          <w:w w:val="110"/>
        </w:rPr>
        <w:t xml:space="preserve"> </w:t>
      </w:r>
      <w:r>
        <w:rPr>
          <w:w w:val="110"/>
        </w:rPr>
        <w:t>from</w:t>
      </w:r>
      <w:r>
        <w:rPr>
          <w:spacing w:val="-6"/>
          <w:w w:val="110"/>
        </w:rPr>
        <w:t xml:space="preserve"> </w:t>
      </w:r>
      <w:r>
        <w:rPr>
          <w:w w:val="110"/>
        </w:rPr>
        <w:t>subjective</w:t>
      </w:r>
      <w:r>
        <w:rPr>
          <w:spacing w:val="-6"/>
          <w:w w:val="110"/>
        </w:rPr>
        <w:t xml:space="preserve"> </w:t>
      </w:r>
      <w:r>
        <w:rPr>
          <w:w w:val="110"/>
        </w:rPr>
        <w:t>racial</w:t>
      </w:r>
      <w:r>
        <w:rPr>
          <w:spacing w:val="-6"/>
          <w:w w:val="110"/>
        </w:rPr>
        <w:t xml:space="preserve"> </w:t>
      </w:r>
      <w:r>
        <w:rPr>
          <w:w w:val="110"/>
        </w:rPr>
        <w:t>identification where respondents select “Asian” as their race—depends on birthplaces across three</w:t>
      </w:r>
      <w:r>
        <w:rPr>
          <w:spacing w:val="-3"/>
          <w:w w:val="110"/>
        </w:rPr>
        <w:t xml:space="preserve"> </w:t>
      </w:r>
      <w:r>
        <w:rPr>
          <w:w w:val="110"/>
        </w:rPr>
        <w:t>generations</w:t>
      </w:r>
      <w:ins w:id="263" w:author="Hussain Hadah" w:date="2026-10-25T19:29:00Z" w16du:dateUtc="2026-10-25T23:29:00Z">
        <w:r w:rsidR="00665139">
          <w:t>.</w:t>
        </w:r>
        <w:r w:rsidR="00665139">
          <w:rPr>
            <w:color w:val="0000FF"/>
            <w:vertAlign w:val="superscript"/>
          </w:rPr>
          <w:footnoteReference w:id="6"/>
        </w:r>
      </w:ins>
      <w:del w:id="265" w:author="Hussain Hadah" w:date="2026-10-25T19:29:00Z" w16du:dateUtc="2026-10-25T23:29:00Z">
        <w:r>
          <w:rPr>
            <w:w w:val="110"/>
          </w:rPr>
          <w:delText>.</w:delText>
        </w:r>
        <w:r w:rsidR="00E746E6">
          <w:fldChar w:fldCharType="begin"/>
        </w:r>
        <w:r w:rsidR="00E746E6">
          <w:delInstrText>HYPERLINK \l "_bookmark5"</w:delInstrText>
        </w:r>
        <w:r w:rsidR="00E746E6">
          <w:fldChar w:fldCharType="separate"/>
        </w:r>
        <w:r w:rsidR="00E746E6">
          <w:rPr>
            <w:color w:val="0000FF"/>
            <w:w w:val="110"/>
            <w:position w:val="9"/>
            <w:sz w:val="18"/>
          </w:rPr>
          <w:delText>6</w:delText>
        </w:r>
        <w:r w:rsidR="00E746E6">
          <w:fldChar w:fldCharType="end"/>
        </w:r>
      </w:del>
      <w:r>
        <w:rPr>
          <w:color w:val="0000FF"/>
          <w:spacing w:val="40"/>
          <w:w w:val="110"/>
          <w:position w:val="9"/>
          <w:sz w:val="18"/>
        </w:rPr>
        <w:t xml:space="preserve"> </w:t>
      </w:r>
      <w:r>
        <w:rPr>
          <w:w w:val="110"/>
        </w:rPr>
        <w:t>The</w:t>
      </w:r>
      <w:r>
        <w:rPr>
          <w:spacing w:val="-3"/>
          <w:w w:val="110"/>
        </w:rPr>
        <w:t xml:space="preserve"> </w:t>
      </w:r>
      <w:r>
        <w:rPr>
          <w:w w:val="110"/>
        </w:rPr>
        <w:t>three</w:t>
      </w:r>
      <w:r>
        <w:rPr>
          <w:spacing w:val="-3"/>
          <w:w w:val="110"/>
        </w:rPr>
        <w:t xml:space="preserve"> </w:t>
      </w:r>
      <w:r>
        <w:rPr>
          <w:w w:val="110"/>
        </w:rPr>
        <w:t>identifiable</w:t>
      </w:r>
      <w:r>
        <w:rPr>
          <w:spacing w:val="-3"/>
          <w:w w:val="110"/>
        </w:rPr>
        <w:t xml:space="preserve"> </w:t>
      </w:r>
      <w:r>
        <w:rPr>
          <w:w w:val="110"/>
        </w:rPr>
        <w:t>generations</w:t>
      </w:r>
      <w:r>
        <w:rPr>
          <w:spacing w:val="-3"/>
          <w:w w:val="110"/>
        </w:rPr>
        <w:t xml:space="preserve"> </w:t>
      </w:r>
      <w:r>
        <w:rPr>
          <w:w w:val="110"/>
        </w:rPr>
        <w:t>include: 1)</w:t>
      </w:r>
      <w:r>
        <w:rPr>
          <w:spacing w:val="-3"/>
          <w:w w:val="110"/>
        </w:rPr>
        <w:t xml:space="preserve"> </w:t>
      </w:r>
      <w:r>
        <w:rPr>
          <w:w w:val="110"/>
        </w:rPr>
        <w:t xml:space="preserve">first-generation immigrants born in Asian countries with both parents also born in Asian </w:t>
      </w:r>
      <w:ins w:id="266" w:author="Hussain Hadah" w:date="2026-10-25T19:29:00Z" w16du:dateUtc="2026-10-25T23:29:00Z">
        <w:r w:rsidR="00665139">
          <w:t>countries</w:t>
        </w:r>
      </w:ins>
      <w:del w:id="267" w:author="Hussain Hadah" w:date="2026-10-25T19:29:00Z" w16du:dateUtc="2026-10-25T23:29:00Z">
        <w:r>
          <w:rPr>
            <w:w w:val="110"/>
          </w:rPr>
          <w:delText>coun-tries</w:delText>
        </w:r>
      </w:del>
      <w:r>
        <w:rPr>
          <w:w w:val="110"/>
        </w:rPr>
        <w:t>,</w:t>
      </w:r>
      <w:r>
        <w:rPr>
          <w:spacing w:val="-6"/>
          <w:w w:val="110"/>
        </w:rPr>
        <w:t xml:space="preserve"> </w:t>
      </w:r>
      <w:r>
        <w:rPr>
          <w:w w:val="110"/>
        </w:rPr>
        <w:t>2)</w:t>
      </w:r>
      <w:r>
        <w:rPr>
          <w:spacing w:val="-6"/>
          <w:w w:val="110"/>
        </w:rPr>
        <w:t xml:space="preserve"> </w:t>
      </w:r>
      <w:r>
        <w:rPr>
          <w:w w:val="110"/>
        </w:rPr>
        <w:t>second-generation</w:t>
      </w:r>
      <w:r>
        <w:rPr>
          <w:spacing w:val="-6"/>
          <w:w w:val="110"/>
        </w:rPr>
        <w:t xml:space="preserve"> </w:t>
      </w:r>
      <w:r>
        <w:rPr>
          <w:w w:val="110"/>
        </w:rPr>
        <w:t>individuals</w:t>
      </w:r>
      <w:r>
        <w:rPr>
          <w:spacing w:val="-6"/>
          <w:w w:val="110"/>
        </w:rPr>
        <w:t xml:space="preserve"> </w:t>
      </w:r>
      <w:r>
        <w:rPr>
          <w:w w:val="110"/>
        </w:rPr>
        <w:t>who</w:t>
      </w:r>
      <w:r>
        <w:rPr>
          <w:spacing w:val="-6"/>
          <w:w w:val="110"/>
        </w:rPr>
        <w:t xml:space="preserve"> </w:t>
      </w:r>
      <w:r>
        <w:rPr>
          <w:w w:val="110"/>
        </w:rPr>
        <w:t>are</w:t>
      </w:r>
      <w:r>
        <w:rPr>
          <w:spacing w:val="-6"/>
          <w:w w:val="110"/>
        </w:rPr>
        <w:t xml:space="preserve"> </w:t>
      </w:r>
      <w:r>
        <w:rPr>
          <w:w w:val="110"/>
        </w:rPr>
        <w:t>US-born</w:t>
      </w:r>
      <w:r>
        <w:rPr>
          <w:spacing w:val="-6"/>
          <w:w w:val="110"/>
        </w:rPr>
        <w:t xml:space="preserve"> </w:t>
      </w:r>
      <w:r>
        <w:rPr>
          <w:w w:val="110"/>
        </w:rPr>
        <w:t>citizens</w:t>
      </w:r>
      <w:r>
        <w:rPr>
          <w:spacing w:val="-6"/>
          <w:w w:val="110"/>
        </w:rPr>
        <w:t xml:space="preserve"> </w:t>
      </w:r>
      <w:r>
        <w:rPr>
          <w:w w:val="110"/>
        </w:rPr>
        <w:t>with</w:t>
      </w:r>
      <w:r>
        <w:rPr>
          <w:spacing w:val="-6"/>
          <w:w w:val="110"/>
        </w:rPr>
        <w:t xml:space="preserve"> </w:t>
      </w:r>
      <w:r>
        <w:rPr>
          <w:w w:val="110"/>
        </w:rPr>
        <w:t>at</w:t>
      </w:r>
      <w:r>
        <w:rPr>
          <w:spacing w:val="-6"/>
          <w:w w:val="110"/>
        </w:rPr>
        <w:t xml:space="preserve"> </w:t>
      </w:r>
      <w:r>
        <w:rPr>
          <w:w w:val="110"/>
        </w:rPr>
        <w:t>least</w:t>
      </w:r>
      <w:r>
        <w:rPr>
          <w:spacing w:val="-6"/>
          <w:w w:val="110"/>
        </w:rPr>
        <w:t xml:space="preserve"> </w:t>
      </w:r>
      <w:r>
        <w:rPr>
          <w:w w:val="110"/>
        </w:rPr>
        <w:t>one parent</w:t>
      </w:r>
      <w:r>
        <w:rPr>
          <w:spacing w:val="14"/>
          <w:w w:val="110"/>
        </w:rPr>
        <w:t xml:space="preserve"> </w:t>
      </w:r>
      <w:r>
        <w:rPr>
          <w:w w:val="110"/>
        </w:rPr>
        <w:t>born</w:t>
      </w:r>
      <w:r>
        <w:rPr>
          <w:spacing w:val="15"/>
          <w:w w:val="110"/>
        </w:rPr>
        <w:t xml:space="preserve"> </w:t>
      </w:r>
      <w:r>
        <w:rPr>
          <w:w w:val="110"/>
        </w:rPr>
        <w:t>in</w:t>
      </w:r>
      <w:r>
        <w:rPr>
          <w:spacing w:val="14"/>
          <w:w w:val="110"/>
        </w:rPr>
        <w:t xml:space="preserve"> </w:t>
      </w:r>
      <w:r>
        <w:rPr>
          <w:w w:val="110"/>
        </w:rPr>
        <w:t>an</w:t>
      </w:r>
      <w:r>
        <w:rPr>
          <w:spacing w:val="15"/>
          <w:w w:val="110"/>
        </w:rPr>
        <w:t xml:space="preserve"> </w:t>
      </w:r>
      <w:r>
        <w:rPr>
          <w:w w:val="110"/>
        </w:rPr>
        <w:t>Asian</w:t>
      </w:r>
      <w:r>
        <w:rPr>
          <w:spacing w:val="15"/>
          <w:w w:val="110"/>
        </w:rPr>
        <w:t xml:space="preserve"> </w:t>
      </w:r>
      <w:r>
        <w:rPr>
          <w:w w:val="110"/>
        </w:rPr>
        <w:t>country,</w:t>
      </w:r>
      <w:r>
        <w:rPr>
          <w:spacing w:val="20"/>
          <w:w w:val="110"/>
        </w:rPr>
        <w:t xml:space="preserve"> </w:t>
      </w:r>
      <w:r>
        <w:rPr>
          <w:w w:val="110"/>
        </w:rPr>
        <w:t>and</w:t>
      </w:r>
      <w:r>
        <w:rPr>
          <w:spacing w:val="14"/>
          <w:w w:val="110"/>
        </w:rPr>
        <w:t xml:space="preserve"> </w:t>
      </w:r>
      <w:r>
        <w:rPr>
          <w:w w:val="110"/>
        </w:rPr>
        <w:t>3)</w:t>
      </w:r>
      <w:r>
        <w:rPr>
          <w:spacing w:val="15"/>
          <w:w w:val="110"/>
        </w:rPr>
        <w:t xml:space="preserve"> </w:t>
      </w:r>
      <w:r>
        <w:rPr>
          <w:w w:val="110"/>
        </w:rPr>
        <w:t>third-generation</w:t>
      </w:r>
      <w:r>
        <w:rPr>
          <w:spacing w:val="14"/>
          <w:w w:val="110"/>
        </w:rPr>
        <w:t xml:space="preserve"> </w:t>
      </w:r>
      <w:r>
        <w:rPr>
          <w:w w:val="110"/>
        </w:rPr>
        <w:t>Asian</w:t>
      </w:r>
      <w:r>
        <w:rPr>
          <w:spacing w:val="15"/>
          <w:w w:val="110"/>
        </w:rPr>
        <w:t xml:space="preserve"> </w:t>
      </w:r>
      <w:r>
        <w:rPr>
          <w:w w:val="110"/>
        </w:rPr>
        <w:t>Americans</w:t>
      </w:r>
      <w:r>
        <w:rPr>
          <w:spacing w:val="15"/>
          <w:w w:val="110"/>
        </w:rPr>
        <w:t xml:space="preserve"> </w:t>
      </w:r>
      <w:r>
        <w:rPr>
          <w:spacing w:val="-5"/>
          <w:w w:val="110"/>
        </w:rPr>
        <w:t>who</w:t>
      </w:r>
      <w:ins w:id="268" w:author="Hussain Hadah" w:date="2026-10-25T19:29:00Z" w16du:dateUtc="2026-10-25T23:29:00Z">
        <w:r w:rsidR="00665139">
          <w:t xml:space="preserve"> </w:t>
        </w:r>
      </w:ins>
    </w:p>
    <w:p w14:paraId="3FC840A8" w14:textId="77777777" w:rsidR="00E746E6" w:rsidRDefault="000245FA">
      <w:pPr>
        <w:pStyle w:val="BodyText"/>
        <w:spacing w:before="3" w:line="415" w:lineRule="auto"/>
        <w:ind w:left="36" w:right="393"/>
        <w:jc w:val="both"/>
      </w:pPr>
      <w:r>
        <w:rPr>
          <w:w w:val="110"/>
        </w:rPr>
        <w:t>are</w:t>
      </w:r>
      <w:r>
        <w:rPr>
          <w:spacing w:val="-2"/>
          <w:w w:val="110"/>
        </w:rPr>
        <w:t xml:space="preserve"> </w:t>
      </w:r>
      <w:r>
        <w:rPr>
          <w:w w:val="110"/>
        </w:rPr>
        <w:t>US-born</w:t>
      </w:r>
      <w:r>
        <w:rPr>
          <w:spacing w:val="-1"/>
          <w:w w:val="110"/>
        </w:rPr>
        <w:t xml:space="preserve"> </w:t>
      </w:r>
      <w:r>
        <w:rPr>
          <w:w w:val="110"/>
        </w:rPr>
        <w:t>citizens</w:t>
      </w:r>
      <w:r>
        <w:rPr>
          <w:spacing w:val="-2"/>
          <w:w w:val="110"/>
        </w:rPr>
        <w:t xml:space="preserve"> </w:t>
      </w:r>
      <w:r>
        <w:rPr>
          <w:w w:val="110"/>
        </w:rPr>
        <w:t>with</w:t>
      </w:r>
      <w:r>
        <w:rPr>
          <w:spacing w:val="-1"/>
          <w:w w:val="110"/>
        </w:rPr>
        <w:t xml:space="preserve"> </w:t>
      </w:r>
      <w:r>
        <w:rPr>
          <w:w w:val="110"/>
        </w:rPr>
        <w:t>two</w:t>
      </w:r>
      <w:r>
        <w:rPr>
          <w:spacing w:val="-2"/>
          <w:w w:val="110"/>
        </w:rPr>
        <w:t xml:space="preserve"> </w:t>
      </w:r>
      <w:r>
        <w:rPr>
          <w:w w:val="110"/>
        </w:rPr>
        <w:t>US-born</w:t>
      </w:r>
      <w:r>
        <w:rPr>
          <w:spacing w:val="-1"/>
          <w:w w:val="110"/>
        </w:rPr>
        <w:t xml:space="preserve"> </w:t>
      </w:r>
      <w:r>
        <w:rPr>
          <w:w w:val="110"/>
        </w:rPr>
        <w:t>parents</w:t>
      </w:r>
      <w:r>
        <w:rPr>
          <w:spacing w:val="-2"/>
          <w:w w:val="110"/>
        </w:rPr>
        <w:t xml:space="preserve"> </w:t>
      </w:r>
      <w:r>
        <w:rPr>
          <w:w w:val="110"/>
        </w:rPr>
        <w:t>and</w:t>
      </w:r>
      <w:r>
        <w:rPr>
          <w:spacing w:val="-1"/>
          <w:w w:val="110"/>
        </w:rPr>
        <w:t xml:space="preserve"> </w:t>
      </w:r>
      <w:r>
        <w:rPr>
          <w:w w:val="110"/>
        </w:rPr>
        <w:t>at</w:t>
      </w:r>
      <w:r>
        <w:rPr>
          <w:spacing w:val="-2"/>
          <w:w w:val="110"/>
        </w:rPr>
        <w:t xml:space="preserve"> </w:t>
      </w:r>
      <w:r>
        <w:rPr>
          <w:w w:val="110"/>
        </w:rPr>
        <w:t>least</w:t>
      </w:r>
      <w:r>
        <w:rPr>
          <w:spacing w:val="-1"/>
          <w:w w:val="110"/>
        </w:rPr>
        <w:t xml:space="preserve"> </w:t>
      </w:r>
      <w:r>
        <w:rPr>
          <w:w w:val="110"/>
        </w:rPr>
        <w:t>one</w:t>
      </w:r>
      <w:r>
        <w:rPr>
          <w:spacing w:val="-2"/>
          <w:w w:val="110"/>
        </w:rPr>
        <w:t xml:space="preserve"> </w:t>
      </w:r>
      <w:r>
        <w:rPr>
          <w:w w:val="110"/>
        </w:rPr>
        <w:t>grandparent</w:t>
      </w:r>
      <w:r>
        <w:rPr>
          <w:spacing w:val="-1"/>
          <w:w w:val="110"/>
        </w:rPr>
        <w:t xml:space="preserve"> </w:t>
      </w:r>
      <w:r>
        <w:rPr>
          <w:w w:val="110"/>
        </w:rPr>
        <w:t>born in an Asian country.</w:t>
      </w:r>
    </w:p>
    <w:p w14:paraId="00653D5C" w14:textId="77777777" w:rsidR="00E746E6" w:rsidRDefault="000245FA">
      <w:pPr>
        <w:pStyle w:val="BodyText"/>
        <w:spacing w:before="2" w:line="415" w:lineRule="auto"/>
        <w:ind w:left="36" w:right="393" w:firstLine="351"/>
        <w:jc w:val="both"/>
        <w:rPr>
          <w:del w:id="269" w:author="Hussain Hadah" w:date="2026-10-25T19:29:00Z" w16du:dateUtc="2026-10-25T23:29:00Z"/>
        </w:rPr>
      </w:pPr>
      <w:del w:id="270" w:author="Hussain Hadah" w:date="2026-10-25T19:29:00Z" w16du:dateUtc="2026-10-25T23:29:00Z">
        <w:r>
          <w:rPr>
            <w:noProof/>
          </w:rPr>
          <mc:AlternateContent>
            <mc:Choice Requires="wps">
              <w:drawing>
                <wp:anchor distT="0" distB="0" distL="0" distR="0" simplePos="0" relativeHeight="15732224" behindDoc="0" locked="0" layoutInCell="1" allowOverlap="1" wp14:anchorId="3D21A88A" wp14:editId="4F4B82A2">
                  <wp:simplePos x="0" y="0"/>
                  <wp:positionH relativeFrom="page">
                    <wp:posOffset>1165872</wp:posOffset>
                  </wp:positionH>
                  <wp:positionV relativeFrom="paragraph">
                    <wp:posOffset>1502212</wp:posOffset>
                  </wp:positionV>
                  <wp:extent cx="108839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8390" cy="1270"/>
                          </a:xfrm>
                          <a:custGeom>
                            <a:avLst/>
                            <a:gdLst/>
                            <a:ahLst/>
                            <a:cxnLst/>
                            <a:rect l="l" t="t" r="r" b="b"/>
                            <a:pathLst>
                              <a:path w="1088390">
                                <a:moveTo>
                                  <a:pt x="0" y="0"/>
                                </a:moveTo>
                                <a:lnTo>
                                  <a:pt x="108811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2224" from="91.801003pt,118.284447pt" to="177.479003pt,118.284447pt" stroked="true" strokeweight=".398pt" strokecolor="#000000">
                  <v:stroke dashstyle="solid"/>
                  <w10:wrap type="none"/>
                </v:line>
              </w:pict>
            </mc:Fallback>
          </mc:AlternateContent>
        </w:r>
      </w:del>
      <w:r>
        <w:rPr>
          <w:w w:val="110"/>
        </w:rPr>
        <w:t xml:space="preserve">While the ancestry measure provides an objective assessment of Asian </w:t>
      </w:r>
      <w:ins w:id="271" w:author="Hussain Hadah" w:date="2026-10-25T19:29:00Z" w16du:dateUtc="2026-10-25T23:29:00Z">
        <w:r w:rsidR="00665139">
          <w:t>heritage</w:t>
        </w:r>
      </w:ins>
      <w:del w:id="272" w:author="Hussain Hadah" w:date="2026-10-25T19:29:00Z" w16du:dateUtc="2026-10-25T23:29:00Z">
        <w:r>
          <w:rPr>
            <w:w w:val="110"/>
          </w:rPr>
          <w:delText>her-itage</w:delText>
        </w:r>
      </w:del>
      <w:r>
        <w:rPr>
          <w:w w:val="110"/>
        </w:rPr>
        <w:t>,</w:t>
      </w:r>
      <w:r>
        <w:rPr>
          <w:spacing w:val="-17"/>
          <w:w w:val="110"/>
        </w:rPr>
        <w:t xml:space="preserve"> </w:t>
      </w:r>
      <w:r>
        <w:rPr>
          <w:w w:val="110"/>
        </w:rPr>
        <w:t>it</w:t>
      </w:r>
      <w:r>
        <w:rPr>
          <w:spacing w:val="-16"/>
          <w:w w:val="110"/>
        </w:rPr>
        <w:t xml:space="preserve"> </w:t>
      </w:r>
      <w:r>
        <w:rPr>
          <w:w w:val="110"/>
        </w:rPr>
        <w:t>may</w:t>
      </w:r>
      <w:r>
        <w:rPr>
          <w:spacing w:val="-17"/>
          <w:w w:val="110"/>
        </w:rPr>
        <w:t xml:space="preserve"> </w:t>
      </w:r>
      <w:r>
        <w:rPr>
          <w:w w:val="110"/>
        </w:rPr>
        <w:t>not</w:t>
      </w:r>
      <w:r>
        <w:rPr>
          <w:spacing w:val="-16"/>
          <w:w w:val="110"/>
        </w:rPr>
        <w:t xml:space="preserve"> </w:t>
      </w:r>
      <w:r>
        <w:rPr>
          <w:w w:val="110"/>
        </w:rPr>
        <w:t>capture</w:t>
      </w:r>
      <w:r>
        <w:rPr>
          <w:spacing w:val="-17"/>
          <w:w w:val="110"/>
        </w:rPr>
        <w:t xml:space="preserve"> </w:t>
      </w:r>
      <w:r>
        <w:rPr>
          <w:w w:val="110"/>
        </w:rPr>
        <w:t>all</w:t>
      </w:r>
      <w:r>
        <w:rPr>
          <w:spacing w:val="-16"/>
          <w:w w:val="110"/>
        </w:rPr>
        <w:t xml:space="preserve"> </w:t>
      </w:r>
      <w:r>
        <w:rPr>
          <w:w w:val="110"/>
        </w:rPr>
        <w:t>nuances</w:t>
      </w:r>
      <w:r>
        <w:rPr>
          <w:spacing w:val="-17"/>
          <w:w w:val="110"/>
        </w:rPr>
        <w:t xml:space="preserve"> </w:t>
      </w:r>
      <w:r>
        <w:rPr>
          <w:w w:val="110"/>
        </w:rPr>
        <w:t>of</w:t>
      </w:r>
      <w:r>
        <w:rPr>
          <w:spacing w:val="-16"/>
          <w:w w:val="110"/>
        </w:rPr>
        <w:t xml:space="preserve"> </w:t>
      </w:r>
      <w:r>
        <w:rPr>
          <w:w w:val="110"/>
        </w:rPr>
        <w:t>racial</w:t>
      </w:r>
      <w:r>
        <w:rPr>
          <w:spacing w:val="-17"/>
          <w:w w:val="110"/>
        </w:rPr>
        <w:t xml:space="preserve"> </w:t>
      </w:r>
      <w:r>
        <w:rPr>
          <w:w w:val="110"/>
        </w:rPr>
        <w:t>identity.</w:t>
      </w:r>
      <w:r>
        <w:rPr>
          <w:spacing w:val="3"/>
          <w:w w:val="110"/>
        </w:rPr>
        <w:t xml:space="preserve"> </w:t>
      </w:r>
      <w:r>
        <w:rPr>
          <w:w w:val="110"/>
        </w:rPr>
        <w:t>For</w:t>
      </w:r>
      <w:r>
        <w:rPr>
          <w:spacing w:val="-17"/>
          <w:w w:val="110"/>
        </w:rPr>
        <w:t xml:space="preserve"> </w:t>
      </w:r>
      <w:r>
        <w:rPr>
          <w:w w:val="110"/>
        </w:rPr>
        <w:t>instance,</w:t>
      </w:r>
      <w:r>
        <w:rPr>
          <w:spacing w:val="-15"/>
          <w:w w:val="110"/>
        </w:rPr>
        <w:t xml:space="preserve"> </w:t>
      </w:r>
      <w:r>
        <w:rPr>
          <w:w w:val="110"/>
        </w:rPr>
        <w:t>White</w:t>
      </w:r>
      <w:r>
        <w:rPr>
          <w:spacing w:val="-17"/>
          <w:w w:val="110"/>
        </w:rPr>
        <w:t xml:space="preserve"> </w:t>
      </w:r>
      <w:ins w:id="273" w:author="Hussain Hadah" w:date="2026-10-25T19:29:00Z" w16du:dateUtc="2026-10-25T23:29:00Z">
        <w:r w:rsidR="00665139">
          <w:t>individuals</w:t>
        </w:r>
      </w:ins>
      <w:del w:id="274" w:author="Hussain Hadah" w:date="2026-10-25T19:29:00Z" w16du:dateUtc="2026-10-25T23:29:00Z">
        <w:r>
          <w:rPr>
            <w:w w:val="110"/>
          </w:rPr>
          <w:delText>individ-uals</w:delText>
        </w:r>
      </w:del>
      <w:r>
        <w:rPr>
          <w:spacing w:val="-3"/>
          <w:w w:val="110"/>
        </w:rPr>
        <w:t xml:space="preserve"> </w:t>
      </w:r>
      <w:r>
        <w:rPr>
          <w:w w:val="110"/>
        </w:rPr>
        <w:t>with</w:t>
      </w:r>
      <w:r>
        <w:rPr>
          <w:spacing w:val="-3"/>
          <w:w w:val="110"/>
        </w:rPr>
        <w:t xml:space="preserve"> </w:t>
      </w:r>
      <w:r>
        <w:rPr>
          <w:w w:val="110"/>
        </w:rPr>
        <w:t>Asian</w:t>
      </w:r>
      <w:r>
        <w:rPr>
          <w:spacing w:val="-3"/>
          <w:w w:val="110"/>
        </w:rPr>
        <w:t xml:space="preserve"> </w:t>
      </w:r>
      <w:r>
        <w:rPr>
          <w:w w:val="110"/>
        </w:rPr>
        <w:t>ancestry</w:t>
      </w:r>
      <w:r>
        <w:rPr>
          <w:spacing w:val="-3"/>
          <w:w w:val="110"/>
        </w:rPr>
        <w:t xml:space="preserve"> </w:t>
      </w:r>
      <w:r>
        <w:rPr>
          <w:w w:val="110"/>
        </w:rPr>
        <w:t>born</w:t>
      </w:r>
      <w:r>
        <w:rPr>
          <w:spacing w:val="-3"/>
          <w:w w:val="110"/>
        </w:rPr>
        <w:t xml:space="preserve"> </w:t>
      </w:r>
      <w:r>
        <w:rPr>
          <w:w w:val="110"/>
        </w:rPr>
        <w:t>to</w:t>
      </w:r>
      <w:r>
        <w:rPr>
          <w:spacing w:val="-3"/>
          <w:w w:val="110"/>
        </w:rPr>
        <w:t xml:space="preserve"> </w:t>
      </w:r>
      <w:r>
        <w:rPr>
          <w:w w:val="110"/>
        </w:rPr>
        <w:t>non-Asian</w:t>
      </w:r>
      <w:r>
        <w:rPr>
          <w:spacing w:val="-3"/>
          <w:w w:val="110"/>
        </w:rPr>
        <w:t xml:space="preserve"> </w:t>
      </w:r>
      <w:r>
        <w:rPr>
          <w:w w:val="110"/>
        </w:rPr>
        <w:t>parents</w:t>
      </w:r>
      <w:r>
        <w:rPr>
          <w:spacing w:val="-3"/>
          <w:w w:val="110"/>
        </w:rPr>
        <w:t xml:space="preserve"> </w:t>
      </w:r>
      <w:r>
        <w:rPr>
          <w:w w:val="110"/>
        </w:rPr>
        <w:t>in</w:t>
      </w:r>
      <w:r>
        <w:rPr>
          <w:spacing w:val="-3"/>
          <w:w w:val="110"/>
        </w:rPr>
        <w:t xml:space="preserve"> </w:t>
      </w:r>
      <w:r>
        <w:rPr>
          <w:w w:val="110"/>
        </w:rPr>
        <w:t>Asia,</w:t>
      </w:r>
      <w:r>
        <w:rPr>
          <w:spacing w:val="-3"/>
          <w:w w:val="110"/>
        </w:rPr>
        <w:t xml:space="preserve"> </w:t>
      </w:r>
      <w:r>
        <w:rPr>
          <w:w w:val="110"/>
        </w:rPr>
        <w:t>such</w:t>
      </w:r>
      <w:r>
        <w:rPr>
          <w:spacing w:val="-3"/>
          <w:w w:val="110"/>
        </w:rPr>
        <w:t xml:space="preserve"> </w:t>
      </w:r>
      <w:r>
        <w:rPr>
          <w:w w:val="110"/>
        </w:rPr>
        <w:t>as</w:t>
      </w:r>
      <w:r>
        <w:rPr>
          <w:spacing w:val="-3"/>
          <w:w w:val="110"/>
        </w:rPr>
        <w:t xml:space="preserve"> </w:t>
      </w:r>
      <w:r>
        <w:rPr>
          <w:w w:val="110"/>
        </w:rPr>
        <w:t>on</w:t>
      </w:r>
      <w:r>
        <w:rPr>
          <w:spacing w:val="-3"/>
          <w:w w:val="110"/>
        </w:rPr>
        <w:t xml:space="preserve"> </w:t>
      </w:r>
      <w:r>
        <w:rPr>
          <w:w w:val="110"/>
        </w:rPr>
        <w:t>American military</w:t>
      </w:r>
      <w:r>
        <w:rPr>
          <w:spacing w:val="-17"/>
          <w:w w:val="110"/>
        </w:rPr>
        <w:t xml:space="preserve"> </w:t>
      </w:r>
      <w:r>
        <w:rPr>
          <w:w w:val="110"/>
        </w:rPr>
        <w:t>bases,</w:t>
      </w:r>
      <w:r>
        <w:rPr>
          <w:spacing w:val="-16"/>
          <w:w w:val="110"/>
        </w:rPr>
        <w:t xml:space="preserve"> </w:t>
      </w:r>
      <w:r>
        <w:rPr>
          <w:w w:val="110"/>
        </w:rPr>
        <w:t>may</w:t>
      </w:r>
      <w:r>
        <w:rPr>
          <w:spacing w:val="-17"/>
          <w:w w:val="110"/>
        </w:rPr>
        <w:t xml:space="preserve"> </w:t>
      </w:r>
      <w:r>
        <w:rPr>
          <w:w w:val="110"/>
        </w:rPr>
        <w:t>be</w:t>
      </w:r>
      <w:r>
        <w:rPr>
          <w:spacing w:val="-16"/>
          <w:w w:val="110"/>
        </w:rPr>
        <w:t xml:space="preserve"> </w:t>
      </w:r>
      <w:r>
        <w:rPr>
          <w:w w:val="110"/>
        </w:rPr>
        <w:t>classified</w:t>
      </w:r>
      <w:r>
        <w:rPr>
          <w:spacing w:val="-17"/>
          <w:w w:val="110"/>
        </w:rPr>
        <w:t xml:space="preserve"> </w:t>
      </w:r>
      <w:r>
        <w:rPr>
          <w:w w:val="110"/>
        </w:rPr>
        <w:t>as</w:t>
      </w:r>
      <w:r>
        <w:rPr>
          <w:spacing w:val="-16"/>
          <w:w w:val="110"/>
        </w:rPr>
        <w:t xml:space="preserve"> </w:t>
      </w:r>
      <w:r>
        <w:rPr>
          <w:w w:val="110"/>
        </w:rPr>
        <w:t>Asian</w:t>
      </w:r>
      <w:r>
        <w:rPr>
          <w:spacing w:val="-17"/>
          <w:w w:val="110"/>
        </w:rPr>
        <w:t xml:space="preserve"> </w:t>
      </w:r>
      <w:r>
        <w:rPr>
          <w:w w:val="110"/>
        </w:rPr>
        <w:t>in</w:t>
      </w:r>
      <w:r>
        <w:rPr>
          <w:spacing w:val="-16"/>
          <w:w w:val="110"/>
        </w:rPr>
        <w:t xml:space="preserve"> </w:t>
      </w:r>
      <w:r>
        <w:rPr>
          <w:w w:val="110"/>
        </w:rPr>
        <w:t>the</w:t>
      </w:r>
      <w:r>
        <w:rPr>
          <w:spacing w:val="-17"/>
          <w:w w:val="110"/>
        </w:rPr>
        <w:t xml:space="preserve"> </w:t>
      </w:r>
      <w:r>
        <w:rPr>
          <w:w w:val="110"/>
        </w:rPr>
        <w:t>data.</w:t>
      </w:r>
      <w:r>
        <w:rPr>
          <w:spacing w:val="-16"/>
          <w:w w:val="110"/>
        </w:rPr>
        <w:t xml:space="preserve"> </w:t>
      </w:r>
      <w:r>
        <w:rPr>
          <w:w w:val="110"/>
        </w:rPr>
        <w:t>To</w:t>
      </w:r>
      <w:r>
        <w:rPr>
          <w:spacing w:val="-17"/>
          <w:w w:val="110"/>
        </w:rPr>
        <w:t xml:space="preserve"> </w:t>
      </w:r>
      <w:r>
        <w:rPr>
          <w:w w:val="110"/>
        </w:rPr>
        <w:t>avoid</w:t>
      </w:r>
      <w:r>
        <w:rPr>
          <w:spacing w:val="-16"/>
          <w:w w:val="110"/>
        </w:rPr>
        <w:t xml:space="preserve"> </w:t>
      </w:r>
      <w:r>
        <w:rPr>
          <w:w w:val="110"/>
        </w:rPr>
        <w:t>potential</w:t>
      </w:r>
      <w:r>
        <w:rPr>
          <w:spacing w:val="-17"/>
          <w:w w:val="110"/>
        </w:rPr>
        <w:t xml:space="preserve"> </w:t>
      </w:r>
      <w:ins w:id="275" w:author="Hussain Hadah" w:date="2026-10-25T19:29:00Z" w16du:dateUtc="2026-10-25T23:29:00Z">
        <w:r w:rsidR="00665139">
          <w:t>misclassification</w:t>
        </w:r>
      </w:ins>
      <w:del w:id="276" w:author="Hussain Hadah" w:date="2026-10-25T19:29:00Z" w16du:dateUtc="2026-10-25T23:29:00Z">
        <w:r>
          <w:rPr>
            <w:w w:val="110"/>
          </w:rPr>
          <w:delText>misclassi-fication</w:delText>
        </w:r>
      </w:del>
      <w:r>
        <w:rPr>
          <w:w w:val="110"/>
        </w:rPr>
        <w:t>,</w:t>
      </w:r>
      <w:r>
        <w:rPr>
          <w:spacing w:val="-8"/>
          <w:w w:val="110"/>
        </w:rPr>
        <w:t xml:space="preserve"> </w:t>
      </w:r>
      <w:r>
        <w:rPr>
          <w:w w:val="110"/>
        </w:rPr>
        <w:t>I</w:t>
      </w:r>
      <w:r>
        <w:rPr>
          <w:spacing w:val="-9"/>
          <w:w w:val="110"/>
        </w:rPr>
        <w:t xml:space="preserve"> </w:t>
      </w:r>
      <w:r>
        <w:rPr>
          <w:w w:val="110"/>
        </w:rPr>
        <w:t>remove</w:t>
      </w:r>
      <w:r>
        <w:rPr>
          <w:spacing w:val="-8"/>
          <w:w w:val="110"/>
        </w:rPr>
        <w:t xml:space="preserve"> </w:t>
      </w:r>
      <w:r>
        <w:rPr>
          <w:w w:val="110"/>
        </w:rPr>
        <w:t>individuals</w:t>
      </w:r>
      <w:r>
        <w:rPr>
          <w:spacing w:val="-9"/>
          <w:w w:val="110"/>
        </w:rPr>
        <w:t xml:space="preserve"> </w:t>
      </w:r>
      <w:r>
        <w:rPr>
          <w:w w:val="110"/>
        </w:rPr>
        <w:t>who</w:t>
      </w:r>
      <w:r>
        <w:rPr>
          <w:spacing w:val="-8"/>
          <w:w w:val="110"/>
        </w:rPr>
        <w:t xml:space="preserve"> </w:t>
      </w:r>
      <w:r>
        <w:rPr>
          <w:w w:val="110"/>
        </w:rPr>
        <w:lastRenderedPageBreak/>
        <w:t>report</w:t>
      </w:r>
      <w:r>
        <w:rPr>
          <w:spacing w:val="-9"/>
          <w:w w:val="110"/>
        </w:rPr>
        <w:t xml:space="preserve"> </w:t>
      </w:r>
      <w:r>
        <w:rPr>
          <w:w w:val="110"/>
        </w:rPr>
        <w:t>that</w:t>
      </w:r>
      <w:r>
        <w:rPr>
          <w:spacing w:val="-9"/>
          <w:w w:val="110"/>
        </w:rPr>
        <w:t xml:space="preserve"> </w:t>
      </w:r>
      <w:r>
        <w:rPr>
          <w:w w:val="110"/>
        </w:rPr>
        <w:t>they</w:t>
      </w:r>
      <w:r>
        <w:rPr>
          <w:spacing w:val="-8"/>
          <w:w w:val="110"/>
        </w:rPr>
        <w:t xml:space="preserve"> </w:t>
      </w:r>
      <w:r>
        <w:rPr>
          <w:w w:val="110"/>
        </w:rPr>
        <w:t>were</w:t>
      </w:r>
      <w:r>
        <w:rPr>
          <w:spacing w:val="-9"/>
          <w:w w:val="110"/>
        </w:rPr>
        <w:t xml:space="preserve"> </w:t>
      </w:r>
      <w:r>
        <w:rPr>
          <w:w w:val="110"/>
        </w:rPr>
        <w:t>born</w:t>
      </w:r>
      <w:r>
        <w:rPr>
          <w:spacing w:val="-8"/>
          <w:w w:val="110"/>
        </w:rPr>
        <w:t xml:space="preserve"> </w:t>
      </w:r>
      <w:r>
        <w:rPr>
          <w:w w:val="110"/>
        </w:rPr>
        <w:t>abroad</w:t>
      </w:r>
      <w:r>
        <w:rPr>
          <w:spacing w:val="-9"/>
          <w:w w:val="110"/>
        </w:rPr>
        <w:t xml:space="preserve"> </w:t>
      </w:r>
      <w:r>
        <w:rPr>
          <w:w w:val="110"/>
        </w:rPr>
        <w:t>of</w:t>
      </w:r>
      <w:r>
        <w:rPr>
          <w:spacing w:val="-9"/>
          <w:w w:val="110"/>
        </w:rPr>
        <w:t xml:space="preserve"> </w:t>
      </w:r>
      <w:r>
        <w:rPr>
          <w:spacing w:val="-2"/>
          <w:w w:val="110"/>
        </w:rPr>
        <w:t>American</w:t>
      </w:r>
    </w:p>
    <w:p w14:paraId="46EF9B1C" w14:textId="77777777" w:rsidR="00E746E6" w:rsidRDefault="000245FA">
      <w:pPr>
        <w:pStyle w:val="ListParagraph"/>
        <w:numPr>
          <w:ilvl w:val="0"/>
          <w:numId w:val="7"/>
        </w:numPr>
        <w:tabs>
          <w:tab w:val="left" w:pos="493"/>
        </w:tabs>
        <w:spacing w:before="13" w:line="249" w:lineRule="auto"/>
        <w:ind w:right="394" w:firstLine="242"/>
        <w:jc w:val="both"/>
        <w:rPr>
          <w:del w:id="277" w:author="Hussain Hadah" w:date="2026-10-25T19:29:00Z" w16du:dateUtc="2026-10-25T23:29:00Z"/>
          <w:sz w:val="20"/>
        </w:rPr>
      </w:pPr>
      <w:bookmarkStart w:id="278" w:name="_bookmark3"/>
      <w:bookmarkEnd w:id="278"/>
      <w:del w:id="279" w:author="Hussain Hadah" w:date="2026-10-25T19:29:00Z" w16du:dateUtc="2026-10-25T23:29:00Z">
        <w:r>
          <w:rPr>
            <w:w w:val="110"/>
            <w:sz w:val="20"/>
          </w:rPr>
          <w:delText>This</w:delText>
        </w:r>
        <w:r>
          <w:rPr>
            <w:spacing w:val="-7"/>
            <w:w w:val="110"/>
            <w:sz w:val="20"/>
          </w:rPr>
          <w:delText xml:space="preserve"> </w:delText>
        </w:r>
        <w:r>
          <w:rPr>
            <w:w w:val="110"/>
            <w:sz w:val="20"/>
          </w:rPr>
          <w:delText>approach</w:delText>
        </w:r>
        <w:r>
          <w:rPr>
            <w:spacing w:val="-7"/>
            <w:w w:val="110"/>
            <w:sz w:val="20"/>
          </w:rPr>
          <w:delText xml:space="preserve"> </w:delText>
        </w:r>
        <w:r>
          <w:rPr>
            <w:w w:val="110"/>
            <w:sz w:val="20"/>
          </w:rPr>
          <w:delText>parallels</w:delText>
        </w:r>
        <w:r>
          <w:rPr>
            <w:spacing w:val="-7"/>
            <w:w w:val="110"/>
            <w:sz w:val="20"/>
          </w:rPr>
          <w:delText xml:space="preserve"> </w:delText>
        </w:r>
        <w:r>
          <w:rPr>
            <w:w w:val="110"/>
            <w:sz w:val="20"/>
          </w:rPr>
          <w:delText>previous</w:delText>
        </w:r>
        <w:r>
          <w:rPr>
            <w:spacing w:val="-7"/>
            <w:w w:val="110"/>
            <w:sz w:val="20"/>
          </w:rPr>
          <w:delText xml:space="preserve"> </w:delText>
        </w:r>
        <w:r>
          <w:rPr>
            <w:w w:val="110"/>
            <w:sz w:val="20"/>
          </w:rPr>
          <w:delText>research</w:delText>
        </w:r>
        <w:r>
          <w:rPr>
            <w:spacing w:val="-7"/>
            <w:w w:val="110"/>
            <w:sz w:val="20"/>
          </w:rPr>
          <w:delText xml:space="preserve"> </w:delText>
        </w:r>
        <w:r>
          <w:rPr>
            <w:w w:val="110"/>
            <w:sz w:val="20"/>
          </w:rPr>
          <w:delText>but</w:delText>
        </w:r>
        <w:r>
          <w:rPr>
            <w:spacing w:val="-7"/>
            <w:w w:val="110"/>
            <w:sz w:val="20"/>
          </w:rPr>
          <w:delText xml:space="preserve"> </w:delText>
        </w:r>
        <w:r>
          <w:rPr>
            <w:w w:val="110"/>
            <w:sz w:val="20"/>
          </w:rPr>
          <w:delText>focuses</w:delText>
        </w:r>
        <w:r>
          <w:rPr>
            <w:spacing w:val="-7"/>
            <w:w w:val="110"/>
            <w:sz w:val="20"/>
          </w:rPr>
          <w:delText xml:space="preserve"> </w:delText>
        </w:r>
        <w:r>
          <w:rPr>
            <w:w w:val="110"/>
            <w:sz w:val="20"/>
          </w:rPr>
          <w:delText>on</w:delText>
        </w:r>
        <w:r>
          <w:rPr>
            <w:spacing w:val="-7"/>
            <w:w w:val="110"/>
            <w:sz w:val="20"/>
          </w:rPr>
          <w:delText xml:space="preserve"> </w:delText>
        </w:r>
        <w:r>
          <w:rPr>
            <w:w w:val="110"/>
            <w:sz w:val="20"/>
          </w:rPr>
          <w:delText>racial</w:delText>
        </w:r>
        <w:r>
          <w:rPr>
            <w:spacing w:val="-7"/>
            <w:w w:val="110"/>
            <w:sz w:val="20"/>
          </w:rPr>
          <w:delText xml:space="preserve"> </w:delText>
        </w:r>
        <w:r>
          <w:rPr>
            <w:w w:val="110"/>
            <w:sz w:val="20"/>
          </w:rPr>
          <w:delText>rather</w:delText>
        </w:r>
        <w:r>
          <w:rPr>
            <w:spacing w:val="-7"/>
            <w:w w:val="110"/>
            <w:sz w:val="20"/>
          </w:rPr>
          <w:delText xml:space="preserve"> </w:delText>
        </w:r>
        <w:r>
          <w:rPr>
            <w:w w:val="110"/>
            <w:sz w:val="20"/>
          </w:rPr>
          <w:delText>than</w:delText>
        </w:r>
        <w:r>
          <w:rPr>
            <w:spacing w:val="-7"/>
            <w:w w:val="110"/>
            <w:sz w:val="20"/>
          </w:rPr>
          <w:delText xml:space="preserve"> </w:delText>
        </w:r>
        <w:r>
          <w:rPr>
            <w:w w:val="110"/>
            <w:sz w:val="20"/>
          </w:rPr>
          <w:delText>ethnic</w:delText>
        </w:r>
        <w:r>
          <w:rPr>
            <w:spacing w:val="-7"/>
            <w:w w:val="110"/>
            <w:sz w:val="20"/>
          </w:rPr>
          <w:delText xml:space="preserve"> </w:delText>
        </w:r>
        <w:r>
          <w:rPr>
            <w:w w:val="110"/>
            <w:sz w:val="20"/>
          </w:rPr>
          <w:delText>categoriza-</w:delText>
        </w:r>
        <w:r>
          <w:rPr>
            <w:spacing w:val="-2"/>
            <w:w w:val="110"/>
            <w:sz w:val="20"/>
          </w:rPr>
          <w:delText>tion.</w:delText>
        </w:r>
      </w:del>
    </w:p>
    <w:p w14:paraId="711E4CD9" w14:textId="77777777" w:rsidR="00E746E6" w:rsidRDefault="000245FA">
      <w:pPr>
        <w:pStyle w:val="ListParagraph"/>
        <w:numPr>
          <w:ilvl w:val="0"/>
          <w:numId w:val="7"/>
        </w:numPr>
        <w:tabs>
          <w:tab w:val="left" w:pos="493"/>
        </w:tabs>
        <w:spacing w:line="249" w:lineRule="auto"/>
        <w:ind w:right="394" w:firstLine="242"/>
        <w:jc w:val="both"/>
        <w:rPr>
          <w:del w:id="280" w:author="Hussain Hadah" w:date="2026-10-25T19:29:00Z" w16du:dateUtc="2026-10-25T23:29:00Z"/>
          <w:sz w:val="20"/>
        </w:rPr>
      </w:pPr>
      <w:bookmarkStart w:id="281" w:name="_bookmark4"/>
      <w:bookmarkEnd w:id="281"/>
      <w:del w:id="282" w:author="Hussain Hadah" w:date="2026-10-25T19:29:00Z" w16du:dateUtc="2026-10-25T23:29:00Z">
        <w:r>
          <w:rPr>
            <w:w w:val="110"/>
            <w:sz w:val="20"/>
          </w:rPr>
          <w:delText>Since adults still living with</w:delText>
        </w:r>
      </w:del>
      <w:r>
        <w:rPr>
          <w:w w:val="110"/>
          <w:sz w:val="20"/>
        </w:rPr>
        <w:t xml:space="preserve"> parents</w:t>
      </w:r>
      <w:del w:id="283" w:author="Hussain Hadah" w:date="2026-10-25T19:29:00Z" w16du:dateUtc="2026-10-25T23:29:00Z">
        <w:r>
          <w:rPr>
            <w:w w:val="110"/>
            <w:sz w:val="20"/>
          </w:rPr>
          <w:delText xml:space="preserve"> might not be representative of the overall adult popula-tion </w:delText>
        </w:r>
        <w:bookmarkStart w:id="284" w:name="_bookmark5"/>
        <w:bookmarkEnd w:id="284"/>
        <w:r>
          <w:rPr>
            <w:w w:val="110"/>
            <w:sz w:val="20"/>
          </w:rPr>
          <w:delText>and is a rare occurrence, I do not link adults to their parents.</w:delText>
        </w:r>
      </w:del>
    </w:p>
    <w:p w14:paraId="32771A97" w14:textId="77777777" w:rsidR="00E746E6" w:rsidRDefault="000245FA">
      <w:pPr>
        <w:pStyle w:val="ListParagraph"/>
        <w:numPr>
          <w:ilvl w:val="0"/>
          <w:numId w:val="7"/>
        </w:numPr>
        <w:tabs>
          <w:tab w:val="left" w:pos="493"/>
        </w:tabs>
        <w:spacing w:line="249" w:lineRule="auto"/>
        <w:ind w:right="393" w:firstLine="242"/>
        <w:jc w:val="both"/>
        <w:rPr>
          <w:del w:id="285" w:author="Hussain Hadah" w:date="2026-10-25T19:29:00Z" w16du:dateUtc="2026-10-25T23:29:00Z"/>
          <w:sz w:val="20"/>
        </w:rPr>
      </w:pPr>
      <w:del w:id="286" w:author="Hussain Hadah" w:date="2026-10-25T19:29:00Z" w16du:dateUtc="2026-10-25T23:29:00Z">
        <w:r>
          <w:rPr>
            <w:w w:val="110"/>
            <w:sz w:val="20"/>
          </w:rPr>
          <w:delText>For this analysis, Asian countries comprise East Asian and Southeast Asian nations, includ-ing China, Hong Kong, Taiwan, Japan, Korea, Mongolia, Cambodia, Indonesia, Laos, Malaysia, Philippines, Singapore, Thailand, and Vietnam, but exclude South Asian and Middle Eastern countries, consistent with standard demographic classifications.</w:delText>
        </w:r>
      </w:del>
    </w:p>
    <w:p w14:paraId="1E43F324" w14:textId="77777777" w:rsidR="00E746E6" w:rsidRDefault="00E746E6">
      <w:pPr>
        <w:pStyle w:val="ListParagraph"/>
        <w:spacing w:line="249" w:lineRule="auto"/>
        <w:jc w:val="both"/>
        <w:rPr>
          <w:del w:id="287" w:author="Hussain Hadah" w:date="2026-10-25T19:29:00Z" w16du:dateUtc="2026-10-25T23:29:00Z"/>
          <w:sz w:val="20"/>
        </w:rPr>
        <w:sectPr w:rsidR="00E746E6">
          <w:pgSz w:w="12240" w:h="15840"/>
          <w:pgMar w:top="1800" w:right="1440" w:bottom="2460" w:left="1800" w:header="0" w:footer="2279" w:gutter="0"/>
          <w:cols w:space="720"/>
        </w:sectPr>
      </w:pPr>
    </w:p>
    <w:p w14:paraId="2FD36F37" w14:textId="77777777" w:rsidR="00E746E6" w:rsidRDefault="000245FA">
      <w:pPr>
        <w:pStyle w:val="BodyText"/>
        <w:spacing w:before="96" w:line="415" w:lineRule="auto"/>
        <w:ind w:left="36" w:right="393"/>
        <w:jc w:val="both"/>
      </w:pPr>
      <w:del w:id="288" w:author="Hussain Hadah" w:date="2026-10-25T19:29:00Z" w16du:dateUtc="2026-10-25T23:29:00Z">
        <w:r>
          <w:rPr>
            <w:w w:val="110"/>
          </w:rPr>
          <w:lastRenderedPageBreak/>
          <w:delText>parents</w:delText>
        </w:r>
      </w:del>
      <w:r>
        <w:rPr>
          <w:w w:val="110"/>
        </w:rPr>
        <w:t>.</w:t>
      </w:r>
      <w:r>
        <w:rPr>
          <w:spacing w:val="40"/>
          <w:w w:val="110"/>
        </w:rPr>
        <w:t xml:space="preserve"> </w:t>
      </w:r>
      <w:r>
        <w:rPr>
          <w:w w:val="110"/>
        </w:rPr>
        <w:t xml:space="preserve">The final sample includes Asian Americans, first-, second-, and </w:t>
      </w:r>
      <w:ins w:id="289" w:author="Hussain Hadah" w:date="2026-10-25T19:29:00Z" w16du:dateUtc="2026-10-25T23:29:00Z">
        <w:r w:rsidR="00665139">
          <w:t>thirdgeneration</w:t>
        </w:r>
      </w:ins>
      <w:del w:id="290" w:author="Hussain Hadah" w:date="2026-10-25T19:29:00Z" w16du:dateUtc="2026-10-25T23:29:00Z">
        <w:r>
          <w:rPr>
            <w:w w:val="110"/>
          </w:rPr>
          <w:delText>third-generation</w:delText>
        </w:r>
      </w:del>
      <w:r>
        <w:rPr>
          <w:w w:val="110"/>
        </w:rPr>
        <w:t xml:space="preserve"> immigrants aged 17 and younger living with parents between 2004 and</w:t>
      </w:r>
      <w:r>
        <w:rPr>
          <w:spacing w:val="-11"/>
          <w:w w:val="110"/>
        </w:rPr>
        <w:t xml:space="preserve"> </w:t>
      </w:r>
      <w:r>
        <w:rPr>
          <w:w w:val="110"/>
        </w:rPr>
        <w:t>2021. I</w:t>
      </w:r>
      <w:r>
        <w:rPr>
          <w:spacing w:val="-11"/>
          <w:w w:val="110"/>
        </w:rPr>
        <w:t xml:space="preserve"> </w:t>
      </w:r>
      <w:r>
        <w:rPr>
          <w:w w:val="110"/>
        </w:rPr>
        <w:t>present</w:t>
      </w:r>
      <w:r>
        <w:rPr>
          <w:spacing w:val="-11"/>
          <w:w w:val="110"/>
        </w:rPr>
        <w:t xml:space="preserve"> </w:t>
      </w:r>
      <w:r>
        <w:rPr>
          <w:w w:val="110"/>
        </w:rPr>
        <w:t>the</w:t>
      </w:r>
      <w:r>
        <w:rPr>
          <w:spacing w:val="-11"/>
          <w:w w:val="110"/>
        </w:rPr>
        <w:t xml:space="preserve"> </w:t>
      </w:r>
      <w:r>
        <w:rPr>
          <w:w w:val="110"/>
        </w:rPr>
        <w:t>summary</w:t>
      </w:r>
      <w:r>
        <w:rPr>
          <w:spacing w:val="-11"/>
          <w:w w:val="110"/>
        </w:rPr>
        <w:t xml:space="preserve"> </w:t>
      </w:r>
      <w:r>
        <w:rPr>
          <w:w w:val="110"/>
        </w:rPr>
        <w:t>statistics</w:t>
      </w:r>
      <w:r>
        <w:rPr>
          <w:spacing w:val="-11"/>
          <w:w w:val="110"/>
        </w:rPr>
        <w:t xml:space="preserve"> </w:t>
      </w:r>
      <w:r>
        <w:rPr>
          <w:w w:val="110"/>
        </w:rPr>
        <w:t>in</w:t>
      </w:r>
      <w:r>
        <w:rPr>
          <w:spacing w:val="-11"/>
          <w:w w:val="110"/>
        </w:rPr>
        <w:t xml:space="preserve"> </w:t>
      </w:r>
      <w:r>
        <w:rPr>
          <w:w w:val="110"/>
        </w:rPr>
        <w:t>Table</w:t>
      </w:r>
      <w:r>
        <w:rPr>
          <w:spacing w:val="-11"/>
          <w:w w:val="110"/>
        </w:rPr>
        <w:t xml:space="preserve"> </w:t>
      </w:r>
      <w:ins w:id="291" w:author="Hussain Hadah" w:date="2026-10-25T19:29:00Z" w16du:dateUtc="2026-10-25T23:29:00Z">
        <w:r w:rsidR="00665139">
          <w:t>(</w:t>
        </w:r>
        <w:r w:rsidR="00665139">
          <w:rPr>
            <w:color w:val="0000FF"/>
          </w:rPr>
          <w:t>1</w:t>
        </w:r>
        <w:r w:rsidR="00665139">
          <w:t>).</w:t>
        </w:r>
      </w:ins>
      <w:del w:id="292" w:author="Hussain Hadah" w:date="2026-10-25T19:29:00Z" w16du:dateUtc="2026-10-25T23:29:00Z">
        <w:r>
          <w:rPr>
            <w:w w:val="110"/>
          </w:rPr>
          <w:delText>(</w:delText>
        </w:r>
        <w:r w:rsidR="00E746E6">
          <w:fldChar w:fldCharType="begin"/>
        </w:r>
        <w:r w:rsidR="00E746E6">
          <w:delInstrText>HYPERLINK \l "_bookmark64"</w:delInstrText>
        </w:r>
        <w:r w:rsidR="00E746E6">
          <w:fldChar w:fldCharType="separate"/>
        </w:r>
        <w:r w:rsidR="00E746E6">
          <w:rPr>
            <w:color w:val="0000FF"/>
            <w:w w:val="110"/>
          </w:rPr>
          <w:delText>1</w:delText>
        </w:r>
        <w:r w:rsidR="00E746E6">
          <w:fldChar w:fldCharType="end"/>
        </w:r>
        <w:r>
          <w:rPr>
            <w:w w:val="110"/>
          </w:rPr>
          <w:delText>).</w:delText>
        </w:r>
      </w:del>
      <w:r>
        <w:rPr>
          <w:w w:val="110"/>
        </w:rPr>
        <w:t xml:space="preserve"> The</w:t>
      </w:r>
      <w:r>
        <w:rPr>
          <w:spacing w:val="-11"/>
          <w:w w:val="110"/>
        </w:rPr>
        <w:t xml:space="preserve"> </w:t>
      </w:r>
      <w:r>
        <w:rPr>
          <w:w w:val="110"/>
        </w:rPr>
        <w:t>adult</w:t>
      </w:r>
      <w:r>
        <w:rPr>
          <w:spacing w:val="-11"/>
          <w:w w:val="110"/>
        </w:rPr>
        <w:t xml:space="preserve"> </w:t>
      </w:r>
      <w:r>
        <w:rPr>
          <w:w w:val="110"/>
        </w:rPr>
        <w:t>sample</w:t>
      </w:r>
      <w:r>
        <w:rPr>
          <w:spacing w:val="-11"/>
          <w:w w:val="110"/>
        </w:rPr>
        <w:t xml:space="preserve"> </w:t>
      </w:r>
      <w:r>
        <w:rPr>
          <w:w w:val="110"/>
        </w:rPr>
        <w:t xml:space="preserve">includes first- and second-generation Asian American immigrants aged 18 and older </w:t>
      </w:r>
      <w:ins w:id="293" w:author="Hussain Hadah" w:date="2026-10-25T19:29:00Z" w16du:dateUtc="2026-10-25T23:29:00Z">
        <w:r w:rsidR="00665139">
          <w:t>between</w:t>
        </w:r>
      </w:ins>
      <w:del w:id="294" w:author="Hussain Hadah" w:date="2026-10-25T19:29:00Z" w16du:dateUtc="2026-10-25T23:29:00Z">
        <w:r>
          <w:rPr>
            <w:w w:val="110"/>
          </w:rPr>
          <w:delText>be-tween</w:delText>
        </w:r>
      </w:del>
      <w:r>
        <w:rPr>
          <w:spacing w:val="-9"/>
          <w:w w:val="110"/>
        </w:rPr>
        <w:t xml:space="preserve"> </w:t>
      </w:r>
      <w:r>
        <w:rPr>
          <w:w w:val="110"/>
        </w:rPr>
        <w:t>2004</w:t>
      </w:r>
      <w:r>
        <w:rPr>
          <w:spacing w:val="-9"/>
          <w:w w:val="110"/>
        </w:rPr>
        <w:t xml:space="preserve"> </w:t>
      </w:r>
      <w:r>
        <w:rPr>
          <w:w w:val="110"/>
        </w:rPr>
        <w:t>and</w:t>
      </w:r>
      <w:r>
        <w:rPr>
          <w:spacing w:val="-9"/>
          <w:w w:val="110"/>
        </w:rPr>
        <w:t xml:space="preserve"> </w:t>
      </w:r>
      <w:r>
        <w:rPr>
          <w:w w:val="110"/>
        </w:rPr>
        <w:t>2021. I</w:t>
      </w:r>
      <w:r>
        <w:rPr>
          <w:spacing w:val="-9"/>
          <w:w w:val="110"/>
        </w:rPr>
        <w:t xml:space="preserve"> </w:t>
      </w:r>
      <w:r>
        <w:rPr>
          <w:w w:val="110"/>
        </w:rPr>
        <w:t>show</w:t>
      </w:r>
      <w:r>
        <w:rPr>
          <w:spacing w:val="-9"/>
          <w:w w:val="110"/>
        </w:rPr>
        <w:t xml:space="preserve"> </w:t>
      </w:r>
      <w:r>
        <w:rPr>
          <w:w w:val="110"/>
        </w:rPr>
        <w:t>the</w:t>
      </w:r>
      <w:r>
        <w:rPr>
          <w:spacing w:val="-9"/>
          <w:w w:val="110"/>
        </w:rPr>
        <w:t xml:space="preserve"> </w:t>
      </w:r>
      <w:r>
        <w:rPr>
          <w:w w:val="110"/>
        </w:rPr>
        <w:t>summary</w:t>
      </w:r>
      <w:r>
        <w:rPr>
          <w:spacing w:val="-9"/>
          <w:w w:val="110"/>
        </w:rPr>
        <w:t xml:space="preserve"> </w:t>
      </w:r>
      <w:r>
        <w:rPr>
          <w:w w:val="110"/>
        </w:rPr>
        <w:t>statistics</w:t>
      </w:r>
      <w:r>
        <w:rPr>
          <w:spacing w:val="-9"/>
          <w:w w:val="110"/>
        </w:rPr>
        <w:t xml:space="preserve"> </w:t>
      </w:r>
      <w:r>
        <w:rPr>
          <w:w w:val="110"/>
        </w:rPr>
        <w:t>for</w:t>
      </w:r>
      <w:r>
        <w:rPr>
          <w:spacing w:val="-9"/>
          <w:w w:val="110"/>
        </w:rPr>
        <w:t xml:space="preserve"> </w:t>
      </w:r>
      <w:r>
        <w:rPr>
          <w:w w:val="110"/>
        </w:rPr>
        <w:t>the</w:t>
      </w:r>
      <w:r>
        <w:rPr>
          <w:spacing w:val="-9"/>
          <w:w w:val="110"/>
        </w:rPr>
        <w:t xml:space="preserve"> </w:t>
      </w:r>
      <w:r>
        <w:rPr>
          <w:w w:val="110"/>
        </w:rPr>
        <w:t>adult</w:t>
      </w:r>
      <w:r>
        <w:rPr>
          <w:spacing w:val="-9"/>
          <w:w w:val="110"/>
        </w:rPr>
        <w:t xml:space="preserve"> </w:t>
      </w:r>
      <w:r>
        <w:rPr>
          <w:w w:val="110"/>
        </w:rPr>
        <w:t>sample</w:t>
      </w:r>
      <w:r>
        <w:rPr>
          <w:spacing w:val="-9"/>
          <w:w w:val="110"/>
        </w:rPr>
        <w:t xml:space="preserve"> </w:t>
      </w:r>
      <w:r>
        <w:rPr>
          <w:w w:val="110"/>
        </w:rPr>
        <w:t>in</w:t>
      </w:r>
      <w:r>
        <w:rPr>
          <w:spacing w:val="-9"/>
          <w:w w:val="110"/>
        </w:rPr>
        <w:t xml:space="preserve"> </w:t>
      </w:r>
      <w:r>
        <w:rPr>
          <w:w w:val="110"/>
        </w:rPr>
        <w:t>Table</w:t>
      </w:r>
      <w:del w:id="295" w:author="Hussain Hadah" w:date="2026-10-25T19:29:00Z" w16du:dateUtc="2026-10-25T23:29:00Z">
        <w:r>
          <w:rPr>
            <w:w w:val="110"/>
          </w:rPr>
          <w:delText xml:space="preserve"> </w:delText>
        </w:r>
        <w:r>
          <w:rPr>
            <w:spacing w:val="-4"/>
            <w:w w:val="110"/>
          </w:rPr>
          <w:delText>(</w:delText>
        </w:r>
        <w:r w:rsidR="00E746E6">
          <w:fldChar w:fldCharType="begin"/>
        </w:r>
        <w:r w:rsidR="00E746E6">
          <w:delInstrText>HYPERLINK \l "_bookmark65"</w:delInstrText>
        </w:r>
        <w:r w:rsidR="00E746E6">
          <w:fldChar w:fldCharType="separate"/>
        </w:r>
        <w:r w:rsidR="00E746E6">
          <w:rPr>
            <w:color w:val="0000FF"/>
            <w:spacing w:val="-4"/>
            <w:w w:val="110"/>
          </w:rPr>
          <w:delText>2</w:delText>
        </w:r>
        <w:r w:rsidR="00E746E6">
          <w:fldChar w:fldCharType="end"/>
        </w:r>
        <w:r>
          <w:rPr>
            <w:spacing w:val="-4"/>
            <w:w w:val="110"/>
          </w:rPr>
          <w:delText>).</w:delText>
        </w:r>
      </w:del>
    </w:p>
    <w:p w14:paraId="439591A7" w14:textId="77777777" w:rsidR="00EC5473" w:rsidRDefault="00665139">
      <w:pPr>
        <w:spacing w:after="173"/>
        <w:ind w:left="-14" w:right="367"/>
        <w:rPr>
          <w:ins w:id="296" w:author="Hussain Hadah" w:date="2026-10-25T19:29:00Z" w16du:dateUtc="2026-10-25T23:29:00Z"/>
        </w:rPr>
      </w:pPr>
      <w:ins w:id="297" w:author="Hussain Hadah" w:date="2026-10-25T19:29:00Z" w16du:dateUtc="2026-10-25T23:29:00Z">
        <w:r>
          <w:t>(</w:t>
        </w:r>
        <w:r>
          <w:rPr>
            <w:color w:val="0000FF"/>
          </w:rPr>
          <w:t>2</w:t>
        </w:r>
        <w:r>
          <w:t>).</w:t>
        </w:r>
      </w:ins>
    </w:p>
    <w:p w14:paraId="5D5E613A" w14:textId="77777777" w:rsidR="00E746E6" w:rsidRDefault="000245FA">
      <w:pPr>
        <w:pStyle w:val="BodyText"/>
        <w:spacing w:before="4" w:line="415" w:lineRule="auto"/>
        <w:ind w:left="36" w:right="393" w:firstLine="351"/>
        <w:jc w:val="both"/>
      </w:pPr>
      <w:r>
        <w:rPr>
          <w:w w:val="110"/>
        </w:rPr>
        <w:t xml:space="preserve">CPS relies on household respondents (parents or caregivers) to report </w:t>
      </w:r>
      <w:ins w:id="298" w:author="Hussain Hadah" w:date="2026-10-25T19:29:00Z" w16du:dateUtc="2026-10-25T23:29:00Z">
        <w:r w:rsidR="00665139">
          <w:t>children’s</w:t>
        </w:r>
      </w:ins>
      <w:del w:id="299" w:author="Hussain Hadah" w:date="2026-10-25T19:29:00Z" w16du:dateUtc="2026-10-25T23:29:00Z">
        <w:r>
          <w:rPr>
            <w:w w:val="110"/>
          </w:rPr>
          <w:delText>chil-dren’s</w:delText>
        </w:r>
      </w:del>
      <w:r>
        <w:rPr>
          <w:w w:val="110"/>
        </w:rPr>
        <w:t xml:space="preserve"> racial identity.</w:t>
      </w:r>
      <w:r>
        <w:rPr>
          <w:spacing w:val="40"/>
          <w:w w:val="110"/>
        </w:rPr>
        <w:t xml:space="preserve"> </w:t>
      </w:r>
      <w:r>
        <w:rPr>
          <w:w w:val="110"/>
        </w:rPr>
        <w:t>Asian identity reporting rates are consistent regardless of whether</w:t>
      </w:r>
      <w:r>
        <w:rPr>
          <w:spacing w:val="-4"/>
          <w:w w:val="110"/>
        </w:rPr>
        <w:t xml:space="preserve"> </w:t>
      </w:r>
      <w:r>
        <w:rPr>
          <w:w w:val="110"/>
        </w:rPr>
        <w:t>mother</w:t>
      </w:r>
      <w:r>
        <w:rPr>
          <w:spacing w:val="-4"/>
          <w:w w:val="110"/>
        </w:rPr>
        <w:t xml:space="preserve"> </w:t>
      </w:r>
      <w:r>
        <w:rPr>
          <w:w w:val="110"/>
        </w:rPr>
        <w:t>(72%),</w:t>
      </w:r>
      <w:r>
        <w:rPr>
          <w:spacing w:val="-3"/>
          <w:w w:val="110"/>
        </w:rPr>
        <w:t xml:space="preserve"> </w:t>
      </w:r>
      <w:r>
        <w:rPr>
          <w:w w:val="110"/>
        </w:rPr>
        <w:t>father</w:t>
      </w:r>
      <w:r>
        <w:rPr>
          <w:spacing w:val="-4"/>
          <w:w w:val="110"/>
        </w:rPr>
        <w:t xml:space="preserve"> </w:t>
      </w:r>
      <w:r>
        <w:rPr>
          <w:w w:val="110"/>
        </w:rPr>
        <w:t>(72%),</w:t>
      </w:r>
      <w:r>
        <w:rPr>
          <w:spacing w:val="-3"/>
          <w:w w:val="110"/>
        </w:rPr>
        <w:t xml:space="preserve"> </w:t>
      </w:r>
      <w:r>
        <w:rPr>
          <w:w w:val="110"/>
        </w:rPr>
        <w:t>or</w:t>
      </w:r>
      <w:r>
        <w:rPr>
          <w:spacing w:val="-4"/>
          <w:w w:val="110"/>
        </w:rPr>
        <w:t xml:space="preserve"> </w:t>
      </w:r>
      <w:r>
        <w:rPr>
          <w:w w:val="110"/>
        </w:rPr>
        <w:t>child/other</w:t>
      </w:r>
      <w:r>
        <w:rPr>
          <w:spacing w:val="-4"/>
          <w:w w:val="110"/>
        </w:rPr>
        <w:t xml:space="preserve"> </w:t>
      </w:r>
      <w:r>
        <w:rPr>
          <w:w w:val="110"/>
        </w:rPr>
        <w:t>caregiver</w:t>
      </w:r>
      <w:r>
        <w:rPr>
          <w:spacing w:val="-4"/>
          <w:w w:val="110"/>
        </w:rPr>
        <w:t xml:space="preserve"> </w:t>
      </w:r>
      <w:r>
        <w:rPr>
          <w:w w:val="110"/>
        </w:rPr>
        <w:t>(87%)</w:t>
      </w:r>
      <w:r>
        <w:rPr>
          <w:spacing w:val="-4"/>
          <w:w w:val="110"/>
        </w:rPr>
        <w:t xml:space="preserve"> </w:t>
      </w:r>
      <w:r>
        <w:rPr>
          <w:w w:val="110"/>
        </w:rPr>
        <w:t>serves</w:t>
      </w:r>
      <w:r>
        <w:rPr>
          <w:spacing w:val="-4"/>
          <w:w w:val="110"/>
        </w:rPr>
        <w:t xml:space="preserve"> </w:t>
      </w:r>
      <w:r>
        <w:rPr>
          <w:w w:val="110"/>
        </w:rPr>
        <w:t>as</w:t>
      </w:r>
      <w:r>
        <w:rPr>
          <w:spacing w:val="-4"/>
          <w:w w:val="110"/>
        </w:rPr>
        <w:t xml:space="preserve"> </w:t>
      </w:r>
      <w:ins w:id="300" w:author="Hussain Hadah" w:date="2026-10-25T19:29:00Z" w16du:dateUtc="2026-10-25T23:29:00Z">
        <w:r w:rsidR="00665139">
          <w:t>respondent</w:t>
        </w:r>
      </w:ins>
      <w:del w:id="301" w:author="Hussain Hadah" w:date="2026-10-25T19:29:00Z" w16du:dateUtc="2026-10-25T23:29:00Z">
        <w:r>
          <w:rPr>
            <w:w w:val="110"/>
          </w:rPr>
          <w:delText>re-spondent</w:delText>
        </w:r>
      </w:del>
      <w:r>
        <w:rPr>
          <w:spacing w:val="-3"/>
          <w:w w:val="110"/>
        </w:rPr>
        <w:t xml:space="preserve"> </w:t>
      </w:r>
      <w:r>
        <w:rPr>
          <w:w w:val="110"/>
        </w:rPr>
        <w:t>(Table</w:t>
      </w:r>
      <w:r>
        <w:rPr>
          <w:spacing w:val="-4"/>
          <w:w w:val="110"/>
        </w:rPr>
        <w:t xml:space="preserve"> </w:t>
      </w:r>
      <w:ins w:id="302" w:author="Hussain Hadah" w:date="2026-10-25T19:29:00Z" w16du:dateUtc="2026-10-25T23:29:00Z">
        <w:r w:rsidR="00665139">
          <w:rPr>
            <w:color w:val="0000FF"/>
          </w:rPr>
          <w:t>3</w:t>
        </w:r>
        <w:r w:rsidR="00665139">
          <w:t>),</w:t>
        </w:r>
      </w:ins>
      <w:del w:id="303" w:author="Hussain Hadah" w:date="2026-10-25T19:29:00Z" w16du:dateUtc="2026-10-25T23:29:00Z">
        <w:r w:rsidR="00E746E6">
          <w:fldChar w:fldCharType="begin"/>
        </w:r>
        <w:r w:rsidR="00E746E6">
          <w:delInstrText>HYPERLINK \l "_bookmark66"</w:delInstrText>
        </w:r>
        <w:r w:rsidR="00E746E6">
          <w:fldChar w:fldCharType="separate"/>
        </w:r>
        <w:r w:rsidR="00E746E6">
          <w:rPr>
            <w:color w:val="0000FF"/>
            <w:w w:val="110"/>
          </w:rPr>
          <w:delText>3</w:delText>
        </w:r>
        <w:r w:rsidR="00E746E6">
          <w:fldChar w:fldCharType="end"/>
        </w:r>
        <w:r>
          <w:rPr>
            <w:w w:val="110"/>
          </w:rPr>
          <w:delText>),</w:delText>
        </w:r>
      </w:del>
      <w:r>
        <w:rPr>
          <w:spacing w:val="-3"/>
          <w:w w:val="110"/>
        </w:rPr>
        <w:t xml:space="preserve"> </w:t>
      </w:r>
      <w:r>
        <w:rPr>
          <w:w w:val="110"/>
        </w:rPr>
        <w:t>and</w:t>
      </w:r>
      <w:r>
        <w:rPr>
          <w:spacing w:val="-3"/>
          <w:w w:val="110"/>
        </w:rPr>
        <w:t xml:space="preserve"> </w:t>
      </w:r>
      <w:r>
        <w:rPr>
          <w:w w:val="110"/>
        </w:rPr>
        <w:t>attrition</w:t>
      </w:r>
      <w:r>
        <w:rPr>
          <w:spacing w:val="-3"/>
          <w:w w:val="110"/>
        </w:rPr>
        <w:t xml:space="preserve"> </w:t>
      </w:r>
      <w:r>
        <w:rPr>
          <w:w w:val="110"/>
        </w:rPr>
        <w:t>patterns</w:t>
      </w:r>
      <w:r>
        <w:rPr>
          <w:spacing w:val="-3"/>
          <w:w w:val="110"/>
        </w:rPr>
        <w:t xml:space="preserve"> </w:t>
      </w:r>
      <w:r>
        <w:rPr>
          <w:w w:val="110"/>
        </w:rPr>
        <w:t>among</w:t>
      </w:r>
      <w:r>
        <w:rPr>
          <w:spacing w:val="-4"/>
          <w:w w:val="110"/>
        </w:rPr>
        <w:t xml:space="preserve"> </w:t>
      </w:r>
      <w:r>
        <w:rPr>
          <w:w w:val="110"/>
        </w:rPr>
        <w:t>adults</w:t>
      </w:r>
      <w:r>
        <w:rPr>
          <w:spacing w:val="-3"/>
          <w:w w:val="110"/>
        </w:rPr>
        <w:t xml:space="preserve"> </w:t>
      </w:r>
      <w:r>
        <w:rPr>
          <w:w w:val="110"/>
        </w:rPr>
        <w:t>align</w:t>
      </w:r>
      <w:r>
        <w:rPr>
          <w:spacing w:val="-3"/>
          <w:w w:val="110"/>
        </w:rPr>
        <w:t xml:space="preserve"> </w:t>
      </w:r>
      <w:r>
        <w:rPr>
          <w:w w:val="110"/>
        </w:rPr>
        <w:t>with</w:t>
      </w:r>
      <w:r>
        <w:rPr>
          <w:spacing w:val="-3"/>
          <w:w w:val="110"/>
        </w:rPr>
        <w:t xml:space="preserve"> </w:t>
      </w:r>
      <w:r>
        <w:rPr>
          <w:w w:val="110"/>
        </w:rPr>
        <w:t>those</w:t>
      </w:r>
      <w:r>
        <w:rPr>
          <w:spacing w:val="-3"/>
          <w:w w:val="110"/>
        </w:rPr>
        <w:t xml:space="preserve"> </w:t>
      </w:r>
      <w:r>
        <w:rPr>
          <w:w w:val="110"/>
        </w:rPr>
        <w:t xml:space="preserve">observed in children (Tables </w:t>
      </w:r>
      <w:ins w:id="304" w:author="Hussain Hadah" w:date="2026-10-25T19:29:00Z" w16du:dateUtc="2026-10-25T23:29:00Z">
        <w:r w:rsidR="00665139">
          <w:rPr>
            <w:color w:val="0000FF"/>
          </w:rPr>
          <w:t>4</w:t>
        </w:r>
      </w:ins>
      <w:del w:id="305" w:author="Hussain Hadah" w:date="2026-10-25T19:29:00Z" w16du:dateUtc="2026-10-25T23:29:00Z">
        <w:r w:rsidR="00E746E6">
          <w:fldChar w:fldCharType="begin"/>
        </w:r>
        <w:r w:rsidR="00E746E6">
          <w:delInstrText>HYPERLINK \l "_bookmark67"</w:delInstrText>
        </w:r>
        <w:r w:rsidR="00E746E6">
          <w:fldChar w:fldCharType="separate"/>
        </w:r>
        <w:r w:rsidR="00E746E6">
          <w:rPr>
            <w:color w:val="0000FF"/>
            <w:w w:val="110"/>
          </w:rPr>
          <w:delText>4</w:delText>
        </w:r>
        <w:r w:rsidR="00E746E6">
          <w:fldChar w:fldCharType="end"/>
        </w:r>
      </w:del>
      <w:r>
        <w:rPr>
          <w:color w:val="0000FF"/>
          <w:w w:val="110"/>
        </w:rPr>
        <w:t xml:space="preserve"> </w:t>
      </w:r>
      <w:r>
        <w:rPr>
          <w:w w:val="110"/>
        </w:rPr>
        <w:t xml:space="preserve">and </w:t>
      </w:r>
      <w:ins w:id="306" w:author="Hussain Hadah" w:date="2026-10-25T19:29:00Z" w16du:dateUtc="2026-10-25T23:29:00Z">
        <w:r w:rsidR="00665139">
          <w:rPr>
            <w:color w:val="0000FF"/>
          </w:rPr>
          <w:t>5</w:t>
        </w:r>
        <w:r w:rsidR="00665139">
          <w:t>).</w:t>
        </w:r>
      </w:ins>
      <w:del w:id="307" w:author="Hussain Hadah" w:date="2026-10-25T19:29:00Z" w16du:dateUtc="2026-10-25T23:29:00Z">
        <w:r w:rsidR="00E746E6">
          <w:fldChar w:fldCharType="begin"/>
        </w:r>
        <w:r w:rsidR="00E746E6">
          <w:delInstrText>HYPERLINK \l "_bookmark68"</w:delInstrText>
        </w:r>
        <w:r w:rsidR="00E746E6">
          <w:fldChar w:fldCharType="separate"/>
        </w:r>
        <w:r w:rsidR="00E746E6">
          <w:rPr>
            <w:color w:val="0000FF"/>
            <w:w w:val="110"/>
          </w:rPr>
          <w:delText>5</w:delText>
        </w:r>
        <w:r w:rsidR="00E746E6">
          <w:fldChar w:fldCharType="end"/>
        </w:r>
        <w:r>
          <w:rPr>
            <w:w w:val="110"/>
          </w:rPr>
          <w:delText>).</w:delText>
        </w:r>
      </w:del>
      <w:r>
        <w:rPr>
          <w:spacing w:val="40"/>
          <w:w w:val="110"/>
        </w:rPr>
        <w:t xml:space="preserve"> </w:t>
      </w:r>
      <w:r>
        <w:rPr>
          <w:w w:val="110"/>
        </w:rPr>
        <w:t xml:space="preserve">I address proxy reporting concerns more fully in Section </w:t>
      </w:r>
      <w:ins w:id="308" w:author="Hussain Hadah" w:date="2026-10-25T19:29:00Z" w16du:dateUtc="2026-10-25T23:29:00Z">
        <w:r w:rsidR="00665139">
          <w:rPr>
            <w:color w:val="0000FF"/>
          </w:rPr>
          <w:t>6.1</w:t>
        </w:r>
        <w:r w:rsidR="00665139">
          <w:t>.</w:t>
        </w:r>
      </w:ins>
      <w:del w:id="309" w:author="Hussain Hadah" w:date="2026-10-25T19:29:00Z" w16du:dateUtc="2026-10-25T23:29:00Z">
        <w:r w:rsidR="00E746E6">
          <w:fldChar w:fldCharType="begin"/>
        </w:r>
        <w:r w:rsidR="00E746E6">
          <w:delInstrText>HYPERLINK \l "_bookmark13"</w:delInstrText>
        </w:r>
        <w:r w:rsidR="00E746E6">
          <w:fldChar w:fldCharType="separate"/>
        </w:r>
        <w:r w:rsidR="00E746E6">
          <w:rPr>
            <w:color w:val="0000FF"/>
            <w:w w:val="110"/>
          </w:rPr>
          <w:delText>6.1</w:delText>
        </w:r>
        <w:r w:rsidR="00E746E6">
          <w:fldChar w:fldCharType="end"/>
        </w:r>
        <w:r>
          <w:rPr>
            <w:w w:val="110"/>
          </w:rPr>
          <w:delText>.</w:delText>
        </w:r>
      </w:del>
    </w:p>
    <w:p w14:paraId="08C4DC85" w14:textId="77777777" w:rsidR="00E746E6" w:rsidRDefault="000245FA">
      <w:pPr>
        <w:pStyle w:val="BodyText"/>
        <w:spacing w:before="4" w:line="415" w:lineRule="auto"/>
        <w:ind w:left="36" w:firstLine="351"/>
      </w:pPr>
      <w:r>
        <w:t>The</w:t>
      </w:r>
      <w:r>
        <w:rPr>
          <w:spacing w:val="26"/>
        </w:rPr>
        <w:t xml:space="preserve"> </w:t>
      </w:r>
      <w:r>
        <w:t>overall</w:t>
      </w:r>
      <w:r>
        <w:rPr>
          <w:spacing w:val="26"/>
        </w:rPr>
        <w:t xml:space="preserve"> </w:t>
      </w:r>
      <w:r>
        <w:t>sample</w:t>
      </w:r>
      <w:r>
        <w:rPr>
          <w:spacing w:val="26"/>
        </w:rPr>
        <w:t xml:space="preserve"> </w:t>
      </w:r>
      <w:r>
        <w:t>comprises</w:t>
      </w:r>
      <w:r>
        <w:rPr>
          <w:spacing w:val="26"/>
        </w:rPr>
        <w:t xml:space="preserve"> </w:t>
      </w:r>
      <w:r>
        <w:t>49%</w:t>
      </w:r>
      <w:r>
        <w:rPr>
          <w:spacing w:val="26"/>
        </w:rPr>
        <w:t xml:space="preserve"> </w:t>
      </w:r>
      <w:r>
        <w:t>females,</w:t>
      </w:r>
      <w:r>
        <w:rPr>
          <w:spacing w:val="31"/>
        </w:rPr>
        <w:t xml:space="preserve"> </w:t>
      </w:r>
      <w:r>
        <w:t>with</w:t>
      </w:r>
      <w:r>
        <w:rPr>
          <w:spacing w:val="26"/>
        </w:rPr>
        <w:t xml:space="preserve"> </w:t>
      </w:r>
      <w:r>
        <w:t>65%</w:t>
      </w:r>
      <w:r>
        <w:rPr>
          <w:spacing w:val="26"/>
        </w:rPr>
        <w:t xml:space="preserve"> </w:t>
      </w:r>
      <w:r>
        <w:t>self-reporting</w:t>
      </w:r>
      <w:r>
        <w:rPr>
          <w:spacing w:val="26"/>
        </w:rPr>
        <w:t xml:space="preserve"> </w:t>
      </w:r>
      <w:r>
        <w:t>Asian</w:t>
      </w:r>
      <w:r>
        <w:rPr>
          <w:spacing w:val="26"/>
        </w:rPr>
        <w:t xml:space="preserve"> </w:t>
      </w:r>
      <w:r>
        <w:t xml:space="preserve">racial </w:t>
      </w:r>
      <w:r>
        <w:rPr>
          <w:w w:val="110"/>
        </w:rPr>
        <w:t>identity—answering</w:t>
      </w:r>
      <w:r>
        <w:rPr>
          <w:spacing w:val="-17"/>
          <w:w w:val="110"/>
        </w:rPr>
        <w:t xml:space="preserve"> </w:t>
      </w:r>
      <w:r>
        <w:rPr>
          <w:w w:val="110"/>
        </w:rPr>
        <w:t>affirmatively</w:t>
      </w:r>
      <w:r>
        <w:rPr>
          <w:spacing w:val="-17"/>
          <w:w w:val="110"/>
        </w:rPr>
        <w:t xml:space="preserve"> </w:t>
      </w:r>
      <w:r>
        <w:rPr>
          <w:w w:val="110"/>
        </w:rPr>
        <w:t>to</w:t>
      </w:r>
      <w:r>
        <w:rPr>
          <w:spacing w:val="-17"/>
          <w:w w:val="110"/>
        </w:rPr>
        <w:t xml:space="preserve"> </w:t>
      </w:r>
      <w:r>
        <w:rPr>
          <w:w w:val="110"/>
        </w:rPr>
        <w:t>“what</w:t>
      </w:r>
      <w:r>
        <w:rPr>
          <w:spacing w:val="-17"/>
          <w:w w:val="110"/>
        </w:rPr>
        <w:t xml:space="preserve"> </w:t>
      </w:r>
      <w:r>
        <w:rPr>
          <w:w w:val="110"/>
        </w:rPr>
        <w:t>is</w:t>
      </w:r>
      <w:r>
        <w:rPr>
          <w:spacing w:val="-17"/>
          <w:w w:val="110"/>
        </w:rPr>
        <w:t xml:space="preserve"> </w:t>
      </w:r>
      <w:r>
        <w:rPr>
          <w:w w:val="110"/>
        </w:rPr>
        <w:t>your</w:t>
      </w:r>
      <w:r>
        <w:rPr>
          <w:spacing w:val="-17"/>
          <w:w w:val="110"/>
        </w:rPr>
        <w:t xml:space="preserve"> </w:t>
      </w:r>
      <w:r>
        <w:rPr>
          <w:w w:val="110"/>
        </w:rPr>
        <w:t>race.”</w:t>
      </w:r>
      <w:r>
        <w:rPr>
          <w:spacing w:val="6"/>
          <w:w w:val="110"/>
        </w:rPr>
        <w:t xml:space="preserve"> </w:t>
      </w:r>
      <w:r>
        <w:rPr>
          <w:w w:val="110"/>
        </w:rPr>
        <w:t>Average</w:t>
      </w:r>
      <w:r>
        <w:rPr>
          <w:spacing w:val="-17"/>
          <w:w w:val="110"/>
        </w:rPr>
        <w:t xml:space="preserve"> </w:t>
      </w:r>
      <w:r>
        <w:rPr>
          <w:w w:val="110"/>
        </w:rPr>
        <w:t>age</w:t>
      </w:r>
      <w:r>
        <w:rPr>
          <w:spacing w:val="-17"/>
          <w:w w:val="110"/>
        </w:rPr>
        <w:t xml:space="preserve"> </w:t>
      </w:r>
      <w:r>
        <w:rPr>
          <w:w w:val="110"/>
        </w:rPr>
        <w:t>is</w:t>
      </w:r>
      <w:r>
        <w:rPr>
          <w:spacing w:val="-17"/>
          <w:w w:val="110"/>
        </w:rPr>
        <w:t xml:space="preserve"> </w:t>
      </w:r>
      <w:r>
        <w:rPr>
          <w:w w:val="110"/>
        </w:rPr>
        <w:t>8.4</w:t>
      </w:r>
      <w:r>
        <w:rPr>
          <w:spacing w:val="-17"/>
          <w:w w:val="110"/>
        </w:rPr>
        <w:t xml:space="preserve"> </w:t>
      </w:r>
      <w:r>
        <w:rPr>
          <w:w w:val="110"/>
        </w:rPr>
        <w:t>years. Approximately 52% of mothers and 52% of fathers hold college degrees.</w:t>
      </w:r>
      <w:r>
        <w:rPr>
          <w:spacing w:val="40"/>
          <w:w w:val="110"/>
        </w:rPr>
        <w:t xml:space="preserve"> </w:t>
      </w:r>
      <w:ins w:id="310" w:author="Hussain Hadah" w:date="2026-10-25T19:29:00Z" w16du:dateUtc="2026-10-25T23:29:00Z">
        <w:r w:rsidR="00665139">
          <w:t>Additional</w:t>
        </w:r>
      </w:ins>
      <w:del w:id="311" w:author="Hussain Hadah" w:date="2026-10-25T19:29:00Z" w16du:dateUtc="2026-10-25T23:29:00Z">
        <w:r>
          <w:rPr>
            <w:w w:val="110"/>
          </w:rPr>
          <w:delText>Addi-tional</w:delText>
        </w:r>
      </w:del>
      <w:r>
        <w:rPr>
          <w:spacing w:val="35"/>
          <w:w w:val="110"/>
        </w:rPr>
        <w:t xml:space="preserve"> </w:t>
      </w:r>
      <w:r>
        <w:rPr>
          <w:w w:val="110"/>
        </w:rPr>
        <w:t>summary</w:t>
      </w:r>
      <w:r>
        <w:rPr>
          <w:spacing w:val="35"/>
          <w:w w:val="110"/>
        </w:rPr>
        <w:t xml:space="preserve"> </w:t>
      </w:r>
      <w:r>
        <w:rPr>
          <w:w w:val="110"/>
        </w:rPr>
        <w:t>statistics</w:t>
      </w:r>
      <w:r>
        <w:rPr>
          <w:spacing w:val="35"/>
          <w:w w:val="110"/>
        </w:rPr>
        <w:t xml:space="preserve"> </w:t>
      </w:r>
      <w:r>
        <w:rPr>
          <w:w w:val="110"/>
        </w:rPr>
        <w:t>for</w:t>
      </w:r>
      <w:r>
        <w:rPr>
          <w:spacing w:val="35"/>
          <w:w w:val="110"/>
        </w:rPr>
        <w:t xml:space="preserve"> </w:t>
      </w:r>
      <w:r>
        <w:rPr>
          <w:w w:val="110"/>
        </w:rPr>
        <w:t>the</w:t>
      </w:r>
      <w:r>
        <w:rPr>
          <w:spacing w:val="35"/>
          <w:w w:val="110"/>
        </w:rPr>
        <w:t xml:space="preserve"> </w:t>
      </w:r>
      <w:r>
        <w:rPr>
          <w:w w:val="110"/>
        </w:rPr>
        <w:t>overall</w:t>
      </w:r>
      <w:r>
        <w:rPr>
          <w:spacing w:val="35"/>
          <w:w w:val="110"/>
        </w:rPr>
        <w:t xml:space="preserve"> </w:t>
      </w:r>
      <w:r>
        <w:rPr>
          <w:w w:val="110"/>
        </w:rPr>
        <w:t>sample</w:t>
      </w:r>
      <w:r>
        <w:rPr>
          <w:spacing w:val="35"/>
          <w:w w:val="110"/>
        </w:rPr>
        <w:t xml:space="preserve"> </w:t>
      </w:r>
      <w:r>
        <w:rPr>
          <w:w w:val="110"/>
        </w:rPr>
        <w:t>and</w:t>
      </w:r>
      <w:r>
        <w:rPr>
          <w:spacing w:val="35"/>
          <w:w w:val="110"/>
        </w:rPr>
        <w:t xml:space="preserve"> </w:t>
      </w:r>
      <w:r>
        <w:rPr>
          <w:w w:val="110"/>
        </w:rPr>
        <w:t>each</w:t>
      </w:r>
      <w:r>
        <w:rPr>
          <w:spacing w:val="35"/>
          <w:w w:val="110"/>
        </w:rPr>
        <w:t xml:space="preserve"> </w:t>
      </w:r>
      <w:r>
        <w:rPr>
          <w:w w:val="110"/>
        </w:rPr>
        <w:t>generation</w:t>
      </w:r>
      <w:r>
        <w:rPr>
          <w:spacing w:val="35"/>
          <w:w w:val="110"/>
        </w:rPr>
        <w:t xml:space="preserve"> </w:t>
      </w:r>
      <w:r>
        <w:rPr>
          <w:w w:val="110"/>
        </w:rPr>
        <w:t>appear</w:t>
      </w:r>
      <w:r>
        <w:rPr>
          <w:spacing w:val="35"/>
          <w:w w:val="110"/>
        </w:rPr>
        <w:t xml:space="preserve"> </w:t>
      </w:r>
      <w:r>
        <w:rPr>
          <w:w w:val="110"/>
        </w:rPr>
        <w:t xml:space="preserve">in Table </w:t>
      </w:r>
      <w:ins w:id="312" w:author="Hussain Hadah" w:date="2026-10-25T19:29:00Z" w16du:dateUtc="2026-10-25T23:29:00Z">
        <w:r w:rsidR="00665139">
          <w:t>(</w:t>
        </w:r>
        <w:r w:rsidR="00665139">
          <w:rPr>
            <w:color w:val="0000FF"/>
          </w:rPr>
          <w:t>1</w:t>
        </w:r>
        <w:r w:rsidR="00665139">
          <w:t>).</w:t>
        </w:r>
      </w:ins>
      <w:del w:id="313" w:author="Hussain Hadah" w:date="2026-10-25T19:29:00Z" w16du:dateUtc="2026-10-25T23:29:00Z">
        <w:r>
          <w:rPr>
            <w:w w:val="110"/>
          </w:rPr>
          <w:delText>(</w:delText>
        </w:r>
        <w:r w:rsidR="00E746E6">
          <w:fldChar w:fldCharType="begin"/>
        </w:r>
        <w:r w:rsidR="00E746E6">
          <w:delInstrText>HYPERLINK \l "_bookmark64"</w:delInstrText>
        </w:r>
        <w:r w:rsidR="00E746E6">
          <w:fldChar w:fldCharType="separate"/>
        </w:r>
        <w:r w:rsidR="00E746E6">
          <w:rPr>
            <w:color w:val="0000FF"/>
            <w:w w:val="110"/>
          </w:rPr>
          <w:delText>1</w:delText>
        </w:r>
        <w:r w:rsidR="00E746E6">
          <w:fldChar w:fldCharType="end"/>
        </w:r>
        <w:r>
          <w:rPr>
            <w:w w:val="110"/>
          </w:rPr>
          <w:delText>).</w:delText>
        </w:r>
      </w:del>
    </w:p>
    <w:p w14:paraId="034C83C1" w14:textId="77777777" w:rsidR="00E746E6" w:rsidRDefault="000245FA">
      <w:pPr>
        <w:pStyle w:val="BodyText"/>
        <w:spacing w:before="4" w:line="415" w:lineRule="auto"/>
        <w:ind w:left="36" w:right="78" w:firstLine="351"/>
      </w:pPr>
      <w:r>
        <w:rPr>
          <w:w w:val="110"/>
        </w:rPr>
        <w:t xml:space="preserve">Using parental and grandparental birthplaces, I objectively identify ethnic </w:t>
      </w:r>
      <w:ins w:id="314" w:author="Hussain Hadah" w:date="2026-10-25T19:29:00Z" w16du:dateUtc="2026-10-25T23:29:00Z">
        <w:r w:rsidR="00665139">
          <w:t>ancestry</w:t>
        </w:r>
      </w:ins>
      <w:del w:id="315" w:author="Hussain Hadah" w:date="2026-10-25T19:29:00Z" w16du:dateUtc="2026-10-25T23:29:00Z">
        <w:r>
          <w:rPr>
            <w:w w:val="110"/>
          </w:rPr>
          <w:delText>an-cestry</w:delText>
        </w:r>
      </w:del>
      <w:r>
        <w:rPr>
          <w:spacing w:val="-20"/>
          <w:w w:val="110"/>
        </w:rPr>
        <w:t xml:space="preserve"> </w:t>
      </w:r>
      <w:r>
        <w:rPr>
          <w:w w:val="110"/>
        </w:rPr>
        <w:t>and</w:t>
      </w:r>
      <w:r>
        <w:rPr>
          <w:spacing w:val="-20"/>
          <w:w w:val="110"/>
        </w:rPr>
        <w:t xml:space="preserve"> </w:t>
      </w:r>
      <w:r>
        <w:rPr>
          <w:w w:val="110"/>
        </w:rPr>
        <w:t>categorize</w:t>
      </w:r>
      <w:r>
        <w:rPr>
          <w:spacing w:val="-20"/>
          <w:w w:val="110"/>
        </w:rPr>
        <w:t xml:space="preserve"> </w:t>
      </w:r>
      <w:r>
        <w:rPr>
          <w:w w:val="110"/>
        </w:rPr>
        <w:t>different</w:t>
      </w:r>
      <w:r>
        <w:rPr>
          <w:spacing w:val="-20"/>
          <w:w w:val="110"/>
        </w:rPr>
        <w:t xml:space="preserve"> </w:t>
      </w:r>
      <w:r>
        <w:rPr>
          <w:w w:val="110"/>
        </w:rPr>
        <w:t>family</w:t>
      </w:r>
      <w:r>
        <w:rPr>
          <w:spacing w:val="-20"/>
          <w:w w:val="110"/>
        </w:rPr>
        <w:t xml:space="preserve"> </w:t>
      </w:r>
      <w:r>
        <w:rPr>
          <w:w w:val="110"/>
        </w:rPr>
        <w:t>types. For</w:t>
      </w:r>
      <w:r>
        <w:rPr>
          <w:spacing w:val="-20"/>
          <w:w w:val="110"/>
        </w:rPr>
        <w:t xml:space="preserve"> </w:t>
      </w:r>
      <w:r>
        <w:rPr>
          <w:w w:val="110"/>
        </w:rPr>
        <w:t>second-generation</w:t>
      </w:r>
      <w:r>
        <w:rPr>
          <w:spacing w:val="-20"/>
          <w:w w:val="110"/>
        </w:rPr>
        <w:t xml:space="preserve"> </w:t>
      </w:r>
      <w:r>
        <w:rPr>
          <w:w w:val="110"/>
        </w:rPr>
        <w:t>children,</w:t>
      </w:r>
      <w:r>
        <w:rPr>
          <w:spacing w:val="-17"/>
          <w:w w:val="110"/>
        </w:rPr>
        <w:t xml:space="preserve"> </w:t>
      </w:r>
      <w:r>
        <w:rPr>
          <w:w w:val="110"/>
        </w:rPr>
        <w:t>parental birthplaces</w:t>
      </w:r>
      <w:r>
        <w:rPr>
          <w:spacing w:val="-16"/>
          <w:w w:val="110"/>
        </w:rPr>
        <w:t xml:space="preserve"> </w:t>
      </w:r>
      <w:r>
        <w:rPr>
          <w:w w:val="110"/>
        </w:rPr>
        <w:t>create</w:t>
      </w:r>
      <w:r>
        <w:rPr>
          <w:spacing w:val="-16"/>
          <w:w w:val="110"/>
        </w:rPr>
        <w:t xml:space="preserve"> </w:t>
      </w:r>
      <w:r>
        <w:rPr>
          <w:w w:val="110"/>
        </w:rPr>
        <w:t>three</w:t>
      </w:r>
      <w:r>
        <w:rPr>
          <w:spacing w:val="-16"/>
          <w:w w:val="110"/>
        </w:rPr>
        <w:t xml:space="preserve"> </w:t>
      </w:r>
      <w:r>
        <w:rPr>
          <w:w w:val="110"/>
        </w:rPr>
        <w:t>objective</w:t>
      </w:r>
      <w:r>
        <w:rPr>
          <w:spacing w:val="-16"/>
          <w:w w:val="110"/>
        </w:rPr>
        <w:t xml:space="preserve"> </w:t>
      </w:r>
      <w:r>
        <w:rPr>
          <w:w w:val="110"/>
        </w:rPr>
        <w:t>categories: Objectively</w:t>
      </w:r>
      <w:r>
        <w:rPr>
          <w:spacing w:val="-16"/>
          <w:w w:val="110"/>
        </w:rPr>
        <w:t xml:space="preserve"> </w:t>
      </w:r>
      <w:r>
        <w:rPr>
          <w:w w:val="110"/>
        </w:rPr>
        <w:t>Asian-father-Asian-mother</w:t>
      </w:r>
      <w:del w:id="316" w:author="Hussain Hadah" w:date="2026-10-25T19:29:00Z" w16du:dateUtc="2026-10-25T23:29:00Z">
        <w:r>
          <w:rPr>
            <w:w w:val="110"/>
          </w:rPr>
          <w:delText xml:space="preserve"> (AA),</w:delText>
        </w:r>
        <w:r>
          <w:rPr>
            <w:spacing w:val="-21"/>
            <w:w w:val="110"/>
          </w:rPr>
          <w:delText xml:space="preserve"> </w:delText>
        </w:r>
        <w:r>
          <w:rPr>
            <w:w w:val="110"/>
          </w:rPr>
          <w:delText>Objectively</w:delText>
        </w:r>
        <w:r>
          <w:rPr>
            <w:spacing w:val="-21"/>
            <w:w w:val="110"/>
          </w:rPr>
          <w:delText xml:space="preserve"> </w:delText>
        </w:r>
        <w:r>
          <w:rPr>
            <w:w w:val="110"/>
          </w:rPr>
          <w:delText>Asian-father-White-mother</w:delText>
        </w:r>
        <w:r>
          <w:rPr>
            <w:spacing w:val="-21"/>
            <w:w w:val="110"/>
          </w:rPr>
          <w:delText xml:space="preserve"> </w:delText>
        </w:r>
        <w:r>
          <w:rPr>
            <w:w w:val="110"/>
          </w:rPr>
          <w:delText>(AW),</w:delText>
        </w:r>
        <w:r>
          <w:rPr>
            <w:spacing w:val="-21"/>
            <w:w w:val="110"/>
          </w:rPr>
          <w:delText xml:space="preserve"> </w:delText>
        </w:r>
        <w:r>
          <w:rPr>
            <w:w w:val="110"/>
          </w:rPr>
          <w:delText>and</w:delText>
        </w:r>
        <w:r>
          <w:rPr>
            <w:spacing w:val="-21"/>
            <w:w w:val="110"/>
          </w:rPr>
          <w:delText xml:space="preserve"> </w:delText>
        </w:r>
        <w:r>
          <w:rPr>
            <w:w w:val="110"/>
          </w:rPr>
          <w:delText>Objectively</w:delText>
        </w:r>
        <w:r>
          <w:rPr>
            <w:spacing w:val="-21"/>
            <w:w w:val="110"/>
          </w:rPr>
          <w:delText xml:space="preserve"> </w:delText>
        </w:r>
        <w:r>
          <w:rPr>
            <w:w w:val="110"/>
          </w:rPr>
          <w:delText>White-father-Asian-mother (WA)</w:delText>
        </w:r>
      </w:del>
    </w:p>
    <w:p w14:paraId="5E238BE5" w14:textId="77777777" w:rsidR="00EC5473" w:rsidRDefault="00665139">
      <w:pPr>
        <w:spacing w:after="173"/>
        <w:ind w:left="-14"/>
        <w:rPr>
          <w:ins w:id="317" w:author="Hussain Hadah" w:date="2026-10-25T19:29:00Z" w16du:dateUtc="2026-10-25T23:29:00Z"/>
        </w:rPr>
      </w:pPr>
      <w:ins w:id="318" w:author="Hussain Hadah" w:date="2026-10-25T19:29:00Z" w16du:dateUtc="2026-10-25T23:29:00Z">
        <w:r>
          <w:t>(AA), Objectively Asian-father-White-mother (AW), and Objectively White-father-</w:t>
        </w:r>
      </w:ins>
    </w:p>
    <w:p w14:paraId="14BAADEE" w14:textId="77777777" w:rsidR="00EC5473" w:rsidRDefault="00665139">
      <w:pPr>
        <w:ind w:left="-14" w:right="367"/>
        <w:rPr>
          <w:ins w:id="319" w:author="Hussain Hadah" w:date="2026-10-25T19:29:00Z" w16du:dateUtc="2026-10-25T23:29:00Z"/>
        </w:rPr>
      </w:pPr>
      <w:ins w:id="320" w:author="Hussain Hadah" w:date="2026-10-25T19:29:00Z" w16du:dateUtc="2026-10-25T23:29:00Z">
        <w:r>
          <w:t>Asian-mother (WA)</w:t>
        </w:r>
      </w:ins>
    </w:p>
    <w:p w14:paraId="296747C0" w14:textId="77777777" w:rsidR="00E746E6" w:rsidRDefault="000245FA">
      <w:pPr>
        <w:pStyle w:val="BodyText"/>
        <w:spacing w:before="3"/>
        <w:ind w:left="387"/>
        <w:rPr>
          <w:del w:id="321" w:author="Hussain Hadah" w:date="2026-10-25T19:29:00Z" w16du:dateUtc="2026-10-25T23:29:00Z"/>
        </w:rPr>
      </w:pPr>
      <w:r>
        <w:rPr>
          <w:w w:val="110"/>
        </w:rPr>
        <w:lastRenderedPageBreak/>
        <w:t>Similarly,</w:t>
      </w:r>
      <w:r>
        <w:rPr>
          <w:spacing w:val="26"/>
          <w:w w:val="110"/>
        </w:rPr>
        <w:t xml:space="preserve"> </w:t>
      </w:r>
      <w:r>
        <w:rPr>
          <w:w w:val="110"/>
        </w:rPr>
        <w:t>grandparental</w:t>
      </w:r>
      <w:r>
        <w:rPr>
          <w:spacing w:val="18"/>
          <w:w w:val="110"/>
        </w:rPr>
        <w:t xml:space="preserve"> </w:t>
      </w:r>
      <w:r>
        <w:rPr>
          <w:w w:val="110"/>
        </w:rPr>
        <w:t>birthplaces</w:t>
      </w:r>
      <w:r>
        <w:rPr>
          <w:spacing w:val="19"/>
          <w:w w:val="110"/>
        </w:rPr>
        <w:t xml:space="preserve"> </w:t>
      </w:r>
      <w:r>
        <w:rPr>
          <w:w w:val="110"/>
        </w:rPr>
        <w:t>create</w:t>
      </w:r>
      <w:r>
        <w:rPr>
          <w:spacing w:val="18"/>
          <w:w w:val="110"/>
        </w:rPr>
        <w:t xml:space="preserve"> </w:t>
      </w:r>
      <w:r>
        <w:rPr>
          <w:w w:val="110"/>
        </w:rPr>
        <w:t>15</w:t>
      </w:r>
      <w:r>
        <w:rPr>
          <w:spacing w:val="19"/>
          <w:w w:val="110"/>
        </w:rPr>
        <w:t xml:space="preserve"> </w:t>
      </w:r>
      <w:r>
        <w:rPr>
          <w:w w:val="110"/>
        </w:rPr>
        <w:t>objective</w:t>
      </w:r>
      <w:r>
        <w:rPr>
          <w:spacing w:val="18"/>
          <w:w w:val="110"/>
        </w:rPr>
        <w:t xml:space="preserve"> </w:t>
      </w:r>
      <w:r>
        <w:rPr>
          <w:w w:val="110"/>
        </w:rPr>
        <w:t>categories</w:t>
      </w:r>
      <w:r>
        <w:rPr>
          <w:spacing w:val="19"/>
          <w:w w:val="110"/>
        </w:rPr>
        <w:t xml:space="preserve"> </w:t>
      </w:r>
      <w:r>
        <w:rPr>
          <w:w w:val="110"/>
        </w:rPr>
        <w:t>for</w:t>
      </w:r>
      <w:r>
        <w:rPr>
          <w:spacing w:val="18"/>
          <w:w w:val="110"/>
        </w:rPr>
        <w:t xml:space="preserve"> </w:t>
      </w:r>
      <w:ins w:id="322" w:author="Hussain Hadah" w:date="2026-10-25T19:29:00Z" w16du:dateUtc="2026-10-25T23:29:00Z">
        <w:r w:rsidR="00665139">
          <w:t>thirdgeneration</w:t>
        </w:r>
      </w:ins>
      <w:del w:id="323" w:author="Hussain Hadah" w:date="2026-10-25T19:29:00Z" w16du:dateUtc="2026-10-25T23:29:00Z">
        <w:r>
          <w:rPr>
            <w:spacing w:val="-2"/>
            <w:w w:val="110"/>
          </w:rPr>
          <w:delText>third-</w:delText>
        </w:r>
      </w:del>
    </w:p>
    <w:p w14:paraId="7A3852E9" w14:textId="77777777" w:rsidR="00E746E6" w:rsidRDefault="00E746E6">
      <w:pPr>
        <w:pStyle w:val="BodyText"/>
        <w:rPr>
          <w:del w:id="324" w:author="Hussain Hadah" w:date="2026-10-25T19:29:00Z" w16du:dateUtc="2026-10-25T23:29:00Z"/>
        </w:rPr>
        <w:sectPr w:rsidR="00E746E6">
          <w:pgSz w:w="12240" w:h="15840"/>
          <w:pgMar w:top="1820" w:right="1440" w:bottom="2460" w:left="1800" w:header="0" w:footer="2279" w:gutter="0"/>
          <w:cols w:space="720"/>
        </w:sectPr>
      </w:pPr>
    </w:p>
    <w:p w14:paraId="5DD1B465" w14:textId="77777777" w:rsidR="00E746E6" w:rsidRDefault="000245FA">
      <w:pPr>
        <w:pStyle w:val="BodyText"/>
        <w:spacing w:before="96" w:line="415" w:lineRule="auto"/>
        <w:ind w:left="36" w:right="393"/>
        <w:jc w:val="both"/>
        <w:rPr>
          <w:del w:id="325" w:author="Hussain Hadah" w:date="2026-10-25T19:29:00Z" w16du:dateUtc="2026-10-25T23:29:00Z"/>
        </w:rPr>
      </w:pPr>
      <w:del w:id="326" w:author="Hussain Hadah" w:date="2026-10-25T19:29:00Z" w16du:dateUtc="2026-10-25T23:29:00Z">
        <w:r>
          <w:rPr>
            <w:w w:val="110"/>
          </w:rPr>
          <w:lastRenderedPageBreak/>
          <w:delText>generation</w:delText>
        </w:r>
      </w:del>
      <w:r>
        <w:rPr>
          <w:w w:val="110"/>
        </w:rPr>
        <w:t xml:space="preserve"> children:</w:t>
      </w:r>
      <w:r>
        <w:rPr>
          <w:spacing w:val="40"/>
          <w:w w:val="110"/>
        </w:rPr>
        <w:t xml:space="preserve"> </w:t>
      </w:r>
      <w:r>
        <w:rPr>
          <w:w w:val="110"/>
        </w:rPr>
        <w:t>(1) objectively Asian paternal grandfather-Asian paternal grandmother-Asian</w:t>
      </w:r>
      <w:r>
        <w:rPr>
          <w:spacing w:val="13"/>
          <w:w w:val="110"/>
        </w:rPr>
        <w:t xml:space="preserve"> </w:t>
      </w:r>
      <w:r>
        <w:rPr>
          <w:w w:val="110"/>
        </w:rPr>
        <w:t>maternal</w:t>
      </w:r>
      <w:r>
        <w:rPr>
          <w:spacing w:val="14"/>
          <w:w w:val="110"/>
        </w:rPr>
        <w:t xml:space="preserve"> </w:t>
      </w:r>
      <w:r>
        <w:rPr>
          <w:w w:val="110"/>
        </w:rPr>
        <w:t>grandfather-Asian</w:t>
      </w:r>
      <w:r>
        <w:rPr>
          <w:spacing w:val="14"/>
          <w:w w:val="110"/>
        </w:rPr>
        <w:t xml:space="preserve"> </w:t>
      </w:r>
      <w:r>
        <w:rPr>
          <w:w w:val="110"/>
        </w:rPr>
        <w:t>maternal</w:t>
      </w:r>
      <w:r>
        <w:rPr>
          <w:spacing w:val="14"/>
          <w:w w:val="110"/>
        </w:rPr>
        <w:t xml:space="preserve"> </w:t>
      </w:r>
      <w:r>
        <w:rPr>
          <w:w w:val="110"/>
        </w:rPr>
        <w:t>grandmother</w:t>
      </w:r>
      <w:r>
        <w:rPr>
          <w:spacing w:val="14"/>
          <w:w w:val="110"/>
        </w:rPr>
        <w:t xml:space="preserve"> </w:t>
      </w:r>
      <w:r>
        <w:rPr>
          <w:spacing w:val="-4"/>
          <w:w w:val="110"/>
        </w:rPr>
        <w:t>(AAAA);</w:t>
      </w:r>
      <w:ins w:id="327" w:author="Hussain Hadah" w:date="2026-10-25T19:29:00Z" w16du:dateUtc="2026-10-25T23:29:00Z">
        <w:r w:rsidR="00665139">
          <w:t xml:space="preserve"> </w:t>
        </w:r>
      </w:ins>
    </w:p>
    <w:p w14:paraId="51027B5B" w14:textId="77777777" w:rsidR="00E746E6" w:rsidRDefault="000245FA">
      <w:pPr>
        <w:pStyle w:val="BodyText"/>
        <w:spacing w:before="1" w:line="415" w:lineRule="auto"/>
        <w:ind w:left="36" w:right="381"/>
        <w:jc w:val="both"/>
      </w:pPr>
      <w:r>
        <w:rPr>
          <w:w w:val="110"/>
        </w:rPr>
        <w:t>(2)</w:t>
      </w:r>
      <w:r>
        <w:rPr>
          <w:spacing w:val="-17"/>
          <w:w w:val="110"/>
        </w:rPr>
        <w:t xml:space="preserve"> </w:t>
      </w:r>
      <w:r>
        <w:rPr>
          <w:w w:val="110"/>
        </w:rPr>
        <w:t>objectively</w:t>
      </w:r>
      <w:r>
        <w:rPr>
          <w:spacing w:val="-16"/>
          <w:w w:val="110"/>
        </w:rPr>
        <w:t xml:space="preserve"> </w:t>
      </w:r>
      <w:r>
        <w:rPr>
          <w:w w:val="110"/>
        </w:rPr>
        <w:t>White</w:t>
      </w:r>
      <w:r>
        <w:rPr>
          <w:spacing w:val="-17"/>
          <w:w w:val="110"/>
        </w:rPr>
        <w:t xml:space="preserve"> </w:t>
      </w:r>
      <w:r>
        <w:rPr>
          <w:w w:val="110"/>
        </w:rPr>
        <w:t>paternal</w:t>
      </w:r>
      <w:r>
        <w:rPr>
          <w:spacing w:val="-16"/>
          <w:w w:val="110"/>
        </w:rPr>
        <w:t xml:space="preserve"> </w:t>
      </w:r>
      <w:r>
        <w:rPr>
          <w:w w:val="110"/>
        </w:rPr>
        <w:t>grandfather-Asian</w:t>
      </w:r>
      <w:r>
        <w:rPr>
          <w:spacing w:val="-17"/>
          <w:w w:val="110"/>
        </w:rPr>
        <w:t xml:space="preserve"> </w:t>
      </w:r>
      <w:r>
        <w:rPr>
          <w:w w:val="110"/>
        </w:rPr>
        <w:t>paternal</w:t>
      </w:r>
      <w:r>
        <w:rPr>
          <w:spacing w:val="-16"/>
          <w:w w:val="110"/>
        </w:rPr>
        <w:t xml:space="preserve"> </w:t>
      </w:r>
      <w:r>
        <w:rPr>
          <w:w w:val="110"/>
        </w:rPr>
        <w:t>grandmother-Asian</w:t>
      </w:r>
      <w:r>
        <w:rPr>
          <w:spacing w:val="-17"/>
          <w:w w:val="110"/>
        </w:rPr>
        <w:t xml:space="preserve"> </w:t>
      </w:r>
      <w:ins w:id="328" w:author="Hussain Hadah" w:date="2026-10-25T19:29:00Z" w16du:dateUtc="2026-10-25T23:29:00Z">
        <w:r w:rsidR="00665139">
          <w:t>maternal</w:t>
        </w:r>
      </w:ins>
      <w:del w:id="329" w:author="Hussain Hadah" w:date="2026-10-25T19:29:00Z" w16du:dateUtc="2026-10-25T23:29:00Z">
        <w:r>
          <w:rPr>
            <w:w w:val="110"/>
          </w:rPr>
          <w:delText>ma-ternal</w:delText>
        </w:r>
      </w:del>
      <w:r>
        <w:rPr>
          <w:w w:val="110"/>
        </w:rPr>
        <w:t xml:space="preserve"> grandfather-Asian maternal grandmother (WAAA); (3) objectively Asian paternal grandfather-White paternal grandmother-Asian maternal </w:t>
      </w:r>
      <w:ins w:id="330" w:author="Hussain Hadah" w:date="2026-10-25T19:29:00Z" w16du:dateUtc="2026-10-25T23:29:00Z">
        <w:r w:rsidR="00665139">
          <w:t>grandfatherAsian</w:t>
        </w:r>
      </w:ins>
      <w:del w:id="331" w:author="Hussain Hadah" w:date="2026-10-25T19:29:00Z" w16du:dateUtc="2026-10-25T23:29:00Z">
        <w:r>
          <w:rPr>
            <w:w w:val="110"/>
          </w:rPr>
          <w:delText>grandfather-Asian</w:delText>
        </w:r>
      </w:del>
      <w:r>
        <w:rPr>
          <w:w w:val="110"/>
        </w:rPr>
        <w:t xml:space="preserve"> maternal grandmother (AWAA), etc.</w:t>
      </w:r>
    </w:p>
    <w:p w14:paraId="56317778" w14:textId="77777777" w:rsidR="00EC5473" w:rsidRDefault="000245FA">
      <w:pPr>
        <w:spacing w:line="393" w:lineRule="auto"/>
        <w:ind w:left="-14" w:right="367"/>
        <w:rPr>
          <w:ins w:id="332" w:author="Hussain Hadah" w:date="2026-10-25T19:29:00Z" w16du:dateUtc="2026-10-25T23:29:00Z"/>
        </w:rPr>
      </w:pPr>
      <w:r>
        <w:rPr>
          <w:spacing w:val="-2"/>
          <w:w w:val="110"/>
        </w:rPr>
        <w:t>My</w:t>
      </w:r>
      <w:r>
        <w:rPr>
          <w:spacing w:val="-11"/>
          <w:w w:val="110"/>
        </w:rPr>
        <w:t xml:space="preserve"> </w:t>
      </w:r>
      <w:r>
        <w:rPr>
          <w:spacing w:val="-2"/>
          <w:w w:val="110"/>
        </w:rPr>
        <w:t>analysis</w:t>
      </w:r>
      <w:r>
        <w:rPr>
          <w:spacing w:val="-11"/>
          <w:w w:val="110"/>
        </w:rPr>
        <w:t xml:space="preserve"> </w:t>
      </w:r>
      <w:r>
        <w:rPr>
          <w:spacing w:val="-2"/>
          <w:w w:val="110"/>
        </w:rPr>
        <w:t>employs</w:t>
      </w:r>
      <w:r>
        <w:rPr>
          <w:spacing w:val="-11"/>
          <w:w w:val="110"/>
        </w:rPr>
        <w:t xml:space="preserve"> </w:t>
      </w:r>
      <w:r>
        <w:rPr>
          <w:spacing w:val="-2"/>
          <w:w w:val="110"/>
        </w:rPr>
        <w:t>a</w:t>
      </w:r>
      <w:r>
        <w:rPr>
          <w:spacing w:val="-11"/>
          <w:w w:val="110"/>
        </w:rPr>
        <w:t xml:space="preserve"> </w:t>
      </w:r>
      <w:r>
        <w:rPr>
          <w:spacing w:val="-2"/>
          <w:w w:val="110"/>
        </w:rPr>
        <w:t>subsample</w:t>
      </w:r>
      <w:r>
        <w:rPr>
          <w:spacing w:val="-11"/>
          <w:w w:val="110"/>
        </w:rPr>
        <w:t xml:space="preserve"> </w:t>
      </w:r>
      <w:r>
        <w:rPr>
          <w:spacing w:val="-2"/>
          <w:w w:val="110"/>
        </w:rPr>
        <w:t>of</w:t>
      </w:r>
      <w:r>
        <w:rPr>
          <w:spacing w:val="-11"/>
          <w:w w:val="110"/>
        </w:rPr>
        <w:t xml:space="preserve"> </w:t>
      </w:r>
      <w:r>
        <w:rPr>
          <w:spacing w:val="-2"/>
          <w:w w:val="110"/>
        </w:rPr>
        <w:t>the</w:t>
      </w:r>
      <w:r>
        <w:rPr>
          <w:spacing w:val="-11"/>
          <w:w w:val="110"/>
        </w:rPr>
        <w:t xml:space="preserve"> </w:t>
      </w:r>
      <w:r>
        <w:rPr>
          <w:spacing w:val="-2"/>
          <w:w w:val="110"/>
        </w:rPr>
        <w:t>US</w:t>
      </w:r>
      <w:r>
        <w:rPr>
          <w:spacing w:val="-11"/>
          <w:w w:val="110"/>
        </w:rPr>
        <w:t xml:space="preserve"> </w:t>
      </w:r>
      <w:r>
        <w:rPr>
          <w:spacing w:val="-2"/>
          <w:w w:val="110"/>
        </w:rPr>
        <w:t>population;</w:t>
      </w:r>
      <w:r>
        <w:rPr>
          <w:spacing w:val="-7"/>
          <w:w w:val="110"/>
        </w:rPr>
        <w:t xml:space="preserve"> </w:t>
      </w:r>
      <w:r>
        <w:rPr>
          <w:spacing w:val="-2"/>
          <w:w w:val="110"/>
        </w:rPr>
        <w:t>Tables</w:t>
      </w:r>
      <w:r>
        <w:rPr>
          <w:spacing w:val="-11"/>
          <w:w w:val="110"/>
        </w:rPr>
        <w:t xml:space="preserve"> </w:t>
      </w:r>
      <w:ins w:id="333" w:author="Hussain Hadah" w:date="2026-10-25T19:29:00Z" w16du:dateUtc="2026-10-25T23:29:00Z">
        <w:r w:rsidR="00665139">
          <w:rPr>
            <w:color w:val="0000FF"/>
          </w:rPr>
          <w:t>4</w:t>
        </w:r>
      </w:ins>
      <w:del w:id="334" w:author="Hussain Hadah" w:date="2026-10-25T19:29:00Z" w16du:dateUtc="2026-10-25T23:29:00Z">
        <w:r w:rsidR="00E746E6">
          <w:fldChar w:fldCharType="begin"/>
        </w:r>
        <w:r w:rsidR="00E746E6">
          <w:delInstrText>HYPERLINK \l "_bookmark67"</w:delInstrText>
        </w:r>
        <w:r w:rsidR="00E746E6">
          <w:fldChar w:fldCharType="separate"/>
        </w:r>
        <w:r w:rsidR="00E746E6">
          <w:rPr>
            <w:color w:val="0000FF"/>
            <w:spacing w:val="-2"/>
            <w:w w:val="110"/>
          </w:rPr>
          <w:delText>4</w:delText>
        </w:r>
        <w:r w:rsidR="00E746E6">
          <w:fldChar w:fldCharType="end"/>
        </w:r>
      </w:del>
      <w:r>
        <w:rPr>
          <w:color w:val="0000FF"/>
          <w:spacing w:val="-11"/>
          <w:w w:val="110"/>
        </w:rPr>
        <w:t xml:space="preserve"> </w:t>
      </w:r>
      <w:r>
        <w:rPr>
          <w:spacing w:val="-2"/>
          <w:w w:val="110"/>
        </w:rPr>
        <w:t>and</w:t>
      </w:r>
      <w:r>
        <w:rPr>
          <w:spacing w:val="-11"/>
          <w:w w:val="110"/>
        </w:rPr>
        <w:t xml:space="preserve"> </w:t>
      </w:r>
      <w:ins w:id="335" w:author="Hussain Hadah" w:date="2026-10-25T19:29:00Z" w16du:dateUtc="2026-10-25T23:29:00Z">
        <w:r w:rsidR="00665139">
          <w:rPr>
            <w:color w:val="0000FF"/>
          </w:rPr>
          <w:t xml:space="preserve">2 </w:t>
        </w:r>
        <w:r w:rsidR="00665139">
          <w:t>demonstrate</w:t>
        </w:r>
      </w:ins>
      <w:del w:id="336" w:author="Hussain Hadah" w:date="2026-10-25T19:29:00Z" w16du:dateUtc="2026-10-25T23:29:00Z">
        <w:r w:rsidR="00E746E6">
          <w:fldChar w:fldCharType="begin"/>
        </w:r>
        <w:r w:rsidR="00E746E6">
          <w:delInstrText>HYPERLINK \l "_bookmark65"</w:delInstrText>
        </w:r>
        <w:r w:rsidR="00E746E6">
          <w:fldChar w:fldCharType="separate"/>
        </w:r>
        <w:r w:rsidR="00E746E6">
          <w:rPr>
            <w:color w:val="0000FF"/>
            <w:spacing w:val="-2"/>
            <w:w w:val="110"/>
          </w:rPr>
          <w:delText>2</w:delText>
        </w:r>
        <w:r w:rsidR="00E746E6">
          <w:fldChar w:fldCharType="end"/>
        </w:r>
        <w:r>
          <w:rPr>
            <w:color w:val="0000FF"/>
            <w:spacing w:val="-11"/>
            <w:w w:val="110"/>
          </w:rPr>
          <w:delText xml:space="preserve"> </w:delText>
        </w:r>
        <w:r>
          <w:rPr>
            <w:spacing w:val="-2"/>
            <w:w w:val="110"/>
          </w:rPr>
          <w:delText>demon-</w:delText>
        </w:r>
        <w:r>
          <w:rPr>
            <w:w w:val="110"/>
          </w:rPr>
          <w:delText>strate</w:delText>
        </w:r>
      </w:del>
      <w:r>
        <w:rPr>
          <w:spacing w:val="-17"/>
          <w:w w:val="110"/>
        </w:rPr>
        <w:t xml:space="preserve"> </w:t>
      </w:r>
      <w:r>
        <w:rPr>
          <w:w w:val="110"/>
        </w:rPr>
        <w:t>sufficient</w:t>
      </w:r>
      <w:r>
        <w:rPr>
          <w:spacing w:val="-16"/>
          <w:w w:val="110"/>
        </w:rPr>
        <w:t xml:space="preserve"> </w:t>
      </w:r>
      <w:r>
        <w:rPr>
          <w:w w:val="110"/>
        </w:rPr>
        <w:t>observations</w:t>
      </w:r>
      <w:r>
        <w:rPr>
          <w:spacing w:val="-17"/>
          <w:w w:val="110"/>
        </w:rPr>
        <w:t xml:space="preserve"> </w:t>
      </w:r>
      <w:r>
        <w:rPr>
          <w:w w:val="110"/>
        </w:rPr>
        <w:t>across</w:t>
      </w:r>
      <w:r>
        <w:rPr>
          <w:spacing w:val="-16"/>
          <w:w w:val="110"/>
        </w:rPr>
        <w:t xml:space="preserve"> </w:t>
      </w:r>
      <w:r>
        <w:rPr>
          <w:w w:val="110"/>
        </w:rPr>
        <w:t>generations</w:t>
      </w:r>
      <w:r>
        <w:rPr>
          <w:spacing w:val="-17"/>
          <w:w w:val="110"/>
        </w:rPr>
        <w:t xml:space="preserve"> </w:t>
      </w:r>
      <w:r>
        <w:rPr>
          <w:w w:val="110"/>
        </w:rPr>
        <w:t>for</w:t>
      </w:r>
      <w:r>
        <w:rPr>
          <w:spacing w:val="-16"/>
          <w:w w:val="110"/>
        </w:rPr>
        <w:t xml:space="preserve"> </w:t>
      </w:r>
      <w:r>
        <w:rPr>
          <w:w w:val="110"/>
        </w:rPr>
        <w:t>both</w:t>
      </w:r>
      <w:r>
        <w:rPr>
          <w:spacing w:val="-17"/>
          <w:w w:val="110"/>
        </w:rPr>
        <w:t xml:space="preserve"> </w:t>
      </w:r>
      <w:r>
        <w:rPr>
          <w:w w:val="110"/>
        </w:rPr>
        <w:t>adults</w:t>
      </w:r>
      <w:r>
        <w:rPr>
          <w:spacing w:val="-16"/>
          <w:w w:val="110"/>
        </w:rPr>
        <w:t xml:space="preserve"> </w:t>
      </w:r>
      <w:r>
        <w:rPr>
          <w:w w:val="110"/>
        </w:rPr>
        <w:t>and</w:t>
      </w:r>
      <w:r>
        <w:rPr>
          <w:spacing w:val="-17"/>
          <w:w w:val="110"/>
        </w:rPr>
        <w:t xml:space="preserve"> </w:t>
      </w:r>
      <w:r>
        <w:rPr>
          <w:w w:val="110"/>
        </w:rPr>
        <w:t>children.</w:t>
      </w:r>
      <w:r>
        <w:rPr>
          <w:spacing w:val="-8"/>
          <w:w w:val="110"/>
        </w:rPr>
        <w:t xml:space="preserve"> </w:t>
      </w:r>
      <w:ins w:id="337" w:author="Hussain Hadah" w:date="2026-10-25T19:29:00Z" w16du:dateUtc="2026-10-25T23:29:00Z">
        <w:r w:rsidR="00665139">
          <w:t>Consistent</w:t>
        </w:r>
      </w:ins>
      <w:del w:id="338" w:author="Hussain Hadah" w:date="2026-10-25T19:29:00Z" w16du:dateUtc="2026-10-25T23:29:00Z">
        <w:r>
          <w:rPr>
            <w:w w:val="110"/>
          </w:rPr>
          <w:delText>Con-sistent</w:delText>
        </w:r>
      </w:del>
      <w:r>
        <w:rPr>
          <w:w w:val="110"/>
        </w:rPr>
        <w:t xml:space="preserve"> with literature on ethnic and racial identity fluidity among Asian and </w:t>
      </w:r>
      <w:ins w:id="339" w:author="Hussain Hadah" w:date="2026-10-25T19:29:00Z" w16du:dateUtc="2026-10-25T23:29:00Z">
        <w:r w:rsidR="00665139">
          <w:t>Hispanic</w:t>
        </w:r>
      </w:ins>
      <w:del w:id="340" w:author="Hussain Hadah" w:date="2026-10-25T19:29:00Z" w16du:dateUtc="2026-10-25T23:29:00Z">
        <w:r>
          <w:rPr>
            <w:w w:val="110"/>
          </w:rPr>
          <w:delText>His-panic</w:delText>
        </w:r>
      </w:del>
      <w:r>
        <w:rPr>
          <w:w w:val="110"/>
        </w:rPr>
        <w:t xml:space="preserve"> Americans, I document significant attrition among third-generation Asian</w:t>
      </w:r>
    </w:p>
    <w:p w14:paraId="674324C7" w14:textId="77777777" w:rsidR="00E746E6" w:rsidRDefault="000245FA">
      <w:pPr>
        <w:pStyle w:val="BodyText"/>
        <w:spacing w:before="3" w:line="408" w:lineRule="auto"/>
        <w:ind w:left="36" w:right="393" w:firstLine="351"/>
        <w:jc w:val="both"/>
        <w:rPr>
          <w:position w:val="9"/>
          <w:sz w:val="18"/>
        </w:rPr>
      </w:pPr>
      <w:del w:id="341" w:author="Hussain Hadah" w:date="2026-10-25T19:29:00Z" w16du:dateUtc="2026-10-25T23:29:00Z">
        <w:r>
          <w:rPr>
            <w:w w:val="110"/>
          </w:rPr>
          <w:delText xml:space="preserve"> </w:delText>
        </w:r>
      </w:del>
      <w:r>
        <w:rPr>
          <w:spacing w:val="-2"/>
          <w:w w:val="110"/>
        </w:rPr>
        <w:t>Americans</w:t>
      </w:r>
      <w:ins w:id="342" w:author="Hussain Hadah" w:date="2026-10-25T19:29:00Z" w16du:dateUtc="2026-10-25T23:29:00Z">
        <w:r w:rsidR="00665139">
          <w:t>.</w:t>
        </w:r>
        <w:r w:rsidR="00665139">
          <w:rPr>
            <w:color w:val="0000FF"/>
            <w:vertAlign w:val="superscript"/>
          </w:rPr>
          <w:footnoteReference w:id="7"/>
        </w:r>
      </w:ins>
      <w:del w:id="344" w:author="Hussain Hadah" w:date="2026-10-25T19:29:00Z" w16du:dateUtc="2026-10-25T23:29:00Z">
        <w:r>
          <w:rPr>
            <w:spacing w:val="-2"/>
            <w:w w:val="110"/>
          </w:rPr>
          <w:delText>.</w:delText>
        </w:r>
        <w:r w:rsidR="00E746E6">
          <w:fldChar w:fldCharType="begin"/>
        </w:r>
        <w:r w:rsidR="00E746E6">
          <w:delInstrText>HYPERLINK \l "_bookmark6"</w:delInstrText>
        </w:r>
        <w:r w:rsidR="00E746E6">
          <w:fldChar w:fldCharType="separate"/>
        </w:r>
        <w:r w:rsidR="00E746E6">
          <w:rPr>
            <w:color w:val="0000FF"/>
            <w:spacing w:val="-2"/>
            <w:w w:val="110"/>
            <w:position w:val="9"/>
            <w:sz w:val="18"/>
          </w:rPr>
          <w:delText>7</w:delText>
        </w:r>
        <w:r w:rsidR="00E746E6">
          <w:fldChar w:fldCharType="end"/>
        </w:r>
      </w:del>
    </w:p>
    <w:p w14:paraId="15E6D484" w14:textId="77777777" w:rsidR="00E746E6" w:rsidRDefault="00E746E6">
      <w:pPr>
        <w:pStyle w:val="BodyText"/>
        <w:spacing w:before="165"/>
        <w:rPr>
          <w:del w:id="345" w:author="Hussain Hadah" w:date="2026-10-25T19:29:00Z" w16du:dateUtc="2026-10-25T23:29:00Z"/>
        </w:rPr>
      </w:pPr>
    </w:p>
    <w:p w14:paraId="537386D9" w14:textId="77777777" w:rsidR="00E746E6" w:rsidRDefault="000245FA">
      <w:pPr>
        <w:pStyle w:val="Heading3"/>
        <w:numPr>
          <w:ilvl w:val="1"/>
          <w:numId w:val="8"/>
        </w:numPr>
        <w:tabs>
          <w:tab w:val="left" w:pos="680"/>
        </w:tabs>
        <w:ind w:left="680" w:hanging="644"/>
        <w:jc w:val="both"/>
      </w:pPr>
      <w:bookmarkStart w:id="346" w:name="Measuring_Anti-Asian_Sentiment"/>
      <w:bookmarkEnd w:id="346"/>
      <w:r>
        <w:rPr>
          <w:w w:val="110"/>
        </w:rPr>
        <w:t>Measuring</w:t>
      </w:r>
      <w:r>
        <w:rPr>
          <w:spacing w:val="-13"/>
          <w:w w:val="110"/>
        </w:rPr>
        <w:t xml:space="preserve"> </w:t>
      </w:r>
      <w:r>
        <w:rPr>
          <w:w w:val="110"/>
        </w:rPr>
        <w:t>Anti-Asian</w:t>
      </w:r>
      <w:r>
        <w:rPr>
          <w:spacing w:val="-12"/>
          <w:w w:val="110"/>
        </w:rPr>
        <w:t xml:space="preserve"> </w:t>
      </w:r>
      <w:r>
        <w:rPr>
          <w:spacing w:val="-2"/>
          <w:w w:val="110"/>
        </w:rPr>
        <w:t>Sentiment</w:t>
      </w:r>
    </w:p>
    <w:p w14:paraId="120903D5" w14:textId="77777777" w:rsidR="00E746E6" w:rsidRDefault="00E746E6">
      <w:pPr>
        <w:pStyle w:val="BodyText"/>
        <w:spacing w:before="40"/>
        <w:rPr>
          <w:del w:id="347" w:author="Hussain Hadah" w:date="2026-10-25T19:29:00Z" w16du:dateUtc="2026-10-25T23:29:00Z"/>
          <w:b/>
          <w:sz w:val="28"/>
        </w:rPr>
      </w:pPr>
    </w:p>
    <w:p w14:paraId="7EE4C36A" w14:textId="77777777" w:rsidR="00E746E6" w:rsidRDefault="000245FA">
      <w:pPr>
        <w:pStyle w:val="BodyText"/>
        <w:spacing w:line="415" w:lineRule="auto"/>
        <w:ind w:left="36" w:right="109" w:firstLine="351"/>
      </w:pPr>
      <w:r>
        <w:rPr>
          <w:w w:val="110"/>
        </w:rPr>
        <w:t>I</w:t>
      </w:r>
      <w:r>
        <w:rPr>
          <w:spacing w:val="-21"/>
          <w:w w:val="110"/>
        </w:rPr>
        <w:t xml:space="preserve"> </w:t>
      </w:r>
      <w:r>
        <w:rPr>
          <w:w w:val="110"/>
        </w:rPr>
        <w:t>construct</w:t>
      </w:r>
      <w:r>
        <w:rPr>
          <w:spacing w:val="-21"/>
          <w:w w:val="110"/>
        </w:rPr>
        <w:t xml:space="preserve"> </w:t>
      </w:r>
      <w:r>
        <w:rPr>
          <w:w w:val="110"/>
        </w:rPr>
        <w:t>anti-Asian</w:t>
      </w:r>
      <w:r>
        <w:rPr>
          <w:spacing w:val="-21"/>
          <w:w w:val="110"/>
        </w:rPr>
        <w:t xml:space="preserve"> </w:t>
      </w:r>
      <w:r>
        <w:rPr>
          <w:w w:val="110"/>
        </w:rPr>
        <w:t>sentiment</w:t>
      </w:r>
      <w:r>
        <w:rPr>
          <w:spacing w:val="-21"/>
          <w:w w:val="110"/>
        </w:rPr>
        <w:t xml:space="preserve"> </w:t>
      </w:r>
      <w:r>
        <w:rPr>
          <w:w w:val="110"/>
        </w:rPr>
        <w:t>measures</w:t>
      </w:r>
      <w:r>
        <w:rPr>
          <w:spacing w:val="-21"/>
          <w:w w:val="110"/>
        </w:rPr>
        <w:t xml:space="preserve"> </w:t>
      </w:r>
      <w:r>
        <w:rPr>
          <w:w w:val="110"/>
        </w:rPr>
        <w:t>using</w:t>
      </w:r>
      <w:r>
        <w:rPr>
          <w:spacing w:val="-21"/>
          <w:w w:val="110"/>
        </w:rPr>
        <w:t xml:space="preserve"> </w:t>
      </w:r>
      <w:r>
        <w:rPr>
          <w:w w:val="110"/>
        </w:rPr>
        <w:t>implicit</w:t>
      </w:r>
      <w:r>
        <w:rPr>
          <w:spacing w:val="-21"/>
          <w:w w:val="110"/>
        </w:rPr>
        <w:t xml:space="preserve"> </w:t>
      </w:r>
      <w:r>
        <w:rPr>
          <w:w w:val="110"/>
        </w:rPr>
        <w:t>association</w:t>
      </w:r>
      <w:r>
        <w:rPr>
          <w:spacing w:val="-21"/>
          <w:w w:val="110"/>
        </w:rPr>
        <w:t xml:space="preserve"> </w:t>
      </w:r>
      <w:r>
        <w:rPr>
          <w:w w:val="110"/>
        </w:rPr>
        <w:t>tests,</w:t>
      </w:r>
      <w:r>
        <w:rPr>
          <w:spacing w:val="-18"/>
          <w:w w:val="110"/>
        </w:rPr>
        <w:t xml:space="preserve"> </w:t>
      </w:r>
      <w:ins w:id="348" w:author="Hussain Hadah" w:date="2026-10-25T19:29:00Z" w16du:dateUtc="2026-10-25T23:29:00Z">
        <w:r w:rsidR="00665139">
          <w:t>American</w:t>
        </w:r>
      </w:ins>
      <w:del w:id="349" w:author="Hussain Hadah" w:date="2026-10-25T19:29:00Z" w16du:dateUtc="2026-10-25T23:29:00Z">
        <w:r>
          <w:rPr>
            <w:w w:val="110"/>
          </w:rPr>
          <w:delText>Amer-ican</w:delText>
        </w:r>
      </w:del>
      <w:r>
        <w:rPr>
          <w:w w:val="110"/>
        </w:rPr>
        <w:t xml:space="preserve"> National Election Studies, and hate crimes targeting Asian Americans from </w:t>
      </w:r>
      <w:r>
        <w:rPr>
          <w:spacing w:val="-2"/>
          <w:w w:val="110"/>
        </w:rPr>
        <w:t>2004–2021.</w:t>
      </w:r>
    </w:p>
    <w:p w14:paraId="2929ACD3" w14:textId="77777777" w:rsidR="00E746E6" w:rsidRDefault="000245FA">
      <w:pPr>
        <w:pStyle w:val="BodyText"/>
        <w:spacing w:before="2" w:line="415" w:lineRule="auto"/>
        <w:ind w:left="36" w:right="393" w:firstLine="351"/>
        <w:jc w:val="both"/>
      </w:pPr>
      <w:r>
        <w:rPr>
          <w:w w:val="110"/>
        </w:rPr>
        <w:t>The implicit association test measures conceptual associations—for example, linking Asian Americans with negative stereotypes—and evaluative responses. Respondents rapidly categorize words into screen-displayed categories.</w:t>
      </w:r>
      <w:r>
        <w:rPr>
          <w:spacing w:val="40"/>
          <w:w w:val="110"/>
        </w:rPr>
        <w:t xml:space="preserve"> </w:t>
      </w:r>
      <w:r>
        <w:rPr>
          <w:w w:val="110"/>
        </w:rPr>
        <w:t xml:space="preserve">Figure </w:t>
      </w:r>
      <w:ins w:id="350" w:author="Hussain Hadah" w:date="2026-10-25T19:29:00Z" w16du:dateUtc="2026-10-25T23:29:00Z">
        <w:r w:rsidR="00665139">
          <w:t>(</w:t>
        </w:r>
        <w:r w:rsidR="00665139">
          <w:rPr>
            <w:b/>
          </w:rPr>
          <w:t>??</w:t>
        </w:r>
        <w:r w:rsidR="00665139">
          <w:t>)</w:t>
        </w:r>
      </w:ins>
      <w:del w:id="351" w:author="Hussain Hadah" w:date="2026-10-25T19:29:00Z" w16du:dateUtc="2026-10-25T23:29:00Z">
        <w:r>
          <w:rPr>
            <w:w w:val="110"/>
          </w:rPr>
          <w:delText>(</w:delText>
        </w:r>
        <w:r w:rsidR="00E746E6">
          <w:fldChar w:fldCharType="begin"/>
        </w:r>
        <w:r w:rsidR="00E746E6">
          <w:delInstrText>HYPERLINK \l "_bookmark88"</w:delInstrText>
        </w:r>
        <w:r w:rsidR="00E746E6">
          <w:fldChar w:fldCharType="separate"/>
        </w:r>
        <w:r w:rsidR="00E746E6">
          <w:rPr>
            <w:color w:val="0000FF"/>
            <w:w w:val="110"/>
          </w:rPr>
          <w:delText>A.1</w:delText>
        </w:r>
        <w:r w:rsidR="00E746E6">
          <w:fldChar w:fldCharType="end"/>
        </w:r>
        <w:r>
          <w:rPr>
            <w:w w:val="110"/>
          </w:rPr>
          <w:delText>)</w:delText>
        </w:r>
      </w:del>
      <w:r>
        <w:rPr>
          <w:w w:val="110"/>
        </w:rPr>
        <w:t xml:space="preserve"> shows examples from Harvard’s Project Implicit skin tone test.</w:t>
      </w:r>
    </w:p>
    <w:p w14:paraId="3ED7E31C" w14:textId="77777777" w:rsidR="00E746E6" w:rsidRDefault="000245FA">
      <w:pPr>
        <w:pStyle w:val="BodyText"/>
        <w:spacing w:before="3" w:line="415" w:lineRule="auto"/>
        <w:ind w:left="36" w:right="393" w:firstLine="351"/>
        <w:jc w:val="both"/>
        <w:rPr>
          <w:del w:id="352" w:author="Hussain Hadah" w:date="2026-10-25T19:29:00Z" w16du:dateUtc="2026-10-25T23:29:00Z"/>
        </w:rPr>
      </w:pPr>
      <w:del w:id="353" w:author="Hussain Hadah" w:date="2026-10-25T19:29:00Z" w16du:dateUtc="2026-10-25T23:29:00Z">
        <w:r>
          <w:rPr>
            <w:noProof/>
          </w:rPr>
          <mc:AlternateContent>
            <mc:Choice Requires="wps">
              <w:drawing>
                <wp:anchor distT="0" distB="0" distL="0" distR="0" simplePos="0" relativeHeight="15732736" behindDoc="0" locked="0" layoutInCell="1" allowOverlap="1" wp14:anchorId="1EDF6C27" wp14:editId="7C44CBD6">
                  <wp:simplePos x="0" y="0"/>
                  <wp:positionH relativeFrom="page">
                    <wp:posOffset>1165872</wp:posOffset>
                  </wp:positionH>
                  <wp:positionV relativeFrom="paragraph">
                    <wp:posOffset>567105</wp:posOffset>
                  </wp:positionV>
                  <wp:extent cx="108839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8390" cy="1270"/>
                          </a:xfrm>
                          <a:custGeom>
                            <a:avLst/>
                            <a:gdLst/>
                            <a:ahLst/>
                            <a:cxnLst/>
                            <a:rect l="l" t="t" r="r" b="b"/>
                            <a:pathLst>
                              <a:path w="1088390">
                                <a:moveTo>
                                  <a:pt x="0" y="0"/>
                                </a:moveTo>
                                <a:lnTo>
                                  <a:pt x="108811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2736" from="91.801003pt,44.654003pt" to="177.479003pt,44.654003pt" stroked="true" strokeweight=".398pt" strokecolor="#000000">
                  <v:stroke dashstyle="solid"/>
                  <w10:wrap type="none"/>
                </v:line>
              </w:pict>
            </mc:Fallback>
          </mc:AlternateContent>
        </w:r>
      </w:del>
      <w:r>
        <w:rPr>
          <w:w w:val="110"/>
        </w:rPr>
        <w:t>I employ Asian-focused IAT data to construct anti-Asian prejudice proxies (Greenwald,</w:t>
      </w:r>
      <w:r>
        <w:rPr>
          <w:spacing w:val="-9"/>
          <w:w w:val="110"/>
        </w:rPr>
        <w:t xml:space="preserve"> </w:t>
      </w:r>
      <w:r>
        <w:rPr>
          <w:w w:val="110"/>
        </w:rPr>
        <w:t>McGhee,</w:t>
      </w:r>
      <w:r>
        <w:rPr>
          <w:spacing w:val="-9"/>
          <w:w w:val="110"/>
        </w:rPr>
        <w:t xml:space="preserve"> </w:t>
      </w:r>
      <w:r>
        <w:rPr>
          <w:w w:val="110"/>
        </w:rPr>
        <w:t>and</w:t>
      </w:r>
      <w:r>
        <w:rPr>
          <w:spacing w:val="-10"/>
          <w:w w:val="110"/>
        </w:rPr>
        <w:t xml:space="preserve"> </w:t>
      </w:r>
      <w:r>
        <w:rPr>
          <w:w w:val="110"/>
        </w:rPr>
        <w:t>Schwartz</w:t>
      </w:r>
      <w:r>
        <w:rPr>
          <w:spacing w:val="-10"/>
          <w:w w:val="110"/>
        </w:rPr>
        <w:t xml:space="preserve"> </w:t>
      </w:r>
      <w:ins w:id="354" w:author="Hussain Hadah" w:date="2026-10-25T19:29:00Z" w16du:dateUtc="2026-10-25T23:29:00Z">
        <w:r w:rsidR="00665139">
          <w:rPr>
            <w:color w:val="0000FF"/>
          </w:rPr>
          <w:t>1998</w:t>
        </w:r>
        <w:r w:rsidR="00665139">
          <w:t>).</w:t>
        </w:r>
      </w:ins>
      <w:del w:id="355" w:author="Hussain Hadah" w:date="2026-10-25T19:29:00Z" w16du:dateUtc="2026-10-25T23:29:00Z">
        <w:r w:rsidR="00E746E6">
          <w:fldChar w:fldCharType="begin"/>
        </w:r>
        <w:r w:rsidR="00E746E6">
          <w:delInstrText>HYPERLINK \l "_bookmark52"</w:delInstrText>
        </w:r>
        <w:r w:rsidR="00E746E6">
          <w:fldChar w:fldCharType="separate"/>
        </w:r>
        <w:r w:rsidR="00E746E6">
          <w:rPr>
            <w:color w:val="0000FF"/>
            <w:w w:val="110"/>
          </w:rPr>
          <w:delText>1998</w:delText>
        </w:r>
        <w:r w:rsidR="00E746E6">
          <w:fldChar w:fldCharType="end"/>
        </w:r>
        <w:r>
          <w:rPr>
            <w:w w:val="110"/>
          </w:rPr>
          <w:delText>).</w:delText>
        </w:r>
      </w:del>
      <w:r>
        <w:rPr>
          <w:spacing w:val="17"/>
          <w:w w:val="110"/>
        </w:rPr>
        <w:t xml:space="preserve"> </w:t>
      </w:r>
      <w:r>
        <w:rPr>
          <w:w w:val="110"/>
        </w:rPr>
        <w:t>The</w:t>
      </w:r>
      <w:r>
        <w:rPr>
          <w:spacing w:val="-10"/>
          <w:w w:val="110"/>
        </w:rPr>
        <w:t xml:space="preserve"> </w:t>
      </w:r>
      <w:r>
        <w:rPr>
          <w:w w:val="110"/>
        </w:rPr>
        <w:t>IAT</w:t>
      </w:r>
      <w:r>
        <w:rPr>
          <w:spacing w:val="-10"/>
          <w:w w:val="110"/>
        </w:rPr>
        <w:t xml:space="preserve"> </w:t>
      </w:r>
      <w:r>
        <w:rPr>
          <w:w w:val="110"/>
        </w:rPr>
        <w:t>measures</w:t>
      </w:r>
      <w:r>
        <w:rPr>
          <w:spacing w:val="-10"/>
          <w:w w:val="110"/>
        </w:rPr>
        <w:t xml:space="preserve"> </w:t>
      </w:r>
      <w:r>
        <w:rPr>
          <w:w w:val="110"/>
        </w:rPr>
        <w:t>bias</w:t>
      </w:r>
      <w:r>
        <w:rPr>
          <w:spacing w:val="-11"/>
          <w:w w:val="110"/>
        </w:rPr>
        <w:t xml:space="preserve"> </w:t>
      </w:r>
      <w:r>
        <w:rPr>
          <w:w w:val="110"/>
        </w:rPr>
        <w:lastRenderedPageBreak/>
        <w:t>direction</w:t>
      </w:r>
      <w:r>
        <w:rPr>
          <w:spacing w:val="-10"/>
          <w:w w:val="110"/>
        </w:rPr>
        <w:t xml:space="preserve"> </w:t>
      </w:r>
      <w:r>
        <w:rPr>
          <w:spacing w:val="-5"/>
          <w:w w:val="110"/>
        </w:rPr>
        <w:t>and</w:t>
      </w:r>
      <w:ins w:id="356" w:author="Hussain Hadah" w:date="2026-10-25T19:29:00Z" w16du:dateUtc="2026-10-25T23:29:00Z">
        <w:r w:rsidR="00665139">
          <w:t xml:space="preserve"> </w:t>
        </w:r>
      </w:ins>
    </w:p>
    <w:p w14:paraId="7B307572" w14:textId="77777777" w:rsidR="00E746E6" w:rsidRDefault="000245FA">
      <w:pPr>
        <w:pStyle w:val="ListParagraph"/>
        <w:numPr>
          <w:ilvl w:val="0"/>
          <w:numId w:val="7"/>
        </w:numPr>
        <w:tabs>
          <w:tab w:val="left" w:pos="493"/>
        </w:tabs>
        <w:spacing w:line="201" w:lineRule="exact"/>
        <w:ind w:left="493" w:hanging="215"/>
        <w:jc w:val="left"/>
        <w:rPr>
          <w:del w:id="357" w:author="Hussain Hadah" w:date="2026-10-25T19:29:00Z" w16du:dateUtc="2026-10-25T23:29:00Z"/>
          <w:sz w:val="20"/>
        </w:rPr>
      </w:pPr>
      <w:bookmarkStart w:id="358" w:name="_bookmark6"/>
      <w:bookmarkEnd w:id="358"/>
      <w:del w:id="359" w:author="Hussain Hadah" w:date="2026-10-25T19:29:00Z" w16du:dateUtc="2026-10-25T23:29:00Z">
        <w:r>
          <w:rPr>
            <w:sz w:val="20"/>
          </w:rPr>
          <w:delText>Antman,</w:delText>
        </w:r>
        <w:r>
          <w:rPr>
            <w:spacing w:val="34"/>
            <w:sz w:val="20"/>
          </w:rPr>
          <w:delText xml:space="preserve"> </w:delText>
        </w:r>
        <w:r>
          <w:rPr>
            <w:sz w:val="20"/>
          </w:rPr>
          <w:delText>Duncan,</w:delText>
        </w:r>
        <w:r>
          <w:rPr>
            <w:spacing w:val="34"/>
            <w:sz w:val="20"/>
          </w:rPr>
          <w:delText xml:space="preserve"> </w:delText>
        </w:r>
        <w:r>
          <w:rPr>
            <w:sz w:val="20"/>
          </w:rPr>
          <w:delText>and</w:delText>
        </w:r>
        <w:r>
          <w:rPr>
            <w:spacing w:val="32"/>
            <w:sz w:val="20"/>
          </w:rPr>
          <w:delText xml:space="preserve"> </w:delText>
        </w:r>
        <w:r>
          <w:rPr>
            <w:sz w:val="20"/>
          </w:rPr>
          <w:delText>Trejo</w:delText>
        </w:r>
        <w:r>
          <w:rPr>
            <w:spacing w:val="32"/>
            <w:sz w:val="20"/>
          </w:rPr>
          <w:delText xml:space="preserve"> </w:delText>
        </w:r>
        <w:r>
          <w:rPr>
            <w:sz w:val="20"/>
          </w:rPr>
          <w:delText>(</w:delText>
        </w:r>
        <w:r w:rsidR="00E746E6">
          <w:fldChar w:fldCharType="begin"/>
        </w:r>
        <w:r w:rsidR="00E746E6">
          <w:delInstrText>HYPERLINK \l "_bookmark22"</w:delInstrText>
        </w:r>
        <w:r w:rsidR="00E746E6">
          <w:fldChar w:fldCharType="separate"/>
        </w:r>
        <w:r w:rsidR="00E746E6">
          <w:rPr>
            <w:color w:val="0000FF"/>
            <w:sz w:val="20"/>
          </w:rPr>
          <w:delText>2016</w:delText>
        </w:r>
        <w:r w:rsidR="00E746E6">
          <w:fldChar w:fldCharType="end"/>
        </w:r>
        <w:r>
          <w:rPr>
            <w:sz w:val="20"/>
          </w:rPr>
          <w:delText>),</w:delText>
        </w:r>
        <w:r>
          <w:rPr>
            <w:spacing w:val="35"/>
            <w:sz w:val="20"/>
          </w:rPr>
          <w:delText xml:space="preserve"> </w:delText>
        </w:r>
        <w:r>
          <w:rPr>
            <w:sz w:val="20"/>
          </w:rPr>
          <w:delText>Antman,</w:delText>
        </w:r>
        <w:r>
          <w:rPr>
            <w:spacing w:val="34"/>
            <w:sz w:val="20"/>
          </w:rPr>
          <w:delText xml:space="preserve"> </w:delText>
        </w:r>
        <w:r>
          <w:rPr>
            <w:sz w:val="20"/>
          </w:rPr>
          <w:delText>Duncan,</w:delText>
        </w:r>
        <w:r>
          <w:rPr>
            <w:spacing w:val="34"/>
            <w:sz w:val="20"/>
          </w:rPr>
          <w:delText xml:space="preserve"> </w:delText>
        </w:r>
        <w:r>
          <w:rPr>
            <w:sz w:val="20"/>
          </w:rPr>
          <w:delText>and</w:delText>
        </w:r>
        <w:r>
          <w:rPr>
            <w:spacing w:val="32"/>
            <w:sz w:val="20"/>
          </w:rPr>
          <w:delText xml:space="preserve"> </w:delText>
        </w:r>
        <w:r>
          <w:rPr>
            <w:sz w:val="20"/>
          </w:rPr>
          <w:delText>Trejo</w:delText>
        </w:r>
        <w:r>
          <w:rPr>
            <w:spacing w:val="33"/>
            <w:sz w:val="20"/>
          </w:rPr>
          <w:delText xml:space="preserve"> </w:delText>
        </w:r>
        <w:r>
          <w:rPr>
            <w:sz w:val="20"/>
          </w:rPr>
          <w:delText>(</w:delText>
        </w:r>
        <w:r w:rsidR="00E746E6">
          <w:fldChar w:fldCharType="begin"/>
        </w:r>
        <w:r w:rsidR="00E746E6">
          <w:delInstrText>HYPERLINK \l "_bookmark23"</w:delInstrText>
        </w:r>
        <w:r w:rsidR="00E746E6">
          <w:fldChar w:fldCharType="separate"/>
        </w:r>
        <w:r w:rsidR="00E746E6">
          <w:rPr>
            <w:color w:val="0000FF"/>
            <w:sz w:val="20"/>
          </w:rPr>
          <w:delText>2020</w:delText>
        </w:r>
        <w:r w:rsidR="00E746E6">
          <w:fldChar w:fldCharType="end"/>
        </w:r>
        <w:r>
          <w:rPr>
            <w:sz w:val="20"/>
          </w:rPr>
          <w:delText>),</w:delText>
        </w:r>
        <w:r>
          <w:rPr>
            <w:spacing w:val="34"/>
            <w:sz w:val="20"/>
          </w:rPr>
          <w:delText xml:space="preserve"> </w:delText>
        </w:r>
        <w:r>
          <w:rPr>
            <w:sz w:val="20"/>
          </w:rPr>
          <w:delText>and</w:delText>
        </w:r>
        <w:r>
          <w:rPr>
            <w:spacing w:val="32"/>
            <w:sz w:val="20"/>
          </w:rPr>
          <w:delText xml:space="preserve"> </w:delText>
        </w:r>
        <w:r>
          <w:rPr>
            <w:sz w:val="20"/>
          </w:rPr>
          <w:delText>Duncan</w:delText>
        </w:r>
        <w:r>
          <w:rPr>
            <w:spacing w:val="32"/>
            <w:sz w:val="20"/>
          </w:rPr>
          <w:delText xml:space="preserve"> </w:delText>
        </w:r>
        <w:r>
          <w:rPr>
            <w:sz w:val="20"/>
          </w:rPr>
          <w:delText>and</w:delText>
        </w:r>
        <w:r>
          <w:rPr>
            <w:spacing w:val="33"/>
            <w:sz w:val="20"/>
          </w:rPr>
          <w:delText xml:space="preserve"> </w:delText>
        </w:r>
        <w:r>
          <w:rPr>
            <w:spacing w:val="-2"/>
            <w:sz w:val="20"/>
          </w:rPr>
          <w:delText>Trejo</w:delText>
        </w:r>
      </w:del>
    </w:p>
    <w:p w14:paraId="0D16932C" w14:textId="77777777" w:rsidR="00E746E6" w:rsidRDefault="000245FA">
      <w:pPr>
        <w:spacing w:before="9"/>
        <w:ind w:left="36"/>
        <w:jc w:val="both"/>
        <w:rPr>
          <w:del w:id="360" w:author="Hussain Hadah" w:date="2026-10-25T19:29:00Z" w16du:dateUtc="2026-10-25T23:29:00Z"/>
          <w:sz w:val="20"/>
        </w:rPr>
      </w:pPr>
      <w:del w:id="361" w:author="Hussain Hadah" w:date="2026-10-25T19:29:00Z" w16du:dateUtc="2026-10-25T23:29:00Z">
        <w:r>
          <w:rPr>
            <w:w w:val="110"/>
            <w:sz w:val="20"/>
          </w:rPr>
          <w:delText>(</w:delText>
        </w:r>
        <w:r w:rsidR="00E746E6">
          <w:fldChar w:fldCharType="begin"/>
        </w:r>
        <w:r w:rsidR="00E746E6">
          <w:delInstrText>HYPERLINK \l "_bookmark41"</w:delInstrText>
        </w:r>
        <w:r w:rsidR="00E746E6">
          <w:fldChar w:fldCharType="separate"/>
        </w:r>
        <w:r w:rsidR="00E746E6">
          <w:rPr>
            <w:color w:val="0000FF"/>
            <w:w w:val="110"/>
            <w:sz w:val="20"/>
          </w:rPr>
          <w:delText>2018a</w:delText>
        </w:r>
        <w:r w:rsidR="00E746E6">
          <w:fldChar w:fldCharType="end"/>
        </w:r>
        <w:r>
          <w:rPr>
            <w:w w:val="110"/>
            <w:sz w:val="20"/>
          </w:rPr>
          <w:delText>,</w:delText>
        </w:r>
        <w:r>
          <w:rPr>
            <w:spacing w:val="-9"/>
            <w:w w:val="110"/>
            <w:sz w:val="20"/>
          </w:rPr>
          <w:delText xml:space="preserve"> </w:delText>
        </w:r>
        <w:r w:rsidR="00E746E6">
          <w:fldChar w:fldCharType="begin"/>
        </w:r>
        <w:r w:rsidR="00E746E6">
          <w:delInstrText>HYPERLINK \l "_bookmark42"</w:delInstrText>
        </w:r>
        <w:r w:rsidR="00E746E6">
          <w:fldChar w:fldCharType="separate"/>
        </w:r>
        <w:r w:rsidR="00E746E6">
          <w:rPr>
            <w:color w:val="0000FF"/>
            <w:w w:val="110"/>
            <w:sz w:val="20"/>
          </w:rPr>
          <w:delText>2018b</w:delText>
        </w:r>
        <w:r w:rsidR="00E746E6">
          <w:fldChar w:fldCharType="end"/>
        </w:r>
        <w:r>
          <w:rPr>
            <w:w w:val="110"/>
            <w:sz w:val="20"/>
          </w:rPr>
          <w:delText>)</w:delText>
        </w:r>
        <w:r>
          <w:rPr>
            <w:spacing w:val="-9"/>
            <w:w w:val="110"/>
            <w:sz w:val="20"/>
          </w:rPr>
          <w:delText xml:space="preserve"> </w:delText>
        </w:r>
        <w:r>
          <w:rPr>
            <w:w w:val="110"/>
            <w:sz w:val="20"/>
          </w:rPr>
          <w:delText>document</w:delText>
        </w:r>
        <w:r>
          <w:rPr>
            <w:spacing w:val="-8"/>
            <w:w w:val="110"/>
            <w:sz w:val="20"/>
          </w:rPr>
          <w:delText xml:space="preserve"> </w:delText>
        </w:r>
        <w:r>
          <w:rPr>
            <w:w w:val="110"/>
            <w:sz w:val="20"/>
          </w:rPr>
          <w:delText>substantial</w:delText>
        </w:r>
        <w:r>
          <w:rPr>
            <w:spacing w:val="-9"/>
            <w:w w:val="110"/>
            <w:sz w:val="20"/>
          </w:rPr>
          <w:delText xml:space="preserve"> </w:delText>
        </w:r>
        <w:r>
          <w:rPr>
            <w:w w:val="110"/>
            <w:sz w:val="20"/>
          </w:rPr>
          <w:delText>identity</w:delText>
        </w:r>
        <w:r>
          <w:rPr>
            <w:spacing w:val="-9"/>
            <w:w w:val="110"/>
            <w:sz w:val="20"/>
          </w:rPr>
          <w:delText xml:space="preserve"> </w:delText>
        </w:r>
        <w:r>
          <w:rPr>
            <w:w w:val="110"/>
            <w:sz w:val="20"/>
          </w:rPr>
          <w:delText>attrition</w:delText>
        </w:r>
        <w:r>
          <w:rPr>
            <w:spacing w:val="-8"/>
            <w:w w:val="110"/>
            <w:sz w:val="20"/>
          </w:rPr>
          <w:delText xml:space="preserve"> </w:delText>
        </w:r>
        <w:r>
          <w:rPr>
            <w:w w:val="110"/>
            <w:sz w:val="20"/>
          </w:rPr>
          <w:delText>among</w:delText>
        </w:r>
        <w:r>
          <w:rPr>
            <w:spacing w:val="-9"/>
            <w:w w:val="110"/>
            <w:sz w:val="20"/>
          </w:rPr>
          <w:delText xml:space="preserve"> </w:delText>
        </w:r>
        <w:r>
          <w:rPr>
            <w:w w:val="110"/>
            <w:sz w:val="20"/>
          </w:rPr>
          <w:delText>various</w:delText>
        </w:r>
        <w:r>
          <w:rPr>
            <w:spacing w:val="-8"/>
            <w:w w:val="110"/>
            <w:sz w:val="20"/>
          </w:rPr>
          <w:delText xml:space="preserve"> </w:delText>
        </w:r>
        <w:r>
          <w:rPr>
            <w:spacing w:val="-2"/>
            <w:w w:val="110"/>
            <w:sz w:val="20"/>
          </w:rPr>
          <w:delText>groups.</w:delText>
        </w:r>
      </w:del>
    </w:p>
    <w:p w14:paraId="3618C318" w14:textId="77777777" w:rsidR="00E746E6" w:rsidRDefault="00E746E6">
      <w:pPr>
        <w:jc w:val="both"/>
        <w:rPr>
          <w:del w:id="362" w:author="Hussain Hadah" w:date="2026-10-25T19:29:00Z" w16du:dateUtc="2026-10-25T23:29:00Z"/>
          <w:sz w:val="20"/>
        </w:rPr>
        <w:sectPr w:rsidR="00E746E6">
          <w:pgSz w:w="12240" w:h="15840"/>
          <w:pgMar w:top="1820" w:right="1440" w:bottom="2460" w:left="1800" w:header="0" w:footer="2279" w:gutter="0"/>
          <w:cols w:space="720"/>
        </w:sectPr>
      </w:pPr>
    </w:p>
    <w:p w14:paraId="6F014DD3" w14:textId="77777777" w:rsidR="00E746E6" w:rsidRDefault="000245FA">
      <w:pPr>
        <w:pStyle w:val="BodyText"/>
        <w:spacing w:before="96" w:line="408" w:lineRule="auto"/>
        <w:ind w:left="36" w:right="393"/>
        <w:jc w:val="both"/>
        <w:rPr>
          <w:position w:val="9"/>
          <w:sz w:val="18"/>
        </w:rPr>
      </w:pPr>
      <w:r>
        <w:rPr>
          <w:w w:val="110"/>
        </w:rPr>
        <w:lastRenderedPageBreak/>
        <w:t>magnitude while capturing unconscious biases individuals may be unwilling to report, and previous research demonstrates the difficulty of manipulating IAT scores</w:t>
      </w:r>
      <w:r>
        <w:rPr>
          <w:spacing w:val="-17"/>
          <w:w w:val="110"/>
        </w:rPr>
        <w:t xml:space="preserve"> </w:t>
      </w:r>
      <w:r>
        <w:rPr>
          <w:w w:val="110"/>
        </w:rPr>
        <w:t>(Egloff</w:t>
      </w:r>
      <w:r>
        <w:rPr>
          <w:spacing w:val="-16"/>
          <w:w w:val="110"/>
        </w:rPr>
        <w:t xml:space="preserve"> </w:t>
      </w:r>
      <w:r>
        <w:rPr>
          <w:w w:val="110"/>
        </w:rPr>
        <w:t>and</w:t>
      </w:r>
      <w:r>
        <w:rPr>
          <w:spacing w:val="-17"/>
          <w:w w:val="110"/>
        </w:rPr>
        <w:t xml:space="preserve"> </w:t>
      </w:r>
      <w:r>
        <w:rPr>
          <w:w w:val="110"/>
        </w:rPr>
        <w:t>Schmukle</w:t>
      </w:r>
      <w:r>
        <w:rPr>
          <w:spacing w:val="-16"/>
          <w:w w:val="110"/>
        </w:rPr>
        <w:t xml:space="preserve"> </w:t>
      </w:r>
      <w:ins w:id="363" w:author="Hussain Hadah" w:date="2026-10-25T19:29:00Z" w16du:dateUtc="2026-10-25T23:29:00Z">
        <w:r w:rsidR="00665139">
          <w:rPr>
            <w:color w:val="0000FF"/>
          </w:rPr>
          <w:t>2002</w:t>
        </w:r>
        <w:r w:rsidR="00665139">
          <w:t>).</w:t>
        </w:r>
      </w:ins>
      <w:del w:id="364" w:author="Hussain Hadah" w:date="2026-10-25T19:29:00Z" w16du:dateUtc="2026-10-25T23:29:00Z">
        <w:r w:rsidR="00E746E6">
          <w:fldChar w:fldCharType="begin"/>
        </w:r>
        <w:r w:rsidR="00E746E6">
          <w:delInstrText>HYPERLINK \l "_bookmark43"</w:delInstrText>
        </w:r>
        <w:r w:rsidR="00E746E6">
          <w:fldChar w:fldCharType="separate"/>
        </w:r>
        <w:r w:rsidR="00E746E6">
          <w:rPr>
            <w:color w:val="0000FF"/>
            <w:w w:val="110"/>
          </w:rPr>
          <w:delText>2002</w:delText>
        </w:r>
        <w:r w:rsidR="00E746E6">
          <w:fldChar w:fldCharType="end"/>
        </w:r>
        <w:r>
          <w:rPr>
            <w:w w:val="110"/>
          </w:rPr>
          <w:delText>).</w:delText>
        </w:r>
      </w:del>
      <w:r>
        <w:rPr>
          <w:spacing w:val="-9"/>
          <w:w w:val="110"/>
        </w:rPr>
        <w:t xml:space="preserve"> </w:t>
      </w:r>
      <w:r>
        <w:rPr>
          <w:w w:val="110"/>
        </w:rPr>
        <w:t>A</w:t>
      </w:r>
      <w:r>
        <w:rPr>
          <w:spacing w:val="-16"/>
          <w:w w:val="110"/>
        </w:rPr>
        <w:t xml:space="preserve"> </w:t>
      </w:r>
      <w:r>
        <w:rPr>
          <w:w w:val="110"/>
        </w:rPr>
        <w:t>meta-analysis</w:t>
      </w:r>
      <w:r>
        <w:rPr>
          <w:spacing w:val="-17"/>
          <w:w w:val="110"/>
        </w:rPr>
        <w:t xml:space="preserve"> </w:t>
      </w:r>
      <w:r>
        <w:rPr>
          <w:w w:val="110"/>
        </w:rPr>
        <w:t>by</w:t>
      </w:r>
      <w:r>
        <w:rPr>
          <w:spacing w:val="-16"/>
          <w:w w:val="110"/>
        </w:rPr>
        <w:t xml:space="preserve"> </w:t>
      </w:r>
      <w:r>
        <w:rPr>
          <w:w w:val="110"/>
        </w:rPr>
        <w:t>Greenwald,</w:t>
      </w:r>
      <w:r>
        <w:rPr>
          <w:spacing w:val="-17"/>
          <w:w w:val="110"/>
        </w:rPr>
        <w:t xml:space="preserve"> </w:t>
      </w:r>
      <w:r>
        <w:rPr>
          <w:w w:val="110"/>
        </w:rPr>
        <w:t>McGhee,</w:t>
      </w:r>
      <w:r>
        <w:rPr>
          <w:spacing w:val="-16"/>
          <w:w w:val="110"/>
        </w:rPr>
        <w:t xml:space="preserve"> </w:t>
      </w:r>
      <w:r>
        <w:rPr>
          <w:w w:val="110"/>
        </w:rPr>
        <w:t>and Schwartz</w:t>
      </w:r>
      <w:r>
        <w:rPr>
          <w:spacing w:val="-17"/>
          <w:w w:val="110"/>
        </w:rPr>
        <w:t xml:space="preserve"> </w:t>
      </w:r>
      <w:ins w:id="365" w:author="Hussain Hadah" w:date="2026-10-25T19:29:00Z" w16du:dateUtc="2026-10-25T23:29:00Z">
        <w:r w:rsidR="00665139">
          <w:t>(</w:t>
        </w:r>
        <w:r w:rsidR="00665139">
          <w:rPr>
            <w:color w:val="0000FF"/>
          </w:rPr>
          <w:t>1998</w:t>
        </w:r>
        <w:r w:rsidR="00665139">
          <w:t>)</w:t>
        </w:r>
      </w:ins>
      <w:del w:id="366" w:author="Hussain Hadah" w:date="2026-10-25T19:29:00Z" w16du:dateUtc="2026-10-25T23:29:00Z">
        <w:r>
          <w:rPr>
            <w:w w:val="110"/>
          </w:rPr>
          <w:delText>(</w:delText>
        </w:r>
        <w:r w:rsidR="00E746E6">
          <w:fldChar w:fldCharType="begin"/>
        </w:r>
        <w:r w:rsidR="00E746E6">
          <w:delInstrText>HYPERLINK \l "_bookmark52"</w:delInstrText>
        </w:r>
        <w:r w:rsidR="00E746E6">
          <w:fldChar w:fldCharType="separate"/>
        </w:r>
        <w:r w:rsidR="00E746E6">
          <w:rPr>
            <w:color w:val="0000FF"/>
            <w:w w:val="110"/>
          </w:rPr>
          <w:delText>1998</w:delText>
        </w:r>
        <w:r w:rsidR="00E746E6">
          <w:fldChar w:fldCharType="end"/>
        </w:r>
        <w:r>
          <w:rPr>
            <w:w w:val="110"/>
          </w:rPr>
          <w:delText>)</w:delText>
        </w:r>
      </w:del>
      <w:r>
        <w:rPr>
          <w:spacing w:val="-16"/>
          <w:w w:val="110"/>
        </w:rPr>
        <w:t xml:space="preserve"> </w:t>
      </w:r>
      <w:r>
        <w:rPr>
          <w:w w:val="110"/>
        </w:rPr>
        <w:t>finds</w:t>
      </w:r>
      <w:r>
        <w:rPr>
          <w:spacing w:val="-17"/>
          <w:w w:val="110"/>
        </w:rPr>
        <w:t xml:space="preserve"> </w:t>
      </w:r>
      <w:r>
        <w:rPr>
          <w:w w:val="110"/>
        </w:rPr>
        <w:t>significantly</w:t>
      </w:r>
      <w:r>
        <w:rPr>
          <w:spacing w:val="-16"/>
          <w:w w:val="110"/>
        </w:rPr>
        <w:t xml:space="preserve"> </w:t>
      </w:r>
      <w:r>
        <w:rPr>
          <w:w w:val="110"/>
        </w:rPr>
        <w:t>higher</w:t>
      </w:r>
      <w:r>
        <w:rPr>
          <w:spacing w:val="-17"/>
          <w:w w:val="110"/>
        </w:rPr>
        <w:t xml:space="preserve"> </w:t>
      </w:r>
      <w:r>
        <w:rPr>
          <w:w w:val="110"/>
        </w:rPr>
        <w:t>predictive</w:t>
      </w:r>
      <w:r>
        <w:rPr>
          <w:spacing w:val="-16"/>
          <w:w w:val="110"/>
        </w:rPr>
        <w:t xml:space="preserve"> </w:t>
      </w:r>
      <w:r>
        <w:rPr>
          <w:w w:val="110"/>
        </w:rPr>
        <w:t>validity</w:t>
      </w:r>
      <w:r>
        <w:rPr>
          <w:spacing w:val="-17"/>
          <w:w w:val="110"/>
        </w:rPr>
        <w:t xml:space="preserve"> </w:t>
      </w:r>
      <w:r>
        <w:rPr>
          <w:w w:val="110"/>
        </w:rPr>
        <w:t>for</w:t>
      </w:r>
      <w:r>
        <w:rPr>
          <w:spacing w:val="-16"/>
          <w:w w:val="110"/>
        </w:rPr>
        <w:t xml:space="preserve"> </w:t>
      </w:r>
      <w:r>
        <w:rPr>
          <w:w w:val="110"/>
        </w:rPr>
        <w:t>IAT</w:t>
      </w:r>
      <w:r>
        <w:rPr>
          <w:spacing w:val="-17"/>
          <w:w w:val="110"/>
        </w:rPr>
        <w:t xml:space="preserve"> </w:t>
      </w:r>
      <w:r>
        <w:rPr>
          <w:w w:val="110"/>
        </w:rPr>
        <w:t>compared</w:t>
      </w:r>
      <w:r>
        <w:rPr>
          <w:spacing w:val="-16"/>
          <w:w w:val="110"/>
        </w:rPr>
        <w:t xml:space="preserve"> </w:t>
      </w:r>
      <w:r>
        <w:rPr>
          <w:w w:val="110"/>
        </w:rPr>
        <w:t>to self-report measures</w:t>
      </w:r>
      <w:ins w:id="367" w:author="Hussain Hadah" w:date="2026-10-25T19:29:00Z" w16du:dateUtc="2026-10-25T23:29:00Z">
        <w:r w:rsidR="00665139">
          <w:t>.</w:t>
        </w:r>
        <w:r w:rsidR="00665139">
          <w:rPr>
            <w:color w:val="0000FF"/>
            <w:vertAlign w:val="superscript"/>
          </w:rPr>
          <w:footnoteReference w:id="8"/>
        </w:r>
      </w:ins>
      <w:del w:id="369" w:author="Hussain Hadah" w:date="2026-10-25T19:29:00Z" w16du:dateUtc="2026-10-25T23:29:00Z">
        <w:r>
          <w:rPr>
            <w:w w:val="110"/>
          </w:rPr>
          <w:delText>.</w:delText>
        </w:r>
        <w:r w:rsidR="00E746E6">
          <w:fldChar w:fldCharType="begin"/>
        </w:r>
        <w:r w:rsidR="00E746E6">
          <w:delInstrText>HYPERLINK \l "_bookmark7"</w:delInstrText>
        </w:r>
        <w:r w:rsidR="00E746E6">
          <w:fldChar w:fldCharType="separate"/>
        </w:r>
        <w:r w:rsidR="00E746E6">
          <w:rPr>
            <w:color w:val="0000FF"/>
            <w:w w:val="110"/>
            <w:position w:val="9"/>
            <w:sz w:val="18"/>
          </w:rPr>
          <w:delText>8</w:delText>
        </w:r>
        <w:r w:rsidR="00E746E6">
          <w:fldChar w:fldCharType="end"/>
        </w:r>
      </w:del>
    </w:p>
    <w:p w14:paraId="20139D40" w14:textId="77777777" w:rsidR="00E746E6" w:rsidRDefault="000245FA">
      <w:pPr>
        <w:pStyle w:val="BodyText"/>
        <w:spacing w:before="11" w:line="415" w:lineRule="auto"/>
        <w:ind w:left="36" w:right="327" w:firstLine="351"/>
        <w:jc w:val="both"/>
      </w:pPr>
      <w:r>
        <w:rPr>
          <w:w w:val="110"/>
        </w:rPr>
        <w:t>However,</w:t>
      </w:r>
      <w:r>
        <w:rPr>
          <w:spacing w:val="-11"/>
          <w:w w:val="110"/>
        </w:rPr>
        <w:t xml:space="preserve"> </w:t>
      </w:r>
      <w:r>
        <w:rPr>
          <w:w w:val="110"/>
        </w:rPr>
        <w:t>some</w:t>
      </w:r>
      <w:r>
        <w:rPr>
          <w:spacing w:val="-12"/>
          <w:w w:val="110"/>
        </w:rPr>
        <w:t xml:space="preserve"> </w:t>
      </w:r>
      <w:r>
        <w:rPr>
          <w:w w:val="110"/>
        </w:rPr>
        <w:t>research</w:t>
      </w:r>
      <w:r>
        <w:rPr>
          <w:spacing w:val="-12"/>
          <w:w w:val="110"/>
        </w:rPr>
        <w:t xml:space="preserve"> </w:t>
      </w:r>
      <w:r>
        <w:rPr>
          <w:w w:val="110"/>
        </w:rPr>
        <w:t>questions</w:t>
      </w:r>
      <w:r>
        <w:rPr>
          <w:spacing w:val="-12"/>
          <w:w w:val="110"/>
        </w:rPr>
        <w:t xml:space="preserve"> </w:t>
      </w:r>
      <w:r>
        <w:rPr>
          <w:w w:val="110"/>
        </w:rPr>
        <w:t>IAT</w:t>
      </w:r>
      <w:r>
        <w:rPr>
          <w:spacing w:val="-12"/>
          <w:w w:val="110"/>
        </w:rPr>
        <w:t xml:space="preserve"> </w:t>
      </w:r>
      <w:r>
        <w:rPr>
          <w:w w:val="110"/>
        </w:rPr>
        <w:t>predictive</w:t>
      </w:r>
      <w:r>
        <w:rPr>
          <w:spacing w:val="-12"/>
          <w:w w:val="110"/>
        </w:rPr>
        <w:t xml:space="preserve"> </w:t>
      </w:r>
      <w:r>
        <w:rPr>
          <w:w w:val="110"/>
        </w:rPr>
        <w:t>validity</w:t>
      </w:r>
      <w:r>
        <w:rPr>
          <w:spacing w:val="-12"/>
          <w:w w:val="110"/>
        </w:rPr>
        <w:t xml:space="preserve"> </w:t>
      </w:r>
      <w:r>
        <w:rPr>
          <w:w w:val="110"/>
        </w:rPr>
        <w:t>claims. Implicit</w:t>
      </w:r>
      <w:r>
        <w:rPr>
          <w:spacing w:val="-12"/>
          <w:w w:val="110"/>
        </w:rPr>
        <w:t xml:space="preserve"> </w:t>
      </w:r>
      <w:ins w:id="370" w:author="Hussain Hadah" w:date="2026-10-25T19:29:00Z" w16du:dateUtc="2026-10-25T23:29:00Z">
        <w:r w:rsidR="00665139">
          <w:t>Association</w:t>
        </w:r>
      </w:ins>
      <w:del w:id="371" w:author="Hussain Hadah" w:date="2026-10-25T19:29:00Z" w16du:dateUtc="2026-10-25T23:29:00Z">
        <w:r>
          <w:rPr>
            <w:w w:val="110"/>
          </w:rPr>
          <w:delText>As-sociation</w:delText>
        </w:r>
      </w:del>
      <w:r>
        <w:rPr>
          <w:spacing w:val="-15"/>
          <w:w w:val="110"/>
        </w:rPr>
        <w:t xml:space="preserve"> </w:t>
      </w:r>
      <w:r>
        <w:rPr>
          <w:w w:val="110"/>
        </w:rPr>
        <w:t>Tests</w:t>
      </w:r>
      <w:r>
        <w:rPr>
          <w:spacing w:val="-15"/>
          <w:w w:val="110"/>
        </w:rPr>
        <w:t xml:space="preserve"> </w:t>
      </w:r>
      <w:r>
        <w:rPr>
          <w:w w:val="110"/>
        </w:rPr>
        <w:t>may</w:t>
      </w:r>
      <w:r>
        <w:rPr>
          <w:spacing w:val="-15"/>
          <w:w w:val="110"/>
        </w:rPr>
        <w:t xml:space="preserve"> </w:t>
      </w:r>
      <w:r>
        <w:rPr>
          <w:w w:val="110"/>
        </w:rPr>
        <w:t>not</w:t>
      </w:r>
      <w:r>
        <w:rPr>
          <w:spacing w:val="-15"/>
          <w:w w:val="110"/>
        </w:rPr>
        <w:t xml:space="preserve"> </w:t>
      </w:r>
      <w:r>
        <w:rPr>
          <w:w w:val="110"/>
        </w:rPr>
        <w:t>reliably</w:t>
      </w:r>
      <w:r>
        <w:rPr>
          <w:spacing w:val="-15"/>
          <w:w w:val="110"/>
        </w:rPr>
        <w:t xml:space="preserve"> </w:t>
      </w:r>
      <w:r>
        <w:rPr>
          <w:w w:val="110"/>
        </w:rPr>
        <w:t>measure</w:t>
      </w:r>
      <w:r>
        <w:rPr>
          <w:spacing w:val="-15"/>
          <w:w w:val="110"/>
        </w:rPr>
        <w:t xml:space="preserve"> </w:t>
      </w:r>
      <w:r>
        <w:rPr>
          <w:w w:val="110"/>
        </w:rPr>
        <w:t>or</w:t>
      </w:r>
      <w:r>
        <w:rPr>
          <w:spacing w:val="-15"/>
          <w:w w:val="110"/>
        </w:rPr>
        <w:t xml:space="preserve"> </w:t>
      </w:r>
      <w:r>
        <w:rPr>
          <w:w w:val="110"/>
        </w:rPr>
        <w:t>predict</w:t>
      </w:r>
      <w:r>
        <w:rPr>
          <w:spacing w:val="-15"/>
          <w:w w:val="110"/>
        </w:rPr>
        <w:t xml:space="preserve"> </w:t>
      </w:r>
      <w:r>
        <w:rPr>
          <w:w w:val="110"/>
        </w:rPr>
        <w:t>implicit</w:t>
      </w:r>
      <w:r>
        <w:rPr>
          <w:spacing w:val="-15"/>
          <w:w w:val="110"/>
        </w:rPr>
        <w:t xml:space="preserve"> </w:t>
      </w:r>
      <w:r>
        <w:rPr>
          <w:w w:val="110"/>
        </w:rPr>
        <w:t>prejudice</w:t>
      </w:r>
      <w:r>
        <w:rPr>
          <w:spacing w:val="-15"/>
          <w:w w:val="110"/>
        </w:rPr>
        <w:t xml:space="preserve"> </w:t>
      </w:r>
      <w:r>
        <w:rPr>
          <w:w w:val="110"/>
        </w:rPr>
        <w:t>or</w:t>
      </w:r>
      <w:r>
        <w:rPr>
          <w:spacing w:val="-15"/>
          <w:w w:val="110"/>
        </w:rPr>
        <w:t xml:space="preserve"> </w:t>
      </w:r>
      <w:r>
        <w:rPr>
          <w:w w:val="110"/>
        </w:rPr>
        <w:t>biased</w:t>
      </w:r>
      <w:r>
        <w:rPr>
          <w:spacing w:val="-15"/>
          <w:w w:val="110"/>
        </w:rPr>
        <w:t xml:space="preserve"> </w:t>
      </w:r>
      <w:ins w:id="372" w:author="Hussain Hadah" w:date="2026-10-25T19:29:00Z" w16du:dateUtc="2026-10-25T23:29:00Z">
        <w:r w:rsidR="00665139">
          <w:t>behaviors</w:t>
        </w:r>
      </w:ins>
      <w:del w:id="373" w:author="Hussain Hadah" w:date="2026-10-25T19:29:00Z" w16du:dateUtc="2026-10-25T23:29:00Z">
        <w:r>
          <w:rPr>
            <w:w w:val="110"/>
          </w:rPr>
          <w:delText>be-haviors</w:delText>
        </w:r>
      </w:del>
      <w:r>
        <w:rPr>
          <w:w w:val="110"/>
        </w:rPr>
        <w:t>.</w:t>
      </w:r>
      <w:r>
        <w:rPr>
          <w:spacing w:val="-17"/>
          <w:w w:val="110"/>
        </w:rPr>
        <w:t xml:space="preserve"> </w:t>
      </w:r>
      <w:r>
        <w:rPr>
          <w:w w:val="110"/>
        </w:rPr>
        <w:t>Research</w:t>
      </w:r>
      <w:r>
        <w:rPr>
          <w:spacing w:val="-16"/>
          <w:w w:val="110"/>
        </w:rPr>
        <w:t xml:space="preserve"> </w:t>
      </w:r>
      <w:r>
        <w:rPr>
          <w:w w:val="110"/>
        </w:rPr>
        <w:t>shows</w:t>
      </w:r>
      <w:r>
        <w:rPr>
          <w:spacing w:val="-17"/>
          <w:w w:val="110"/>
        </w:rPr>
        <w:t xml:space="preserve"> </w:t>
      </w:r>
      <w:r>
        <w:rPr>
          <w:w w:val="110"/>
        </w:rPr>
        <w:t>implicit</w:t>
      </w:r>
      <w:r>
        <w:rPr>
          <w:spacing w:val="-16"/>
          <w:w w:val="110"/>
        </w:rPr>
        <w:t xml:space="preserve"> </w:t>
      </w:r>
      <w:r>
        <w:rPr>
          <w:w w:val="110"/>
        </w:rPr>
        <w:t>biases</w:t>
      </w:r>
      <w:r>
        <w:rPr>
          <w:spacing w:val="-17"/>
          <w:w w:val="110"/>
        </w:rPr>
        <w:t xml:space="preserve"> </w:t>
      </w:r>
      <w:r>
        <w:rPr>
          <w:w w:val="110"/>
        </w:rPr>
        <w:t>experience</w:t>
      </w:r>
      <w:r>
        <w:rPr>
          <w:spacing w:val="-16"/>
          <w:w w:val="110"/>
        </w:rPr>
        <w:t xml:space="preserve"> </w:t>
      </w:r>
      <w:r>
        <w:rPr>
          <w:w w:val="110"/>
        </w:rPr>
        <w:t>minor,</w:t>
      </w:r>
      <w:r>
        <w:rPr>
          <w:spacing w:val="-17"/>
          <w:w w:val="110"/>
        </w:rPr>
        <w:t xml:space="preserve"> </w:t>
      </w:r>
      <w:r>
        <w:rPr>
          <w:w w:val="110"/>
        </w:rPr>
        <w:t>temporary</w:t>
      </w:r>
      <w:r>
        <w:rPr>
          <w:spacing w:val="-16"/>
          <w:w w:val="110"/>
        </w:rPr>
        <w:t xml:space="preserve"> </w:t>
      </w:r>
      <w:ins w:id="374" w:author="Hussain Hadah" w:date="2026-10-25T19:29:00Z" w16du:dateUtc="2026-10-25T23:29:00Z">
        <w:r w:rsidR="00665139">
          <w:t>interventioninduced</w:t>
        </w:r>
      </w:ins>
      <w:del w:id="375" w:author="Hussain Hadah" w:date="2026-10-25T19:29:00Z" w16du:dateUtc="2026-10-25T23:29:00Z">
        <w:r>
          <w:rPr>
            <w:w w:val="110"/>
          </w:rPr>
          <w:delText>intervention-induced</w:delText>
        </w:r>
      </w:del>
      <w:r>
        <w:rPr>
          <w:w w:val="110"/>
        </w:rPr>
        <w:t xml:space="preserve"> changes.</w:t>
      </w:r>
      <w:r>
        <w:rPr>
          <w:spacing w:val="40"/>
          <w:w w:val="110"/>
        </w:rPr>
        <w:t xml:space="preserve"> </w:t>
      </w:r>
      <w:r>
        <w:rPr>
          <w:w w:val="110"/>
        </w:rPr>
        <w:t xml:space="preserve">Additionally, implicit bias fails to predict dictator game </w:t>
      </w:r>
      <w:ins w:id="376" w:author="Hussain Hadah" w:date="2026-10-25T19:29:00Z" w16du:dateUtc="2026-10-25T23:29:00Z">
        <w:r w:rsidR="00665139">
          <w:t>contributions</w:t>
        </w:r>
      </w:ins>
      <w:del w:id="377" w:author="Hussain Hadah" w:date="2026-10-25T19:29:00Z" w16du:dateUtc="2026-10-25T23:29:00Z">
        <w:r>
          <w:rPr>
            <w:w w:val="110"/>
          </w:rPr>
          <w:delText>con-tributions</w:delText>
        </w:r>
      </w:del>
      <w:r>
        <w:rPr>
          <w:w w:val="110"/>
        </w:rPr>
        <w:t xml:space="preserve"> or social pressure susceptibility, highlighting distinctions between </w:t>
      </w:r>
      <w:ins w:id="378" w:author="Hussain Hadah" w:date="2026-10-25T19:29:00Z" w16du:dateUtc="2026-10-25T23:29:00Z">
        <w:r w:rsidR="00665139">
          <w:t>implicit</w:t>
        </w:r>
      </w:ins>
      <w:del w:id="379" w:author="Hussain Hadah" w:date="2026-10-25T19:29:00Z" w16du:dateUtc="2026-10-25T23:29:00Z">
        <w:r>
          <w:rPr>
            <w:w w:val="110"/>
          </w:rPr>
          <w:delText>im-plicit</w:delText>
        </w:r>
      </w:del>
      <w:r>
        <w:rPr>
          <w:w w:val="110"/>
        </w:rPr>
        <w:t xml:space="preserve"> bias and biased actions (Arkes and Tetlock </w:t>
      </w:r>
      <w:ins w:id="380" w:author="Hussain Hadah" w:date="2026-10-25T19:29:00Z" w16du:dateUtc="2026-10-25T23:29:00Z">
        <w:r w:rsidR="00665139">
          <w:rPr>
            <w:color w:val="0000FF"/>
          </w:rPr>
          <w:t>2004</w:t>
        </w:r>
        <w:r w:rsidR="00665139">
          <w:t>;</w:t>
        </w:r>
      </w:ins>
      <w:del w:id="381" w:author="Hussain Hadah" w:date="2026-10-25T19:29:00Z" w16du:dateUtc="2026-10-25T23:29:00Z">
        <w:r w:rsidR="00E746E6">
          <w:fldChar w:fldCharType="begin"/>
        </w:r>
        <w:r w:rsidR="00E746E6">
          <w:delInstrText>HYPERLINK \l "_bookmark25"</w:delInstrText>
        </w:r>
        <w:r w:rsidR="00E746E6">
          <w:fldChar w:fldCharType="separate"/>
        </w:r>
        <w:r w:rsidR="00E746E6">
          <w:rPr>
            <w:color w:val="0000FF"/>
            <w:w w:val="110"/>
          </w:rPr>
          <w:delText>2004</w:delText>
        </w:r>
        <w:r w:rsidR="00E746E6">
          <w:fldChar w:fldCharType="end"/>
        </w:r>
        <w:r>
          <w:rPr>
            <w:w w:val="110"/>
          </w:rPr>
          <w:delText>;</w:delText>
        </w:r>
      </w:del>
      <w:r>
        <w:rPr>
          <w:w w:val="110"/>
        </w:rPr>
        <w:t xml:space="preserve"> Forscher et al. </w:t>
      </w:r>
      <w:ins w:id="382" w:author="Hussain Hadah" w:date="2026-10-25T19:29:00Z" w16du:dateUtc="2026-10-25T23:29:00Z">
        <w:r w:rsidR="00665139">
          <w:rPr>
            <w:color w:val="0000FF"/>
          </w:rPr>
          <w:t>2019</w:t>
        </w:r>
        <w:r w:rsidR="00665139">
          <w:t>;</w:t>
        </w:r>
      </w:ins>
      <w:del w:id="383" w:author="Hussain Hadah" w:date="2026-10-25T19:29:00Z" w16du:dateUtc="2026-10-25T23:29:00Z">
        <w:r w:rsidR="00E746E6">
          <w:fldChar w:fldCharType="begin"/>
        </w:r>
        <w:r w:rsidR="00E746E6">
          <w:delInstrText>HYPERLINK \l "_bookmark46"</w:delInstrText>
        </w:r>
        <w:r w:rsidR="00E746E6">
          <w:fldChar w:fldCharType="separate"/>
        </w:r>
        <w:r w:rsidR="00E746E6">
          <w:rPr>
            <w:color w:val="0000FF"/>
            <w:w w:val="110"/>
          </w:rPr>
          <w:delText>2019</w:delText>
        </w:r>
        <w:r w:rsidR="00E746E6">
          <w:fldChar w:fldCharType="end"/>
        </w:r>
        <w:r>
          <w:rPr>
            <w:w w:val="110"/>
          </w:rPr>
          <w:delText>;</w:delText>
        </w:r>
      </w:del>
      <w:r>
        <w:rPr>
          <w:w w:val="110"/>
        </w:rPr>
        <w:t xml:space="preserve"> Lee </w:t>
      </w:r>
      <w:ins w:id="384" w:author="Hussain Hadah" w:date="2026-10-25T19:29:00Z" w16du:dateUtc="2026-10-25T23:29:00Z">
        <w:r w:rsidR="00665139">
          <w:rPr>
            <w:color w:val="0000FF"/>
          </w:rPr>
          <w:t>2018</w:t>
        </w:r>
        <w:r w:rsidR="00665139">
          <w:t>).</w:t>
        </w:r>
      </w:ins>
      <w:del w:id="385" w:author="Hussain Hadah" w:date="2026-10-25T19:29:00Z" w16du:dateUtc="2026-10-25T23:29:00Z">
        <w:r w:rsidR="00E746E6">
          <w:fldChar w:fldCharType="begin"/>
        </w:r>
        <w:r w:rsidR="00E746E6">
          <w:delInstrText>HYPERLINK \l "_bookmark56"</w:delInstrText>
        </w:r>
        <w:r w:rsidR="00E746E6">
          <w:fldChar w:fldCharType="separate"/>
        </w:r>
        <w:r w:rsidR="00E746E6">
          <w:rPr>
            <w:color w:val="0000FF"/>
            <w:w w:val="110"/>
          </w:rPr>
          <w:delText>2018</w:delText>
        </w:r>
        <w:r w:rsidR="00E746E6">
          <w:fldChar w:fldCharType="end"/>
        </w:r>
        <w:r>
          <w:rPr>
            <w:w w:val="110"/>
          </w:rPr>
          <w:delText>).</w:delText>
        </w:r>
      </w:del>
      <w:r>
        <w:rPr>
          <w:spacing w:val="40"/>
          <w:w w:val="110"/>
        </w:rPr>
        <w:t xml:space="preserve"> </w:t>
      </w:r>
      <w:r>
        <w:rPr>
          <w:w w:val="110"/>
        </w:rPr>
        <w:t>Therefore, I supplement IAT with explicit bias measures from American National Election Studies (ANES) and hate crimes against Asian individuals to construct a composite bias measure.</w:t>
      </w:r>
    </w:p>
    <w:p w14:paraId="2B8474FF" w14:textId="77777777" w:rsidR="00E746E6" w:rsidRDefault="000245FA">
      <w:pPr>
        <w:pStyle w:val="BodyText"/>
        <w:spacing w:before="6" w:line="410" w:lineRule="auto"/>
        <w:ind w:left="36" w:right="381" w:firstLine="351"/>
        <w:jc w:val="both"/>
        <w:rPr>
          <w:del w:id="386" w:author="Hussain Hadah" w:date="2026-10-25T19:29:00Z" w16du:dateUtc="2026-10-25T23:29:00Z"/>
        </w:rPr>
      </w:pPr>
      <w:del w:id="387" w:author="Hussain Hadah" w:date="2026-10-25T19:29:00Z" w16du:dateUtc="2026-10-25T23:29:00Z">
        <w:r>
          <w:rPr>
            <w:noProof/>
          </w:rPr>
          <mc:AlternateContent>
            <mc:Choice Requires="wps">
              <w:drawing>
                <wp:anchor distT="0" distB="0" distL="0" distR="0" simplePos="0" relativeHeight="15733248" behindDoc="0" locked="0" layoutInCell="1" allowOverlap="1" wp14:anchorId="764CCF5E" wp14:editId="7BBC484C">
                  <wp:simplePos x="0" y="0"/>
                  <wp:positionH relativeFrom="page">
                    <wp:posOffset>1165872</wp:posOffset>
                  </wp:positionH>
                  <wp:positionV relativeFrom="paragraph">
                    <wp:posOffset>1808467</wp:posOffset>
                  </wp:positionV>
                  <wp:extent cx="1088390"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8390" cy="1270"/>
                          </a:xfrm>
                          <a:custGeom>
                            <a:avLst/>
                            <a:gdLst/>
                            <a:ahLst/>
                            <a:cxnLst/>
                            <a:rect l="l" t="t" r="r" b="b"/>
                            <a:pathLst>
                              <a:path w="1088390">
                                <a:moveTo>
                                  <a:pt x="0" y="0"/>
                                </a:moveTo>
                                <a:lnTo>
                                  <a:pt x="108811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3248" from="91.801003pt,142.398987pt" to="177.479003pt,142.398987pt" stroked="true" strokeweight=".398pt" strokecolor="#000000">
                  <v:stroke dashstyle="solid"/>
                  <w10:wrap type="none"/>
                </v:line>
              </w:pict>
            </mc:Fallback>
          </mc:AlternateContent>
        </w:r>
      </w:del>
      <w:r>
        <w:t xml:space="preserve">I develop a second proxy from the American National Election Studies (ANES), </w:t>
      </w:r>
      <w:r>
        <w:rPr>
          <w:w w:val="110"/>
        </w:rPr>
        <w:t>averaging</w:t>
      </w:r>
      <w:r>
        <w:rPr>
          <w:spacing w:val="-12"/>
          <w:w w:val="110"/>
        </w:rPr>
        <w:t xml:space="preserve"> </w:t>
      </w:r>
      <w:r>
        <w:rPr>
          <w:w w:val="110"/>
        </w:rPr>
        <w:t>responses</w:t>
      </w:r>
      <w:r>
        <w:rPr>
          <w:spacing w:val="-12"/>
          <w:w w:val="110"/>
        </w:rPr>
        <w:t xml:space="preserve"> </w:t>
      </w:r>
      <w:r>
        <w:rPr>
          <w:w w:val="110"/>
        </w:rPr>
        <w:t>across</w:t>
      </w:r>
      <w:r>
        <w:rPr>
          <w:spacing w:val="-12"/>
          <w:w w:val="110"/>
        </w:rPr>
        <w:t xml:space="preserve"> </w:t>
      </w:r>
      <w:r>
        <w:rPr>
          <w:w w:val="110"/>
        </w:rPr>
        <w:t>several</w:t>
      </w:r>
      <w:r>
        <w:rPr>
          <w:spacing w:val="-12"/>
          <w:w w:val="110"/>
        </w:rPr>
        <w:t xml:space="preserve"> </w:t>
      </w:r>
      <w:r>
        <w:rPr>
          <w:w w:val="110"/>
        </w:rPr>
        <w:t>2004–2020</w:t>
      </w:r>
      <w:r>
        <w:rPr>
          <w:spacing w:val="-12"/>
          <w:w w:val="110"/>
        </w:rPr>
        <w:t xml:space="preserve"> </w:t>
      </w:r>
      <w:r>
        <w:rPr>
          <w:w w:val="110"/>
        </w:rPr>
        <w:t>questions</w:t>
      </w:r>
      <w:r>
        <w:rPr>
          <w:spacing w:val="-12"/>
          <w:w w:val="110"/>
        </w:rPr>
        <w:t xml:space="preserve"> </w:t>
      </w:r>
      <w:r>
        <w:rPr>
          <w:w w:val="110"/>
        </w:rPr>
        <w:t>measuring</w:t>
      </w:r>
      <w:r>
        <w:rPr>
          <w:spacing w:val="-12"/>
          <w:w w:val="110"/>
        </w:rPr>
        <w:t xml:space="preserve"> </w:t>
      </w:r>
      <w:r>
        <w:rPr>
          <w:w w:val="110"/>
        </w:rPr>
        <w:t>racial</w:t>
      </w:r>
      <w:r>
        <w:rPr>
          <w:spacing w:val="-12"/>
          <w:w w:val="110"/>
        </w:rPr>
        <w:t xml:space="preserve"> </w:t>
      </w:r>
      <w:r>
        <w:rPr>
          <w:w w:val="110"/>
        </w:rPr>
        <w:t xml:space="preserve">animus </w:t>
      </w:r>
      <w:ins w:id="388" w:author="Hussain Hadah" w:date="2026-10-25T19:29:00Z" w16du:dateUtc="2026-10-25T23:29:00Z">
        <w:r w:rsidR="00665139">
          <w:t>(</w:t>
        </w:r>
        <w:r w:rsidR="00665139">
          <w:rPr>
            <w:color w:val="0000FF"/>
          </w:rPr>
          <w:t>American National Election Studies 2021</w:t>
        </w:r>
        <w:r w:rsidR="00665139">
          <w:t>).</w:t>
        </w:r>
        <w:r w:rsidR="00665139">
          <w:rPr>
            <w:color w:val="0000FF"/>
            <w:vertAlign w:val="superscript"/>
          </w:rPr>
          <w:footnoteReference w:id="9"/>
        </w:r>
      </w:ins>
      <w:del w:id="390" w:author="Hussain Hadah" w:date="2026-10-25T19:29:00Z" w16du:dateUtc="2026-10-25T23:29:00Z">
        <w:r>
          <w:rPr>
            <w:w w:val="110"/>
          </w:rPr>
          <w:delText>(</w:delText>
        </w:r>
        <w:r w:rsidR="00E746E6">
          <w:fldChar w:fldCharType="begin"/>
        </w:r>
        <w:r w:rsidR="00E746E6">
          <w:delInstrText>HYPERLINK \l "_bookmark19"</w:delInstrText>
        </w:r>
        <w:r w:rsidR="00E746E6">
          <w:fldChar w:fldCharType="separate"/>
        </w:r>
        <w:r w:rsidR="00E746E6">
          <w:rPr>
            <w:color w:val="0000FF"/>
            <w:w w:val="110"/>
          </w:rPr>
          <w:delText>American</w:delText>
        </w:r>
        <w:r w:rsidR="00E746E6">
          <w:rPr>
            <w:color w:val="0000FF"/>
            <w:spacing w:val="-17"/>
            <w:w w:val="110"/>
          </w:rPr>
          <w:delText xml:space="preserve"> </w:delText>
        </w:r>
        <w:r w:rsidR="00E746E6">
          <w:rPr>
            <w:color w:val="0000FF"/>
            <w:w w:val="110"/>
          </w:rPr>
          <w:delText>National</w:delText>
        </w:r>
        <w:r w:rsidR="00E746E6">
          <w:rPr>
            <w:color w:val="0000FF"/>
            <w:spacing w:val="-16"/>
            <w:w w:val="110"/>
          </w:rPr>
          <w:delText xml:space="preserve"> </w:delText>
        </w:r>
        <w:r w:rsidR="00E746E6">
          <w:rPr>
            <w:color w:val="0000FF"/>
            <w:w w:val="110"/>
          </w:rPr>
          <w:delText>Election</w:delText>
        </w:r>
        <w:r w:rsidR="00E746E6">
          <w:rPr>
            <w:color w:val="0000FF"/>
            <w:spacing w:val="-17"/>
            <w:w w:val="110"/>
          </w:rPr>
          <w:delText xml:space="preserve"> </w:delText>
        </w:r>
        <w:r w:rsidR="00E746E6">
          <w:rPr>
            <w:color w:val="0000FF"/>
            <w:w w:val="110"/>
          </w:rPr>
          <w:delText>Studies</w:delText>
        </w:r>
        <w:r w:rsidR="00E746E6">
          <w:fldChar w:fldCharType="end"/>
        </w:r>
        <w:r>
          <w:rPr>
            <w:color w:val="0000FF"/>
            <w:spacing w:val="-16"/>
            <w:w w:val="110"/>
          </w:rPr>
          <w:delText xml:space="preserve"> </w:delText>
        </w:r>
        <w:r w:rsidR="00E746E6">
          <w:fldChar w:fldCharType="begin"/>
        </w:r>
        <w:r w:rsidR="00E746E6">
          <w:delInstrText>HYPERLINK \l "_bookmark19"</w:delInstrText>
        </w:r>
        <w:r w:rsidR="00E746E6">
          <w:fldChar w:fldCharType="separate"/>
        </w:r>
        <w:r w:rsidR="00E746E6">
          <w:rPr>
            <w:color w:val="0000FF"/>
            <w:w w:val="110"/>
          </w:rPr>
          <w:delText>2021</w:delText>
        </w:r>
        <w:r w:rsidR="00E746E6">
          <w:fldChar w:fldCharType="end"/>
        </w:r>
        <w:r>
          <w:rPr>
            <w:w w:val="110"/>
          </w:rPr>
          <w:delText>).</w:delText>
        </w:r>
        <w:r w:rsidR="00E746E6">
          <w:fldChar w:fldCharType="begin"/>
        </w:r>
        <w:r w:rsidR="00E746E6">
          <w:delInstrText>HYPERLINK \l "_bookmark8"</w:delInstrText>
        </w:r>
        <w:r w:rsidR="00E746E6">
          <w:fldChar w:fldCharType="separate"/>
        </w:r>
        <w:r w:rsidR="00E746E6">
          <w:rPr>
            <w:color w:val="0000FF"/>
            <w:w w:val="110"/>
            <w:position w:val="9"/>
            <w:sz w:val="18"/>
          </w:rPr>
          <w:delText>9</w:delText>
        </w:r>
        <w:r w:rsidR="00E746E6">
          <w:fldChar w:fldCharType="end"/>
        </w:r>
      </w:del>
      <w:r>
        <w:rPr>
          <w:color w:val="0000FF"/>
          <w:spacing w:val="-6"/>
          <w:w w:val="110"/>
          <w:position w:val="9"/>
          <w:sz w:val="18"/>
        </w:rPr>
        <w:t xml:space="preserve"> </w:t>
      </w:r>
      <w:r>
        <w:rPr>
          <w:w w:val="110"/>
        </w:rPr>
        <w:t>While</w:t>
      </w:r>
      <w:r>
        <w:rPr>
          <w:spacing w:val="-16"/>
          <w:w w:val="110"/>
        </w:rPr>
        <w:t xml:space="preserve"> </w:t>
      </w:r>
      <w:r>
        <w:rPr>
          <w:w w:val="110"/>
        </w:rPr>
        <w:t>the</w:t>
      </w:r>
      <w:r>
        <w:rPr>
          <w:spacing w:val="-17"/>
          <w:w w:val="110"/>
        </w:rPr>
        <w:t xml:space="preserve"> </w:t>
      </w:r>
      <w:r>
        <w:rPr>
          <w:w w:val="110"/>
        </w:rPr>
        <w:t>ANES</w:t>
      </w:r>
      <w:r>
        <w:rPr>
          <w:spacing w:val="-16"/>
          <w:w w:val="110"/>
        </w:rPr>
        <w:t xml:space="preserve"> </w:t>
      </w:r>
      <w:r>
        <w:rPr>
          <w:w w:val="110"/>
        </w:rPr>
        <w:t>racial</w:t>
      </w:r>
      <w:r>
        <w:rPr>
          <w:spacing w:val="-17"/>
          <w:w w:val="110"/>
        </w:rPr>
        <w:t xml:space="preserve"> </w:t>
      </w:r>
      <w:r>
        <w:rPr>
          <w:w w:val="110"/>
        </w:rPr>
        <w:t>animus</w:t>
      </w:r>
      <w:r>
        <w:rPr>
          <w:spacing w:val="-16"/>
          <w:w w:val="110"/>
        </w:rPr>
        <w:t xml:space="preserve"> </w:t>
      </w:r>
      <w:ins w:id="391" w:author="Hussain Hadah" w:date="2026-10-25T19:29:00Z" w16du:dateUtc="2026-10-25T23:29:00Z">
        <w:r w:rsidR="00665139">
          <w:t>questions</w:t>
        </w:r>
      </w:ins>
      <w:del w:id="392" w:author="Hussain Hadah" w:date="2026-10-25T19:29:00Z" w16du:dateUtc="2026-10-25T23:29:00Z">
        <w:r>
          <w:rPr>
            <w:w w:val="110"/>
          </w:rPr>
          <w:delText>ques-tions</w:delText>
        </w:r>
      </w:del>
      <w:r>
        <w:rPr>
          <w:spacing w:val="-13"/>
          <w:w w:val="110"/>
        </w:rPr>
        <w:t xml:space="preserve"> </w:t>
      </w:r>
      <w:r>
        <w:rPr>
          <w:w w:val="110"/>
        </w:rPr>
        <w:t>primarily</w:t>
      </w:r>
      <w:r>
        <w:rPr>
          <w:spacing w:val="-13"/>
          <w:w w:val="110"/>
        </w:rPr>
        <w:t xml:space="preserve"> </w:t>
      </w:r>
      <w:r>
        <w:rPr>
          <w:w w:val="110"/>
        </w:rPr>
        <w:t>focus</w:t>
      </w:r>
      <w:r>
        <w:rPr>
          <w:spacing w:val="-13"/>
          <w:w w:val="110"/>
        </w:rPr>
        <w:t xml:space="preserve"> </w:t>
      </w:r>
      <w:r>
        <w:rPr>
          <w:w w:val="110"/>
        </w:rPr>
        <w:t>on</w:t>
      </w:r>
      <w:r>
        <w:rPr>
          <w:spacing w:val="-13"/>
          <w:w w:val="110"/>
        </w:rPr>
        <w:t xml:space="preserve"> </w:t>
      </w:r>
      <w:r>
        <w:rPr>
          <w:w w:val="110"/>
        </w:rPr>
        <w:t>attitudes</w:t>
      </w:r>
      <w:r>
        <w:rPr>
          <w:spacing w:val="-13"/>
          <w:w w:val="110"/>
        </w:rPr>
        <w:t xml:space="preserve"> </w:t>
      </w:r>
      <w:r>
        <w:rPr>
          <w:w w:val="110"/>
        </w:rPr>
        <w:t>toward</w:t>
      </w:r>
      <w:r>
        <w:rPr>
          <w:spacing w:val="-13"/>
          <w:w w:val="110"/>
        </w:rPr>
        <w:t xml:space="preserve"> </w:t>
      </w:r>
      <w:r>
        <w:rPr>
          <w:w w:val="110"/>
        </w:rPr>
        <w:t>Black</w:t>
      </w:r>
      <w:r>
        <w:rPr>
          <w:spacing w:val="-13"/>
          <w:w w:val="110"/>
        </w:rPr>
        <w:t xml:space="preserve"> </w:t>
      </w:r>
      <w:r>
        <w:rPr>
          <w:w w:val="110"/>
        </w:rPr>
        <w:t>Americans,</w:t>
      </w:r>
      <w:r>
        <w:rPr>
          <w:spacing w:val="-10"/>
          <w:w w:val="110"/>
        </w:rPr>
        <w:t xml:space="preserve"> </w:t>
      </w:r>
      <w:r>
        <w:rPr>
          <w:w w:val="110"/>
        </w:rPr>
        <w:t>research</w:t>
      </w:r>
      <w:r>
        <w:rPr>
          <w:spacing w:val="-13"/>
          <w:w w:val="110"/>
        </w:rPr>
        <w:t xml:space="preserve"> </w:t>
      </w:r>
      <w:r>
        <w:rPr>
          <w:w w:val="110"/>
        </w:rPr>
        <w:t>demonstrates that racial prejudices are highly correlated across different minority groups, with individuals</w:t>
      </w:r>
      <w:r>
        <w:rPr>
          <w:spacing w:val="-6"/>
          <w:w w:val="110"/>
        </w:rPr>
        <w:t xml:space="preserve"> </w:t>
      </w:r>
      <w:r>
        <w:rPr>
          <w:w w:val="110"/>
        </w:rPr>
        <w:t>who</w:t>
      </w:r>
      <w:r>
        <w:rPr>
          <w:spacing w:val="-5"/>
          <w:w w:val="110"/>
        </w:rPr>
        <w:t xml:space="preserve"> </w:t>
      </w:r>
      <w:r>
        <w:rPr>
          <w:w w:val="110"/>
        </w:rPr>
        <w:lastRenderedPageBreak/>
        <w:t>express</w:t>
      </w:r>
      <w:r>
        <w:rPr>
          <w:spacing w:val="-6"/>
          <w:w w:val="110"/>
        </w:rPr>
        <w:t xml:space="preserve"> </w:t>
      </w:r>
      <w:r>
        <w:rPr>
          <w:w w:val="110"/>
        </w:rPr>
        <w:t>bias</w:t>
      </w:r>
      <w:r>
        <w:rPr>
          <w:spacing w:val="-5"/>
          <w:w w:val="110"/>
        </w:rPr>
        <w:t xml:space="preserve"> </w:t>
      </w:r>
      <w:r>
        <w:rPr>
          <w:w w:val="110"/>
        </w:rPr>
        <w:t>toward</w:t>
      </w:r>
      <w:r>
        <w:rPr>
          <w:spacing w:val="-6"/>
          <w:w w:val="110"/>
        </w:rPr>
        <w:t xml:space="preserve"> </w:t>
      </w:r>
      <w:r>
        <w:rPr>
          <w:w w:val="110"/>
        </w:rPr>
        <w:t>one</w:t>
      </w:r>
      <w:r>
        <w:rPr>
          <w:spacing w:val="-5"/>
          <w:w w:val="110"/>
        </w:rPr>
        <w:t xml:space="preserve"> </w:t>
      </w:r>
      <w:r>
        <w:rPr>
          <w:w w:val="110"/>
        </w:rPr>
        <w:t>racial</w:t>
      </w:r>
      <w:r>
        <w:rPr>
          <w:spacing w:val="-6"/>
          <w:w w:val="110"/>
        </w:rPr>
        <w:t xml:space="preserve"> </w:t>
      </w:r>
      <w:r>
        <w:rPr>
          <w:w w:val="110"/>
        </w:rPr>
        <w:t>minority</w:t>
      </w:r>
      <w:r>
        <w:rPr>
          <w:spacing w:val="-5"/>
          <w:w w:val="110"/>
        </w:rPr>
        <w:t xml:space="preserve"> </w:t>
      </w:r>
      <w:r>
        <w:rPr>
          <w:w w:val="110"/>
        </w:rPr>
        <w:t>typically</w:t>
      </w:r>
      <w:r>
        <w:rPr>
          <w:spacing w:val="-6"/>
          <w:w w:val="110"/>
        </w:rPr>
        <w:t xml:space="preserve"> </w:t>
      </w:r>
      <w:r>
        <w:rPr>
          <w:w w:val="110"/>
        </w:rPr>
        <w:t>holding</w:t>
      </w:r>
      <w:r>
        <w:rPr>
          <w:spacing w:val="-5"/>
          <w:w w:val="110"/>
        </w:rPr>
        <w:t xml:space="preserve"> </w:t>
      </w:r>
      <w:r>
        <w:rPr>
          <w:spacing w:val="-2"/>
          <w:w w:val="110"/>
        </w:rPr>
        <w:t>similar</w:t>
      </w:r>
    </w:p>
    <w:p w14:paraId="13891ED3" w14:textId="77777777" w:rsidR="00E746E6" w:rsidRDefault="000245FA">
      <w:pPr>
        <w:pStyle w:val="ListParagraph"/>
        <w:numPr>
          <w:ilvl w:val="0"/>
          <w:numId w:val="7"/>
        </w:numPr>
        <w:tabs>
          <w:tab w:val="left" w:pos="493"/>
        </w:tabs>
        <w:spacing w:before="13" w:line="249" w:lineRule="auto"/>
        <w:ind w:right="394" w:firstLine="242"/>
        <w:jc w:val="both"/>
        <w:rPr>
          <w:del w:id="393" w:author="Hussain Hadah" w:date="2026-10-25T19:29:00Z" w16du:dateUtc="2026-10-25T23:29:00Z"/>
          <w:sz w:val="20"/>
        </w:rPr>
      </w:pPr>
      <w:bookmarkStart w:id="394" w:name="_bookmark7"/>
      <w:bookmarkEnd w:id="394"/>
      <w:del w:id="395" w:author="Hussain Hadah" w:date="2026-10-25T19:29:00Z" w16du:dateUtc="2026-10-25T23:29:00Z">
        <w:r>
          <w:rPr>
            <w:sz w:val="20"/>
          </w:rPr>
          <w:delText>IAT participation is voluntary, potentially creating selection bias.</w:delText>
        </w:r>
        <w:r>
          <w:rPr>
            <w:spacing w:val="40"/>
            <w:sz w:val="20"/>
          </w:rPr>
          <w:delText xml:space="preserve"> </w:delText>
        </w:r>
        <w:r>
          <w:rPr>
            <w:sz w:val="20"/>
          </w:rPr>
          <w:delText xml:space="preserve">However, IAT-reflected bias </w:delText>
        </w:r>
        <w:bookmarkStart w:id="396" w:name="_bookmark8"/>
        <w:bookmarkEnd w:id="396"/>
        <w:r>
          <w:rPr>
            <w:w w:val="110"/>
            <w:sz w:val="20"/>
          </w:rPr>
          <w:delText>serves as a proxy for prejudiced</w:delText>
        </w:r>
      </w:del>
      <w:r>
        <w:rPr>
          <w:w w:val="110"/>
          <w:sz w:val="20"/>
        </w:rPr>
        <w:t xml:space="preserve"> attitudes </w:t>
      </w:r>
      <w:del w:id="397" w:author="Hussain Hadah" w:date="2026-10-25T19:29:00Z" w16du:dateUtc="2026-10-25T23:29:00Z">
        <w:r>
          <w:rPr>
            <w:w w:val="110"/>
            <w:sz w:val="20"/>
          </w:rPr>
          <w:delText xml:space="preserve">(Chetty et al. </w:delText>
        </w:r>
        <w:r w:rsidR="00E746E6">
          <w:fldChar w:fldCharType="begin"/>
        </w:r>
        <w:r w:rsidR="00E746E6">
          <w:delInstrText>HYPERLINK \l "_bookmark33"</w:delInstrText>
        </w:r>
        <w:r w:rsidR="00E746E6">
          <w:fldChar w:fldCharType="separate"/>
        </w:r>
        <w:r w:rsidR="00E746E6">
          <w:rPr>
            <w:color w:val="0000FF"/>
            <w:w w:val="110"/>
            <w:sz w:val="20"/>
          </w:rPr>
          <w:delText>2020</w:delText>
        </w:r>
        <w:r w:rsidR="00E746E6">
          <w:fldChar w:fldCharType="end"/>
        </w:r>
        <w:r>
          <w:rPr>
            <w:w w:val="110"/>
            <w:sz w:val="20"/>
          </w:rPr>
          <w:delText>).</w:delText>
        </w:r>
      </w:del>
    </w:p>
    <w:p w14:paraId="0E70435F" w14:textId="77777777" w:rsidR="00E746E6" w:rsidRDefault="000245FA">
      <w:pPr>
        <w:pStyle w:val="ListParagraph"/>
        <w:numPr>
          <w:ilvl w:val="0"/>
          <w:numId w:val="7"/>
        </w:numPr>
        <w:tabs>
          <w:tab w:val="left" w:pos="493"/>
        </w:tabs>
        <w:spacing w:line="249" w:lineRule="auto"/>
        <w:ind w:right="393" w:firstLine="242"/>
        <w:jc w:val="both"/>
        <w:rPr>
          <w:del w:id="398" w:author="Hussain Hadah" w:date="2026-10-25T19:29:00Z" w16du:dateUtc="2026-10-25T23:29:00Z"/>
          <w:sz w:val="20"/>
        </w:rPr>
      </w:pPr>
      <w:del w:id="399" w:author="Hussain Hadah" w:date="2026-10-25T19:29:00Z" w16du:dateUtc="2026-10-25T23:29:00Z">
        <w:r>
          <w:rPr>
            <w:sz w:val="20"/>
          </w:rPr>
          <w:delText>Questions</w:delText>
        </w:r>
        <w:r>
          <w:rPr>
            <w:spacing w:val="23"/>
            <w:sz w:val="20"/>
          </w:rPr>
          <w:delText xml:space="preserve"> </w:delText>
        </w:r>
        <w:r>
          <w:rPr>
            <w:sz w:val="20"/>
          </w:rPr>
          <w:delText>parallel</w:delText>
        </w:r>
        <w:r>
          <w:rPr>
            <w:spacing w:val="23"/>
            <w:sz w:val="20"/>
          </w:rPr>
          <w:delText xml:space="preserve"> </w:delText>
        </w:r>
        <w:r>
          <w:rPr>
            <w:sz w:val="20"/>
          </w:rPr>
          <w:delText>those</w:delText>
        </w:r>
        <w:r>
          <w:rPr>
            <w:spacing w:val="23"/>
            <w:sz w:val="20"/>
          </w:rPr>
          <w:delText xml:space="preserve"> </w:delText>
        </w:r>
        <w:r>
          <w:rPr>
            <w:sz w:val="20"/>
          </w:rPr>
          <w:delText>used</w:delText>
        </w:r>
        <w:r>
          <w:rPr>
            <w:spacing w:val="23"/>
            <w:sz w:val="20"/>
          </w:rPr>
          <w:delText xml:space="preserve"> </w:delText>
        </w:r>
        <w:r>
          <w:rPr>
            <w:sz w:val="20"/>
          </w:rPr>
          <w:delText>by</w:delText>
        </w:r>
        <w:r>
          <w:rPr>
            <w:spacing w:val="23"/>
            <w:sz w:val="20"/>
          </w:rPr>
          <w:delText xml:space="preserve"> </w:delText>
        </w:r>
        <w:r>
          <w:rPr>
            <w:sz w:val="20"/>
          </w:rPr>
          <w:delText>Charles</w:delText>
        </w:r>
        <w:r>
          <w:rPr>
            <w:spacing w:val="23"/>
            <w:sz w:val="20"/>
          </w:rPr>
          <w:delText xml:space="preserve"> </w:delText>
        </w:r>
        <w:r>
          <w:rPr>
            <w:sz w:val="20"/>
          </w:rPr>
          <w:delText>and</w:delText>
        </w:r>
        <w:r>
          <w:rPr>
            <w:spacing w:val="23"/>
            <w:sz w:val="20"/>
          </w:rPr>
          <w:delText xml:space="preserve"> </w:delText>
        </w:r>
        <w:r>
          <w:rPr>
            <w:sz w:val="20"/>
          </w:rPr>
          <w:delText>Guryan</w:delText>
        </w:r>
        <w:r>
          <w:rPr>
            <w:spacing w:val="23"/>
            <w:sz w:val="20"/>
          </w:rPr>
          <w:delText xml:space="preserve"> </w:delText>
        </w:r>
        <w:r>
          <w:rPr>
            <w:sz w:val="20"/>
          </w:rPr>
          <w:delText>(</w:delText>
        </w:r>
        <w:r w:rsidR="00E746E6">
          <w:fldChar w:fldCharType="begin"/>
        </w:r>
        <w:r w:rsidR="00E746E6">
          <w:delInstrText>HYPERLINK \l "_bookmark31"</w:delInstrText>
        </w:r>
        <w:r w:rsidR="00E746E6">
          <w:fldChar w:fldCharType="separate"/>
        </w:r>
        <w:r w:rsidR="00E746E6">
          <w:rPr>
            <w:color w:val="0000FF"/>
            <w:sz w:val="20"/>
          </w:rPr>
          <w:delText>2008</w:delText>
        </w:r>
        <w:r w:rsidR="00E746E6">
          <w:fldChar w:fldCharType="end"/>
        </w:r>
        <w:r>
          <w:rPr>
            <w:sz w:val="20"/>
          </w:rPr>
          <w:delText>):</w:delText>
        </w:r>
        <w:r>
          <w:rPr>
            <w:spacing w:val="55"/>
            <w:sz w:val="20"/>
          </w:rPr>
          <w:delText xml:space="preserve"> </w:delText>
        </w:r>
        <w:r>
          <w:rPr>
            <w:sz w:val="20"/>
          </w:rPr>
          <w:delText>(1)</w:delText>
        </w:r>
        <w:r>
          <w:rPr>
            <w:spacing w:val="23"/>
            <w:sz w:val="20"/>
          </w:rPr>
          <w:delText xml:space="preserve"> </w:delText>
        </w:r>
        <w:r>
          <w:rPr>
            <w:sz w:val="20"/>
          </w:rPr>
          <w:delText>“Conditions</w:delText>
        </w:r>
        <w:r>
          <w:rPr>
            <w:spacing w:val="23"/>
            <w:sz w:val="20"/>
          </w:rPr>
          <w:delText xml:space="preserve"> </w:delText>
        </w:r>
        <w:r>
          <w:rPr>
            <w:sz w:val="20"/>
          </w:rPr>
          <w:delText>Make</w:delText>
        </w:r>
        <w:r>
          <w:rPr>
            <w:spacing w:val="23"/>
            <w:sz w:val="20"/>
          </w:rPr>
          <w:delText xml:space="preserve"> </w:delText>
        </w:r>
        <w:r>
          <w:rPr>
            <w:sz w:val="20"/>
          </w:rPr>
          <w:delText>it</w:delText>
        </w:r>
        <w:r>
          <w:rPr>
            <w:spacing w:val="23"/>
            <w:sz w:val="20"/>
          </w:rPr>
          <w:delText xml:space="preserve"> </w:delText>
        </w:r>
        <w:r>
          <w:rPr>
            <w:sz w:val="20"/>
          </w:rPr>
          <w:delText>Difficult for</w:delText>
        </w:r>
        <w:r>
          <w:rPr>
            <w:spacing w:val="34"/>
            <w:sz w:val="20"/>
          </w:rPr>
          <w:delText xml:space="preserve"> </w:delText>
        </w:r>
        <w:r>
          <w:rPr>
            <w:sz w:val="20"/>
          </w:rPr>
          <w:delText>Blacks</w:delText>
        </w:r>
        <w:r>
          <w:rPr>
            <w:spacing w:val="34"/>
            <w:sz w:val="20"/>
          </w:rPr>
          <w:delText xml:space="preserve"> </w:delText>
        </w:r>
        <w:r>
          <w:rPr>
            <w:sz w:val="20"/>
          </w:rPr>
          <w:delText>to</w:delText>
        </w:r>
        <w:r>
          <w:rPr>
            <w:spacing w:val="34"/>
            <w:sz w:val="20"/>
          </w:rPr>
          <w:delText xml:space="preserve"> </w:delText>
        </w:r>
        <w:r>
          <w:rPr>
            <w:sz w:val="20"/>
          </w:rPr>
          <w:delText>Succeed”,</w:delText>
        </w:r>
        <w:r>
          <w:rPr>
            <w:spacing w:val="34"/>
            <w:sz w:val="20"/>
          </w:rPr>
          <w:delText xml:space="preserve"> </w:delText>
        </w:r>
        <w:r>
          <w:rPr>
            <w:sz w:val="20"/>
          </w:rPr>
          <w:delText>(2)</w:delText>
        </w:r>
        <w:r>
          <w:rPr>
            <w:spacing w:val="34"/>
            <w:sz w:val="20"/>
          </w:rPr>
          <w:delText xml:space="preserve"> </w:delText>
        </w:r>
        <w:r>
          <w:rPr>
            <w:sz w:val="20"/>
          </w:rPr>
          <w:delText>“Blacks</w:delText>
        </w:r>
        <w:r>
          <w:rPr>
            <w:spacing w:val="34"/>
            <w:sz w:val="20"/>
          </w:rPr>
          <w:delText xml:space="preserve"> </w:delText>
        </w:r>
        <w:r>
          <w:rPr>
            <w:sz w:val="20"/>
          </w:rPr>
          <w:delText>Should</w:delText>
        </w:r>
        <w:r>
          <w:rPr>
            <w:spacing w:val="34"/>
            <w:sz w:val="20"/>
          </w:rPr>
          <w:delText xml:space="preserve"> </w:delText>
        </w:r>
        <w:r>
          <w:rPr>
            <w:sz w:val="20"/>
          </w:rPr>
          <w:delText>Not</w:delText>
        </w:r>
        <w:r>
          <w:rPr>
            <w:spacing w:val="34"/>
            <w:sz w:val="20"/>
          </w:rPr>
          <w:delText xml:space="preserve"> </w:delText>
        </w:r>
        <w:r>
          <w:rPr>
            <w:sz w:val="20"/>
          </w:rPr>
          <w:delText>Have</w:delText>
        </w:r>
        <w:r>
          <w:rPr>
            <w:spacing w:val="34"/>
            <w:sz w:val="20"/>
          </w:rPr>
          <w:delText xml:space="preserve"> </w:delText>
        </w:r>
        <w:r>
          <w:rPr>
            <w:sz w:val="20"/>
          </w:rPr>
          <w:delText>Special</w:delText>
        </w:r>
        <w:r>
          <w:rPr>
            <w:spacing w:val="34"/>
            <w:sz w:val="20"/>
          </w:rPr>
          <w:delText xml:space="preserve"> </w:delText>
        </w:r>
        <w:r>
          <w:rPr>
            <w:sz w:val="20"/>
          </w:rPr>
          <w:delText>Favors</w:delText>
        </w:r>
        <w:r>
          <w:rPr>
            <w:spacing w:val="34"/>
            <w:sz w:val="20"/>
          </w:rPr>
          <w:delText xml:space="preserve"> </w:delText>
        </w:r>
        <w:r>
          <w:rPr>
            <w:sz w:val="20"/>
          </w:rPr>
          <w:delText>to</w:delText>
        </w:r>
        <w:r>
          <w:rPr>
            <w:spacing w:val="34"/>
            <w:sz w:val="20"/>
          </w:rPr>
          <w:delText xml:space="preserve"> </w:delText>
        </w:r>
        <w:r>
          <w:rPr>
            <w:sz w:val="20"/>
          </w:rPr>
          <w:delText>Succeed”,</w:delText>
        </w:r>
        <w:r>
          <w:rPr>
            <w:spacing w:val="34"/>
            <w:sz w:val="20"/>
          </w:rPr>
          <w:delText xml:space="preserve"> </w:delText>
        </w:r>
        <w:r>
          <w:rPr>
            <w:sz w:val="20"/>
          </w:rPr>
          <w:delText>(3)</w:delText>
        </w:r>
        <w:r>
          <w:rPr>
            <w:spacing w:val="34"/>
            <w:sz w:val="20"/>
          </w:rPr>
          <w:delText xml:space="preserve"> </w:delText>
        </w:r>
        <w:r>
          <w:rPr>
            <w:sz w:val="20"/>
          </w:rPr>
          <w:delText>“Blacks</w:delText>
        </w:r>
        <w:r>
          <w:rPr>
            <w:spacing w:val="34"/>
            <w:sz w:val="20"/>
          </w:rPr>
          <w:delText xml:space="preserve"> </w:delText>
        </w:r>
        <w:r>
          <w:rPr>
            <w:sz w:val="20"/>
          </w:rPr>
          <w:delText>Must Try</w:delText>
        </w:r>
        <w:r>
          <w:rPr>
            <w:spacing w:val="29"/>
            <w:sz w:val="20"/>
          </w:rPr>
          <w:delText xml:space="preserve"> </w:delText>
        </w:r>
        <w:r>
          <w:rPr>
            <w:sz w:val="20"/>
          </w:rPr>
          <w:delText>Harder</w:delText>
        </w:r>
        <w:r>
          <w:rPr>
            <w:spacing w:val="30"/>
            <w:sz w:val="20"/>
          </w:rPr>
          <w:delText xml:space="preserve"> </w:delText>
        </w:r>
        <w:r>
          <w:rPr>
            <w:sz w:val="20"/>
          </w:rPr>
          <w:delText>to</w:delText>
        </w:r>
        <w:r>
          <w:rPr>
            <w:spacing w:val="30"/>
            <w:sz w:val="20"/>
          </w:rPr>
          <w:delText xml:space="preserve"> </w:delText>
        </w:r>
        <w:r>
          <w:rPr>
            <w:sz w:val="20"/>
          </w:rPr>
          <w:delText>Succeed”,</w:delText>
        </w:r>
        <w:r>
          <w:rPr>
            <w:spacing w:val="29"/>
            <w:sz w:val="20"/>
          </w:rPr>
          <w:delText xml:space="preserve"> </w:delText>
        </w:r>
        <w:r>
          <w:rPr>
            <w:sz w:val="20"/>
          </w:rPr>
          <w:delText>(4)</w:delText>
        </w:r>
        <w:r>
          <w:rPr>
            <w:spacing w:val="30"/>
            <w:sz w:val="20"/>
          </w:rPr>
          <w:delText xml:space="preserve"> </w:delText>
        </w:r>
        <w:r>
          <w:rPr>
            <w:sz w:val="20"/>
          </w:rPr>
          <w:delText>“Blacks</w:delText>
        </w:r>
        <w:r>
          <w:rPr>
            <w:spacing w:val="30"/>
            <w:sz w:val="20"/>
          </w:rPr>
          <w:delText xml:space="preserve"> </w:delText>
        </w:r>
        <w:r>
          <w:rPr>
            <w:sz w:val="20"/>
          </w:rPr>
          <w:delText>Gotten</w:delText>
        </w:r>
        <w:r>
          <w:rPr>
            <w:spacing w:val="30"/>
            <w:sz w:val="20"/>
          </w:rPr>
          <w:delText xml:space="preserve"> </w:delText>
        </w:r>
        <w:r>
          <w:rPr>
            <w:sz w:val="20"/>
          </w:rPr>
          <w:delText>Less</w:delText>
        </w:r>
        <w:r>
          <w:rPr>
            <w:spacing w:val="29"/>
            <w:sz w:val="20"/>
          </w:rPr>
          <w:delText xml:space="preserve"> </w:delText>
        </w:r>
        <w:r>
          <w:rPr>
            <w:sz w:val="20"/>
          </w:rPr>
          <w:delText>than</w:delText>
        </w:r>
        <w:r>
          <w:rPr>
            <w:spacing w:val="30"/>
            <w:sz w:val="20"/>
          </w:rPr>
          <w:delText xml:space="preserve"> </w:delText>
        </w:r>
        <w:r>
          <w:rPr>
            <w:sz w:val="20"/>
          </w:rPr>
          <w:delText>They</w:delText>
        </w:r>
        <w:r>
          <w:rPr>
            <w:spacing w:val="30"/>
            <w:sz w:val="20"/>
          </w:rPr>
          <w:delText xml:space="preserve"> </w:delText>
        </w:r>
        <w:r>
          <w:rPr>
            <w:sz w:val="20"/>
          </w:rPr>
          <w:delText>Deserve</w:delText>
        </w:r>
        <w:r>
          <w:rPr>
            <w:spacing w:val="29"/>
            <w:sz w:val="20"/>
          </w:rPr>
          <w:delText xml:space="preserve"> </w:delText>
        </w:r>
        <w:r>
          <w:rPr>
            <w:sz w:val="20"/>
          </w:rPr>
          <w:delText>Over</w:delText>
        </w:r>
        <w:r>
          <w:rPr>
            <w:spacing w:val="30"/>
            <w:sz w:val="20"/>
          </w:rPr>
          <w:delText xml:space="preserve"> </w:delText>
        </w:r>
        <w:r>
          <w:rPr>
            <w:sz w:val="20"/>
          </w:rPr>
          <w:delText>the</w:delText>
        </w:r>
        <w:r>
          <w:rPr>
            <w:spacing w:val="30"/>
            <w:sz w:val="20"/>
          </w:rPr>
          <w:delText xml:space="preserve"> </w:delText>
        </w:r>
        <w:r>
          <w:rPr>
            <w:sz w:val="20"/>
          </w:rPr>
          <w:delText>Past</w:delText>
        </w:r>
        <w:r>
          <w:rPr>
            <w:spacing w:val="30"/>
            <w:sz w:val="20"/>
          </w:rPr>
          <w:delText xml:space="preserve"> </w:delText>
        </w:r>
        <w:r>
          <w:rPr>
            <w:sz w:val="20"/>
          </w:rPr>
          <w:delText>Few</w:delText>
        </w:r>
        <w:r>
          <w:rPr>
            <w:spacing w:val="29"/>
            <w:sz w:val="20"/>
          </w:rPr>
          <w:delText xml:space="preserve"> </w:delText>
        </w:r>
        <w:r>
          <w:rPr>
            <w:sz w:val="20"/>
          </w:rPr>
          <w:delText>Years”,</w:delText>
        </w:r>
        <w:r>
          <w:rPr>
            <w:spacing w:val="30"/>
            <w:sz w:val="20"/>
          </w:rPr>
          <w:delText xml:space="preserve"> </w:delText>
        </w:r>
        <w:r>
          <w:rPr>
            <w:spacing w:val="-5"/>
            <w:sz w:val="20"/>
          </w:rPr>
          <w:delText>and</w:delText>
        </w:r>
      </w:del>
    </w:p>
    <w:p w14:paraId="03D54844" w14:textId="77777777" w:rsidR="00E746E6" w:rsidRDefault="000245FA">
      <w:pPr>
        <w:spacing w:line="230" w:lineRule="exact"/>
        <w:ind w:left="36"/>
        <w:jc w:val="both"/>
        <w:rPr>
          <w:del w:id="400" w:author="Hussain Hadah" w:date="2026-10-25T19:29:00Z" w16du:dateUtc="2026-10-25T23:29:00Z"/>
          <w:sz w:val="20"/>
        </w:rPr>
      </w:pPr>
      <w:del w:id="401" w:author="Hussain Hadah" w:date="2026-10-25T19:29:00Z" w16du:dateUtc="2026-10-25T23:29:00Z">
        <w:r>
          <w:rPr>
            <w:spacing w:val="2"/>
            <w:sz w:val="20"/>
          </w:rPr>
          <w:delText>(5)</w:delText>
        </w:r>
        <w:r>
          <w:rPr>
            <w:spacing w:val="37"/>
            <w:sz w:val="20"/>
          </w:rPr>
          <w:delText xml:space="preserve"> </w:delText>
        </w:r>
        <w:r>
          <w:rPr>
            <w:spacing w:val="2"/>
            <w:sz w:val="20"/>
          </w:rPr>
          <w:delText>“Feeling</w:delText>
        </w:r>
        <w:r>
          <w:rPr>
            <w:spacing w:val="38"/>
            <w:sz w:val="20"/>
          </w:rPr>
          <w:delText xml:space="preserve"> </w:delText>
        </w:r>
        <w:r>
          <w:rPr>
            <w:spacing w:val="2"/>
            <w:sz w:val="20"/>
          </w:rPr>
          <w:delText>Thermometer</w:delText>
        </w:r>
        <w:r>
          <w:rPr>
            <w:spacing w:val="37"/>
            <w:sz w:val="20"/>
          </w:rPr>
          <w:delText xml:space="preserve"> </w:delText>
        </w:r>
        <w:r>
          <w:rPr>
            <w:spacing w:val="2"/>
            <w:sz w:val="20"/>
          </w:rPr>
          <w:delText>Toward</w:delText>
        </w:r>
        <w:r>
          <w:rPr>
            <w:spacing w:val="38"/>
            <w:sz w:val="20"/>
          </w:rPr>
          <w:delText xml:space="preserve"> </w:delText>
        </w:r>
        <w:r>
          <w:rPr>
            <w:spacing w:val="-2"/>
            <w:sz w:val="20"/>
          </w:rPr>
          <w:delText>Asians.”</w:delText>
        </w:r>
      </w:del>
    </w:p>
    <w:p w14:paraId="28420763" w14:textId="77777777" w:rsidR="00E746E6" w:rsidRDefault="00E746E6">
      <w:pPr>
        <w:spacing w:line="230" w:lineRule="exact"/>
        <w:jc w:val="both"/>
        <w:rPr>
          <w:del w:id="402" w:author="Hussain Hadah" w:date="2026-10-25T19:29:00Z" w16du:dateUtc="2026-10-25T23:29:00Z"/>
          <w:sz w:val="20"/>
        </w:rPr>
        <w:sectPr w:rsidR="00E746E6">
          <w:pgSz w:w="12240" w:h="15840"/>
          <w:pgMar w:top="1820" w:right="1440" w:bottom="2460" w:left="1800" w:header="0" w:footer="2279" w:gutter="0"/>
          <w:cols w:space="720"/>
        </w:sectPr>
      </w:pPr>
    </w:p>
    <w:p w14:paraId="08221AAA" w14:textId="77777777" w:rsidR="00E746E6" w:rsidRDefault="000245FA">
      <w:pPr>
        <w:pStyle w:val="BodyText"/>
        <w:spacing w:before="96" w:line="415" w:lineRule="auto"/>
        <w:ind w:left="36" w:right="393"/>
        <w:jc w:val="both"/>
      </w:pPr>
      <w:del w:id="403" w:author="Hussain Hadah" w:date="2026-10-25T19:29:00Z" w16du:dateUtc="2026-10-25T23:29:00Z">
        <w:r>
          <w:rPr>
            <w:w w:val="110"/>
          </w:rPr>
          <w:lastRenderedPageBreak/>
          <w:delText xml:space="preserve">attitudes </w:delText>
        </w:r>
      </w:del>
      <w:r>
        <w:rPr>
          <w:w w:val="110"/>
        </w:rPr>
        <w:t xml:space="preserve">toward others (Almasalkhi </w:t>
      </w:r>
      <w:ins w:id="404" w:author="Hussain Hadah" w:date="2026-10-25T19:29:00Z" w16du:dateUtc="2026-10-25T23:29:00Z">
        <w:r w:rsidR="00665139">
          <w:rPr>
            <w:color w:val="0000FF"/>
          </w:rPr>
          <w:t>2023</w:t>
        </w:r>
        <w:r w:rsidR="00665139">
          <w:t>;</w:t>
        </w:r>
      </w:ins>
      <w:del w:id="405" w:author="Hussain Hadah" w:date="2026-10-25T19:29:00Z" w16du:dateUtc="2026-10-25T23:29:00Z">
        <w:r w:rsidR="00E746E6">
          <w:fldChar w:fldCharType="begin"/>
        </w:r>
        <w:r w:rsidR="00E746E6">
          <w:delInstrText>HYPERLINK \l "_bookmark18"</w:delInstrText>
        </w:r>
        <w:r w:rsidR="00E746E6">
          <w:fldChar w:fldCharType="separate"/>
        </w:r>
        <w:r w:rsidR="00E746E6">
          <w:rPr>
            <w:color w:val="0000FF"/>
            <w:w w:val="110"/>
          </w:rPr>
          <w:delText>2023</w:delText>
        </w:r>
        <w:r w:rsidR="00E746E6">
          <w:fldChar w:fldCharType="end"/>
        </w:r>
        <w:r>
          <w:rPr>
            <w:w w:val="110"/>
          </w:rPr>
          <w:delText>;</w:delText>
        </w:r>
      </w:del>
      <w:r>
        <w:rPr>
          <w:w w:val="110"/>
        </w:rPr>
        <w:t xml:space="preserve"> Mora and Paschel </w:t>
      </w:r>
      <w:ins w:id="406" w:author="Hussain Hadah" w:date="2026-10-25T19:29:00Z" w16du:dateUtc="2026-10-25T23:29:00Z">
        <w:r w:rsidR="00665139">
          <w:rPr>
            <w:color w:val="0000FF"/>
          </w:rPr>
          <w:t>2020</w:t>
        </w:r>
        <w:r w:rsidR="00665139">
          <w:t>).</w:t>
        </w:r>
      </w:ins>
      <w:del w:id="407" w:author="Hussain Hadah" w:date="2026-10-25T19:29:00Z" w16du:dateUtc="2026-10-25T23:29:00Z">
        <w:r w:rsidR="00E746E6">
          <w:fldChar w:fldCharType="begin"/>
        </w:r>
        <w:r w:rsidR="00E746E6">
          <w:delInstrText>HYPERLINK \l "_bookmark60"</w:delInstrText>
        </w:r>
        <w:r w:rsidR="00E746E6">
          <w:fldChar w:fldCharType="separate"/>
        </w:r>
        <w:r w:rsidR="00E746E6">
          <w:rPr>
            <w:color w:val="0000FF"/>
            <w:w w:val="110"/>
          </w:rPr>
          <w:delText>2020</w:delText>
        </w:r>
        <w:r w:rsidR="00E746E6">
          <w:fldChar w:fldCharType="end"/>
        </w:r>
        <w:r>
          <w:rPr>
            <w:w w:val="110"/>
          </w:rPr>
          <w:delText>).</w:delText>
        </w:r>
      </w:del>
      <w:r>
        <w:rPr>
          <w:spacing w:val="40"/>
          <w:w w:val="110"/>
        </w:rPr>
        <w:t xml:space="preserve"> </w:t>
      </w:r>
      <w:r>
        <w:rPr>
          <w:w w:val="110"/>
        </w:rPr>
        <w:t xml:space="preserve">These </w:t>
      </w:r>
      <w:ins w:id="408" w:author="Hussain Hadah" w:date="2026-10-25T19:29:00Z" w16du:dateUtc="2026-10-25T23:29:00Z">
        <w:r w:rsidR="00665139">
          <w:t>measures</w:t>
        </w:r>
      </w:ins>
      <w:del w:id="409" w:author="Hussain Hadah" w:date="2026-10-25T19:29:00Z" w16du:dateUtc="2026-10-25T23:29:00Z">
        <w:r>
          <w:rPr>
            <w:w w:val="110"/>
          </w:rPr>
          <w:delText>mea-sures</w:delText>
        </w:r>
      </w:del>
      <w:r>
        <w:rPr>
          <w:spacing w:val="-4"/>
          <w:w w:val="110"/>
        </w:rPr>
        <w:t xml:space="preserve"> </w:t>
      </w:r>
      <w:r>
        <w:rPr>
          <w:w w:val="110"/>
        </w:rPr>
        <w:t>therefore</w:t>
      </w:r>
      <w:r>
        <w:rPr>
          <w:spacing w:val="-4"/>
          <w:w w:val="110"/>
        </w:rPr>
        <w:t xml:space="preserve"> </w:t>
      </w:r>
      <w:r>
        <w:rPr>
          <w:w w:val="110"/>
        </w:rPr>
        <w:t>capture</w:t>
      </w:r>
      <w:r>
        <w:rPr>
          <w:spacing w:val="-4"/>
          <w:w w:val="110"/>
        </w:rPr>
        <w:t xml:space="preserve"> </w:t>
      </w:r>
      <w:r>
        <w:rPr>
          <w:w w:val="110"/>
        </w:rPr>
        <w:t>broader</w:t>
      </w:r>
      <w:r>
        <w:rPr>
          <w:spacing w:val="-4"/>
          <w:w w:val="110"/>
        </w:rPr>
        <w:t xml:space="preserve"> </w:t>
      </w:r>
      <w:r>
        <w:rPr>
          <w:w w:val="110"/>
        </w:rPr>
        <w:t>patterns</w:t>
      </w:r>
      <w:r>
        <w:rPr>
          <w:spacing w:val="-4"/>
          <w:w w:val="110"/>
        </w:rPr>
        <w:t xml:space="preserve"> </w:t>
      </w:r>
      <w:r>
        <w:rPr>
          <w:w w:val="110"/>
        </w:rPr>
        <w:t>of</w:t>
      </w:r>
      <w:r>
        <w:rPr>
          <w:spacing w:val="-4"/>
          <w:w w:val="110"/>
        </w:rPr>
        <w:t xml:space="preserve"> </w:t>
      </w:r>
      <w:r>
        <w:rPr>
          <w:w w:val="110"/>
        </w:rPr>
        <w:t>racial</w:t>
      </w:r>
      <w:r>
        <w:rPr>
          <w:spacing w:val="-4"/>
          <w:w w:val="110"/>
        </w:rPr>
        <w:t xml:space="preserve"> </w:t>
      </w:r>
      <w:r>
        <w:rPr>
          <w:w w:val="110"/>
        </w:rPr>
        <w:t>animus</w:t>
      </w:r>
      <w:r>
        <w:rPr>
          <w:spacing w:val="-4"/>
          <w:w w:val="110"/>
        </w:rPr>
        <w:t xml:space="preserve"> </w:t>
      </w:r>
      <w:r>
        <w:rPr>
          <w:w w:val="110"/>
        </w:rPr>
        <w:t>that</w:t>
      </w:r>
      <w:r>
        <w:rPr>
          <w:spacing w:val="-4"/>
          <w:w w:val="110"/>
        </w:rPr>
        <w:t xml:space="preserve"> </w:t>
      </w:r>
      <w:r>
        <w:rPr>
          <w:w w:val="110"/>
        </w:rPr>
        <w:t>extend</w:t>
      </w:r>
      <w:r>
        <w:rPr>
          <w:spacing w:val="-4"/>
          <w:w w:val="110"/>
        </w:rPr>
        <w:t xml:space="preserve"> </w:t>
      </w:r>
      <w:r>
        <w:rPr>
          <w:w w:val="110"/>
        </w:rPr>
        <w:t>beyond</w:t>
      </w:r>
      <w:r>
        <w:rPr>
          <w:spacing w:val="-4"/>
          <w:w w:val="110"/>
        </w:rPr>
        <w:t xml:space="preserve"> </w:t>
      </w:r>
      <w:ins w:id="410" w:author="Hussain Hadah" w:date="2026-10-25T19:29:00Z" w16du:dateUtc="2026-10-25T23:29:00Z">
        <w:r w:rsidR="00665139">
          <w:t>antiBlack</w:t>
        </w:r>
      </w:ins>
      <w:del w:id="411" w:author="Hussain Hadah" w:date="2026-10-25T19:29:00Z" w16du:dateUtc="2026-10-25T23:29:00Z">
        <w:r>
          <w:rPr>
            <w:w w:val="110"/>
          </w:rPr>
          <w:delText>anti-Black</w:delText>
        </w:r>
      </w:del>
      <w:r>
        <w:rPr>
          <w:w w:val="110"/>
        </w:rPr>
        <w:t xml:space="preserve"> sentiment specifically.</w:t>
      </w:r>
      <w:r>
        <w:rPr>
          <w:spacing w:val="40"/>
          <w:w w:val="110"/>
        </w:rPr>
        <w:t xml:space="preserve"> </w:t>
      </w:r>
      <w:r>
        <w:rPr>
          <w:w w:val="110"/>
        </w:rPr>
        <w:t xml:space="preserve">When combined with the Asian-focused IAT </w:t>
      </w:r>
      <w:ins w:id="412" w:author="Hussain Hadah" w:date="2026-10-25T19:29:00Z" w16du:dateUtc="2026-10-25T23:29:00Z">
        <w:r w:rsidR="00665139">
          <w:t>measures</w:t>
        </w:r>
      </w:ins>
      <w:del w:id="413" w:author="Hussain Hadah" w:date="2026-10-25T19:29:00Z" w16du:dateUtc="2026-10-25T23:29:00Z">
        <w:r>
          <w:rPr>
            <w:w w:val="110"/>
          </w:rPr>
          <w:delText>mea-sures</w:delText>
        </w:r>
      </w:del>
      <w:r>
        <w:rPr>
          <w:spacing w:val="-12"/>
          <w:w w:val="110"/>
        </w:rPr>
        <w:t xml:space="preserve"> </w:t>
      </w:r>
      <w:r>
        <w:rPr>
          <w:w w:val="110"/>
        </w:rPr>
        <w:t>and</w:t>
      </w:r>
      <w:r>
        <w:rPr>
          <w:spacing w:val="-13"/>
          <w:w w:val="110"/>
        </w:rPr>
        <w:t xml:space="preserve"> </w:t>
      </w:r>
      <w:r>
        <w:rPr>
          <w:w w:val="110"/>
        </w:rPr>
        <w:t>hate</w:t>
      </w:r>
      <w:r>
        <w:rPr>
          <w:spacing w:val="-12"/>
          <w:w w:val="110"/>
        </w:rPr>
        <w:t xml:space="preserve"> </w:t>
      </w:r>
      <w:r>
        <w:rPr>
          <w:w w:val="110"/>
        </w:rPr>
        <w:t>crimes</w:t>
      </w:r>
      <w:r>
        <w:rPr>
          <w:spacing w:val="-13"/>
          <w:w w:val="110"/>
        </w:rPr>
        <w:t xml:space="preserve"> </w:t>
      </w:r>
      <w:r>
        <w:rPr>
          <w:w w:val="110"/>
        </w:rPr>
        <w:t>against</w:t>
      </w:r>
      <w:r>
        <w:rPr>
          <w:spacing w:val="-12"/>
          <w:w w:val="110"/>
        </w:rPr>
        <w:t xml:space="preserve"> </w:t>
      </w:r>
      <w:r>
        <w:rPr>
          <w:w w:val="110"/>
        </w:rPr>
        <w:t>Asian</w:t>
      </w:r>
      <w:r>
        <w:rPr>
          <w:spacing w:val="-13"/>
          <w:w w:val="110"/>
        </w:rPr>
        <w:t xml:space="preserve"> </w:t>
      </w:r>
      <w:r>
        <w:rPr>
          <w:w w:val="110"/>
        </w:rPr>
        <w:t>Americans</w:t>
      </w:r>
      <w:r>
        <w:rPr>
          <w:spacing w:val="-12"/>
          <w:w w:val="110"/>
        </w:rPr>
        <w:t xml:space="preserve"> </w:t>
      </w:r>
      <w:r>
        <w:rPr>
          <w:w w:val="110"/>
        </w:rPr>
        <w:t>in</w:t>
      </w:r>
      <w:r>
        <w:rPr>
          <w:spacing w:val="-13"/>
          <w:w w:val="110"/>
        </w:rPr>
        <w:t xml:space="preserve"> </w:t>
      </w:r>
      <w:r>
        <w:rPr>
          <w:w w:val="110"/>
        </w:rPr>
        <w:t>my</w:t>
      </w:r>
      <w:r>
        <w:rPr>
          <w:spacing w:val="-12"/>
          <w:w w:val="110"/>
        </w:rPr>
        <w:t xml:space="preserve"> </w:t>
      </w:r>
      <w:r>
        <w:rPr>
          <w:w w:val="110"/>
        </w:rPr>
        <w:t>composite</w:t>
      </w:r>
      <w:r>
        <w:rPr>
          <w:spacing w:val="-13"/>
          <w:w w:val="110"/>
        </w:rPr>
        <w:t xml:space="preserve"> </w:t>
      </w:r>
      <w:r>
        <w:rPr>
          <w:w w:val="110"/>
        </w:rPr>
        <w:t>index,</w:t>
      </w:r>
      <w:r>
        <w:rPr>
          <w:spacing w:val="-11"/>
          <w:w w:val="110"/>
        </w:rPr>
        <w:t xml:space="preserve"> </w:t>
      </w:r>
      <w:r>
        <w:rPr>
          <w:w w:val="110"/>
        </w:rPr>
        <w:t>this</w:t>
      </w:r>
      <w:r>
        <w:rPr>
          <w:spacing w:val="-12"/>
          <w:w w:val="110"/>
        </w:rPr>
        <w:t xml:space="preserve"> </w:t>
      </w:r>
      <w:ins w:id="414" w:author="Hussain Hadah" w:date="2026-10-25T19:29:00Z" w16du:dateUtc="2026-10-25T23:29:00Z">
        <w:r w:rsidR="00665139">
          <w:t>multiproxy</w:t>
        </w:r>
      </w:ins>
      <w:del w:id="415" w:author="Hussain Hadah" w:date="2026-10-25T19:29:00Z" w16du:dateUtc="2026-10-25T23:29:00Z">
        <w:r>
          <w:rPr>
            <w:w w:val="110"/>
          </w:rPr>
          <w:delText>multi-proxy</w:delText>
        </w:r>
      </w:del>
      <w:r>
        <w:rPr>
          <w:w w:val="110"/>
        </w:rPr>
        <w:t xml:space="preserve"> approach weights the bias measure more heavily toward Asian-specific prejudice while still capturing the general racial climate.</w:t>
      </w:r>
      <w:r>
        <w:rPr>
          <w:spacing w:val="40"/>
          <w:w w:val="110"/>
        </w:rPr>
        <w:t xml:space="preserve"> </w:t>
      </w:r>
      <w:r>
        <w:rPr>
          <w:w w:val="110"/>
        </w:rPr>
        <w:t>Finally, I incorporate Uniform</w:t>
      </w:r>
      <w:r>
        <w:rPr>
          <w:spacing w:val="-10"/>
          <w:w w:val="110"/>
        </w:rPr>
        <w:t xml:space="preserve"> </w:t>
      </w:r>
      <w:r>
        <w:rPr>
          <w:w w:val="110"/>
        </w:rPr>
        <w:t>Crime</w:t>
      </w:r>
      <w:r>
        <w:rPr>
          <w:spacing w:val="-10"/>
          <w:w w:val="110"/>
        </w:rPr>
        <w:t xml:space="preserve"> </w:t>
      </w:r>
      <w:r>
        <w:rPr>
          <w:w w:val="110"/>
        </w:rPr>
        <w:t>Reports</w:t>
      </w:r>
      <w:r>
        <w:rPr>
          <w:spacing w:val="-10"/>
          <w:w w:val="110"/>
        </w:rPr>
        <w:t xml:space="preserve"> </w:t>
      </w:r>
      <w:r>
        <w:rPr>
          <w:w w:val="110"/>
        </w:rPr>
        <w:t>(UCR)</w:t>
      </w:r>
      <w:r>
        <w:rPr>
          <w:spacing w:val="-10"/>
          <w:w w:val="110"/>
        </w:rPr>
        <w:t xml:space="preserve"> </w:t>
      </w:r>
      <w:r>
        <w:rPr>
          <w:w w:val="110"/>
        </w:rPr>
        <w:t>data</w:t>
      </w:r>
      <w:r>
        <w:rPr>
          <w:spacing w:val="-10"/>
          <w:w w:val="110"/>
        </w:rPr>
        <w:t xml:space="preserve"> </w:t>
      </w:r>
      <w:r>
        <w:rPr>
          <w:w w:val="110"/>
        </w:rPr>
        <w:t>quantifying</w:t>
      </w:r>
      <w:r>
        <w:rPr>
          <w:spacing w:val="-10"/>
          <w:w w:val="110"/>
        </w:rPr>
        <w:t xml:space="preserve"> </w:t>
      </w:r>
      <w:r>
        <w:rPr>
          <w:w w:val="110"/>
        </w:rPr>
        <w:t>hate</w:t>
      </w:r>
      <w:r>
        <w:rPr>
          <w:spacing w:val="-10"/>
          <w:w w:val="110"/>
        </w:rPr>
        <w:t xml:space="preserve"> </w:t>
      </w:r>
      <w:r>
        <w:rPr>
          <w:w w:val="110"/>
        </w:rPr>
        <w:t>crimes</w:t>
      </w:r>
      <w:r>
        <w:rPr>
          <w:spacing w:val="-10"/>
          <w:w w:val="110"/>
        </w:rPr>
        <w:t xml:space="preserve"> </w:t>
      </w:r>
      <w:r>
        <w:rPr>
          <w:w w:val="110"/>
        </w:rPr>
        <w:t>against</w:t>
      </w:r>
      <w:r>
        <w:rPr>
          <w:spacing w:val="-10"/>
          <w:w w:val="110"/>
        </w:rPr>
        <w:t xml:space="preserve"> </w:t>
      </w:r>
      <w:r>
        <w:rPr>
          <w:w w:val="110"/>
        </w:rPr>
        <w:t>Asian</w:t>
      </w:r>
      <w:r>
        <w:rPr>
          <w:spacing w:val="-10"/>
          <w:w w:val="110"/>
        </w:rPr>
        <w:t xml:space="preserve"> </w:t>
      </w:r>
      <w:ins w:id="416" w:author="Hussain Hadah" w:date="2026-10-25T19:29:00Z" w16du:dateUtc="2026-10-25T23:29:00Z">
        <w:r w:rsidR="00665139">
          <w:t>Americans (</w:t>
        </w:r>
        <w:r w:rsidR="00665139">
          <w:rPr>
            <w:color w:val="0000FF"/>
          </w:rPr>
          <w:t>Bureau of Justice Statistics 2023</w:t>
        </w:r>
        <w:r w:rsidR="00665139">
          <w:t>).</w:t>
        </w:r>
      </w:ins>
      <w:del w:id="417" w:author="Hussain Hadah" w:date="2026-10-25T19:29:00Z" w16du:dateUtc="2026-10-25T23:29:00Z">
        <w:r>
          <w:rPr>
            <w:w w:val="110"/>
          </w:rPr>
          <w:delText>Amer-icans</w:delText>
        </w:r>
        <w:r>
          <w:rPr>
            <w:spacing w:val="-4"/>
            <w:w w:val="110"/>
          </w:rPr>
          <w:delText xml:space="preserve"> </w:delText>
        </w:r>
        <w:r>
          <w:rPr>
            <w:w w:val="110"/>
          </w:rPr>
          <w:delText>(</w:delText>
        </w:r>
        <w:r w:rsidR="00E746E6">
          <w:fldChar w:fldCharType="begin"/>
        </w:r>
        <w:r w:rsidR="00E746E6">
          <w:delInstrText>HYPERLINK \l "_bookmark29"</w:delInstrText>
        </w:r>
        <w:r w:rsidR="00E746E6">
          <w:fldChar w:fldCharType="separate"/>
        </w:r>
        <w:r w:rsidR="00E746E6">
          <w:rPr>
            <w:color w:val="0000FF"/>
            <w:w w:val="110"/>
          </w:rPr>
          <w:delText>Bureau</w:delText>
        </w:r>
        <w:r w:rsidR="00E746E6">
          <w:rPr>
            <w:color w:val="0000FF"/>
            <w:spacing w:val="-5"/>
            <w:w w:val="110"/>
          </w:rPr>
          <w:delText xml:space="preserve"> </w:delText>
        </w:r>
        <w:r w:rsidR="00E746E6">
          <w:rPr>
            <w:color w:val="0000FF"/>
            <w:w w:val="110"/>
          </w:rPr>
          <w:delText>of</w:delText>
        </w:r>
        <w:r w:rsidR="00E746E6">
          <w:rPr>
            <w:color w:val="0000FF"/>
            <w:spacing w:val="-4"/>
            <w:w w:val="110"/>
          </w:rPr>
          <w:delText xml:space="preserve"> </w:delText>
        </w:r>
        <w:r w:rsidR="00E746E6">
          <w:rPr>
            <w:color w:val="0000FF"/>
            <w:w w:val="110"/>
          </w:rPr>
          <w:delText>Justice</w:delText>
        </w:r>
        <w:r w:rsidR="00E746E6">
          <w:rPr>
            <w:color w:val="0000FF"/>
            <w:spacing w:val="-5"/>
            <w:w w:val="110"/>
          </w:rPr>
          <w:delText xml:space="preserve"> </w:delText>
        </w:r>
        <w:r w:rsidR="00E746E6">
          <w:rPr>
            <w:color w:val="0000FF"/>
            <w:w w:val="110"/>
          </w:rPr>
          <w:delText>Statistics</w:delText>
        </w:r>
        <w:r w:rsidR="00E746E6">
          <w:fldChar w:fldCharType="end"/>
        </w:r>
        <w:r>
          <w:rPr>
            <w:color w:val="0000FF"/>
            <w:spacing w:val="-4"/>
            <w:w w:val="110"/>
          </w:rPr>
          <w:delText xml:space="preserve"> </w:delText>
        </w:r>
        <w:r w:rsidR="00E746E6">
          <w:fldChar w:fldCharType="begin"/>
        </w:r>
        <w:r w:rsidR="00E746E6">
          <w:delInstrText>HYPERLINK \l "_bookmark29"</w:delInstrText>
        </w:r>
        <w:r w:rsidR="00E746E6">
          <w:fldChar w:fldCharType="separate"/>
        </w:r>
        <w:r w:rsidR="00E746E6">
          <w:rPr>
            <w:color w:val="0000FF"/>
            <w:w w:val="110"/>
          </w:rPr>
          <w:delText>2023</w:delText>
        </w:r>
        <w:r w:rsidR="00E746E6">
          <w:fldChar w:fldCharType="end"/>
        </w:r>
        <w:r>
          <w:rPr>
            <w:w w:val="110"/>
          </w:rPr>
          <w:delText>).</w:delText>
        </w:r>
      </w:del>
    </w:p>
    <w:p w14:paraId="1F6599FE" w14:textId="77777777" w:rsidR="00E746E6" w:rsidRDefault="000245FA">
      <w:pPr>
        <w:pStyle w:val="BodyText"/>
        <w:spacing w:before="5" w:line="410" w:lineRule="auto"/>
        <w:ind w:left="36" w:right="393" w:firstLine="351"/>
        <w:jc w:val="both"/>
      </w:pPr>
      <w:r>
        <w:rPr>
          <w:w w:val="110"/>
        </w:rPr>
        <w:t>To</w:t>
      </w:r>
      <w:r>
        <w:rPr>
          <w:spacing w:val="-14"/>
          <w:w w:val="110"/>
        </w:rPr>
        <w:t xml:space="preserve"> </w:t>
      </w:r>
      <w:r>
        <w:rPr>
          <w:w w:val="110"/>
        </w:rPr>
        <w:t>reduce</w:t>
      </w:r>
      <w:r>
        <w:rPr>
          <w:spacing w:val="-14"/>
          <w:w w:val="110"/>
        </w:rPr>
        <w:t xml:space="preserve"> </w:t>
      </w:r>
      <w:r>
        <w:rPr>
          <w:w w:val="110"/>
        </w:rPr>
        <w:t>attenuation</w:t>
      </w:r>
      <w:r>
        <w:rPr>
          <w:spacing w:val="-14"/>
          <w:w w:val="110"/>
        </w:rPr>
        <w:t xml:space="preserve"> </w:t>
      </w:r>
      <w:r>
        <w:rPr>
          <w:w w:val="110"/>
        </w:rPr>
        <w:t>bias</w:t>
      </w:r>
      <w:r>
        <w:rPr>
          <w:spacing w:val="-14"/>
          <w:w w:val="110"/>
        </w:rPr>
        <w:t xml:space="preserve"> </w:t>
      </w:r>
      <w:r>
        <w:rPr>
          <w:w w:val="110"/>
        </w:rPr>
        <w:t>and</w:t>
      </w:r>
      <w:r>
        <w:rPr>
          <w:spacing w:val="-14"/>
          <w:w w:val="110"/>
        </w:rPr>
        <w:t xml:space="preserve"> </w:t>
      </w:r>
      <w:r>
        <w:rPr>
          <w:w w:val="110"/>
        </w:rPr>
        <w:t>measurement</w:t>
      </w:r>
      <w:r>
        <w:rPr>
          <w:spacing w:val="-14"/>
          <w:w w:val="110"/>
        </w:rPr>
        <w:t xml:space="preserve"> </w:t>
      </w:r>
      <w:r>
        <w:rPr>
          <w:w w:val="110"/>
        </w:rPr>
        <w:t>error,</w:t>
      </w:r>
      <w:r>
        <w:rPr>
          <w:spacing w:val="-13"/>
          <w:w w:val="110"/>
        </w:rPr>
        <w:t xml:space="preserve"> </w:t>
      </w:r>
      <w:r>
        <w:rPr>
          <w:w w:val="110"/>
        </w:rPr>
        <w:t>I</w:t>
      </w:r>
      <w:r>
        <w:rPr>
          <w:spacing w:val="-14"/>
          <w:w w:val="110"/>
        </w:rPr>
        <w:t xml:space="preserve"> </w:t>
      </w:r>
      <w:r>
        <w:rPr>
          <w:w w:val="110"/>
        </w:rPr>
        <w:t>follow</w:t>
      </w:r>
      <w:r>
        <w:rPr>
          <w:spacing w:val="-14"/>
          <w:w w:val="110"/>
        </w:rPr>
        <w:t xml:space="preserve"> </w:t>
      </w:r>
      <w:r>
        <w:rPr>
          <w:w w:val="110"/>
        </w:rPr>
        <w:t>Lubotsky</w:t>
      </w:r>
      <w:r>
        <w:rPr>
          <w:spacing w:val="-14"/>
          <w:w w:val="110"/>
        </w:rPr>
        <w:t xml:space="preserve"> </w:t>
      </w:r>
      <w:r>
        <w:rPr>
          <w:w w:val="110"/>
        </w:rPr>
        <w:t>and</w:t>
      </w:r>
      <w:r>
        <w:rPr>
          <w:spacing w:val="-14"/>
          <w:w w:val="110"/>
        </w:rPr>
        <w:t xml:space="preserve"> </w:t>
      </w:r>
      <w:ins w:id="418" w:author="Hussain Hadah" w:date="2026-10-25T19:29:00Z" w16du:dateUtc="2026-10-25T23:29:00Z">
        <w:r w:rsidR="00665139">
          <w:t>Wittenberg (</w:t>
        </w:r>
        <w:r w:rsidR="00665139">
          <w:rPr>
            <w:color w:val="0000FF"/>
          </w:rPr>
          <w:t>2006</w:t>
        </w:r>
        <w:r w:rsidR="00665139">
          <w:t>)</w:t>
        </w:r>
      </w:ins>
      <w:del w:id="419" w:author="Hussain Hadah" w:date="2026-10-25T19:29:00Z" w16du:dateUtc="2026-10-25T23:29:00Z">
        <w:r>
          <w:rPr>
            <w:w w:val="110"/>
          </w:rPr>
          <w:delText>Wit-tenberg (</w:delText>
        </w:r>
        <w:r w:rsidR="00E746E6">
          <w:fldChar w:fldCharType="begin"/>
        </w:r>
        <w:r w:rsidR="00E746E6">
          <w:delInstrText>HYPERLINK \l "_bookmark58"</w:delInstrText>
        </w:r>
        <w:r w:rsidR="00E746E6">
          <w:fldChar w:fldCharType="separate"/>
        </w:r>
        <w:r w:rsidR="00E746E6">
          <w:rPr>
            <w:color w:val="0000FF"/>
            <w:w w:val="110"/>
          </w:rPr>
          <w:delText>2006</w:delText>
        </w:r>
        <w:r w:rsidR="00E746E6">
          <w:fldChar w:fldCharType="end"/>
        </w:r>
        <w:r>
          <w:rPr>
            <w:w w:val="110"/>
          </w:rPr>
          <w:delText>)</w:delText>
        </w:r>
      </w:del>
      <w:r>
        <w:rPr>
          <w:w w:val="110"/>
        </w:rPr>
        <w:t xml:space="preserve"> in constructing composite bias measures using IAT, ANES racial animus</w:t>
      </w:r>
      <w:r>
        <w:rPr>
          <w:spacing w:val="-7"/>
          <w:w w:val="110"/>
        </w:rPr>
        <w:t xml:space="preserve"> </w:t>
      </w:r>
      <w:r>
        <w:rPr>
          <w:w w:val="110"/>
        </w:rPr>
        <w:t>measures,</w:t>
      </w:r>
      <w:r>
        <w:rPr>
          <w:spacing w:val="-7"/>
          <w:w w:val="110"/>
        </w:rPr>
        <w:t xml:space="preserve"> </w:t>
      </w:r>
      <w:r>
        <w:rPr>
          <w:w w:val="110"/>
        </w:rPr>
        <w:t>and</w:t>
      </w:r>
      <w:r>
        <w:rPr>
          <w:spacing w:val="-8"/>
          <w:w w:val="110"/>
        </w:rPr>
        <w:t xml:space="preserve"> </w:t>
      </w:r>
      <w:r>
        <w:rPr>
          <w:w w:val="110"/>
        </w:rPr>
        <w:t>hate</w:t>
      </w:r>
      <w:r>
        <w:rPr>
          <w:spacing w:val="-7"/>
          <w:w w:val="110"/>
        </w:rPr>
        <w:t xml:space="preserve"> </w:t>
      </w:r>
      <w:r>
        <w:rPr>
          <w:w w:val="110"/>
        </w:rPr>
        <w:t>crimes</w:t>
      </w:r>
      <w:r>
        <w:rPr>
          <w:spacing w:val="-7"/>
          <w:w w:val="110"/>
        </w:rPr>
        <w:t xml:space="preserve"> </w:t>
      </w:r>
      <w:r>
        <w:rPr>
          <w:w w:val="110"/>
        </w:rPr>
        <w:t>against</w:t>
      </w:r>
      <w:r>
        <w:rPr>
          <w:spacing w:val="-7"/>
          <w:w w:val="110"/>
        </w:rPr>
        <w:t xml:space="preserve"> </w:t>
      </w:r>
      <w:r>
        <w:rPr>
          <w:w w:val="110"/>
        </w:rPr>
        <w:t>Asian</w:t>
      </w:r>
      <w:r>
        <w:rPr>
          <w:spacing w:val="-8"/>
          <w:w w:val="110"/>
        </w:rPr>
        <w:t xml:space="preserve"> </w:t>
      </w:r>
      <w:r>
        <w:rPr>
          <w:w w:val="110"/>
        </w:rPr>
        <w:t>Americans</w:t>
      </w:r>
      <w:ins w:id="420" w:author="Hussain Hadah" w:date="2026-10-25T19:29:00Z" w16du:dateUtc="2026-10-25T23:29:00Z">
        <w:r w:rsidR="00665139">
          <w:t>.</w:t>
        </w:r>
        <w:r w:rsidR="00665139">
          <w:rPr>
            <w:color w:val="0000FF"/>
            <w:vertAlign w:val="superscript"/>
          </w:rPr>
          <w:footnoteReference w:id="10"/>
        </w:r>
      </w:ins>
      <w:del w:id="422" w:author="Hussain Hadah" w:date="2026-10-25T19:29:00Z" w16du:dateUtc="2026-10-25T23:29:00Z">
        <w:r>
          <w:rPr>
            <w:w w:val="110"/>
          </w:rPr>
          <w:delText>.</w:delText>
        </w:r>
        <w:r w:rsidR="00E746E6">
          <w:fldChar w:fldCharType="begin"/>
        </w:r>
        <w:r w:rsidR="00E746E6">
          <w:delInstrText>HYPERLINK \l "_bookmark9"</w:delInstrText>
        </w:r>
        <w:r w:rsidR="00E746E6">
          <w:fldChar w:fldCharType="separate"/>
        </w:r>
        <w:r w:rsidR="00E746E6">
          <w:rPr>
            <w:color w:val="0000FF"/>
            <w:w w:val="110"/>
            <w:position w:val="9"/>
            <w:sz w:val="18"/>
          </w:rPr>
          <w:delText>10</w:delText>
        </w:r>
        <w:r w:rsidR="00E746E6">
          <w:fldChar w:fldCharType="end"/>
        </w:r>
      </w:del>
      <w:r>
        <w:rPr>
          <w:color w:val="0000FF"/>
          <w:spacing w:val="34"/>
          <w:w w:val="110"/>
          <w:position w:val="9"/>
          <w:sz w:val="18"/>
        </w:rPr>
        <w:t xml:space="preserve"> </w:t>
      </w:r>
      <w:r>
        <w:rPr>
          <w:w w:val="110"/>
        </w:rPr>
        <w:t>Figure</w:t>
      </w:r>
      <w:r>
        <w:rPr>
          <w:spacing w:val="-7"/>
          <w:w w:val="110"/>
        </w:rPr>
        <w:t xml:space="preserve"> </w:t>
      </w:r>
      <w:ins w:id="423" w:author="Hussain Hadah" w:date="2026-10-25T19:29:00Z" w16du:dateUtc="2026-10-25T23:29:00Z">
        <w:r w:rsidR="00665139">
          <w:t>(</w:t>
        </w:r>
        <w:r w:rsidR="00665139">
          <w:rPr>
            <w:color w:val="0000FF"/>
          </w:rPr>
          <w:t>2a</w:t>
        </w:r>
        <w:r w:rsidR="00665139">
          <w:t>) graphically</w:t>
        </w:r>
      </w:ins>
      <w:del w:id="424" w:author="Hussain Hadah" w:date="2026-10-25T19:29:00Z" w16du:dateUtc="2026-10-25T23:29:00Z">
        <w:r>
          <w:rPr>
            <w:w w:val="110"/>
          </w:rPr>
          <w:delText>(</w:delText>
        </w:r>
        <w:r w:rsidR="00E746E6">
          <w:fldChar w:fldCharType="begin"/>
        </w:r>
        <w:r w:rsidR="00E746E6">
          <w:delInstrText>HYPERLINK \l "_bookmark72"</w:delInstrText>
        </w:r>
        <w:r w:rsidR="00E746E6">
          <w:fldChar w:fldCharType="separate"/>
        </w:r>
        <w:r w:rsidR="00E746E6">
          <w:rPr>
            <w:color w:val="0000FF"/>
            <w:w w:val="110"/>
          </w:rPr>
          <w:delText>2a</w:delText>
        </w:r>
        <w:r w:rsidR="00E746E6">
          <w:fldChar w:fldCharType="end"/>
        </w:r>
        <w:r>
          <w:rPr>
            <w:w w:val="110"/>
          </w:rPr>
          <w:delText>)</w:delText>
        </w:r>
        <w:r>
          <w:rPr>
            <w:spacing w:val="-8"/>
            <w:w w:val="110"/>
          </w:rPr>
          <w:delText xml:space="preserve"> </w:delText>
        </w:r>
        <w:r>
          <w:rPr>
            <w:w w:val="110"/>
          </w:rPr>
          <w:delText>graph-ically</w:delText>
        </w:r>
      </w:del>
      <w:r>
        <w:rPr>
          <w:w w:val="110"/>
        </w:rPr>
        <w:t xml:space="preserve"> represents bias measures over time in the most and least biased locations. Figure</w:t>
      </w:r>
      <w:r>
        <w:rPr>
          <w:spacing w:val="-6"/>
          <w:w w:val="110"/>
        </w:rPr>
        <w:t xml:space="preserve"> </w:t>
      </w:r>
      <w:ins w:id="425" w:author="Hussain Hadah" w:date="2026-10-25T19:29:00Z" w16du:dateUtc="2026-10-25T23:29:00Z">
        <w:r w:rsidR="00665139">
          <w:t>(</w:t>
        </w:r>
        <w:r w:rsidR="00665139">
          <w:rPr>
            <w:color w:val="0000FF"/>
          </w:rPr>
          <w:t>2b</w:t>
        </w:r>
        <w:r w:rsidR="00665139">
          <w:t>)</w:t>
        </w:r>
      </w:ins>
      <w:del w:id="426" w:author="Hussain Hadah" w:date="2026-10-25T19:29:00Z" w16du:dateUtc="2026-10-25T23:29:00Z">
        <w:r>
          <w:rPr>
            <w:w w:val="110"/>
          </w:rPr>
          <w:delText>(</w:delText>
        </w:r>
        <w:r w:rsidR="00E746E6">
          <w:fldChar w:fldCharType="begin"/>
        </w:r>
        <w:r w:rsidR="00E746E6">
          <w:delInstrText>HYPERLINK \l "_bookmark72"</w:delInstrText>
        </w:r>
        <w:r w:rsidR="00E746E6">
          <w:fldChar w:fldCharType="separate"/>
        </w:r>
        <w:r w:rsidR="00E746E6">
          <w:rPr>
            <w:color w:val="0000FF"/>
            <w:w w:val="110"/>
          </w:rPr>
          <w:delText>2b</w:delText>
        </w:r>
        <w:r w:rsidR="00E746E6">
          <w:fldChar w:fldCharType="end"/>
        </w:r>
        <w:r>
          <w:rPr>
            <w:w w:val="110"/>
          </w:rPr>
          <w:delText>)</w:delText>
        </w:r>
      </w:del>
      <w:r>
        <w:rPr>
          <w:spacing w:val="-6"/>
          <w:w w:val="110"/>
        </w:rPr>
        <w:t xml:space="preserve"> </w:t>
      </w:r>
      <w:r>
        <w:rPr>
          <w:w w:val="110"/>
        </w:rPr>
        <w:t>shows</w:t>
      </w:r>
      <w:r>
        <w:rPr>
          <w:spacing w:val="-6"/>
          <w:w w:val="110"/>
        </w:rPr>
        <w:t xml:space="preserve"> </w:t>
      </w:r>
      <w:r>
        <w:rPr>
          <w:w w:val="110"/>
        </w:rPr>
        <w:t>Asian</w:t>
      </w:r>
      <w:r>
        <w:rPr>
          <w:spacing w:val="-6"/>
          <w:w w:val="110"/>
        </w:rPr>
        <w:t xml:space="preserve"> </w:t>
      </w:r>
      <w:r>
        <w:rPr>
          <w:w w:val="110"/>
        </w:rPr>
        <w:t>racial</w:t>
      </w:r>
      <w:r>
        <w:rPr>
          <w:spacing w:val="-6"/>
          <w:w w:val="110"/>
        </w:rPr>
        <w:t xml:space="preserve"> </w:t>
      </w:r>
      <w:r>
        <w:rPr>
          <w:w w:val="110"/>
        </w:rPr>
        <w:t>identity</w:t>
      </w:r>
      <w:r>
        <w:rPr>
          <w:spacing w:val="-6"/>
          <w:w w:val="110"/>
        </w:rPr>
        <w:t xml:space="preserve"> </w:t>
      </w:r>
      <w:r>
        <w:rPr>
          <w:w w:val="110"/>
        </w:rPr>
        <w:t>reporting</w:t>
      </w:r>
      <w:r>
        <w:rPr>
          <w:spacing w:val="-6"/>
          <w:w w:val="110"/>
        </w:rPr>
        <w:t xml:space="preserve"> </w:t>
      </w:r>
      <w:r>
        <w:rPr>
          <w:w w:val="110"/>
        </w:rPr>
        <w:t>in</w:t>
      </w:r>
      <w:r>
        <w:rPr>
          <w:spacing w:val="-6"/>
          <w:w w:val="110"/>
        </w:rPr>
        <w:t xml:space="preserve"> </w:t>
      </w:r>
      <w:r>
        <w:rPr>
          <w:w w:val="110"/>
        </w:rPr>
        <w:t>the</w:t>
      </w:r>
      <w:r>
        <w:rPr>
          <w:spacing w:val="-6"/>
          <w:w w:val="110"/>
        </w:rPr>
        <w:t xml:space="preserve"> </w:t>
      </w:r>
      <w:r>
        <w:rPr>
          <w:w w:val="110"/>
        </w:rPr>
        <w:t>two</w:t>
      </w:r>
      <w:r>
        <w:rPr>
          <w:spacing w:val="-6"/>
          <w:w w:val="110"/>
        </w:rPr>
        <w:t xml:space="preserve"> </w:t>
      </w:r>
      <w:r>
        <w:rPr>
          <w:w w:val="110"/>
        </w:rPr>
        <w:t>most</w:t>
      </w:r>
      <w:r>
        <w:rPr>
          <w:spacing w:val="-6"/>
          <w:w w:val="110"/>
        </w:rPr>
        <w:t xml:space="preserve"> </w:t>
      </w:r>
      <w:r>
        <w:rPr>
          <w:w w:val="110"/>
        </w:rPr>
        <w:t>and</w:t>
      </w:r>
      <w:r>
        <w:rPr>
          <w:spacing w:val="-6"/>
          <w:w w:val="110"/>
        </w:rPr>
        <w:t xml:space="preserve"> </w:t>
      </w:r>
      <w:r>
        <w:rPr>
          <w:w w:val="110"/>
        </w:rPr>
        <w:t>least</w:t>
      </w:r>
      <w:r>
        <w:rPr>
          <w:spacing w:val="-6"/>
          <w:w w:val="110"/>
        </w:rPr>
        <w:t xml:space="preserve"> </w:t>
      </w:r>
      <w:r>
        <w:rPr>
          <w:w w:val="110"/>
        </w:rPr>
        <w:t>biased locations.</w:t>
      </w:r>
      <w:r>
        <w:rPr>
          <w:spacing w:val="1"/>
          <w:w w:val="110"/>
        </w:rPr>
        <w:t xml:space="preserve"> </w:t>
      </w:r>
      <w:r>
        <w:rPr>
          <w:w w:val="110"/>
        </w:rPr>
        <w:t>Lower</w:t>
      </w:r>
      <w:r>
        <w:rPr>
          <w:spacing w:val="-14"/>
          <w:w w:val="110"/>
        </w:rPr>
        <w:t xml:space="preserve"> </w:t>
      </w:r>
      <w:r>
        <w:rPr>
          <w:w w:val="110"/>
        </w:rPr>
        <w:t>scores</w:t>
      </w:r>
      <w:r>
        <w:rPr>
          <w:spacing w:val="-13"/>
          <w:w w:val="110"/>
        </w:rPr>
        <w:t xml:space="preserve"> </w:t>
      </w:r>
      <w:r>
        <w:rPr>
          <w:w w:val="110"/>
        </w:rPr>
        <w:t>indicate</w:t>
      </w:r>
      <w:r>
        <w:rPr>
          <w:spacing w:val="-14"/>
          <w:w w:val="110"/>
        </w:rPr>
        <w:t xml:space="preserve"> </w:t>
      </w:r>
      <w:r>
        <w:rPr>
          <w:w w:val="110"/>
        </w:rPr>
        <w:t>less</w:t>
      </w:r>
      <w:r>
        <w:rPr>
          <w:spacing w:val="-13"/>
          <w:w w:val="110"/>
        </w:rPr>
        <w:t xml:space="preserve"> </w:t>
      </w:r>
      <w:r>
        <w:rPr>
          <w:w w:val="110"/>
        </w:rPr>
        <w:t>bias;</w:t>
      </w:r>
      <w:r>
        <w:rPr>
          <w:spacing w:val="-13"/>
          <w:w w:val="110"/>
        </w:rPr>
        <w:t xml:space="preserve"> </w:t>
      </w:r>
      <w:r>
        <w:rPr>
          <w:w w:val="110"/>
        </w:rPr>
        <w:t>higher</w:t>
      </w:r>
      <w:r>
        <w:rPr>
          <w:spacing w:val="-13"/>
          <w:w w:val="110"/>
        </w:rPr>
        <w:t xml:space="preserve"> </w:t>
      </w:r>
      <w:r>
        <w:rPr>
          <w:w w:val="110"/>
        </w:rPr>
        <w:t>scores</w:t>
      </w:r>
      <w:r>
        <w:rPr>
          <w:spacing w:val="-14"/>
          <w:w w:val="110"/>
        </w:rPr>
        <w:t xml:space="preserve"> </w:t>
      </w:r>
      <w:r>
        <w:rPr>
          <w:w w:val="110"/>
        </w:rPr>
        <w:t>indicate</w:t>
      </w:r>
      <w:r>
        <w:rPr>
          <w:spacing w:val="-13"/>
          <w:w w:val="110"/>
        </w:rPr>
        <w:t xml:space="preserve"> </w:t>
      </w:r>
      <w:r>
        <w:rPr>
          <w:w w:val="110"/>
        </w:rPr>
        <w:t>greater</w:t>
      </w:r>
      <w:r>
        <w:rPr>
          <w:spacing w:val="-13"/>
          <w:w w:val="110"/>
        </w:rPr>
        <w:t xml:space="preserve"> </w:t>
      </w:r>
      <w:r>
        <w:rPr>
          <w:w w:val="110"/>
        </w:rPr>
        <w:t>racial</w:t>
      </w:r>
      <w:r>
        <w:rPr>
          <w:spacing w:val="-14"/>
          <w:w w:val="110"/>
        </w:rPr>
        <w:t xml:space="preserve"> </w:t>
      </w:r>
      <w:ins w:id="427" w:author="Hussain Hadah" w:date="2026-10-25T19:29:00Z" w16du:dateUtc="2026-10-25T23:29:00Z">
        <w:r w:rsidR="00665139">
          <w:t xml:space="preserve">animus. The composite is scaled in the units of the IAT D score, a standardized difference in response latencies, and throughout the paper I refer to a one-unit change in the index as a one standard deviation change in this sense. Relative to the variation in the data, one unit is a large change. The index is measured in two-year blocks (2004–05, 2008–09, 2012–13, 2016–17, and 2020–21), so each state contributes at most five distinct values, and the panel is unbalanced: 29 states enter in 2004, 11 in 2008, and 11 in 2012. Across the 432 state-year cells with a bias measure, the index has a standard deviation of 0.42, of which the </w:t>
        </w:r>
        <w:r w:rsidR="00665139">
          <w:lastRenderedPageBreak/>
          <w:t xml:space="preserve">between-state component (the standard deviation of state means) is 0.18 and the within-state component over time is 0.39; within a given year, the standard deviation across states averages 0.26. A one-unit increase, the change used in the tables and figures, is therefore about 2.4 standard deviations of the state-year distribution, or the gap between the least biased places (Washington, DC, and Vermont) and the most biased (North Dakota) in 2020. Appendix Figures </w:t>
        </w:r>
        <w:r w:rsidR="00665139">
          <w:rPr>
            <w:b/>
          </w:rPr>
          <w:t xml:space="preserve">?? </w:t>
        </w:r>
        <w:r w:rsidR="00665139">
          <w:t xml:space="preserve">and </w:t>
        </w:r>
        <w:r w:rsidR="00665139">
          <w:rPr>
            <w:b/>
          </w:rPr>
          <w:t xml:space="preserve">?? </w:t>
        </w:r>
        <w:r w:rsidR="00665139">
          <w:t>map the index by year and averaged over 2004–2021.</w:t>
        </w:r>
      </w:ins>
      <w:del w:id="428" w:author="Hussain Hadah" w:date="2026-10-25T19:29:00Z" w16du:dateUtc="2026-10-25T23:29:00Z">
        <w:r>
          <w:rPr>
            <w:spacing w:val="-5"/>
            <w:w w:val="110"/>
          </w:rPr>
          <w:delText>an-</w:delText>
        </w:r>
      </w:del>
    </w:p>
    <w:p w14:paraId="17D15B86" w14:textId="77777777" w:rsidR="00E746E6" w:rsidRDefault="000245FA">
      <w:pPr>
        <w:pStyle w:val="BodyText"/>
        <w:spacing w:before="4" w:line="415" w:lineRule="auto"/>
        <w:ind w:left="36" w:right="393"/>
        <w:jc w:val="both"/>
        <w:rPr>
          <w:del w:id="429" w:author="Hussain Hadah" w:date="2026-10-25T19:29:00Z" w16du:dateUtc="2026-10-25T23:29:00Z"/>
        </w:rPr>
      </w:pPr>
      <w:del w:id="430" w:author="Hussain Hadah" w:date="2026-10-25T19:29:00Z" w16du:dateUtc="2026-10-25T23:29:00Z">
        <w:r>
          <w:rPr>
            <w:w w:val="110"/>
          </w:rPr>
          <w:delText>imus.</w:delText>
        </w:r>
        <w:r>
          <w:rPr>
            <w:spacing w:val="40"/>
            <w:w w:val="110"/>
          </w:rPr>
          <w:delText xml:space="preserve"> </w:delText>
        </w:r>
        <w:r>
          <w:rPr>
            <w:w w:val="110"/>
          </w:rPr>
          <w:delText>One standard deviation bias increase is equivalent to moving from Wash-ington, DC, or Vermont to North Dakota in 2020.</w:delText>
        </w:r>
        <w:r>
          <w:rPr>
            <w:spacing w:val="40"/>
            <w:w w:val="110"/>
          </w:rPr>
          <w:delText xml:space="preserve"> </w:delText>
        </w:r>
        <w:r>
          <w:rPr>
            <w:w w:val="110"/>
          </w:rPr>
          <w:delText>State-level average bias over time</w:delText>
        </w:r>
        <w:r>
          <w:rPr>
            <w:spacing w:val="-4"/>
            <w:w w:val="110"/>
          </w:rPr>
          <w:delText xml:space="preserve"> </w:delText>
        </w:r>
        <w:r>
          <w:rPr>
            <w:w w:val="110"/>
          </w:rPr>
          <w:delText>appears</w:delText>
        </w:r>
        <w:r>
          <w:rPr>
            <w:spacing w:val="-4"/>
            <w:w w:val="110"/>
          </w:rPr>
          <w:delText xml:space="preserve"> </w:delText>
        </w:r>
        <w:r>
          <w:rPr>
            <w:w w:val="110"/>
          </w:rPr>
          <w:delText>in</w:delText>
        </w:r>
        <w:r>
          <w:rPr>
            <w:spacing w:val="-4"/>
            <w:w w:val="110"/>
          </w:rPr>
          <w:delText xml:space="preserve"> </w:delText>
        </w:r>
        <w:r>
          <w:rPr>
            <w:w w:val="110"/>
          </w:rPr>
          <w:delText>Figure</w:delText>
        </w:r>
        <w:r>
          <w:rPr>
            <w:spacing w:val="-4"/>
            <w:w w:val="110"/>
          </w:rPr>
          <w:delText xml:space="preserve"> </w:delText>
        </w:r>
        <w:r>
          <w:rPr>
            <w:w w:val="110"/>
          </w:rPr>
          <w:delText>(</w:delText>
        </w:r>
        <w:r w:rsidR="00E746E6">
          <w:fldChar w:fldCharType="begin"/>
        </w:r>
        <w:r w:rsidR="00E746E6">
          <w:delInstrText>HYPERLINK \l "_bookmark73"</w:delInstrText>
        </w:r>
        <w:r w:rsidR="00E746E6">
          <w:fldChar w:fldCharType="separate"/>
        </w:r>
        <w:r w:rsidR="00E746E6">
          <w:rPr>
            <w:color w:val="0000FF"/>
            <w:w w:val="110"/>
          </w:rPr>
          <w:delText>3</w:delText>
        </w:r>
        <w:r w:rsidR="00E746E6">
          <w:fldChar w:fldCharType="end"/>
        </w:r>
        <w:r>
          <w:rPr>
            <w:w w:val="110"/>
          </w:rPr>
          <w:delText>),</w:delText>
        </w:r>
        <w:r>
          <w:rPr>
            <w:spacing w:val="-4"/>
            <w:w w:val="110"/>
          </w:rPr>
          <w:delText xml:space="preserve"> </w:delText>
        </w:r>
        <w:r>
          <w:rPr>
            <w:w w:val="110"/>
          </w:rPr>
          <w:delText>with</w:delText>
        </w:r>
        <w:r>
          <w:rPr>
            <w:spacing w:val="-4"/>
            <w:w w:val="110"/>
          </w:rPr>
          <w:delText xml:space="preserve"> </w:delText>
        </w:r>
        <w:r>
          <w:rPr>
            <w:w w:val="110"/>
          </w:rPr>
          <w:delText>overall</w:delText>
        </w:r>
        <w:r>
          <w:rPr>
            <w:spacing w:val="-4"/>
            <w:w w:val="110"/>
          </w:rPr>
          <w:delText xml:space="preserve"> </w:delText>
        </w:r>
        <w:r>
          <w:rPr>
            <w:w w:val="110"/>
          </w:rPr>
          <w:delText>2004–2021</w:delText>
        </w:r>
        <w:r>
          <w:rPr>
            <w:spacing w:val="-4"/>
            <w:w w:val="110"/>
          </w:rPr>
          <w:delText xml:space="preserve"> </w:delText>
        </w:r>
        <w:r>
          <w:rPr>
            <w:w w:val="110"/>
          </w:rPr>
          <w:delText>averages</w:delText>
        </w:r>
        <w:r>
          <w:rPr>
            <w:spacing w:val="-4"/>
            <w:w w:val="110"/>
          </w:rPr>
          <w:delText xml:space="preserve"> </w:delText>
        </w:r>
        <w:r>
          <w:rPr>
            <w:w w:val="110"/>
          </w:rPr>
          <w:delText>in</w:delText>
        </w:r>
        <w:r>
          <w:rPr>
            <w:spacing w:val="-4"/>
            <w:w w:val="110"/>
          </w:rPr>
          <w:delText xml:space="preserve"> </w:delText>
        </w:r>
        <w:r>
          <w:rPr>
            <w:w w:val="110"/>
          </w:rPr>
          <w:delText>Figure</w:delText>
        </w:r>
        <w:r>
          <w:rPr>
            <w:spacing w:val="-4"/>
            <w:w w:val="110"/>
          </w:rPr>
          <w:delText xml:space="preserve"> </w:delText>
        </w:r>
        <w:r>
          <w:rPr>
            <w:w w:val="110"/>
          </w:rPr>
          <w:delText>(</w:delText>
        </w:r>
        <w:r w:rsidR="00E746E6">
          <w:fldChar w:fldCharType="begin"/>
        </w:r>
        <w:r w:rsidR="00E746E6">
          <w:delInstrText>HYPERLINK \l "_bookmark74"</w:delInstrText>
        </w:r>
        <w:r w:rsidR="00E746E6">
          <w:fldChar w:fldCharType="separate"/>
        </w:r>
        <w:r w:rsidR="00E746E6">
          <w:rPr>
            <w:color w:val="0000FF"/>
            <w:w w:val="110"/>
          </w:rPr>
          <w:delText>4</w:delText>
        </w:r>
        <w:r w:rsidR="00E746E6">
          <w:fldChar w:fldCharType="end"/>
        </w:r>
        <w:r>
          <w:rPr>
            <w:w w:val="110"/>
          </w:rPr>
          <w:delText>).</w:delText>
        </w:r>
      </w:del>
    </w:p>
    <w:p w14:paraId="55B0EAA3" w14:textId="77777777" w:rsidR="00E746E6" w:rsidRDefault="00E746E6">
      <w:pPr>
        <w:pStyle w:val="BodyText"/>
        <w:spacing w:before="272"/>
        <w:rPr>
          <w:del w:id="431" w:author="Hussain Hadah" w:date="2026-10-25T19:29:00Z" w16du:dateUtc="2026-10-25T23:29:00Z"/>
        </w:rPr>
      </w:pPr>
    </w:p>
    <w:p w14:paraId="7F264993" w14:textId="77777777" w:rsidR="00E746E6" w:rsidRDefault="000245FA">
      <w:pPr>
        <w:pStyle w:val="Heading2"/>
        <w:numPr>
          <w:ilvl w:val="0"/>
          <w:numId w:val="8"/>
        </w:numPr>
        <w:tabs>
          <w:tab w:val="left" w:pos="552"/>
        </w:tabs>
        <w:spacing w:before="0"/>
        <w:ind w:hanging="516"/>
      </w:pPr>
      <w:bookmarkStart w:id="432" w:name="From_the_Data:_Asian_Racial_Identity_and"/>
      <w:bookmarkEnd w:id="432"/>
      <w:r>
        <w:rPr>
          <w:w w:val="105"/>
        </w:rPr>
        <w:t>From</w:t>
      </w:r>
      <w:r>
        <w:rPr>
          <w:spacing w:val="5"/>
          <w:w w:val="105"/>
        </w:rPr>
        <w:t xml:space="preserve"> </w:t>
      </w:r>
      <w:r>
        <w:rPr>
          <w:w w:val="105"/>
        </w:rPr>
        <w:t>the</w:t>
      </w:r>
      <w:r>
        <w:rPr>
          <w:spacing w:val="6"/>
          <w:w w:val="105"/>
        </w:rPr>
        <w:t xml:space="preserve"> </w:t>
      </w:r>
      <w:r>
        <w:rPr>
          <w:w w:val="105"/>
        </w:rPr>
        <w:t>Data:</w:t>
      </w:r>
      <w:r>
        <w:rPr>
          <w:spacing w:val="28"/>
          <w:w w:val="105"/>
        </w:rPr>
        <w:t xml:space="preserve"> </w:t>
      </w:r>
      <w:r>
        <w:rPr>
          <w:w w:val="105"/>
        </w:rPr>
        <w:t>Asian</w:t>
      </w:r>
      <w:r>
        <w:rPr>
          <w:spacing w:val="6"/>
          <w:w w:val="105"/>
        </w:rPr>
        <w:t xml:space="preserve"> </w:t>
      </w:r>
      <w:r>
        <w:rPr>
          <w:w w:val="105"/>
        </w:rPr>
        <w:t>Racial</w:t>
      </w:r>
      <w:r>
        <w:rPr>
          <w:spacing w:val="6"/>
          <w:w w:val="105"/>
        </w:rPr>
        <w:t xml:space="preserve"> </w:t>
      </w:r>
      <w:r>
        <w:rPr>
          <w:w w:val="105"/>
        </w:rPr>
        <w:t>Identity</w:t>
      </w:r>
      <w:r>
        <w:rPr>
          <w:spacing w:val="5"/>
          <w:w w:val="105"/>
        </w:rPr>
        <w:t xml:space="preserve"> </w:t>
      </w:r>
      <w:r>
        <w:rPr>
          <w:w w:val="105"/>
        </w:rPr>
        <w:t>and</w:t>
      </w:r>
      <w:r>
        <w:rPr>
          <w:spacing w:val="6"/>
          <w:w w:val="105"/>
        </w:rPr>
        <w:t xml:space="preserve"> </w:t>
      </w:r>
      <w:r>
        <w:rPr>
          <w:spacing w:val="-2"/>
          <w:w w:val="105"/>
        </w:rPr>
        <w:t>Attrition</w:t>
      </w:r>
    </w:p>
    <w:p w14:paraId="1300AD77" w14:textId="77777777" w:rsidR="00EC5473" w:rsidRDefault="00665139">
      <w:pPr>
        <w:spacing w:line="400" w:lineRule="auto"/>
        <w:ind w:left="-14" w:right="367"/>
        <w:rPr>
          <w:ins w:id="433" w:author="Hussain Hadah" w:date="2026-10-25T19:29:00Z" w16du:dateUtc="2026-10-25T23:29:00Z"/>
        </w:rPr>
      </w:pPr>
      <w:ins w:id="434" w:author="Hussain Hadah" w:date="2026-10-25T19:29:00Z" w16du:dateUtc="2026-10-25T23:29:00Z">
        <w:r>
          <w:t xml:space="preserve">Table </w:t>
        </w:r>
        <w:r>
          <w:rPr>
            <w:color w:val="0000FF"/>
          </w:rPr>
          <w:t xml:space="preserve">4 </w:t>
        </w:r>
        <w:r>
          <w:t>reports the distribution of self-reported racial identity among children of Asian ancestry by generation and ancestry, using the three categories that the multinomial logit models below distinguish (“Asian only,” “White only,” and “Asian and White”) plus a residual category.</w:t>
        </w:r>
        <w:r>
          <w:rPr>
            <w:color w:val="0000FF"/>
            <w:vertAlign w:val="superscript"/>
          </w:rPr>
          <w:footnoteReference w:id="11"/>
        </w:r>
        <w:r>
          <w:rPr>
            <w:color w:val="0000FF"/>
            <w:vertAlign w:val="superscript"/>
          </w:rPr>
          <w:t xml:space="preserve"> </w:t>
        </w:r>
        <w:r>
          <w:t>Among first-generation children, 94% report “Asian only.” The share falls to 72% in the second generation and 29% in the third. Attrition is concentrated in interracial families. Among secondgeneration children with two Asian-born parents, 96% report “Asian only,” compared with 31% of children with one Asian-born parent and one parent born outside Asia (86% of whom are US-born); the rest of the latter group split between “White only” (25%) and “Asian and White” (37%). The split differs by which parent is Asian: 36% of children of an Asian father and a White mother report “Asian only” versus 29% of children of a White father and an Asian mother, who more often report “Asian and White” (40% versus 29%).</w:t>
        </w:r>
      </w:ins>
    </w:p>
    <w:p w14:paraId="1C0B6142" w14:textId="77777777" w:rsidR="00EC5473" w:rsidRDefault="00665139">
      <w:pPr>
        <w:spacing w:line="396" w:lineRule="auto"/>
        <w:ind w:left="-14" w:right="281"/>
        <w:rPr>
          <w:ins w:id="436" w:author="Hussain Hadah" w:date="2026-10-25T19:29:00Z" w16du:dateUtc="2026-10-25T23:29:00Z"/>
        </w:rPr>
      </w:pPr>
      <w:ins w:id="437" w:author="Hussain Hadah" w:date="2026-10-25T19:29:00Z" w16du:dateUtc="2026-10-25T23:29:00Z">
        <w:r>
          <w:lastRenderedPageBreak/>
          <w:t xml:space="preserve">Among third-generation children, the number of Asian-born grandparents predicts identity almost completely. Children with four Asian grandparents report “Asian only” at 93%; with three, 74%; with two, 24%; and with one, 8%, at which point “White only” is the modal response (54%). Adults show the same pattern (Table </w:t>
        </w:r>
        <w:r>
          <w:rPr>
            <w:color w:val="0000FF"/>
          </w:rPr>
          <w:t>5</w:t>
        </w:r>
        <w:r>
          <w:t>): 93% of second-generation adults with two Asian-born parents report “Asian only” against 33% of those with one Asian-born parent, and among the latter “White only” (34%) is as common as “Asian only.”</w:t>
        </w:r>
      </w:ins>
    </w:p>
    <w:p w14:paraId="7AE18ED9" w14:textId="77777777" w:rsidR="00E746E6" w:rsidRDefault="00665139">
      <w:pPr>
        <w:pStyle w:val="BodyText"/>
        <w:spacing w:before="48"/>
        <w:rPr>
          <w:del w:id="438" w:author="Hussain Hadah" w:date="2026-10-25T19:29:00Z" w16du:dateUtc="2026-10-25T23:29:00Z"/>
          <w:b/>
          <w:sz w:val="34"/>
        </w:rPr>
      </w:pPr>
      <w:ins w:id="439" w:author="Hussain Hadah" w:date="2026-10-25T19:29:00Z" w16du:dateUtc="2026-10-25T23:29:00Z">
        <w:r>
          <w:t xml:space="preserve">These patterns show that racial identity </w:t>
        </w:r>
      </w:ins>
    </w:p>
    <w:p w14:paraId="3A32242D" w14:textId="77777777" w:rsidR="00E746E6" w:rsidRDefault="000245FA">
      <w:pPr>
        <w:pStyle w:val="BodyText"/>
        <w:spacing w:line="415" w:lineRule="auto"/>
        <w:ind w:left="36" w:right="393" w:firstLine="351"/>
        <w:jc w:val="both"/>
        <w:rPr>
          <w:del w:id="440" w:author="Hussain Hadah" w:date="2026-10-25T19:29:00Z" w16du:dateUtc="2026-10-25T23:29:00Z"/>
        </w:rPr>
      </w:pPr>
      <w:del w:id="441" w:author="Hussain Hadah" w:date="2026-10-25T19:29:00Z" w16du:dateUtc="2026-10-25T23:29:00Z">
        <w:r>
          <w:rPr>
            <w:noProof/>
          </w:rPr>
          <mc:AlternateContent>
            <mc:Choice Requires="wps">
              <w:drawing>
                <wp:anchor distT="0" distB="0" distL="0" distR="0" simplePos="0" relativeHeight="15733760" behindDoc="0" locked="0" layoutInCell="1" allowOverlap="1" wp14:anchorId="012E9542" wp14:editId="7320AC03">
                  <wp:simplePos x="0" y="0"/>
                  <wp:positionH relativeFrom="page">
                    <wp:posOffset>1165872</wp:posOffset>
                  </wp:positionH>
                  <wp:positionV relativeFrom="paragraph">
                    <wp:posOffset>590036</wp:posOffset>
                  </wp:positionV>
                  <wp:extent cx="1088390"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8390" cy="1270"/>
                          </a:xfrm>
                          <a:custGeom>
                            <a:avLst/>
                            <a:gdLst/>
                            <a:ahLst/>
                            <a:cxnLst/>
                            <a:rect l="l" t="t" r="r" b="b"/>
                            <a:pathLst>
                              <a:path w="1088390">
                                <a:moveTo>
                                  <a:pt x="0" y="0"/>
                                </a:moveTo>
                                <a:lnTo>
                                  <a:pt x="108811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3760" from="91.801003pt,46.459599pt" to="177.479003pt,46.459599pt" stroked="true" strokeweight=".398pt" strokecolor="#000000">
                  <v:stroke dashstyle="solid"/>
                  <w10:wrap type="none"/>
                </v:line>
              </w:pict>
            </mc:Fallback>
          </mc:AlternateContent>
        </w:r>
        <w:r>
          <w:rPr>
            <w:w w:val="110"/>
          </w:rPr>
          <w:delText>Table (</w:delText>
        </w:r>
        <w:r w:rsidR="00E746E6">
          <w:fldChar w:fldCharType="begin"/>
        </w:r>
        <w:r w:rsidR="00E746E6">
          <w:delInstrText>HYPERLINK \l "_bookmark67"</w:delInstrText>
        </w:r>
        <w:r w:rsidR="00E746E6">
          <w:fldChar w:fldCharType="separate"/>
        </w:r>
        <w:r w:rsidR="00E746E6">
          <w:rPr>
            <w:color w:val="0000FF"/>
            <w:w w:val="110"/>
          </w:rPr>
          <w:delText>4</w:delText>
        </w:r>
        <w:r w:rsidR="00E746E6">
          <w:fldChar w:fldCharType="end"/>
        </w:r>
        <w:r>
          <w:rPr>
            <w:w w:val="110"/>
          </w:rPr>
          <w:delText>) displays racial attrition patterns across generations.</w:delText>
        </w:r>
        <w:r>
          <w:rPr>
            <w:spacing w:val="40"/>
            <w:w w:val="110"/>
          </w:rPr>
          <w:delText xml:space="preserve"> </w:delText>
        </w:r>
        <w:r>
          <w:rPr>
            <w:w w:val="110"/>
          </w:rPr>
          <w:delText>Among first-generation</w:delText>
        </w:r>
        <w:r>
          <w:rPr>
            <w:spacing w:val="-3"/>
            <w:w w:val="110"/>
          </w:rPr>
          <w:delText xml:space="preserve"> </w:delText>
        </w:r>
        <w:r>
          <w:rPr>
            <w:w w:val="110"/>
          </w:rPr>
          <w:delText>Asian</w:delText>
        </w:r>
        <w:r>
          <w:rPr>
            <w:spacing w:val="-3"/>
            <w:w w:val="110"/>
          </w:rPr>
          <w:delText xml:space="preserve"> </w:delText>
        </w:r>
        <w:r>
          <w:rPr>
            <w:w w:val="110"/>
          </w:rPr>
          <w:delText>Americans,</w:delText>
        </w:r>
        <w:r>
          <w:rPr>
            <w:spacing w:val="-1"/>
            <w:w w:val="110"/>
          </w:rPr>
          <w:delText xml:space="preserve"> </w:delText>
        </w:r>
        <w:r>
          <w:rPr>
            <w:w w:val="110"/>
          </w:rPr>
          <w:delText>96%</w:delText>
        </w:r>
        <w:r>
          <w:rPr>
            <w:spacing w:val="-3"/>
            <w:w w:val="110"/>
          </w:rPr>
          <w:delText xml:space="preserve"> </w:delText>
        </w:r>
        <w:r>
          <w:rPr>
            <w:w w:val="110"/>
          </w:rPr>
          <w:delText>self-report</w:delText>
        </w:r>
        <w:r>
          <w:rPr>
            <w:spacing w:val="-3"/>
            <w:w w:val="110"/>
          </w:rPr>
          <w:delText xml:space="preserve"> </w:delText>
        </w:r>
        <w:r>
          <w:rPr>
            <w:w w:val="110"/>
          </w:rPr>
          <w:delText>Asian</w:delText>
        </w:r>
        <w:r>
          <w:rPr>
            <w:spacing w:val="-3"/>
            <w:w w:val="110"/>
          </w:rPr>
          <w:delText xml:space="preserve"> </w:delText>
        </w:r>
        <w:r>
          <w:rPr>
            <w:w w:val="110"/>
          </w:rPr>
          <w:delText>racial</w:delText>
        </w:r>
        <w:r>
          <w:rPr>
            <w:spacing w:val="-3"/>
            <w:w w:val="110"/>
          </w:rPr>
          <w:delText xml:space="preserve"> </w:delText>
        </w:r>
        <w:r>
          <w:rPr>
            <w:w w:val="110"/>
          </w:rPr>
          <w:delText>identity.</w:delText>
        </w:r>
        <w:r>
          <w:rPr>
            <w:spacing w:val="29"/>
            <w:w w:val="110"/>
          </w:rPr>
          <w:delText xml:space="preserve"> </w:delText>
        </w:r>
        <w:r>
          <w:rPr>
            <w:w w:val="110"/>
          </w:rPr>
          <w:delText>This</w:delText>
        </w:r>
        <w:r>
          <w:rPr>
            <w:spacing w:val="-3"/>
            <w:w w:val="110"/>
          </w:rPr>
          <w:delText xml:space="preserve"> </w:delText>
        </w:r>
        <w:r>
          <w:rPr>
            <w:w w:val="110"/>
          </w:rPr>
          <w:delText>drops</w:delText>
        </w:r>
        <w:r>
          <w:rPr>
            <w:spacing w:val="-3"/>
            <w:w w:val="110"/>
          </w:rPr>
          <w:delText xml:space="preserve"> </w:delText>
        </w:r>
        <w:r>
          <w:rPr>
            <w:spacing w:val="-5"/>
            <w:w w:val="110"/>
          </w:rPr>
          <w:delText>to</w:delText>
        </w:r>
      </w:del>
    </w:p>
    <w:p w14:paraId="30A2AA3D" w14:textId="77777777" w:rsidR="00E746E6" w:rsidRDefault="000245FA">
      <w:pPr>
        <w:pStyle w:val="ListParagraph"/>
        <w:numPr>
          <w:ilvl w:val="0"/>
          <w:numId w:val="7"/>
        </w:numPr>
        <w:tabs>
          <w:tab w:val="left" w:pos="493"/>
        </w:tabs>
        <w:spacing w:before="10"/>
        <w:ind w:left="493" w:hanging="315"/>
        <w:jc w:val="left"/>
        <w:rPr>
          <w:del w:id="442" w:author="Hussain Hadah" w:date="2026-10-25T19:29:00Z" w16du:dateUtc="2026-10-25T23:29:00Z"/>
          <w:sz w:val="20"/>
        </w:rPr>
      </w:pPr>
      <w:bookmarkStart w:id="443" w:name="_bookmark9"/>
      <w:bookmarkEnd w:id="443"/>
      <w:del w:id="444" w:author="Hussain Hadah" w:date="2026-10-25T19:29:00Z" w16du:dateUtc="2026-10-25T23:29:00Z">
        <w:r>
          <w:rPr>
            <w:w w:val="110"/>
            <w:sz w:val="20"/>
          </w:rPr>
          <w:delText>Additional</w:delText>
        </w:r>
        <w:r>
          <w:rPr>
            <w:spacing w:val="-2"/>
            <w:w w:val="110"/>
            <w:sz w:val="20"/>
          </w:rPr>
          <w:delText xml:space="preserve"> </w:delText>
        </w:r>
        <w:r>
          <w:rPr>
            <w:w w:val="110"/>
            <w:sz w:val="20"/>
          </w:rPr>
          <w:delText>methodological</w:delText>
        </w:r>
        <w:r>
          <w:rPr>
            <w:spacing w:val="-2"/>
            <w:w w:val="110"/>
            <w:sz w:val="20"/>
          </w:rPr>
          <w:delText xml:space="preserve"> </w:delText>
        </w:r>
        <w:r>
          <w:rPr>
            <w:w w:val="110"/>
            <w:sz w:val="20"/>
          </w:rPr>
          <w:delText>details</w:delText>
        </w:r>
        <w:r>
          <w:rPr>
            <w:spacing w:val="-2"/>
            <w:w w:val="110"/>
            <w:sz w:val="20"/>
          </w:rPr>
          <w:delText xml:space="preserve"> </w:delText>
        </w:r>
        <w:r>
          <w:rPr>
            <w:w w:val="110"/>
            <w:sz w:val="20"/>
          </w:rPr>
          <w:delText>appear</w:delText>
        </w:r>
        <w:r>
          <w:rPr>
            <w:spacing w:val="-2"/>
            <w:w w:val="110"/>
            <w:sz w:val="20"/>
          </w:rPr>
          <w:delText xml:space="preserve"> </w:delText>
        </w:r>
        <w:r>
          <w:rPr>
            <w:w w:val="110"/>
            <w:sz w:val="20"/>
          </w:rPr>
          <w:delText>in</w:delText>
        </w:r>
        <w:r>
          <w:rPr>
            <w:spacing w:val="-1"/>
            <w:w w:val="110"/>
            <w:sz w:val="20"/>
          </w:rPr>
          <w:delText xml:space="preserve"> </w:delText>
        </w:r>
        <w:r>
          <w:rPr>
            <w:w w:val="110"/>
            <w:sz w:val="20"/>
          </w:rPr>
          <w:delText>the</w:delText>
        </w:r>
        <w:r>
          <w:rPr>
            <w:spacing w:val="-2"/>
            <w:w w:val="110"/>
            <w:sz w:val="20"/>
          </w:rPr>
          <w:delText xml:space="preserve"> </w:delText>
        </w:r>
        <w:r>
          <w:rPr>
            <w:w w:val="110"/>
            <w:sz w:val="20"/>
          </w:rPr>
          <w:delText>Data</w:delText>
        </w:r>
        <w:r>
          <w:rPr>
            <w:spacing w:val="-2"/>
            <w:w w:val="110"/>
            <w:sz w:val="20"/>
          </w:rPr>
          <w:delText xml:space="preserve"> </w:delText>
        </w:r>
        <w:r>
          <w:rPr>
            <w:w w:val="110"/>
            <w:sz w:val="20"/>
          </w:rPr>
          <w:delText>Online</w:delText>
        </w:r>
        <w:r>
          <w:rPr>
            <w:spacing w:val="-2"/>
            <w:w w:val="110"/>
            <w:sz w:val="20"/>
          </w:rPr>
          <w:delText xml:space="preserve"> </w:delText>
        </w:r>
        <w:r>
          <w:rPr>
            <w:w w:val="110"/>
            <w:sz w:val="20"/>
          </w:rPr>
          <w:delText>Appendix,</w:delText>
        </w:r>
        <w:r>
          <w:rPr>
            <w:spacing w:val="-1"/>
            <w:w w:val="110"/>
            <w:sz w:val="20"/>
          </w:rPr>
          <w:delText xml:space="preserve"> </w:delText>
        </w:r>
        <w:r>
          <w:rPr>
            <w:w w:val="110"/>
            <w:sz w:val="20"/>
          </w:rPr>
          <w:delText>Section</w:delText>
        </w:r>
        <w:r>
          <w:rPr>
            <w:spacing w:val="-2"/>
            <w:w w:val="110"/>
            <w:sz w:val="20"/>
          </w:rPr>
          <w:delText xml:space="preserve"> </w:delText>
        </w:r>
        <w:r w:rsidR="00E746E6">
          <w:fldChar w:fldCharType="begin"/>
        </w:r>
        <w:r w:rsidR="00E746E6">
          <w:delInstrText>HYPERLINK \l "_bookmark95"</w:delInstrText>
        </w:r>
        <w:r w:rsidR="00E746E6">
          <w:fldChar w:fldCharType="separate"/>
        </w:r>
        <w:r w:rsidR="00E746E6">
          <w:rPr>
            <w:color w:val="0000FF"/>
            <w:spacing w:val="-5"/>
            <w:w w:val="110"/>
            <w:sz w:val="20"/>
          </w:rPr>
          <w:delText>7</w:delText>
        </w:r>
        <w:r w:rsidR="00E746E6">
          <w:fldChar w:fldCharType="end"/>
        </w:r>
        <w:r>
          <w:rPr>
            <w:spacing w:val="-5"/>
            <w:w w:val="110"/>
            <w:sz w:val="20"/>
          </w:rPr>
          <w:delText>.</w:delText>
        </w:r>
      </w:del>
    </w:p>
    <w:p w14:paraId="6B69C278" w14:textId="77777777" w:rsidR="00E746E6" w:rsidRDefault="00E746E6">
      <w:pPr>
        <w:pStyle w:val="ListParagraph"/>
        <w:rPr>
          <w:del w:id="445" w:author="Hussain Hadah" w:date="2026-10-25T19:29:00Z" w16du:dateUtc="2026-10-25T23:29:00Z"/>
          <w:sz w:val="20"/>
        </w:rPr>
        <w:sectPr w:rsidR="00E746E6">
          <w:pgSz w:w="12240" w:h="15840"/>
          <w:pgMar w:top="1820" w:right="1440" w:bottom="2460" w:left="1800" w:header="0" w:footer="2279" w:gutter="0"/>
          <w:cols w:space="720"/>
        </w:sectPr>
      </w:pPr>
    </w:p>
    <w:p w14:paraId="53566D67" w14:textId="77777777" w:rsidR="00E746E6" w:rsidRDefault="000245FA">
      <w:pPr>
        <w:pStyle w:val="BodyText"/>
        <w:spacing w:before="96" w:line="415" w:lineRule="auto"/>
        <w:ind w:left="36" w:right="393"/>
        <w:jc w:val="both"/>
        <w:rPr>
          <w:del w:id="446" w:author="Hussain Hadah" w:date="2026-10-25T19:29:00Z" w16du:dateUtc="2026-10-25T23:29:00Z"/>
        </w:rPr>
      </w:pPr>
      <w:del w:id="447" w:author="Hussain Hadah" w:date="2026-10-25T19:29:00Z" w16du:dateUtc="2026-10-25T23:29:00Z">
        <w:r>
          <w:rPr>
            <w:w w:val="110"/>
          </w:rPr>
          <w:lastRenderedPageBreak/>
          <w:delText>73% among second-generation and 31% among third-generation Asian Ameri-cans.</w:delText>
        </w:r>
        <w:r>
          <w:rPr>
            <w:spacing w:val="40"/>
            <w:w w:val="110"/>
          </w:rPr>
          <w:delText xml:space="preserve"> </w:delText>
        </w:r>
        <w:r>
          <w:rPr>
            <w:w w:val="110"/>
          </w:rPr>
          <w:delText>Attrition is driven primarily by children from interracial families.</w:delText>
        </w:r>
        <w:r>
          <w:rPr>
            <w:spacing w:val="40"/>
            <w:w w:val="110"/>
          </w:rPr>
          <w:delText xml:space="preserve"> </w:delText>
        </w:r>
        <w:r>
          <w:rPr>
            <w:w w:val="110"/>
          </w:rPr>
          <w:delText>Among second-generation</w:delText>
        </w:r>
        <w:r>
          <w:rPr>
            <w:spacing w:val="-12"/>
            <w:w w:val="110"/>
          </w:rPr>
          <w:delText xml:space="preserve"> </w:delText>
        </w:r>
        <w:r>
          <w:rPr>
            <w:w w:val="110"/>
          </w:rPr>
          <w:delText>children,</w:delText>
        </w:r>
        <w:r>
          <w:rPr>
            <w:spacing w:val="-11"/>
            <w:w w:val="110"/>
          </w:rPr>
          <w:delText xml:space="preserve"> </w:delText>
        </w:r>
        <w:r>
          <w:rPr>
            <w:w w:val="110"/>
          </w:rPr>
          <w:delText>those</w:delText>
        </w:r>
        <w:r>
          <w:rPr>
            <w:spacing w:val="-12"/>
            <w:w w:val="110"/>
          </w:rPr>
          <w:delText xml:space="preserve"> </w:delText>
        </w:r>
        <w:r>
          <w:rPr>
            <w:w w:val="110"/>
          </w:rPr>
          <w:delText>with</w:delText>
        </w:r>
        <w:r>
          <w:rPr>
            <w:spacing w:val="-12"/>
            <w:w w:val="110"/>
          </w:rPr>
          <w:delText xml:space="preserve"> </w:delText>
        </w:r>
        <w:r>
          <w:rPr>
            <w:w w:val="110"/>
          </w:rPr>
          <w:delText>two</w:delText>
        </w:r>
        <w:r>
          <w:rPr>
            <w:spacing w:val="-12"/>
            <w:w w:val="110"/>
          </w:rPr>
          <w:delText xml:space="preserve"> </w:delText>
        </w:r>
        <w:r>
          <w:rPr>
            <w:w w:val="110"/>
          </w:rPr>
          <w:delText>Asian</w:delText>
        </w:r>
        <w:r>
          <w:rPr>
            <w:spacing w:val="-12"/>
            <w:w w:val="110"/>
          </w:rPr>
          <w:delText xml:space="preserve"> </w:delText>
        </w:r>
        <w:r>
          <w:rPr>
            <w:w w:val="110"/>
          </w:rPr>
          <w:delText>parents</w:delText>
        </w:r>
        <w:r>
          <w:rPr>
            <w:spacing w:val="-12"/>
            <w:w w:val="110"/>
          </w:rPr>
          <w:delText xml:space="preserve"> </w:delText>
        </w:r>
        <w:r>
          <w:rPr>
            <w:w w:val="110"/>
          </w:rPr>
          <w:delText>report</w:delText>
        </w:r>
        <w:r>
          <w:rPr>
            <w:spacing w:val="-12"/>
            <w:w w:val="110"/>
          </w:rPr>
          <w:delText xml:space="preserve"> </w:delText>
        </w:r>
        <w:r>
          <w:rPr>
            <w:w w:val="110"/>
          </w:rPr>
          <w:delText>97%</w:delText>
        </w:r>
        <w:r>
          <w:rPr>
            <w:spacing w:val="-12"/>
            <w:w w:val="110"/>
          </w:rPr>
          <w:delText xml:space="preserve"> </w:delText>
        </w:r>
        <w:r>
          <w:rPr>
            <w:w w:val="110"/>
          </w:rPr>
          <w:delText>Asian</w:delText>
        </w:r>
        <w:r>
          <w:rPr>
            <w:spacing w:val="-12"/>
            <w:w w:val="110"/>
          </w:rPr>
          <w:delText xml:space="preserve"> </w:delText>
        </w:r>
        <w:r>
          <w:rPr>
            <w:w w:val="110"/>
          </w:rPr>
          <w:delText>racial identity,</w:delText>
        </w:r>
        <w:r>
          <w:rPr>
            <w:spacing w:val="-10"/>
            <w:w w:val="110"/>
          </w:rPr>
          <w:delText xml:space="preserve"> </w:delText>
        </w:r>
        <w:r>
          <w:rPr>
            <w:w w:val="110"/>
          </w:rPr>
          <w:delText>while</w:delText>
        </w:r>
        <w:r>
          <w:rPr>
            <w:spacing w:val="-10"/>
            <w:w w:val="110"/>
          </w:rPr>
          <w:delText xml:space="preserve"> </w:delText>
        </w:r>
        <w:r>
          <w:rPr>
            <w:w w:val="110"/>
          </w:rPr>
          <w:delText>those</w:delText>
        </w:r>
        <w:r>
          <w:rPr>
            <w:spacing w:val="-10"/>
            <w:w w:val="110"/>
          </w:rPr>
          <w:delText xml:space="preserve"> </w:delText>
        </w:r>
        <w:r>
          <w:rPr>
            <w:w w:val="110"/>
          </w:rPr>
          <w:delText>with</w:delText>
        </w:r>
        <w:r>
          <w:rPr>
            <w:spacing w:val="-10"/>
            <w:w w:val="110"/>
          </w:rPr>
          <w:delText xml:space="preserve"> </w:delText>
        </w:r>
        <w:r>
          <w:rPr>
            <w:w w:val="110"/>
          </w:rPr>
          <w:delText>one</w:delText>
        </w:r>
        <w:r>
          <w:rPr>
            <w:spacing w:val="-10"/>
            <w:w w:val="110"/>
          </w:rPr>
          <w:delText xml:space="preserve"> </w:delText>
        </w:r>
        <w:r>
          <w:rPr>
            <w:w w:val="110"/>
          </w:rPr>
          <w:delText>Asian</w:delText>
        </w:r>
        <w:r>
          <w:rPr>
            <w:spacing w:val="-10"/>
            <w:w w:val="110"/>
          </w:rPr>
          <w:delText xml:space="preserve"> </w:delText>
        </w:r>
        <w:r>
          <w:rPr>
            <w:w w:val="110"/>
          </w:rPr>
          <w:delText>and</w:delText>
        </w:r>
        <w:r>
          <w:rPr>
            <w:spacing w:val="-10"/>
            <w:w w:val="110"/>
          </w:rPr>
          <w:delText xml:space="preserve"> </w:delText>
        </w:r>
        <w:r>
          <w:rPr>
            <w:w w:val="110"/>
          </w:rPr>
          <w:delText>one</w:delText>
        </w:r>
        <w:r>
          <w:rPr>
            <w:spacing w:val="-10"/>
            <w:w w:val="110"/>
          </w:rPr>
          <w:delText xml:space="preserve"> </w:delText>
        </w:r>
        <w:r>
          <w:rPr>
            <w:w w:val="110"/>
          </w:rPr>
          <w:delText>White</w:delText>
        </w:r>
        <w:r>
          <w:rPr>
            <w:spacing w:val="-10"/>
            <w:w w:val="110"/>
          </w:rPr>
          <w:delText xml:space="preserve"> </w:delText>
        </w:r>
        <w:r>
          <w:rPr>
            <w:w w:val="110"/>
          </w:rPr>
          <w:delText>parent</w:delText>
        </w:r>
        <w:r>
          <w:rPr>
            <w:spacing w:val="-10"/>
            <w:w w:val="110"/>
          </w:rPr>
          <w:delText xml:space="preserve"> </w:delText>
        </w:r>
        <w:r>
          <w:rPr>
            <w:w w:val="110"/>
          </w:rPr>
          <w:delText>report</w:delText>
        </w:r>
        <w:r>
          <w:rPr>
            <w:spacing w:val="-10"/>
            <w:w w:val="110"/>
          </w:rPr>
          <w:delText xml:space="preserve"> </w:delText>
        </w:r>
        <w:r>
          <w:rPr>
            <w:w w:val="110"/>
          </w:rPr>
          <w:delText>only</w:delText>
        </w:r>
        <w:r>
          <w:rPr>
            <w:spacing w:val="-10"/>
            <w:w w:val="110"/>
          </w:rPr>
          <w:delText xml:space="preserve"> </w:delText>
        </w:r>
        <w:r>
          <w:rPr>
            <w:w w:val="110"/>
          </w:rPr>
          <w:delText>33%. Simi-larly,</w:delText>
        </w:r>
        <w:r>
          <w:rPr>
            <w:spacing w:val="-17"/>
            <w:w w:val="110"/>
          </w:rPr>
          <w:delText xml:space="preserve"> </w:delText>
        </w:r>
        <w:r>
          <w:rPr>
            <w:w w:val="110"/>
          </w:rPr>
          <w:delText>among</w:delText>
        </w:r>
        <w:r>
          <w:rPr>
            <w:spacing w:val="-16"/>
            <w:w w:val="110"/>
          </w:rPr>
          <w:delText xml:space="preserve"> </w:delText>
        </w:r>
        <w:r>
          <w:rPr>
            <w:w w:val="110"/>
          </w:rPr>
          <w:delText>third-generation</w:delText>
        </w:r>
        <w:r>
          <w:rPr>
            <w:spacing w:val="-17"/>
            <w:w w:val="110"/>
          </w:rPr>
          <w:delText xml:space="preserve"> </w:delText>
        </w:r>
        <w:r>
          <w:rPr>
            <w:w w:val="110"/>
          </w:rPr>
          <w:delText>children,</w:delText>
        </w:r>
        <w:r>
          <w:rPr>
            <w:spacing w:val="-16"/>
            <w:w w:val="110"/>
          </w:rPr>
          <w:delText xml:space="preserve"> </w:delText>
        </w:r>
        <w:r>
          <w:rPr>
            <w:w w:val="110"/>
          </w:rPr>
          <w:delText>94%</w:delText>
        </w:r>
        <w:r>
          <w:rPr>
            <w:spacing w:val="-17"/>
            <w:w w:val="110"/>
          </w:rPr>
          <w:delText xml:space="preserve"> </w:delText>
        </w:r>
        <w:r>
          <w:rPr>
            <w:w w:val="110"/>
          </w:rPr>
          <w:delText>of</w:delText>
        </w:r>
        <w:r>
          <w:rPr>
            <w:spacing w:val="-16"/>
            <w:w w:val="110"/>
          </w:rPr>
          <w:delText xml:space="preserve"> </w:delText>
        </w:r>
        <w:r>
          <w:rPr>
            <w:w w:val="110"/>
          </w:rPr>
          <w:delText>those</w:delText>
        </w:r>
        <w:r>
          <w:rPr>
            <w:spacing w:val="-17"/>
            <w:w w:val="110"/>
          </w:rPr>
          <w:delText xml:space="preserve"> </w:delText>
        </w:r>
        <w:r>
          <w:rPr>
            <w:w w:val="110"/>
          </w:rPr>
          <w:delText>with</w:delText>
        </w:r>
        <w:r>
          <w:rPr>
            <w:spacing w:val="-16"/>
            <w:w w:val="110"/>
          </w:rPr>
          <w:delText xml:space="preserve"> </w:delText>
        </w:r>
        <w:r>
          <w:rPr>
            <w:w w:val="110"/>
          </w:rPr>
          <w:delText>four</w:delText>
        </w:r>
        <w:r>
          <w:rPr>
            <w:spacing w:val="-17"/>
            <w:w w:val="110"/>
          </w:rPr>
          <w:delText xml:space="preserve"> </w:delText>
        </w:r>
        <w:r>
          <w:rPr>
            <w:w w:val="110"/>
          </w:rPr>
          <w:delText>Asian</w:delText>
        </w:r>
        <w:r>
          <w:rPr>
            <w:spacing w:val="-16"/>
            <w:w w:val="110"/>
          </w:rPr>
          <w:delText xml:space="preserve"> </w:delText>
        </w:r>
        <w:r>
          <w:rPr>
            <w:w w:val="110"/>
          </w:rPr>
          <w:delText>grandparents report</w:delText>
        </w:r>
        <w:r>
          <w:rPr>
            <w:spacing w:val="-12"/>
            <w:w w:val="110"/>
          </w:rPr>
          <w:delText xml:space="preserve"> </w:delText>
        </w:r>
        <w:r>
          <w:rPr>
            <w:w w:val="110"/>
          </w:rPr>
          <w:delText>Asian</w:delText>
        </w:r>
        <w:r>
          <w:rPr>
            <w:spacing w:val="-12"/>
            <w:w w:val="110"/>
          </w:rPr>
          <w:delText xml:space="preserve"> </w:delText>
        </w:r>
        <w:r>
          <w:rPr>
            <w:w w:val="110"/>
          </w:rPr>
          <w:delText>racial</w:delText>
        </w:r>
        <w:r>
          <w:rPr>
            <w:spacing w:val="-12"/>
            <w:w w:val="110"/>
          </w:rPr>
          <w:delText xml:space="preserve"> </w:delText>
        </w:r>
        <w:r>
          <w:rPr>
            <w:w w:val="110"/>
          </w:rPr>
          <w:delText>identity</w:delText>
        </w:r>
        <w:r>
          <w:rPr>
            <w:spacing w:val="-12"/>
            <w:w w:val="110"/>
          </w:rPr>
          <w:delText xml:space="preserve"> </w:delText>
        </w:r>
        <w:r>
          <w:rPr>
            <w:w w:val="110"/>
          </w:rPr>
          <w:delText>compared</w:delText>
        </w:r>
        <w:r>
          <w:rPr>
            <w:spacing w:val="-12"/>
            <w:w w:val="110"/>
          </w:rPr>
          <w:delText xml:space="preserve"> </w:delText>
        </w:r>
        <w:r>
          <w:rPr>
            <w:w w:val="110"/>
          </w:rPr>
          <w:delText>to</w:delText>
        </w:r>
        <w:r>
          <w:rPr>
            <w:spacing w:val="-12"/>
            <w:w w:val="110"/>
          </w:rPr>
          <w:delText xml:space="preserve"> </w:delText>
        </w:r>
        <w:r>
          <w:rPr>
            <w:w w:val="110"/>
          </w:rPr>
          <w:delText>25%</w:delText>
        </w:r>
        <w:r>
          <w:rPr>
            <w:spacing w:val="-12"/>
            <w:w w:val="110"/>
          </w:rPr>
          <w:delText xml:space="preserve"> </w:delText>
        </w:r>
        <w:r>
          <w:rPr>
            <w:w w:val="110"/>
          </w:rPr>
          <w:delText>overall. Adult</w:delText>
        </w:r>
        <w:r>
          <w:rPr>
            <w:spacing w:val="-12"/>
            <w:w w:val="110"/>
          </w:rPr>
          <w:delText xml:space="preserve"> </w:delText>
        </w:r>
        <w:r>
          <w:rPr>
            <w:w w:val="110"/>
          </w:rPr>
          <w:delText>samples</w:delText>
        </w:r>
        <w:r>
          <w:rPr>
            <w:spacing w:val="-12"/>
            <w:w w:val="110"/>
          </w:rPr>
          <w:delText xml:space="preserve"> </w:delText>
        </w:r>
        <w:r>
          <w:rPr>
            <w:w w:val="110"/>
          </w:rPr>
          <w:delText>show</w:delText>
        </w:r>
        <w:r>
          <w:rPr>
            <w:spacing w:val="-12"/>
            <w:w w:val="110"/>
          </w:rPr>
          <w:delText xml:space="preserve"> </w:delText>
        </w:r>
        <w:r>
          <w:rPr>
            <w:w w:val="110"/>
          </w:rPr>
          <w:delText xml:space="preserve">similar patterns (Table </w:delText>
        </w:r>
        <w:r w:rsidR="00E746E6">
          <w:fldChar w:fldCharType="begin"/>
        </w:r>
        <w:r w:rsidR="00E746E6">
          <w:delInstrText>HYPERLINK \l "_bookmark68"</w:delInstrText>
        </w:r>
        <w:r w:rsidR="00E746E6">
          <w:fldChar w:fldCharType="separate"/>
        </w:r>
        <w:r w:rsidR="00E746E6">
          <w:rPr>
            <w:color w:val="0000FF"/>
            <w:w w:val="110"/>
          </w:rPr>
          <w:delText>5</w:delText>
        </w:r>
        <w:r w:rsidR="00E746E6">
          <w:fldChar w:fldCharType="end"/>
        </w:r>
        <w:r>
          <w:rPr>
            <w:w w:val="110"/>
          </w:rPr>
          <w:delText>).</w:delText>
        </w:r>
        <w:r>
          <w:rPr>
            <w:spacing w:val="40"/>
            <w:w w:val="110"/>
          </w:rPr>
          <w:delText xml:space="preserve"> </w:delText>
        </w:r>
        <w:r>
          <w:rPr>
            <w:w w:val="110"/>
          </w:rPr>
          <w:delText>Among second-generation adults, those with two Asian par-ents report 95% Asian racial identity, while those with one Asian and one White parent report 37%.</w:delText>
        </w:r>
      </w:del>
    </w:p>
    <w:p w14:paraId="35AFF357" w14:textId="77777777" w:rsidR="00E746E6" w:rsidRDefault="000245FA">
      <w:pPr>
        <w:pStyle w:val="BodyText"/>
        <w:spacing w:before="6" w:line="410" w:lineRule="auto"/>
        <w:ind w:left="36" w:right="187" w:firstLine="351"/>
        <w:rPr>
          <w:del w:id="448" w:author="Hussain Hadah" w:date="2026-10-25T19:29:00Z" w16du:dateUtc="2026-10-25T23:29:00Z"/>
        </w:rPr>
      </w:pPr>
      <w:del w:id="449" w:author="Hussain Hadah" w:date="2026-10-25T19:29:00Z" w16du:dateUtc="2026-10-25T23:29:00Z">
        <w:r>
          <w:rPr>
            <w:w w:val="110"/>
          </w:rPr>
          <w:delText>Figures</w:delText>
        </w:r>
        <w:r>
          <w:rPr>
            <w:spacing w:val="-7"/>
            <w:w w:val="110"/>
          </w:rPr>
          <w:delText xml:space="preserve"> </w:delText>
        </w:r>
        <w:r w:rsidR="00E746E6">
          <w:fldChar w:fldCharType="begin"/>
        </w:r>
        <w:r w:rsidR="00E746E6">
          <w:delInstrText>HYPERLINK \l "_bookmark75"</w:delInstrText>
        </w:r>
        <w:r w:rsidR="00E746E6">
          <w:fldChar w:fldCharType="separate"/>
        </w:r>
        <w:r w:rsidR="00E746E6">
          <w:rPr>
            <w:color w:val="0000FF"/>
            <w:w w:val="110"/>
          </w:rPr>
          <w:delText>5</w:delText>
        </w:r>
        <w:r w:rsidR="00E746E6">
          <w:fldChar w:fldCharType="end"/>
        </w:r>
        <w:r>
          <w:rPr>
            <w:w w:val="110"/>
          </w:rPr>
          <w:delText>–</w:delText>
        </w:r>
        <w:r w:rsidR="00E746E6">
          <w:fldChar w:fldCharType="begin"/>
        </w:r>
        <w:r w:rsidR="00E746E6">
          <w:delInstrText>HYPERLINK \l "_bookmark78"</w:delInstrText>
        </w:r>
        <w:r w:rsidR="00E746E6">
          <w:fldChar w:fldCharType="separate"/>
        </w:r>
        <w:r w:rsidR="00E746E6">
          <w:rPr>
            <w:color w:val="0000FF"/>
            <w:w w:val="110"/>
          </w:rPr>
          <w:delText>8</w:delText>
        </w:r>
        <w:r w:rsidR="00E746E6">
          <w:fldChar w:fldCharType="end"/>
        </w:r>
        <w:r>
          <w:rPr>
            <w:color w:val="0000FF"/>
            <w:spacing w:val="-7"/>
            <w:w w:val="110"/>
          </w:rPr>
          <w:delText xml:space="preserve"> </w:delText>
        </w:r>
        <w:r>
          <w:rPr>
            <w:w w:val="110"/>
          </w:rPr>
          <w:delText>display</w:delText>
        </w:r>
        <w:r>
          <w:rPr>
            <w:spacing w:val="-7"/>
            <w:w w:val="110"/>
          </w:rPr>
          <w:delText xml:space="preserve"> </w:delText>
        </w:r>
        <w:r>
          <w:rPr>
            <w:w w:val="110"/>
          </w:rPr>
          <w:delText>racial</w:delText>
        </w:r>
        <w:r>
          <w:rPr>
            <w:spacing w:val="-7"/>
            <w:w w:val="110"/>
          </w:rPr>
          <w:delText xml:space="preserve"> </w:delText>
        </w:r>
        <w:r>
          <w:rPr>
            <w:w w:val="110"/>
          </w:rPr>
          <w:delText>identity</w:delText>
        </w:r>
        <w:r>
          <w:rPr>
            <w:spacing w:val="-7"/>
            <w:w w:val="110"/>
          </w:rPr>
          <w:delText xml:space="preserve"> </w:delText>
        </w:r>
        <w:r>
          <w:rPr>
            <w:w w:val="110"/>
          </w:rPr>
          <w:delText>choices</w:delText>
        </w:r>
        <w:r>
          <w:rPr>
            <w:spacing w:val="-7"/>
            <w:w w:val="110"/>
          </w:rPr>
          <w:delText xml:space="preserve"> </w:delText>
        </w:r>
        <w:r>
          <w:rPr>
            <w:w w:val="110"/>
          </w:rPr>
          <w:delText>among</w:delText>
        </w:r>
        <w:r>
          <w:rPr>
            <w:spacing w:val="-7"/>
            <w:w w:val="110"/>
          </w:rPr>
          <w:delText xml:space="preserve"> </w:delText>
        </w:r>
        <w:r>
          <w:rPr>
            <w:w w:val="110"/>
          </w:rPr>
          <w:delText>objectively</w:delText>
        </w:r>
        <w:r>
          <w:rPr>
            <w:spacing w:val="-7"/>
            <w:w w:val="110"/>
          </w:rPr>
          <w:delText xml:space="preserve"> </w:delText>
        </w:r>
        <w:r>
          <w:rPr>
            <w:w w:val="110"/>
          </w:rPr>
          <w:delText>Asian</w:delText>
        </w:r>
        <w:r>
          <w:rPr>
            <w:spacing w:val="-7"/>
            <w:w w:val="110"/>
          </w:rPr>
          <w:delText xml:space="preserve"> </w:delText>
        </w:r>
        <w:r>
          <w:rPr>
            <w:w w:val="110"/>
          </w:rPr>
          <w:delText>children</w:delText>
        </w:r>
        <w:r>
          <w:rPr>
            <w:spacing w:val="-7"/>
            <w:w w:val="110"/>
          </w:rPr>
          <w:delText xml:space="preserve"> </w:delText>
        </w:r>
        <w:r>
          <w:rPr>
            <w:w w:val="110"/>
          </w:rPr>
          <w:delText>by generation and family structure.</w:delText>
        </w:r>
        <w:r w:rsidR="00E746E6">
          <w:fldChar w:fldCharType="begin"/>
        </w:r>
        <w:r w:rsidR="00E746E6">
          <w:delInstrText>HYPERLINK \l "_bookmark10"</w:delInstrText>
        </w:r>
        <w:r w:rsidR="00E746E6">
          <w:fldChar w:fldCharType="separate"/>
        </w:r>
        <w:r w:rsidR="00E746E6">
          <w:rPr>
            <w:color w:val="0000FF"/>
            <w:w w:val="110"/>
            <w:position w:val="9"/>
            <w:sz w:val="18"/>
          </w:rPr>
          <w:delText>11</w:delText>
        </w:r>
        <w:r w:rsidR="00E746E6">
          <w:fldChar w:fldCharType="end"/>
        </w:r>
        <w:r>
          <w:rPr>
            <w:color w:val="0000FF"/>
            <w:spacing w:val="80"/>
            <w:w w:val="110"/>
            <w:position w:val="9"/>
            <w:sz w:val="18"/>
          </w:rPr>
          <w:delText xml:space="preserve"> </w:delText>
        </w:r>
        <w:r>
          <w:rPr>
            <w:w w:val="110"/>
          </w:rPr>
          <w:delText>Among all objectively Asian children (Figure</w:delText>
        </w:r>
        <w:r>
          <w:rPr>
            <w:spacing w:val="40"/>
            <w:w w:val="110"/>
          </w:rPr>
          <w:delText xml:space="preserve"> </w:delText>
        </w:r>
        <w:r w:rsidR="00E746E6">
          <w:fldChar w:fldCharType="begin"/>
        </w:r>
        <w:r w:rsidR="00E746E6">
          <w:delInstrText>HYPERLINK \l "_bookmark75"</w:delInstrText>
        </w:r>
        <w:r w:rsidR="00E746E6">
          <w:fldChar w:fldCharType="separate"/>
        </w:r>
        <w:r w:rsidR="00E746E6">
          <w:rPr>
            <w:color w:val="0000FF"/>
          </w:rPr>
          <w:delText>5</w:delText>
        </w:r>
        <w:r w:rsidR="00E746E6">
          <w:fldChar w:fldCharType="end"/>
        </w:r>
        <w:r>
          <w:delText>),</w:delText>
        </w:r>
        <w:r>
          <w:rPr>
            <w:spacing w:val="32"/>
          </w:rPr>
          <w:delText xml:space="preserve"> </w:delText>
        </w:r>
        <w:r>
          <w:delText>64%</w:delText>
        </w:r>
        <w:r>
          <w:rPr>
            <w:spacing w:val="26"/>
          </w:rPr>
          <w:delText xml:space="preserve"> </w:delText>
        </w:r>
        <w:r>
          <w:delText>report</w:delText>
        </w:r>
        <w:r>
          <w:rPr>
            <w:spacing w:val="26"/>
          </w:rPr>
          <w:delText xml:space="preserve"> </w:delText>
        </w:r>
        <w:r>
          <w:delText>Asian</w:delText>
        </w:r>
        <w:r>
          <w:rPr>
            <w:spacing w:val="26"/>
          </w:rPr>
          <w:delText xml:space="preserve"> </w:delText>
        </w:r>
        <w:r>
          <w:delText>only</w:delText>
        </w:r>
        <w:r>
          <w:rPr>
            <w:spacing w:val="26"/>
          </w:rPr>
          <w:delText xml:space="preserve"> </w:delText>
        </w:r>
        <w:r>
          <w:delText>identity,</w:delText>
        </w:r>
        <w:r>
          <w:rPr>
            <w:spacing w:val="32"/>
          </w:rPr>
          <w:delText xml:space="preserve"> </w:delText>
        </w:r>
        <w:r>
          <w:delText>16%</w:delText>
        </w:r>
        <w:r>
          <w:rPr>
            <w:spacing w:val="26"/>
          </w:rPr>
          <w:delText xml:space="preserve"> </w:delText>
        </w:r>
        <w:r>
          <w:delText>White</w:delText>
        </w:r>
        <w:r>
          <w:rPr>
            <w:spacing w:val="26"/>
          </w:rPr>
          <w:delText xml:space="preserve"> </w:delText>
        </w:r>
        <w:r>
          <w:delText>only,</w:delText>
        </w:r>
        <w:r>
          <w:rPr>
            <w:spacing w:val="32"/>
          </w:rPr>
          <w:delText xml:space="preserve"> </w:delText>
        </w:r>
        <w:r>
          <w:delText>and</w:delText>
        </w:r>
        <w:r>
          <w:rPr>
            <w:spacing w:val="26"/>
          </w:rPr>
          <w:delText xml:space="preserve"> </w:delText>
        </w:r>
        <w:r>
          <w:delText>16%</w:delText>
        </w:r>
        <w:r>
          <w:rPr>
            <w:spacing w:val="26"/>
          </w:rPr>
          <w:delText xml:space="preserve"> </w:delText>
        </w:r>
        <w:r>
          <w:delText>Asian</w:delText>
        </w:r>
        <w:r>
          <w:rPr>
            <w:spacing w:val="26"/>
          </w:rPr>
          <w:delText xml:space="preserve"> </w:delText>
        </w:r>
        <w:r>
          <w:delText>and</w:delText>
        </w:r>
        <w:r>
          <w:rPr>
            <w:spacing w:val="26"/>
          </w:rPr>
          <w:delText xml:space="preserve"> </w:delText>
        </w:r>
        <w:r>
          <w:delText xml:space="preserve">White/Pacific </w:delText>
        </w:r>
        <w:r>
          <w:rPr>
            <w:w w:val="110"/>
          </w:rPr>
          <w:delText>Islander.</w:delText>
        </w:r>
        <w:r>
          <w:rPr>
            <w:spacing w:val="80"/>
            <w:w w:val="110"/>
          </w:rPr>
          <w:delText xml:space="preserve"> </w:delText>
        </w:r>
        <w:r>
          <w:rPr>
            <w:w w:val="110"/>
          </w:rPr>
          <w:delText>First-generation</w:delText>
        </w:r>
        <w:r>
          <w:rPr>
            <w:spacing w:val="40"/>
            <w:w w:val="110"/>
          </w:rPr>
          <w:delText xml:space="preserve"> </w:delText>
        </w:r>
        <w:r>
          <w:rPr>
            <w:w w:val="110"/>
          </w:rPr>
          <w:delText>children</w:delText>
        </w:r>
        <w:r>
          <w:rPr>
            <w:spacing w:val="40"/>
            <w:w w:val="110"/>
          </w:rPr>
          <w:delText xml:space="preserve"> </w:delText>
        </w:r>
        <w:r>
          <w:rPr>
            <w:w w:val="110"/>
          </w:rPr>
          <w:delText>overwhelmingly</w:delText>
        </w:r>
        <w:r>
          <w:rPr>
            <w:spacing w:val="40"/>
            <w:w w:val="110"/>
          </w:rPr>
          <w:delText xml:space="preserve"> </w:delText>
        </w:r>
        <w:r>
          <w:rPr>
            <w:w w:val="110"/>
          </w:rPr>
          <w:delText>report</w:delText>
        </w:r>
        <w:r>
          <w:rPr>
            <w:spacing w:val="40"/>
            <w:w w:val="110"/>
          </w:rPr>
          <w:delText xml:space="preserve"> </w:delText>
        </w:r>
        <w:r>
          <w:rPr>
            <w:w w:val="110"/>
          </w:rPr>
          <w:delText>Asian</w:delText>
        </w:r>
        <w:r>
          <w:rPr>
            <w:spacing w:val="40"/>
            <w:w w:val="110"/>
          </w:rPr>
          <w:delText xml:space="preserve"> </w:delText>
        </w:r>
        <w:r>
          <w:rPr>
            <w:w w:val="110"/>
          </w:rPr>
          <w:delText>only</w:delText>
        </w:r>
        <w:r>
          <w:rPr>
            <w:spacing w:val="40"/>
            <w:w w:val="110"/>
          </w:rPr>
          <w:delText xml:space="preserve"> </w:delText>
        </w:r>
        <w:r>
          <w:rPr>
            <w:w w:val="110"/>
          </w:rPr>
          <w:delText>identity (94%,</w:delText>
        </w:r>
        <w:r>
          <w:rPr>
            <w:spacing w:val="40"/>
            <w:w w:val="110"/>
          </w:rPr>
          <w:delText xml:space="preserve"> </w:delText>
        </w:r>
        <w:r>
          <w:rPr>
            <w:w w:val="110"/>
          </w:rPr>
          <w:delText xml:space="preserve">Figure </w:delText>
        </w:r>
        <w:r w:rsidR="00E746E6">
          <w:fldChar w:fldCharType="begin"/>
        </w:r>
        <w:r w:rsidR="00E746E6">
          <w:delInstrText>HYPERLINK \l "_bookmark76"</w:delInstrText>
        </w:r>
        <w:r w:rsidR="00E746E6">
          <w:fldChar w:fldCharType="separate"/>
        </w:r>
        <w:r w:rsidR="00E746E6">
          <w:rPr>
            <w:color w:val="0000FF"/>
            <w:w w:val="110"/>
          </w:rPr>
          <w:delText>6</w:delText>
        </w:r>
        <w:r w:rsidR="00E746E6">
          <w:fldChar w:fldCharType="end"/>
        </w:r>
        <w:r>
          <w:rPr>
            <w:w w:val="110"/>
          </w:rPr>
          <w:delText>).</w:delText>
        </w:r>
        <w:r>
          <w:rPr>
            <w:spacing w:val="80"/>
            <w:w w:val="110"/>
          </w:rPr>
          <w:delText xml:space="preserve"> </w:delText>
        </w:r>
        <w:r>
          <w:rPr>
            <w:w w:val="110"/>
          </w:rPr>
          <w:delText>Among second-generation interracial families,</w:delText>
        </w:r>
        <w:r>
          <w:rPr>
            <w:spacing w:val="40"/>
            <w:w w:val="110"/>
          </w:rPr>
          <w:delText xml:space="preserve"> </w:delText>
        </w:r>
        <w:r>
          <w:rPr>
            <w:w w:val="110"/>
          </w:rPr>
          <w:delText>rates differ by parental composition: 36% report Asian only in Asian father–White mother fami-</w:delText>
        </w:r>
      </w:del>
    </w:p>
    <w:p w14:paraId="3A17322A" w14:textId="77777777" w:rsidR="00E746E6" w:rsidRDefault="000245FA">
      <w:pPr>
        <w:pStyle w:val="BodyText"/>
        <w:spacing w:before="3"/>
        <w:ind w:left="36"/>
        <w:rPr>
          <w:del w:id="450" w:author="Hussain Hadah" w:date="2026-10-25T19:29:00Z" w16du:dateUtc="2026-10-25T23:29:00Z"/>
        </w:rPr>
      </w:pPr>
      <w:del w:id="451" w:author="Hussain Hadah" w:date="2026-10-25T19:29:00Z" w16du:dateUtc="2026-10-25T23:29:00Z">
        <w:r>
          <w:rPr>
            <w:spacing w:val="-2"/>
            <w:w w:val="110"/>
          </w:rPr>
          <w:delText>lies</w:delText>
        </w:r>
        <w:r>
          <w:rPr>
            <w:spacing w:val="-6"/>
            <w:w w:val="110"/>
          </w:rPr>
          <w:delText xml:space="preserve"> </w:delText>
        </w:r>
        <w:r>
          <w:rPr>
            <w:spacing w:val="-2"/>
            <w:w w:val="110"/>
          </w:rPr>
          <w:delText>versus</w:delText>
        </w:r>
        <w:r>
          <w:rPr>
            <w:spacing w:val="-5"/>
            <w:w w:val="110"/>
          </w:rPr>
          <w:delText xml:space="preserve"> </w:delText>
        </w:r>
        <w:r>
          <w:rPr>
            <w:spacing w:val="-2"/>
            <w:w w:val="110"/>
          </w:rPr>
          <w:delText>29%</w:delText>
        </w:r>
        <w:r>
          <w:rPr>
            <w:spacing w:val="-5"/>
            <w:w w:val="110"/>
          </w:rPr>
          <w:delText xml:space="preserve"> </w:delText>
        </w:r>
        <w:r>
          <w:rPr>
            <w:spacing w:val="-2"/>
            <w:w w:val="110"/>
          </w:rPr>
          <w:delText>in</w:delText>
        </w:r>
        <w:r>
          <w:rPr>
            <w:spacing w:val="-5"/>
            <w:w w:val="110"/>
          </w:rPr>
          <w:delText xml:space="preserve"> </w:delText>
        </w:r>
        <w:r>
          <w:rPr>
            <w:spacing w:val="-2"/>
            <w:w w:val="110"/>
          </w:rPr>
          <w:delText>White</w:delText>
        </w:r>
        <w:r>
          <w:rPr>
            <w:spacing w:val="-6"/>
            <w:w w:val="110"/>
          </w:rPr>
          <w:delText xml:space="preserve"> </w:delText>
        </w:r>
        <w:r>
          <w:rPr>
            <w:spacing w:val="-2"/>
            <w:w w:val="110"/>
          </w:rPr>
          <w:delText>father–Asian</w:delText>
        </w:r>
        <w:r>
          <w:rPr>
            <w:spacing w:val="-5"/>
            <w:w w:val="110"/>
          </w:rPr>
          <w:delText xml:space="preserve"> </w:delText>
        </w:r>
        <w:r>
          <w:rPr>
            <w:spacing w:val="-2"/>
            <w:w w:val="110"/>
          </w:rPr>
          <w:delText>mother</w:delText>
        </w:r>
        <w:r>
          <w:rPr>
            <w:spacing w:val="-5"/>
            <w:w w:val="110"/>
          </w:rPr>
          <w:delText xml:space="preserve"> </w:delText>
        </w:r>
        <w:r>
          <w:rPr>
            <w:spacing w:val="-2"/>
            <w:w w:val="110"/>
          </w:rPr>
          <w:delText>families</w:delText>
        </w:r>
        <w:r>
          <w:rPr>
            <w:spacing w:val="-5"/>
            <w:w w:val="110"/>
          </w:rPr>
          <w:delText xml:space="preserve"> </w:delText>
        </w:r>
        <w:r>
          <w:rPr>
            <w:spacing w:val="-2"/>
            <w:w w:val="110"/>
          </w:rPr>
          <w:delText>(Figure</w:delText>
        </w:r>
        <w:r>
          <w:rPr>
            <w:spacing w:val="-5"/>
            <w:w w:val="110"/>
          </w:rPr>
          <w:delText xml:space="preserve"> </w:delText>
        </w:r>
        <w:r w:rsidR="00E746E6">
          <w:fldChar w:fldCharType="begin"/>
        </w:r>
        <w:r w:rsidR="00E746E6">
          <w:delInstrText>HYPERLINK \l "_bookmark77"</w:delInstrText>
        </w:r>
        <w:r w:rsidR="00E746E6">
          <w:fldChar w:fldCharType="separate"/>
        </w:r>
        <w:r w:rsidR="00E746E6">
          <w:rPr>
            <w:color w:val="0000FF"/>
            <w:spacing w:val="-5"/>
            <w:w w:val="110"/>
          </w:rPr>
          <w:delText>7</w:delText>
        </w:r>
        <w:r w:rsidR="00E746E6">
          <w:fldChar w:fldCharType="end"/>
        </w:r>
        <w:r>
          <w:rPr>
            <w:spacing w:val="-5"/>
            <w:w w:val="110"/>
          </w:rPr>
          <w:delText>).</w:delText>
        </w:r>
      </w:del>
    </w:p>
    <w:p w14:paraId="26EC3BC4" w14:textId="77777777" w:rsidR="00E746E6" w:rsidRDefault="000245FA">
      <w:pPr>
        <w:pStyle w:val="BodyText"/>
        <w:spacing w:before="203" w:line="415" w:lineRule="auto"/>
        <w:ind w:left="36" w:right="393" w:firstLine="351"/>
        <w:jc w:val="both"/>
        <w:rPr>
          <w:del w:id="452" w:author="Hussain Hadah" w:date="2026-10-25T19:29:00Z" w16du:dateUtc="2026-10-25T23:29:00Z"/>
        </w:rPr>
      </w:pPr>
      <w:del w:id="453" w:author="Hussain Hadah" w:date="2026-10-25T19:29:00Z" w16du:dateUtc="2026-10-25T23:29:00Z">
        <w:r>
          <w:rPr>
            <w:noProof/>
          </w:rPr>
          <mc:AlternateContent>
            <mc:Choice Requires="wps">
              <w:drawing>
                <wp:anchor distT="0" distB="0" distL="0" distR="0" simplePos="0" relativeHeight="15734272" behindDoc="0" locked="0" layoutInCell="1" allowOverlap="1" wp14:anchorId="4773E148" wp14:editId="439665A4">
                  <wp:simplePos x="0" y="0"/>
                  <wp:positionH relativeFrom="page">
                    <wp:posOffset>1165872</wp:posOffset>
                  </wp:positionH>
                  <wp:positionV relativeFrom="paragraph">
                    <wp:posOffset>1629692</wp:posOffset>
                  </wp:positionV>
                  <wp:extent cx="1088390"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8390" cy="1270"/>
                          </a:xfrm>
                          <a:custGeom>
                            <a:avLst/>
                            <a:gdLst/>
                            <a:ahLst/>
                            <a:cxnLst/>
                            <a:rect l="l" t="t" r="r" b="b"/>
                            <a:pathLst>
                              <a:path w="1088390">
                                <a:moveTo>
                                  <a:pt x="0" y="0"/>
                                </a:moveTo>
                                <a:lnTo>
                                  <a:pt x="108811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4272" from="91.801003pt,128.322220pt" to="177.479003pt,128.322220pt" stroked="true" strokeweight=".398pt" strokecolor="#000000">
                  <v:stroke dashstyle="solid"/>
                  <w10:wrap type="none"/>
                </v:line>
              </w:pict>
            </mc:Fallback>
          </mc:AlternateContent>
        </w:r>
        <w:r>
          <w:rPr>
            <w:w w:val="110"/>
          </w:rPr>
          <w:delText>Third-generation</w:delText>
        </w:r>
        <w:r>
          <w:rPr>
            <w:spacing w:val="-3"/>
            <w:w w:val="110"/>
          </w:rPr>
          <w:delText xml:space="preserve"> </w:delText>
        </w:r>
        <w:r>
          <w:rPr>
            <w:w w:val="110"/>
          </w:rPr>
          <w:delText>patterns</w:delText>
        </w:r>
        <w:r>
          <w:rPr>
            <w:spacing w:val="-3"/>
            <w:w w:val="110"/>
          </w:rPr>
          <w:delText xml:space="preserve"> </w:delText>
        </w:r>
        <w:r>
          <w:rPr>
            <w:w w:val="110"/>
          </w:rPr>
          <w:delText>reveal</w:delText>
        </w:r>
        <w:r>
          <w:rPr>
            <w:spacing w:val="-3"/>
            <w:w w:val="110"/>
          </w:rPr>
          <w:delText xml:space="preserve"> </w:delText>
        </w:r>
        <w:r>
          <w:rPr>
            <w:w w:val="110"/>
          </w:rPr>
          <w:delText>increasing</w:delText>
        </w:r>
        <w:r>
          <w:rPr>
            <w:spacing w:val="-3"/>
            <w:w w:val="110"/>
          </w:rPr>
          <w:delText xml:space="preserve"> </w:delText>
        </w:r>
        <w:r>
          <w:rPr>
            <w:w w:val="110"/>
          </w:rPr>
          <w:delText>identity</w:delText>
        </w:r>
        <w:r>
          <w:rPr>
            <w:spacing w:val="-3"/>
            <w:w w:val="110"/>
          </w:rPr>
          <w:delText xml:space="preserve"> </w:delText>
        </w:r>
        <w:r>
          <w:rPr>
            <w:w w:val="110"/>
          </w:rPr>
          <w:delText>fluidity</w:delText>
        </w:r>
        <w:r>
          <w:rPr>
            <w:spacing w:val="-3"/>
            <w:w w:val="110"/>
          </w:rPr>
          <w:delText xml:space="preserve"> </w:delText>
        </w:r>
        <w:r>
          <w:rPr>
            <w:w w:val="110"/>
          </w:rPr>
          <w:delText>(Figure</w:delText>
        </w:r>
        <w:r>
          <w:rPr>
            <w:spacing w:val="-3"/>
            <w:w w:val="110"/>
          </w:rPr>
          <w:delText xml:space="preserve"> </w:delText>
        </w:r>
        <w:r w:rsidR="00E746E6">
          <w:fldChar w:fldCharType="begin"/>
        </w:r>
        <w:r w:rsidR="00E746E6">
          <w:delInstrText>HYPERLINK \l "_bookmark78"</w:delInstrText>
        </w:r>
        <w:r w:rsidR="00E746E6">
          <w:fldChar w:fldCharType="separate"/>
        </w:r>
        <w:r w:rsidR="00E746E6">
          <w:rPr>
            <w:color w:val="0000FF"/>
            <w:w w:val="110"/>
          </w:rPr>
          <w:delText>8</w:delText>
        </w:r>
        <w:r w:rsidR="00E746E6">
          <w:fldChar w:fldCharType="end"/>
        </w:r>
        <w:r>
          <w:rPr>
            <w:w w:val="110"/>
          </w:rPr>
          <w:delText xml:space="preserve">). White </w:delText>
        </w:r>
        <w:r>
          <w:delText xml:space="preserve">only identity </w:delText>
        </w:r>
      </w:del>
      <w:r>
        <w:t xml:space="preserve">becomes </w:t>
      </w:r>
      <w:ins w:id="454" w:author="Hussain Hadah" w:date="2026-10-25T19:29:00Z" w16du:dateUtc="2026-10-25T23:29:00Z">
        <w:r w:rsidR="00665139">
          <w:t>more fluid across generations. Endogamous</w:t>
        </w:r>
      </w:ins>
      <w:del w:id="455" w:author="Hussain Hadah" w:date="2026-10-25T19:29:00Z" w16du:dateUtc="2026-10-25T23:29:00Z">
        <w:r>
          <w:delText>most common overall (35%), followed by Asian only (29%),</w:delText>
        </w:r>
      </w:del>
      <w:r>
        <w:t xml:space="preserve"> </w:t>
      </w:r>
      <w:r>
        <w:rPr>
          <w:w w:val="110"/>
        </w:rPr>
        <w:t>Asian</w:t>
      </w:r>
      <w:r>
        <w:rPr>
          <w:spacing w:val="-17"/>
          <w:w w:val="110"/>
        </w:rPr>
        <w:t xml:space="preserve"> </w:t>
      </w:r>
      <w:ins w:id="456" w:author="Hussain Hadah" w:date="2026-10-25T19:29:00Z" w16du:dateUtc="2026-10-25T23:29:00Z">
        <w:r w:rsidR="00665139">
          <w:t>families maintain</w:t>
        </w:r>
      </w:ins>
      <w:del w:id="457" w:author="Hussain Hadah" w:date="2026-10-25T19:29:00Z" w16du:dateUtc="2026-10-25T23:29:00Z">
        <w:r>
          <w:rPr>
            <w:w w:val="110"/>
          </w:rPr>
          <w:delText>and</w:delText>
        </w:r>
        <w:r>
          <w:rPr>
            <w:spacing w:val="-16"/>
            <w:w w:val="110"/>
          </w:rPr>
          <w:delText xml:space="preserve"> </w:delText>
        </w:r>
        <w:r>
          <w:rPr>
            <w:w w:val="110"/>
          </w:rPr>
          <w:delText>White/Pacific</w:delText>
        </w:r>
        <w:r>
          <w:rPr>
            <w:spacing w:val="-17"/>
            <w:w w:val="110"/>
          </w:rPr>
          <w:delText xml:space="preserve"> </w:delText>
        </w:r>
        <w:r>
          <w:rPr>
            <w:w w:val="110"/>
          </w:rPr>
          <w:delText>Islander</w:delText>
        </w:r>
        <w:r>
          <w:rPr>
            <w:spacing w:val="-16"/>
            <w:w w:val="110"/>
          </w:rPr>
          <w:delText xml:space="preserve"> </w:delText>
        </w:r>
        <w:r>
          <w:rPr>
            <w:w w:val="110"/>
          </w:rPr>
          <w:delText>(26%),</w:delText>
        </w:r>
        <w:r>
          <w:rPr>
            <w:spacing w:val="-17"/>
            <w:w w:val="110"/>
          </w:rPr>
          <w:delText xml:space="preserve"> </w:delText>
        </w:r>
        <w:r>
          <w:rPr>
            <w:w w:val="110"/>
          </w:rPr>
          <w:delText>and</w:delText>
        </w:r>
        <w:r>
          <w:rPr>
            <w:spacing w:val="-16"/>
            <w:w w:val="110"/>
          </w:rPr>
          <w:delText xml:space="preserve"> </w:delText>
        </w:r>
        <w:r>
          <w:rPr>
            <w:w w:val="110"/>
          </w:rPr>
          <w:delText>other</w:delText>
        </w:r>
        <w:r>
          <w:rPr>
            <w:spacing w:val="-17"/>
            <w:w w:val="110"/>
          </w:rPr>
          <w:delText xml:space="preserve"> </w:delText>
        </w:r>
        <w:r>
          <w:rPr>
            <w:w w:val="110"/>
          </w:rPr>
          <w:delText>multiracial</w:delText>
        </w:r>
        <w:r>
          <w:rPr>
            <w:spacing w:val="-16"/>
            <w:w w:val="110"/>
          </w:rPr>
          <w:delText xml:space="preserve"> </w:delText>
        </w:r>
        <w:r>
          <w:rPr>
            <w:w w:val="110"/>
          </w:rPr>
          <w:delText>identities</w:delText>
        </w:r>
        <w:r>
          <w:rPr>
            <w:spacing w:val="-17"/>
            <w:w w:val="110"/>
          </w:rPr>
          <w:delText xml:space="preserve"> </w:delText>
        </w:r>
        <w:r>
          <w:rPr>
            <w:w w:val="110"/>
          </w:rPr>
          <w:delText>(7%).</w:delText>
        </w:r>
        <w:r>
          <w:rPr>
            <w:spacing w:val="-16"/>
            <w:w w:val="110"/>
          </w:rPr>
          <w:delText xml:space="preserve"> </w:delText>
        </w:r>
        <w:r>
          <w:rPr>
            <w:w w:val="110"/>
          </w:rPr>
          <w:delText>The number of Asian grandparents strongly predicts choices:</w:delText>
        </w:r>
        <w:r>
          <w:rPr>
            <w:spacing w:val="40"/>
            <w:w w:val="110"/>
          </w:rPr>
          <w:delText xml:space="preserve"> </w:delText>
        </w:r>
        <w:r>
          <w:rPr>
            <w:w w:val="110"/>
          </w:rPr>
          <w:delText>those with one Asian grandparent</w:delText>
        </w:r>
        <w:r>
          <w:rPr>
            <w:spacing w:val="22"/>
            <w:w w:val="110"/>
          </w:rPr>
          <w:delText xml:space="preserve"> </w:delText>
        </w:r>
        <w:r>
          <w:rPr>
            <w:w w:val="110"/>
          </w:rPr>
          <w:delText>report</w:delText>
        </w:r>
        <w:r>
          <w:rPr>
            <w:spacing w:val="23"/>
            <w:w w:val="110"/>
          </w:rPr>
          <w:delText xml:space="preserve"> </w:delText>
        </w:r>
        <w:r>
          <w:rPr>
            <w:w w:val="110"/>
          </w:rPr>
          <w:delText>54%</w:delText>
        </w:r>
        <w:r>
          <w:rPr>
            <w:spacing w:val="23"/>
            <w:w w:val="110"/>
          </w:rPr>
          <w:delText xml:space="preserve"> </w:delText>
        </w:r>
        <w:r>
          <w:rPr>
            <w:w w:val="110"/>
          </w:rPr>
          <w:delText>White</w:delText>
        </w:r>
        <w:r>
          <w:rPr>
            <w:spacing w:val="22"/>
            <w:w w:val="110"/>
          </w:rPr>
          <w:delText xml:space="preserve"> </w:delText>
        </w:r>
        <w:r>
          <w:rPr>
            <w:w w:val="110"/>
          </w:rPr>
          <w:delText>only,</w:delText>
        </w:r>
        <w:r>
          <w:rPr>
            <w:spacing w:val="30"/>
            <w:w w:val="110"/>
          </w:rPr>
          <w:delText xml:space="preserve"> </w:delText>
        </w:r>
        <w:r>
          <w:rPr>
            <w:w w:val="110"/>
          </w:rPr>
          <w:delText>while</w:delText>
        </w:r>
        <w:r>
          <w:rPr>
            <w:spacing w:val="23"/>
            <w:w w:val="110"/>
          </w:rPr>
          <w:delText xml:space="preserve"> </w:delText>
        </w:r>
        <w:r>
          <w:rPr>
            <w:w w:val="110"/>
          </w:rPr>
          <w:delText>those</w:delText>
        </w:r>
        <w:r>
          <w:rPr>
            <w:spacing w:val="23"/>
            <w:w w:val="110"/>
          </w:rPr>
          <w:delText xml:space="preserve"> </w:delText>
        </w:r>
        <w:r>
          <w:rPr>
            <w:w w:val="110"/>
          </w:rPr>
          <w:delText>with</w:delText>
        </w:r>
        <w:r>
          <w:rPr>
            <w:spacing w:val="22"/>
            <w:w w:val="110"/>
          </w:rPr>
          <w:delText xml:space="preserve"> </w:delText>
        </w:r>
        <w:r>
          <w:rPr>
            <w:w w:val="110"/>
          </w:rPr>
          <w:delText>four</w:delText>
        </w:r>
        <w:r>
          <w:rPr>
            <w:spacing w:val="23"/>
            <w:w w:val="110"/>
          </w:rPr>
          <w:delText xml:space="preserve"> </w:delText>
        </w:r>
        <w:r>
          <w:rPr>
            <w:w w:val="110"/>
          </w:rPr>
          <w:delText>Asian</w:delText>
        </w:r>
        <w:r>
          <w:rPr>
            <w:spacing w:val="23"/>
            <w:w w:val="110"/>
          </w:rPr>
          <w:delText xml:space="preserve"> </w:delText>
        </w:r>
        <w:r>
          <w:rPr>
            <w:spacing w:val="-2"/>
            <w:w w:val="110"/>
          </w:rPr>
          <w:delText>grandparents</w:delText>
        </w:r>
      </w:del>
    </w:p>
    <w:p w14:paraId="4FBDA51F" w14:textId="77777777" w:rsidR="00E746E6" w:rsidRDefault="000245FA">
      <w:pPr>
        <w:pStyle w:val="ListParagraph"/>
        <w:numPr>
          <w:ilvl w:val="0"/>
          <w:numId w:val="7"/>
        </w:numPr>
        <w:tabs>
          <w:tab w:val="left" w:pos="493"/>
        </w:tabs>
        <w:spacing w:before="12" w:line="249" w:lineRule="auto"/>
        <w:ind w:right="393" w:firstLine="142"/>
        <w:jc w:val="both"/>
        <w:rPr>
          <w:del w:id="458" w:author="Hussain Hadah" w:date="2026-10-25T19:29:00Z" w16du:dateUtc="2026-10-25T23:29:00Z"/>
          <w:sz w:val="20"/>
        </w:rPr>
      </w:pPr>
      <w:bookmarkStart w:id="459" w:name="_bookmark10"/>
      <w:bookmarkEnd w:id="459"/>
      <w:del w:id="460" w:author="Hussain Hadah" w:date="2026-10-25T19:29:00Z" w16du:dateUtc="2026-10-25T23:29:00Z">
        <w:r>
          <w:rPr>
            <w:w w:val="105"/>
            <w:sz w:val="20"/>
          </w:rPr>
          <w:delText>Beginning in 2003, the CPS allowed respondents to report multiple racial identities.</w:delText>
        </w:r>
        <w:r>
          <w:rPr>
            <w:spacing w:val="36"/>
            <w:w w:val="105"/>
            <w:sz w:val="20"/>
          </w:rPr>
          <w:delText xml:space="preserve"> </w:delText>
        </w:r>
        <w:r>
          <w:rPr>
            <w:w w:val="105"/>
            <w:sz w:val="20"/>
          </w:rPr>
          <w:delText>I catego-rize responses into six classifications: (1) Asian only, (2) White only, (3) Asian and White/Pacific Islander,</w:delText>
        </w:r>
        <w:r>
          <w:rPr>
            <w:spacing w:val="28"/>
            <w:w w:val="105"/>
            <w:sz w:val="20"/>
          </w:rPr>
          <w:delText xml:space="preserve"> </w:delText>
        </w:r>
        <w:r>
          <w:rPr>
            <w:w w:val="105"/>
            <w:sz w:val="20"/>
          </w:rPr>
          <w:delText>(4)</w:delText>
        </w:r>
        <w:r>
          <w:rPr>
            <w:spacing w:val="25"/>
            <w:w w:val="105"/>
            <w:sz w:val="20"/>
          </w:rPr>
          <w:delText xml:space="preserve"> </w:delText>
        </w:r>
        <w:r>
          <w:rPr>
            <w:w w:val="105"/>
            <w:sz w:val="20"/>
          </w:rPr>
          <w:delText>other</w:delText>
        </w:r>
        <w:r>
          <w:rPr>
            <w:spacing w:val="25"/>
            <w:w w:val="105"/>
            <w:sz w:val="20"/>
          </w:rPr>
          <w:delText xml:space="preserve"> </w:delText>
        </w:r>
        <w:r>
          <w:rPr>
            <w:w w:val="105"/>
            <w:sz w:val="20"/>
          </w:rPr>
          <w:delText>non-Asian</w:delText>
        </w:r>
        <w:r>
          <w:rPr>
            <w:spacing w:val="26"/>
            <w:w w:val="105"/>
            <w:sz w:val="20"/>
          </w:rPr>
          <w:delText xml:space="preserve"> </w:delText>
        </w:r>
        <w:r>
          <w:rPr>
            <w:w w:val="105"/>
            <w:sz w:val="20"/>
          </w:rPr>
          <w:delText>multiracial</w:delText>
        </w:r>
        <w:r>
          <w:rPr>
            <w:spacing w:val="25"/>
            <w:w w:val="105"/>
            <w:sz w:val="20"/>
          </w:rPr>
          <w:delText xml:space="preserve"> </w:delText>
        </w:r>
        <w:r>
          <w:rPr>
            <w:w w:val="105"/>
            <w:sz w:val="20"/>
          </w:rPr>
          <w:delText>combinations,</w:delText>
        </w:r>
        <w:r>
          <w:rPr>
            <w:spacing w:val="28"/>
            <w:w w:val="105"/>
            <w:sz w:val="20"/>
          </w:rPr>
          <w:delText xml:space="preserve"> </w:delText>
        </w:r>
        <w:r>
          <w:rPr>
            <w:w w:val="105"/>
            <w:sz w:val="20"/>
          </w:rPr>
          <w:delText>(5)</w:delText>
        </w:r>
        <w:r>
          <w:rPr>
            <w:spacing w:val="25"/>
            <w:w w:val="105"/>
            <w:sz w:val="20"/>
          </w:rPr>
          <w:delText xml:space="preserve"> </w:delText>
        </w:r>
        <w:r>
          <w:rPr>
            <w:w w:val="105"/>
            <w:sz w:val="20"/>
          </w:rPr>
          <w:delText>Asian</w:delText>
        </w:r>
        <w:r>
          <w:rPr>
            <w:spacing w:val="26"/>
            <w:w w:val="105"/>
            <w:sz w:val="20"/>
          </w:rPr>
          <w:delText xml:space="preserve"> </w:delText>
        </w:r>
        <w:r>
          <w:rPr>
            <w:w w:val="105"/>
            <w:sz w:val="20"/>
          </w:rPr>
          <w:delText>combined</w:delText>
        </w:r>
        <w:r>
          <w:rPr>
            <w:spacing w:val="25"/>
            <w:w w:val="105"/>
            <w:sz w:val="20"/>
          </w:rPr>
          <w:delText xml:space="preserve"> </w:delText>
        </w:r>
        <w:r>
          <w:rPr>
            <w:w w:val="105"/>
            <w:sz w:val="20"/>
          </w:rPr>
          <w:delText>with</w:delText>
        </w:r>
        <w:r>
          <w:rPr>
            <w:spacing w:val="25"/>
            <w:w w:val="105"/>
            <w:sz w:val="20"/>
          </w:rPr>
          <w:delText xml:space="preserve"> </w:delText>
        </w:r>
        <w:r>
          <w:rPr>
            <w:w w:val="105"/>
            <w:sz w:val="20"/>
          </w:rPr>
          <w:delText>other</w:delText>
        </w:r>
        <w:r>
          <w:rPr>
            <w:spacing w:val="25"/>
            <w:w w:val="105"/>
            <w:sz w:val="20"/>
          </w:rPr>
          <w:delText xml:space="preserve"> </w:delText>
        </w:r>
        <w:r>
          <w:rPr>
            <w:w w:val="105"/>
            <w:sz w:val="20"/>
          </w:rPr>
          <w:delText>races,</w:delText>
        </w:r>
        <w:r>
          <w:rPr>
            <w:spacing w:val="29"/>
            <w:w w:val="105"/>
            <w:sz w:val="20"/>
          </w:rPr>
          <w:delText xml:space="preserve"> </w:delText>
        </w:r>
        <w:r>
          <w:rPr>
            <w:spacing w:val="-5"/>
            <w:w w:val="105"/>
            <w:sz w:val="20"/>
          </w:rPr>
          <w:delText>and</w:delText>
        </w:r>
      </w:del>
    </w:p>
    <w:p w14:paraId="397464B6" w14:textId="77777777" w:rsidR="00E746E6" w:rsidRDefault="000245FA">
      <w:pPr>
        <w:spacing w:line="230" w:lineRule="exact"/>
        <w:ind w:left="36"/>
        <w:jc w:val="both"/>
        <w:rPr>
          <w:del w:id="461" w:author="Hussain Hadah" w:date="2026-10-25T19:29:00Z" w16du:dateUtc="2026-10-25T23:29:00Z"/>
          <w:sz w:val="20"/>
        </w:rPr>
      </w:pPr>
      <w:del w:id="462" w:author="Hussain Hadah" w:date="2026-10-25T19:29:00Z" w16du:dateUtc="2026-10-25T23:29:00Z">
        <w:r>
          <w:rPr>
            <w:w w:val="110"/>
            <w:sz w:val="20"/>
          </w:rPr>
          <w:delText>(6)</w:delText>
        </w:r>
        <w:r>
          <w:rPr>
            <w:spacing w:val="-9"/>
            <w:w w:val="110"/>
            <w:sz w:val="20"/>
          </w:rPr>
          <w:delText xml:space="preserve"> </w:delText>
        </w:r>
        <w:r>
          <w:rPr>
            <w:w w:val="110"/>
            <w:sz w:val="20"/>
          </w:rPr>
          <w:delText>Asian/Pacific</w:delText>
        </w:r>
        <w:r>
          <w:rPr>
            <w:spacing w:val="-8"/>
            <w:w w:val="110"/>
            <w:sz w:val="20"/>
          </w:rPr>
          <w:delText xml:space="preserve"> </w:delText>
        </w:r>
        <w:r>
          <w:rPr>
            <w:spacing w:val="-2"/>
            <w:w w:val="110"/>
            <w:sz w:val="20"/>
          </w:rPr>
          <w:delText>Islander.</w:delText>
        </w:r>
      </w:del>
    </w:p>
    <w:p w14:paraId="41487AC6" w14:textId="77777777" w:rsidR="00E746E6" w:rsidRDefault="00E746E6">
      <w:pPr>
        <w:spacing w:line="230" w:lineRule="exact"/>
        <w:jc w:val="both"/>
        <w:rPr>
          <w:del w:id="463" w:author="Hussain Hadah" w:date="2026-10-25T19:29:00Z" w16du:dateUtc="2026-10-25T23:29:00Z"/>
          <w:sz w:val="20"/>
        </w:rPr>
        <w:sectPr w:rsidR="00E746E6">
          <w:pgSz w:w="12240" w:h="15840"/>
          <w:pgMar w:top="1820" w:right="1440" w:bottom="2460" w:left="1800" w:header="0" w:footer="2279" w:gutter="0"/>
          <w:cols w:space="720"/>
        </w:sectPr>
      </w:pPr>
    </w:p>
    <w:p w14:paraId="149AE3E9" w14:textId="77777777" w:rsidR="00E746E6" w:rsidRDefault="000245FA">
      <w:pPr>
        <w:pStyle w:val="BodyText"/>
        <w:spacing w:before="96"/>
        <w:ind w:left="36"/>
        <w:rPr>
          <w:del w:id="464" w:author="Hussain Hadah" w:date="2026-10-25T19:29:00Z" w16du:dateUtc="2026-10-25T23:29:00Z"/>
        </w:rPr>
      </w:pPr>
      <w:del w:id="465" w:author="Hussain Hadah" w:date="2026-10-25T19:29:00Z" w16du:dateUtc="2026-10-25T23:29:00Z">
        <w:r>
          <w:lastRenderedPageBreak/>
          <w:delText>report</w:delText>
        </w:r>
        <w:r>
          <w:rPr>
            <w:spacing w:val="40"/>
          </w:rPr>
          <w:delText xml:space="preserve"> </w:delText>
        </w:r>
        <w:r>
          <w:delText>92%</w:delText>
        </w:r>
        <w:r>
          <w:rPr>
            <w:spacing w:val="40"/>
          </w:rPr>
          <w:delText xml:space="preserve"> </w:delText>
        </w:r>
        <w:r>
          <w:delText>Asian</w:delText>
        </w:r>
        <w:r>
          <w:rPr>
            <w:spacing w:val="40"/>
          </w:rPr>
          <w:delText xml:space="preserve"> </w:delText>
        </w:r>
        <w:r>
          <w:rPr>
            <w:spacing w:val="-4"/>
          </w:rPr>
          <w:delText>only.</w:delText>
        </w:r>
      </w:del>
    </w:p>
    <w:p w14:paraId="15261D4A" w14:textId="77777777" w:rsidR="00E746E6" w:rsidRDefault="000245FA">
      <w:pPr>
        <w:pStyle w:val="BodyText"/>
        <w:spacing w:before="202" w:line="415" w:lineRule="auto"/>
        <w:ind w:left="36" w:firstLine="351"/>
      </w:pPr>
      <w:del w:id="466" w:author="Hussain Hadah" w:date="2026-10-25T19:29:00Z" w16du:dateUtc="2026-10-25T23:29:00Z">
        <w:r>
          <w:rPr>
            <w:w w:val="110"/>
          </w:rPr>
          <w:delText>These</w:delText>
        </w:r>
        <w:r>
          <w:rPr>
            <w:spacing w:val="-18"/>
            <w:w w:val="110"/>
          </w:rPr>
          <w:delText xml:space="preserve"> </w:delText>
        </w:r>
        <w:r>
          <w:rPr>
            <w:w w:val="110"/>
          </w:rPr>
          <w:delText>patterns</w:delText>
        </w:r>
        <w:r>
          <w:rPr>
            <w:spacing w:val="-18"/>
            <w:w w:val="110"/>
          </w:rPr>
          <w:delText xml:space="preserve"> </w:delText>
        </w:r>
        <w:r>
          <w:rPr>
            <w:w w:val="110"/>
          </w:rPr>
          <w:delText>demonstrate</w:delText>
        </w:r>
        <w:r>
          <w:rPr>
            <w:spacing w:val="-18"/>
            <w:w w:val="110"/>
          </w:rPr>
          <w:delText xml:space="preserve"> </w:delText>
        </w:r>
        <w:r>
          <w:rPr>
            <w:w w:val="110"/>
          </w:rPr>
          <w:delText>that</w:delText>
        </w:r>
        <w:r>
          <w:rPr>
            <w:spacing w:val="-18"/>
            <w:w w:val="110"/>
          </w:rPr>
          <w:delText xml:space="preserve"> </w:delText>
        </w:r>
        <w:r>
          <w:rPr>
            <w:w w:val="110"/>
          </w:rPr>
          <w:delText>racial</w:delText>
        </w:r>
        <w:r>
          <w:rPr>
            <w:spacing w:val="-18"/>
            <w:w w:val="110"/>
          </w:rPr>
          <w:delText xml:space="preserve"> </w:delText>
        </w:r>
        <w:r>
          <w:rPr>
            <w:w w:val="110"/>
          </w:rPr>
          <w:delText>identity</w:delText>
        </w:r>
        <w:r>
          <w:rPr>
            <w:spacing w:val="-18"/>
            <w:w w:val="110"/>
          </w:rPr>
          <w:delText xml:space="preserve"> </w:delText>
        </w:r>
        <w:r>
          <w:rPr>
            <w:w w:val="110"/>
          </w:rPr>
          <w:delText>becomes</w:delText>
        </w:r>
        <w:r>
          <w:rPr>
            <w:spacing w:val="-18"/>
            <w:w w:val="110"/>
          </w:rPr>
          <w:delText xml:space="preserve"> </w:delText>
        </w:r>
        <w:r>
          <w:rPr>
            <w:w w:val="110"/>
          </w:rPr>
          <w:delText>increasingly</w:delText>
        </w:r>
        <w:r>
          <w:rPr>
            <w:spacing w:val="-18"/>
            <w:w w:val="110"/>
          </w:rPr>
          <w:delText xml:space="preserve"> </w:delText>
        </w:r>
        <w:r>
          <w:rPr>
            <w:w w:val="110"/>
          </w:rPr>
          <w:delText>fluid</w:delText>
        </w:r>
        <w:r>
          <w:rPr>
            <w:spacing w:val="-18"/>
            <w:w w:val="110"/>
          </w:rPr>
          <w:delText xml:space="preserve"> </w:delText>
        </w:r>
        <w:r>
          <w:rPr>
            <w:w w:val="110"/>
          </w:rPr>
          <w:delText>across generations,</w:delText>
        </w:r>
        <w:r>
          <w:rPr>
            <w:spacing w:val="40"/>
            <w:w w:val="110"/>
          </w:rPr>
          <w:delText xml:space="preserve"> </w:delText>
        </w:r>
        <w:r>
          <w:rPr>
            <w:w w:val="110"/>
          </w:rPr>
          <w:delText>with</w:delText>
        </w:r>
        <w:r>
          <w:rPr>
            <w:spacing w:val="40"/>
            <w:w w:val="110"/>
          </w:rPr>
          <w:delText xml:space="preserve"> </w:delText>
        </w:r>
        <w:r>
          <w:rPr>
            <w:w w:val="110"/>
          </w:rPr>
          <w:delText>endogamous</w:delText>
        </w:r>
        <w:r>
          <w:rPr>
            <w:spacing w:val="40"/>
            <w:w w:val="110"/>
          </w:rPr>
          <w:delText xml:space="preserve"> </w:delText>
        </w:r>
        <w:r>
          <w:rPr>
            <w:w w:val="110"/>
          </w:rPr>
          <w:delText>Asian</w:delText>
        </w:r>
        <w:r>
          <w:rPr>
            <w:spacing w:val="40"/>
            <w:w w:val="110"/>
          </w:rPr>
          <w:delText xml:space="preserve"> </w:delText>
        </w:r>
        <w:r>
          <w:rPr>
            <w:w w:val="110"/>
          </w:rPr>
          <w:delText>families</w:delText>
        </w:r>
        <w:r>
          <w:rPr>
            <w:spacing w:val="40"/>
            <w:w w:val="110"/>
          </w:rPr>
          <w:delText xml:space="preserve"> </w:delText>
        </w:r>
        <w:r>
          <w:rPr>
            <w:w w:val="110"/>
          </w:rPr>
          <w:delText>maintaining</w:delText>
        </w:r>
      </w:del>
      <w:r>
        <w:rPr>
          <w:spacing w:val="40"/>
          <w:w w:val="110"/>
        </w:rPr>
        <w:t xml:space="preserve"> </w:t>
      </w:r>
      <w:r>
        <w:rPr>
          <w:w w:val="110"/>
        </w:rPr>
        <w:t>high</w:t>
      </w:r>
      <w:r>
        <w:rPr>
          <w:spacing w:val="40"/>
          <w:w w:val="110"/>
        </w:rPr>
        <w:t xml:space="preserve"> </w:t>
      </w:r>
      <w:r>
        <w:rPr>
          <w:w w:val="110"/>
        </w:rPr>
        <w:t>rates</w:t>
      </w:r>
      <w:r>
        <w:rPr>
          <w:spacing w:val="40"/>
          <w:w w:val="110"/>
        </w:rPr>
        <w:t xml:space="preserve"> </w:t>
      </w:r>
      <w:r>
        <w:rPr>
          <w:w w:val="110"/>
        </w:rPr>
        <w:t>of</w:t>
      </w:r>
      <w:r>
        <w:rPr>
          <w:spacing w:val="40"/>
          <w:w w:val="110"/>
        </w:rPr>
        <w:t xml:space="preserve"> </w:t>
      </w:r>
      <w:r>
        <w:rPr>
          <w:w w:val="110"/>
        </w:rPr>
        <w:t xml:space="preserve">Asian </w:t>
      </w:r>
      <w:ins w:id="467" w:author="Hussain Hadah" w:date="2026-10-25T19:29:00Z" w16du:dateUtc="2026-10-25T23:29:00Z">
        <w:r w:rsidR="00665139">
          <w:t>identification,</w:t>
        </w:r>
      </w:ins>
      <w:del w:id="468" w:author="Hussain Hadah" w:date="2026-10-25T19:29:00Z" w16du:dateUtc="2026-10-25T23:29:00Z">
        <w:r>
          <w:rPr>
            <w:w w:val="110"/>
          </w:rPr>
          <w:delText>racial identity</w:delText>
        </w:r>
      </w:del>
      <w:r>
        <w:rPr>
          <w:w w:val="110"/>
        </w:rPr>
        <w:t xml:space="preserve"> while interracial family structures </w:t>
      </w:r>
      <w:ins w:id="469" w:author="Hussain Hadah" w:date="2026-10-25T19:29:00Z" w16du:dateUtc="2026-10-25T23:29:00Z">
        <w:r w:rsidR="00665139">
          <w:t>leave most children choosing between a multiracial and a White</w:t>
        </w:r>
      </w:ins>
      <w:del w:id="470" w:author="Hussain Hadah" w:date="2026-10-25T19:29:00Z" w16du:dateUtc="2026-10-25T23:29:00Z">
        <w:r>
          <w:rPr>
            <w:w w:val="110"/>
          </w:rPr>
          <w:delText>significantly increase not-Asian</w:delText>
        </w:r>
      </w:del>
      <w:r>
        <w:rPr>
          <w:w w:val="110"/>
        </w:rPr>
        <w:t>-only identity</w:t>
      </w:r>
      <w:ins w:id="471" w:author="Hussain Hadah" w:date="2026-10-25T19:29:00Z" w16du:dateUtc="2026-10-25T23:29:00Z">
        <w:r w:rsidR="00665139">
          <w:t>, which is the margin on which bias and family background can operate</w:t>
        </w:r>
      </w:ins>
      <w:del w:id="472" w:author="Hussain Hadah" w:date="2026-10-25T19:29:00Z" w16du:dateUtc="2026-10-25T23:29:00Z">
        <w:r>
          <w:rPr>
            <w:w w:val="110"/>
          </w:rPr>
          <w:delText xml:space="preserve"> choices</w:delText>
        </w:r>
      </w:del>
      <w:r>
        <w:rPr>
          <w:w w:val="110"/>
        </w:rPr>
        <w:t>.</w:t>
      </w:r>
    </w:p>
    <w:p w14:paraId="723E69D6" w14:textId="77777777" w:rsidR="00E746E6" w:rsidRDefault="00E746E6">
      <w:pPr>
        <w:pStyle w:val="BodyText"/>
        <w:spacing w:before="273"/>
        <w:rPr>
          <w:del w:id="473" w:author="Hussain Hadah" w:date="2026-10-25T19:29:00Z" w16du:dateUtc="2026-10-25T23:29:00Z"/>
        </w:rPr>
      </w:pPr>
    </w:p>
    <w:p w14:paraId="5F6F1B4B" w14:textId="77777777" w:rsidR="00E746E6" w:rsidRDefault="000245FA">
      <w:pPr>
        <w:pStyle w:val="Heading2"/>
        <w:numPr>
          <w:ilvl w:val="0"/>
          <w:numId w:val="8"/>
        </w:numPr>
        <w:tabs>
          <w:tab w:val="left" w:pos="552"/>
        </w:tabs>
        <w:spacing w:before="0"/>
        <w:ind w:hanging="516"/>
      </w:pPr>
      <w:bookmarkStart w:id="474" w:name="Empirical_Approach"/>
      <w:bookmarkEnd w:id="474"/>
      <w:r>
        <w:rPr>
          <w:w w:val="105"/>
        </w:rPr>
        <w:t>Empirical</w:t>
      </w:r>
      <w:r>
        <w:rPr>
          <w:spacing w:val="-4"/>
          <w:w w:val="105"/>
        </w:rPr>
        <w:t xml:space="preserve"> </w:t>
      </w:r>
      <w:r>
        <w:rPr>
          <w:spacing w:val="-2"/>
          <w:w w:val="105"/>
        </w:rPr>
        <w:t>Approach</w:t>
      </w:r>
    </w:p>
    <w:p w14:paraId="4477034F" w14:textId="77777777" w:rsidR="00E746E6" w:rsidRDefault="00E746E6">
      <w:pPr>
        <w:pStyle w:val="BodyText"/>
        <w:spacing w:before="22"/>
        <w:rPr>
          <w:del w:id="475" w:author="Hussain Hadah" w:date="2026-10-25T19:29:00Z" w16du:dateUtc="2026-10-25T23:29:00Z"/>
          <w:b/>
          <w:sz w:val="34"/>
        </w:rPr>
      </w:pPr>
    </w:p>
    <w:p w14:paraId="24C6B93B" w14:textId="77777777" w:rsidR="00E746E6" w:rsidRDefault="000245FA">
      <w:pPr>
        <w:pStyle w:val="BodyText"/>
        <w:spacing w:before="1" w:line="415" w:lineRule="auto"/>
        <w:ind w:left="36" w:right="395" w:firstLine="351"/>
        <w:rPr>
          <w:del w:id="476" w:author="Hussain Hadah" w:date="2026-10-25T19:29:00Z" w16du:dateUtc="2026-10-25T23:29:00Z"/>
        </w:rPr>
      </w:pPr>
      <w:r>
        <w:rPr>
          <w:w w:val="110"/>
        </w:rPr>
        <w:t xml:space="preserve">To understand associations between Asian racial self-identification and </w:t>
      </w:r>
      <w:ins w:id="477" w:author="Hussain Hadah" w:date="2026-10-25T19:29:00Z" w16du:dateUtc="2026-10-25T23:29:00Z">
        <w:r w:rsidR="00665139">
          <w:t>antiAsian</w:t>
        </w:r>
      </w:ins>
      <w:del w:id="478" w:author="Hussain Hadah" w:date="2026-10-25T19:29:00Z" w16du:dateUtc="2026-10-25T23:29:00Z">
        <w:r>
          <w:rPr>
            <w:w w:val="110"/>
          </w:rPr>
          <w:delText>anti-Asian</w:delText>
        </w:r>
      </w:del>
      <w:r>
        <w:rPr>
          <w:w w:val="110"/>
        </w:rPr>
        <w:t xml:space="preserve"> bias, I</w:t>
      </w:r>
      <w:r>
        <w:rPr>
          <w:spacing w:val="1"/>
          <w:w w:val="110"/>
        </w:rPr>
        <w:t xml:space="preserve"> </w:t>
      </w:r>
      <w:r>
        <w:rPr>
          <w:w w:val="110"/>
        </w:rPr>
        <w:t>estimate a</w:t>
      </w:r>
      <w:r>
        <w:rPr>
          <w:spacing w:val="1"/>
          <w:w w:val="110"/>
        </w:rPr>
        <w:t xml:space="preserve"> </w:t>
      </w:r>
      <w:r>
        <w:rPr>
          <w:w w:val="110"/>
        </w:rPr>
        <w:t>multinomial logit</w:t>
      </w:r>
      <w:r>
        <w:rPr>
          <w:spacing w:val="-1"/>
          <w:w w:val="110"/>
        </w:rPr>
        <w:t xml:space="preserve"> </w:t>
      </w:r>
      <w:r>
        <w:rPr>
          <w:w w:val="110"/>
        </w:rPr>
        <w:t>model</w:t>
      </w:r>
      <w:r>
        <w:rPr>
          <w:spacing w:val="1"/>
          <w:w w:val="110"/>
        </w:rPr>
        <w:t xml:space="preserve"> </w:t>
      </w:r>
      <w:r>
        <w:rPr>
          <w:w w:val="110"/>
        </w:rPr>
        <w:t>in which the</w:t>
      </w:r>
      <w:r>
        <w:rPr>
          <w:spacing w:val="1"/>
          <w:w w:val="110"/>
        </w:rPr>
        <w:t xml:space="preserve"> </w:t>
      </w:r>
      <w:r>
        <w:rPr>
          <w:w w:val="110"/>
        </w:rPr>
        <w:t xml:space="preserve">dependent </w:t>
      </w:r>
      <w:r>
        <w:rPr>
          <w:spacing w:val="-2"/>
          <w:w w:val="110"/>
        </w:rPr>
        <w:t>variable</w:t>
      </w:r>
      <w:ins w:id="479" w:author="Hussain Hadah" w:date="2026-10-25T19:29:00Z" w16du:dateUtc="2026-10-25T23:29:00Z">
        <w:r w:rsidR="00665139">
          <w:t xml:space="preserve"> Y</w:t>
        </w:r>
        <w:r w:rsidR="00665139">
          <w:rPr>
            <w:vertAlign w:val="subscript"/>
          </w:rPr>
          <w:t>ist</w:t>
        </w:r>
        <w:r w:rsidR="00665139">
          <w:rPr>
            <w:vertAlign w:val="superscript"/>
          </w:rPr>
          <w:t xml:space="preserve">g </w:t>
        </w:r>
      </w:ins>
    </w:p>
    <w:p w14:paraId="76BCC381" w14:textId="77777777" w:rsidR="00E746E6" w:rsidRDefault="00E746E6">
      <w:pPr>
        <w:pStyle w:val="BodyText"/>
        <w:spacing w:line="415" w:lineRule="auto"/>
        <w:rPr>
          <w:del w:id="480" w:author="Hussain Hadah" w:date="2026-10-25T19:29:00Z" w16du:dateUtc="2026-10-25T23:29:00Z"/>
        </w:rPr>
        <w:sectPr w:rsidR="00E746E6">
          <w:pgSz w:w="12240" w:h="15840"/>
          <w:pgMar w:top="1820" w:right="1440" w:bottom="2460" w:left="1800" w:header="0" w:footer="2279" w:gutter="0"/>
          <w:cols w:space="720"/>
        </w:sectPr>
      </w:pPr>
    </w:p>
    <w:p w14:paraId="42A5191C" w14:textId="77777777" w:rsidR="00E746E6" w:rsidRDefault="000245FA">
      <w:pPr>
        <w:spacing w:line="168" w:lineRule="exact"/>
        <w:ind w:left="182"/>
        <w:rPr>
          <w:del w:id="481" w:author="Hussain Hadah" w:date="2026-10-25T19:29:00Z" w16du:dateUtc="2026-10-25T23:29:00Z"/>
          <w:sz w:val="18"/>
        </w:rPr>
      </w:pPr>
      <w:del w:id="482" w:author="Hussain Hadah" w:date="2026-10-25T19:29:00Z" w16du:dateUtc="2026-10-25T23:29:00Z">
        <w:r>
          <w:rPr>
            <w:noProof/>
            <w:sz w:val="18"/>
          </w:rPr>
          <mc:AlternateContent>
            <mc:Choice Requires="wps">
              <w:drawing>
                <wp:anchor distT="0" distB="0" distL="0" distR="0" simplePos="0" relativeHeight="15735296" behindDoc="0" locked="0" layoutInCell="1" allowOverlap="1" wp14:anchorId="7BC62049" wp14:editId="7AD19D4E">
                  <wp:simplePos x="0" y="0"/>
                  <wp:positionH relativeFrom="page">
                    <wp:posOffset>1165872</wp:posOffset>
                  </wp:positionH>
                  <wp:positionV relativeFrom="paragraph">
                    <wp:posOffset>45470</wp:posOffset>
                  </wp:positionV>
                  <wp:extent cx="84455" cy="1524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455" cy="152400"/>
                          </a:xfrm>
                          <a:prstGeom prst="rect">
                            <a:avLst/>
                          </a:prstGeom>
                        </wps:spPr>
                        <wps:txbx>
                          <w:txbxContent>
                            <w:p w14:paraId="55C35B76" w14:textId="77777777" w:rsidR="00E746E6" w:rsidRDefault="000245FA">
                              <w:pPr>
                                <w:pStyle w:val="BodyText"/>
                                <w:spacing w:line="231" w:lineRule="exact"/>
                                <w:rPr>
                                  <w:del w:id="483" w:author="Hussain Hadah" w:date="2026-10-25T19:29:00Z" w16du:dateUtc="2026-10-25T23:29:00Z"/>
                                </w:rPr>
                              </w:pPr>
                              <w:del w:id="484" w:author="Hussain Hadah" w:date="2026-10-25T19:29:00Z" w16du:dateUtc="2026-10-25T23:29:00Z">
                                <w:r>
                                  <w:rPr>
                                    <w:spacing w:val="-10"/>
                                    <w:w w:val="75"/>
                                  </w:rPr>
                                  <w:delText>Y</w:delText>
                                </w:r>
                              </w:del>
                            </w:p>
                          </w:txbxContent>
                        </wps:txbx>
                        <wps:bodyPr wrap="square" lIns="0" tIns="0" rIns="0" bIns="0" rtlCol="0">
                          <a:noAutofit/>
                        </wps:bodyPr>
                      </wps:wsp>
                    </a:graphicData>
                  </a:graphic>
                </wp:anchor>
              </w:drawing>
            </mc:Choice>
            <mc:Fallback>
              <w:pict>
                <v:shape w14:anchorId="7BC62049" id="Textbox 15" o:spid="_x0000_s1030" type="#_x0000_t202" style="position:absolute;left:0;text-align:left;margin-left:91.8pt;margin-top:3.6pt;width:6.65pt;height:12pt;z-index:1573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" filled="f" stroked="f">
                  <v:textbox inset="0,0,0,0">
                    <w:txbxContent>
                      <w:p w14:paraId="55C35B76" w14:textId="77777777" w:rsidR="00E746E6" w:rsidRDefault="000245FA">
                        <w:pPr>
                          <w:pStyle w:val="BodyText"/>
                          <w:spacing w:line="231" w:lineRule="exact"/>
                          <w:rPr>
                            <w:del w:id="485" w:author="Hussain Hadah" w:date="2026-10-25T19:29:00Z" w16du:dateUtc="2026-10-25T23:29:00Z"/>
                          </w:rPr>
                        </w:pPr>
                        <w:del w:id="486" w:author="Hussain Hadah" w:date="2026-10-25T19:29:00Z" w16du:dateUtc="2026-10-25T23:29:00Z">
                          <w:r>
                            <w:rPr>
                              <w:spacing w:val="-10"/>
                              <w:w w:val="75"/>
                            </w:rPr>
                            <w:delText>Y</w:delText>
                          </w:r>
                        </w:del>
                      </w:p>
                    </w:txbxContent>
                  </v:textbox>
                  <w10:wrap anchorx="page"/>
                </v:shape>
              </w:pict>
            </mc:Fallback>
          </mc:AlternateContent>
        </w:r>
        <w:r>
          <w:rPr>
            <w:spacing w:val="-10"/>
            <w:w w:val="115"/>
            <w:sz w:val="18"/>
          </w:rPr>
          <w:delText>g</w:delText>
        </w:r>
      </w:del>
    </w:p>
    <w:p w14:paraId="52C11A91" w14:textId="77777777" w:rsidR="00E746E6" w:rsidRDefault="000245FA">
      <w:pPr>
        <w:spacing w:line="202" w:lineRule="exact"/>
        <w:ind w:left="168"/>
        <w:rPr>
          <w:del w:id="487" w:author="Hussain Hadah" w:date="2026-10-25T19:29:00Z" w16du:dateUtc="2026-10-25T23:29:00Z"/>
          <w:sz w:val="18"/>
        </w:rPr>
      </w:pPr>
      <w:del w:id="488" w:author="Hussain Hadah" w:date="2026-10-25T19:29:00Z" w16du:dateUtc="2026-10-25T23:29:00Z">
        <w:r>
          <w:rPr>
            <w:spacing w:val="-5"/>
            <w:w w:val="130"/>
            <w:sz w:val="18"/>
          </w:rPr>
          <w:delText>ist</w:delText>
        </w:r>
      </w:del>
    </w:p>
    <w:p w14:paraId="55250CE2" w14:textId="77777777" w:rsidR="00E746E6" w:rsidRDefault="000245FA">
      <w:pPr>
        <w:pStyle w:val="BodyText"/>
        <w:spacing w:before="26"/>
        <w:ind w:left="37"/>
      </w:pPr>
      <w:del w:id="489" w:author="Hussain Hadah" w:date="2026-10-25T19:29:00Z" w16du:dateUtc="2026-10-25T23:29:00Z">
        <w:r>
          <w:br w:type="column"/>
        </w:r>
      </w:del>
      <w:r>
        <w:rPr>
          <w:w w:val="105"/>
        </w:rPr>
        <w:t>captures</w:t>
      </w:r>
      <w:r>
        <w:rPr>
          <w:spacing w:val="15"/>
          <w:w w:val="105"/>
        </w:rPr>
        <w:t xml:space="preserve"> </w:t>
      </w:r>
      <w:r>
        <w:rPr>
          <w:w w:val="105"/>
        </w:rPr>
        <w:t>categorical</w:t>
      </w:r>
      <w:r>
        <w:rPr>
          <w:spacing w:val="15"/>
          <w:w w:val="105"/>
        </w:rPr>
        <w:t xml:space="preserve"> </w:t>
      </w:r>
      <w:r>
        <w:rPr>
          <w:w w:val="105"/>
        </w:rPr>
        <w:t>racial</w:t>
      </w:r>
      <w:r>
        <w:rPr>
          <w:spacing w:val="15"/>
          <w:w w:val="105"/>
        </w:rPr>
        <w:t xml:space="preserve"> </w:t>
      </w:r>
      <w:r>
        <w:rPr>
          <w:w w:val="105"/>
        </w:rPr>
        <w:t>identity</w:t>
      </w:r>
      <w:r>
        <w:rPr>
          <w:spacing w:val="16"/>
          <w:w w:val="105"/>
        </w:rPr>
        <w:t xml:space="preserve"> </w:t>
      </w:r>
      <w:r>
        <w:rPr>
          <w:w w:val="105"/>
        </w:rPr>
        <w:t>choices:</w:t>
      </w:r>
      <w:r>
        <w:rPr>
          <w:spacing w:val="41"/>
          <w:w w:val="105"/>
        </w:rPr>
        <w:t xml:space="preserve"> </w:t>
      </w:r>
      <w:r>
        <w:rPr>
          <w:w w:val="105"/>
        </w:rPr>
        <w:t>(1)</w:t>
      </w:r>
      <w:r>
        <w:rPr>
          <w:spacing w:val="15"/>
          <w:w w:val="105"/>
        </w:rPr>
        <w:t xml:space="preserve"> </w:t>
      </w:r>
      <w:r>
        <w:rPr>
          <w:w w:val="105"/>
        </w:rPr>
        <w:t>Asian</w:t>
      </w:r>
      <w:r>
        <w:rPr>
          <w:spacing w:val="15"/>
          <w:w w:val="105"/>
        </w:rPr>
        <w:t xml:space="preserve"> </w:t>
      </w:r>
      <w:r>
        <w:rPr>
          <w:w w:val="105"/>
        </w:rPr>
        <w:t>only,</w:t>
      </w:r>
      <w:r>
        <w:rPr>
          <w:spacing w:val="18"/>
          <w:w w:val="105"/>
        </w:rPr>
        <w:t xml:space="preserve"> </w:t>
      </w:r>
      <w:r>
        <w:rPr>
          <w:w w:val="105"/>
        </w:rPr>
        <w:t>(2)</w:t>
      </w:r>
      <w:r>
        <w:rPr>
          <w:spacing w:val="15"/>
          <w:w w:val="105"/>
        </w:rPr>
        <w:t xml:space="preserve"> </w:t>
      </w:r>
      <w:r>
        <w:rPr>
          <w:w w:val="105"/>
        </w:rPr>
        <w:t>White</w:t>
      </w:r>
      <w:r>
        <w:rPr>
          <w:spacing w:val="16"/>
          <w:w w:val="105"/>
        </w:rPr>
        <w:t xml:space="preserve"> </w:t>
      </w:r>
      <w:r>
        <w:rPr>
          <w:w w:val="105"/>
        </w:rPr>
        <w:t>only,</w:t>
      </w:r>
      <w:r>
        <w:rPr>
          <w:spacing w:val="17"/>
          <w:w w:val="105"/>
        </w:rPr>
        <w:t xml:space="preserve"> </w:t>
      </w:r>
      <w:r>
        <w:rPr>
          <w:spacing w:val="-5"/>
          <w:w w:val="105"/>
        </w:rPr>
        <w:t>(3)</w:t>
      </w:r>
    </w:p>
    <w:p w14:paraId="096C1CA3" w14:textId="77777777" w:rsidR="00E746E6" w:rsidRDefault="00E746E6">
      <w:pPr>
        <w:pStyle w:val="BodyText"/>
        <w:rPr>
          <w:del w:id="490" w:author="Hussain Hadah" w:date="2026-10-25T19:29:00Z" w16du:dateUtc="2026-10-25T23:29:00Z"/>
        </w:rPr>
        <w:sectPr w:rsidR="00E746E6">
          <w:type w:val="continuous"/>
          <w:pgSz w:w="12240" w:h="15840"/>
          <w:pgMar w:top="1720" w:right="1440" w:bottom="280" w:left="1800" w:header="0" w:footer="2279" w:gutter="0"/>
          <w:cols w:num="2" w:space="720" w:equalWidth="0">
            <w:col w:w="390" w:space="40"/>
            <w:col w:w="8570"/>
          </w:cols>
        </w:sectPr>
      </w:pPr>
    </w:p>
    <w:p w14:paraId="13934739" w14:textId="77777777" w:rsidR="00E746E6" w:rsidRDefault="000245FA">
      <w:pPr>
        <w:pStyle w:val="BodyText"/>
        <w:spacing w:before="135"/>
        <w:ind w:left="36"/>
      </w:pPr>
      <w:r>
        <w:rPr>
          <w:w w:val="110"/>
        </w:rPr>
        <w:lastRenderedPageBreak/>
        <w:t>Asian</w:t>
      </w:r>
      <w:r>
        <w:rPr>
          <w:spacing w:val="2"/>
          <w:w w:val="110"/>
        </w:rPr>
        <w:t xml:space="preserve"> </w:t>
      </w:r>
      <w:r>
        <w:rPr>
          <w:w w:val="110"/>
        </w:rPr>
        <w:t>and</w:t>
      </w:r>
      <w:r>
        <w:rPr>
          <w:spacing w:val="2"/>
          <w:w w:val="110"/>
        </w:rPr>
        <w:t xml:space="preserve"> </w:t>
      </w:r>
      <w:r>
        <w:rPr>
          <w:w w:val="110"/>
        </w:rPr>
        <w:t>White/Pacific</w:t>
      </w:r>
      <w:r>
        <w:rPr>
          <w:spacing w:val="3"/>
          <w:w w:val="110"/>
        </w:rPr>
        <w:t xml:space="preserve"> </w:t>
      </w:r>
      <w:r>
        <w:rPr>
          <w:spacing w:val="-2"/>
          <w:w w:val="110"/>
        </w:rPr>
        <w:t>Islander:</w:t>
      </w:r>
    </w:p>
    <w:p w14:paraId="14201D6B" w14:textId="77777777" w:rsidR="00E746E6" w:rsidRDefault="00665139">
      <w:pPr>
        <w:pStyle w:val="BodyText"/>
        <w:rPr>
          <w:del w:id="491" w:author="Hussain Hadah" w:date="2026-10-25T19:29:00Z" w16du:dateUtc="2026-10-25T23:29:00Z"/>
        </w:rPr>
      </w:pPr>
      <w:ins w:id="492" w:author="Hussain Hadah" w:date="2026-10-25T19:29:00Z" w16du:dateUtc="2026-10-25T23:29:00Z">
        <w:r>
          <w:rPr>
            <w:noProof/>
            <w:sz w:val="22"/>
          </w:rPr>
          <mc:AlternateContent>
            <mc:Choice Requires="wpg">
              <w:drawing>
                <wp:anchor distT="0" distB="0" distL="114300" distR="114300" simplePos="0" relativeHeight="487625728" behindDoc="0" locked="0" layoutInCell="1" allowOverlap="1" wp14:anchorId="707C6F92" wp14:editId="70D12A33">
                  <wp:simplePos x="0" y="0"/>
                  <wp:positionH relativeFrom="column">
                    <wp:posOffset>449695</wp:posOffset>
                  </wp:positionH>
                  <wp:positionV relativeFrom="paragraph">
                    <wp:posOffset>165128</wp:posOffset>
                  </wp:positionV>
                  <wp:extent cx="1368590" cy="6071"/>
                  <wp:effectExtent l="0" t="0" r="0" b="0"/>
                  <wp:wrapNone/>
                  <wp:docPr id="35905" name="Group 35905"/>
                  <wp:cNvGraphicFramePr/>
                  <a:graphic xmlns:a="http://schemas.openxmlformats.org/drawingml/2006/main">
                    <a:graphicData uri="http://schemas.microsoft.com/office/word/2010/wordprocessingGroup">
                      <wpg:wgp>
                        <wpg:cNvGrpSpPr/>
                        <wpg:grpSpPr>
                          <a:xfrm>
                            <a:off x="0" y="0"/>
                            <a:ext cx="1368590" cy="6071"/>
                            <a:chOff x="0" y="0"/>
                            <a:chExt cx="1368590" cy="6071"/>
                          </a:xfrm>
                        </wpg:grpSpPr>
                        <wps:wsp>
                          <wps:cNvPr id="1087" name="Shape 1087"/>
                          <wps:cNvSpPr/>
                          <wps:spPr>
                            <a:xfrm>
                              <a:off x="0" y="0"/>
                              <a:ext cx="1368590" cy="0"/>
                            </a:xfrm>
                            <a:custGeom>
                              <a:avLst/>
                              <a:gdLst/>
                              <a:ahLst/>
                              <a:cxnLst/>
                              <a:rect l="0" t="0" r="0" b="0"/>
                              <a:pathLst>
                                <a:path w="1368590">
                                  <a:moveTo>
                                    <a:pt x="0" y="0"/>
                                  </a:moveTo>
                                  <a:lnTo>
                                    <a:pt x="1368590" y="0"/>
                                  </a:lnTo>
                                </a:path>
                              </a:pathLst>
                            </a:custGeom>
                            <a:ln w="607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5905" style="width:107.763pt;height:0.478pt;position:absolute;z-index:11;mso-position-horizontal-relative:text;mso-position-horizontal:absolute;margin-left:35.409pt;mso-position-vertical-relative:text;margin-top:13.0022pt;" coordsize="13685,60">
                  <v:shape id="Shape 1087" style="position:absolute;width:13685;height:0;left:0;top:0;" coordsize="1368590,0" path="m0,0l1368590,0">
                    <v:stroke weight="0.478pt" endcap="flat" joinstyle="miter" miterlimit="10" on="true" color="#000000"/>
                    <v:fill on="false" color="#000000" opacity="0"/>
                  </v:shape>
                </v:group>
              </w:pict>
            </mc:Fallback>
          </mc:AlternateContent>
        </w:r>
        <w:r>
          <w:rPr>
            <w:noProof/>
          </w:rPr>
          <w:drawing>
            <wp:anchor distT="0" distB="0" distL="114300" distR="114300" simplePos="0" relativeHeight="487626752" behindDoc="0" locked="0" layoutInCell="1" allowOverlap="0" wp14:anchorId="234CD19A" wp14:editId="5511CA26">
              <wp:simplePos x="0" y="0"/>
              <wp:positionH relativeFrom="column">
                <wp:posOffset>85954</wp:posOffset>
              </wp:positionH>
              <wp:positionV relativeFrom="paragraph">
                <wp:posOffset>-58607</wp:posOffset>
              </wp:positionV>
              <wp:extent cx="347472" cy="371856"/>
              <wp:effectExtent l="0" t="0" r="0" b="0"/>
              <wp:wrapSquare wrapText="bothSides"/>
              <wp:docPr id="45885" name="Picture 45885"/>
              <wp:cNvGraphicFramePr/>
              <a:graphic xmlns:a="http://schemas.openxmlformats.org/drawingml/2006/main">
                <a:graphicData uri="http://schemas.openxmlformats.org/drawingml/2006/picture">
                  <pic:pic xmlns:pic="http://schemas.openxmlformats.org/drawingml/2006/picture">
                    <pic:nvPicPr>
                      <pic:cNvPr id="45885" name="Picture 45885"/>
                      <pic:cNvPicPr/>
                    </pic:nvPicPr>
                    <pic:blipFill>
                      <a:blip r:embed="rId10"/>
                      <a:stretch>
                        <a:fillRect/>
                      </a:stretch>
                    </pic:blipFill>
                    <pic:spPr>
                      <a:xfrm>
                        <a:off x="0" y="0"/>
                        <a:ext cx="347472" cy="371856"/>
                      </a:xfrm>
                      <a:prstGeom prst="rect">
                        <a:avLst/>
                      </a:prstGeom>
                    </pic:spPr>
                  </pic:pic>
                </a:graphicData>
              </a:graphic>
            </wp:anchor>
          </w:drawing>
        </w:r>
      </w:ins>
    </w:p>
    <w:p w14:paraId="2F153ED4" w14:textId="77777777" w:rsidR="00E746E6" w:rsidRDefault="00E746E6">
      <w:pPr>
        <w:pStyle w:val="BodyText"/>
        <w:rPr>
          <w:del w:id="493" w:author="Hussain Hadah" w:date="2026-10-25T19:29:00Z" w16du:dateUtc="2026-10-25T23:29:00Z"/>
        </w:rPr>
      </w:pPr>
    </w:p>
    <w:p w14:paraId="5D182441" w14:textId="77777777" w:rsidR="00E746E6" w:rsidRDefault="00E746E6">
      <w:pPr>
        <w:pStyle w:val="BodyText"/>
        <w:spacing w:before="72"/>
        <w:rPr>
          <w:del w:id="494" w:author="Hussain Hadah" w:date="2026-10-25T19:29:00Z" w16du:dateUtc="2026-10-25T23:29:00Z"/>
        </w:rPr>
      </w:pPr>
    </w:p>
    <w:p w14:paraId="0233B845" w14:textId="77777777" w:rsidR="00E746E6" w:rsidRDefault="000245FA">
      <w:pPr>
        <w:tabs>
          <w:tab w:val="left" w:pos="1278"/>
          <w:tab w:val="left" w:pos="3571"/>
          <w:tab w:val="left" w:pos="6039"/>
        </w:tabs>
        <w:spacing w:before="1"/>
        <w:ind w:left="544"/>
        <w:rPr>
          <w:position w:val="-5"/>
          <w:sz w:val="18"/>
        </w:rPr>
      </w:pPr>
      <w:del w:id="495" w:author="Hussain Hadah" w:date="2026-10-25T19:29:00Z" w16du:dateUtc="2026-10-25T23:29:00Z">
        <w:r>
          <w:rPr>
            <w:noProof/>
            <w:position w:val="-5"/>
            <w:sz w:val="18"/>
          </w:rPr>
          <mc:AlternateContent>
            <mc:Choice Requires="wps">
              <w:drawing>
                <wp:anchor distT="0" distB="0" distL="0" distR="0" simplePos="0" relativeHeight="487593984" behindDoc="1" locked="0" layoutInCell="1" allowOverlap="1" wp14:anchorId="568CC53A" wp14:editId="717720B4">
                  <wp:simplePos x="0" y="0"/>
                  <wp:positionH relativeFrom="page">
                    <wp:posOffset>1615566</wp:posOffset>
                  </wp:positionH>
                  <wp:positionV relativeFrom="paragraph">
                    <wp:posOffset>211488</wp:posOffset>
                  </wp:positionV>
                  <wp:extent cx="136906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9060" cy="1270"/>
                          </a:xfrm>
                          <a:custGeom>
                            <a:avLst/>
                            <a:gdLst/>
                            <a:ahLst/>
                            <a:cxnLst/>
                            <a:rect l="l" t="t" r="r" b="b"/>
                            <a:pathLst>
                              <a:path w="1369060">
                                <a:moveTo>
                                  <a:pt x="0" y="0"/>
                                </a:moveTo>
                                <a:lnTo>
                                  <a:pt x="1368590"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127.209999pt;margin-top:16.652637pt;width:107.8pt;height:.1pt;mso-position-horizontal-relative:page;mso-position-vertical-relative:paragraph;z-index:-15722496;mso-wrap-distance-left:0;mso-wrap-distance-right:0" id="docshape10" coordorigin="2544,333" coordsize="2156,0" path="m2544,333l4699,333e" filled="false" stroked="true" strokeweight=".478pt" strokecolor="#000000">
                  <v:path arrowok="t"/>
                  <v:stroke dashstyle="solid"/>
                  <w10:wrap type="topAndBottom"/>
                </v:shape>
              </w:pict>
            </mc:Fallback>
          </mc:AlternateContent>
        </w:r>
        <w:r>
          <w:rPr>
            <w:noProof/>
            <w:position w:val="-5"/>
            <w:sz w:val="18"/>
          </w:rPr>
          <mc:AlternateContent>
            <mc:Choice Requires="wps">
              <w:drawing>
                <wp:anchor distT="0" distB="0" distL="0" distR="0" simplePos="0" relativeHeight="15736832" behindDoc="0" locked="0" layoutInCell="1" allowOverlap="1" wp14:anchorId="022E830B" wp14:editId="4D65F4D1">
                  <wp:simplePos x="0" y="0"/>
                  <wp:positionH relativeFrom="page">
                    <wp:posOffset>1251826</wp:posOffset>
                  </wp:positionH>
                  <wp:positionV relativeFrom="paragraph">
                    <wp:posOffset>111215</wp:posOffset>
                  </wp:positionV>
                  <wp:extent cx="212090" cy="18669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090" cy="186690"/>
                          </a:xfrm>
                          <a:prstGeom prst="rect">
                            <a:avLst/>
                          </a:prstGeom>
                        </wps:spPr>
                        <wps:txbx>
                          <w:txbxContent>
                            <w:p w14:paraId="7376A71F" w14:textId="77777777" w:rsidR="00E746E6" w:rsidRDefault="000245FA">
                              <w:pPr>
                                <w:pStyle w:val="BodyText"/>
                                <w:spacing w:before="1"/>
                                <w:rPr>
                                  <w:del w:id="496" w:author="Hussain Hadah" w:date="2026-10-25T19:29:00Z" w16du:dateUtc="2026-10-25T23:29:00Z"/>
                                </w:rPr>
                              </w:pPr>
                              <w:del w:id="497" w:author="Hussain Hadah" w:date="2026-10-25T19:29:00Z" w16du:dateUtc="2026-10-25T23:29:00Z">
                                <w:r>
                                  <w:rPr>
                                    <w:spacing w:val="-5"/>
                                  </w:rPr>
                                  <w:delText>log</w:delText>
                                </w:r>
                              </w:del>
                            </w:p>
                          </w:txbxContent>
                        </wps:txbx>
                        <wps:bodyPr wrap="square" lIns="0" tIns="0" rIns="0" bIns="0" rtlCol="0">
                          <a:noAutofit/>
                        </wps:bodyPr>
                      </wps:wsp>
                    </a:graphicData>
                  </a:graphic>
                </wp:anchor>
              </w:drawing>
            </mc:Choice>
            <mc:Fallback>
              <w:pict>
                <v:shape w14:anchorId="022E830B" id="Textbox 17" o:spid="_x0000_s1031" type="#_x0000_t202" style="position:absolute;left:0;text-align:left;margin-left:98.55pt;margin-top:8.75pt;width:16.7pt;height:14.7pt;z-index:15736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" filled="f" stroked="f">
                  <v:textbox inset="0,0,0,0">
                    <w:txbxContent>
                      <w:p w14:paraId="7376A71F" w14:textId="77777777" w:rsidR="00E746E6" w:rsidRDefault="000245FA">
                        <w:pPr>
                          <w:pStyle w:val="BodyText"/>
                          <w:spacing w:before="1"/>
                          <w:rPr>
                            <w:del w:id="498" w:author="Hussain Hadah" w:date="2026-10-25T19:29:00Z" w16du:dateUtc="2026-10-25T23:29:00Z"/>
                          </w:rPr>
                        </w:pPr>
                        <w:del w:id="499" w:author="Hussain Hadah" w:date="2026-10-25T19:29:00Z" w16du:dateUtc="2026-10-25T23:29:00Z">
                          <w:r>
                            <w:rPr>
                              <w:spacing w:val="-5"/>
                            </w:rPr>
                            <w:delText>log</w:delText>
                          </w:r>
                        </w:del>
                      </w:p>
                    </w:txbxContent>
                  </v:textbox>
                  <w10:wrap anchorx="page"/>
                </v:shape>
              </w:pict>
            </mc:Fallback>
          </mc:AlternateContent>
        </w:r>
        <w:r>
          <w:rPr>
            <w:noProof/>
            <w:position w:val="-5"/>
            <w:sz w:val="18"/>
          </w:rPr>
          <mc:AlternateContent>
            <mc:Choice Requires="wps">
              <w:drawing>
                <wp:anchor distT="0" distB="0" distL="0" distR="0" simplePos="0" relativeHeight="485745664" behindDoc="1" locked="0" layoutInCell="1" allowOverlap="1" wp14:anchorId="5B6DDC21" wp14:editId="20A2C58B">
                  <wp:simplePos x="0" y="0"/>
                  <wp:positionH relativeFrom="page">
                    <wp:posOffset>1858949</wp:posOffset>
                  </wp:positionH>
                  <wp:positionV relativeFrom="paragraph">
                    <wp:posOffset>203759</wp:posOffset>
                  </wp:positionV>
                  <wp:extent cx="65405" cy="1143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 cy="114300"/>
                          </a:xfrm>
                          <a:prstGeom prst="rect">
                            <a:avLst/>
                          </a:prstGeom>
                        </wps:spPr>
                        <wps:txbx>
                          <w:txbxContent>
                            <w:p w14:paraId="67157272" w14:textId="77777777" w:rsidR="00E746E6" w:rsidRDefault="000245FA">
                              <w:pPr>
                                <w:spacing w:line="173" w:lineRule="exact"/>
                                <w:rPr>
                                  <w:del w:id="500" w:author="Hussain Hadah" w:date="2026-10-25T19:29:00Z" w16du:dateUtc="2026-10-25T23:29:00Z"/>
                                  <w:sz w:val="18"/>
                                </w:rPr>
                              </w:pPr>
                              <w:del w:id="501" w:author="Hussain Hadah" w:date="2026-10-25T19:29:00Z" w16du:dateUtc="2026-10-25T23:29:00Z">
                                <w:r>
                                  <w:rPr>
                                    <w:spacing w:val="-10"/>
                                    <w:w w:val="110"/>
                                    <w:sz w:val="18"/>
                                  </w:rPr>
                                  <w:delText>g</w:delText>
                                </w:r>
                              </w:del>
                            </w:p>
                          </w:txbxContent>
                        </wps:txbx>
                        <wps:bodyPr wrap="square" lIns="0" tIns="0" rIns="0" bIns="0" rtlCol="0">
                          <a:noAutofit/>
                        </wps:bodyPr>
                      </wps:wsp>
                    </a:graphicData>
                  </a:graphic>
                </wp:anchor>
              </w:drawing>
            </mc:Choice>
            <mc:Fallback>
              <w:pict>
                <v:shape w14:anchorId="5B6DDC21" id="Textbox 18" o:spid="_x0000_s1032" type="#_x0000_t202" style="position:absolute;left:0;text-align:left;margin-left:146.35pt;margin-top:16.05pt;width:5.15pt;height:9pt;z-index:-17570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" filled="f" stroked="f">
                  <v:textbox inset="0,0,0,0">
                    <w:txbxContent>
                      <w:p w14:paraId="67157272" w14:textId="77777777" w:rsidR="00E746E6" w:rsidRDefault="000245FA">
                        <w:pPr>
                          <w:spacing w:line="173" w:lineRule="exact"/>
                          <w:rPr>
                            <w:del w:id="502" w:author="Hussain Hadah" w:date="2026-10-25T19:29:00Z" w16du:dateUtc="2026-10-25T23:29:00Z"/>
                            <w:sz w:val="18"/>
                          </w:rPr>
                        </w:pPr>
                        <w:del w:id="503" w:author="Hussain Hadah" w:date="2026-10-25T19:29:00Z" w16du:dateUtc="2026-10-25T23:29:00Z">
                          <w:r>
                            <w:rPr>
                              <w:spacing w:val="-10"/>
                              <w:w w:val="110"/>
                              <w:sz w:val="18"/>
                            </w:rPr>
                            <w:delText>g</w:delText>
                          </w:r>
                        </w:del>
                      </w:p>
                    </w:txbxContent>
                  </v:textbox>
                  <w10:wrap anchorx="page"/>
                </v:shape>
              </w:pict>
            </mc:Fallback>
          </mc:AlternateContent>
        </w:r>
        <w:r>
          <w:rPr>
            <w:noProof/>
            <w:position w:val="-5"/>
            <w:sz w:val="18"/>
          </w:rPr>
          <mc:AlternateContent>
            <mc:Choice Requires="wps">
              <w:drawing>
                <wp:anchor distT="0" distB="0" distL="0" distR="0" simplePos="0" relativeHeight="485746176" behindDoc="1" locked="0" layoutInCell="1" allowOverlap="1" wp14:anchorId="1F811A06" wp14:editId="36D01852">
                  <wp:simplePos x="0" y="0"/>
                  <wp:positionH relativeFrom="page">
                    <wp:posOffset>2189632</wp:posOffset>
                  </wp:positionH>
                  <wp:positionV relativeFrom="paragraph">
                    <wp:posOffset>108979</wp:posOffset>
                  </wp:positionV>
                  <wp:extent cx="140335" cy="11430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14300"/>
                          </a:xfrm>
                          <a:prstGeom prst="rect">
                            <a:avLst/>
                          </a:prstGeom>
                        </wps:spPr>
                        <wps:txbx>
                          <w:txbxContent>
                            <w:p w14:paraId="3E700ABC" w14:textId="77777777" w:rsidR="00E746E6" w:rsidRDefault="000245FA">
                              <w:pPr>
                                <w:spacing w:line="173" w:lineRule="exact"/>
                                <w:rPr>
                                  <w:del w:id="504" w:author="Hussain Hadah" w:date="2026-10-25T19:29:00Z" w16du:dateUtc="2026-10-25T23:29:00Z"/>
                                  <w:sz w:val="18"/>
                                </w:rPr>
                              </w:pPr>
                              <w:del w:id="505" w:author="Hussain Hadah" w:date="2026-10-25T19:29:00Z" w16du:dateUtc="2026-10-25T23:29:00Z">
                                <w:r>
                                  <w:rPr>
                                    <w:spacing w:val="-5"/>
                                    <w:w w:val="130"/>
                                    <w:sz w:val="18"/>
                                  </w:rPr>
                                  <w:delText>ist</w:delText>
                                </w:r>
                              </w:del>
                            </w:p>
                          </w:txbxContent>
                        </wps:txbx>
                        <wps:bodyPr wrap="square" lIns="0" tIns="0" rIns="0" bIns="0" rtlCol="0">
                          <a:noAutofit/>
                        </wps:bodyPr>
                      </wps:wsp>
                    </a:graphicData>
                  </a:graphic>
                </wp:anchor>
              </w:drawing>
            </mc:Choice>
            <mc:Fallback>
              <w:pict>
                <v:shape w14:anchorId="1F811A06" id="Textbox 19" o:spid="_x0000_s1033" type="#_x0000_t202" style="position:absolute;left:0;text-align:left;margin-left:172.4pt;margin-top:8.6pt;width:11.05pt;height:9pt;z-index:-17570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" filled="f" stroked="f">
                  <v:textbox inset="0,0,0,0">
                    <w:txbxContent>
                      <w:p w14:paraId="3E700ABC" w14:textId="77777777" w:rsidR="00E746E6" w:rsidRDefault="000245FA">
                        <w:pPr>
                          <w:spacing w:line="173" w:lineRule="exact"/>
                          <w:rPr>
                            <w:del w:id="506" w:author="Hussain Hadah" w:date="2026-10-25T19:29:00Z" w16du:dateUtc="2026-10-25T23:29:00Z"/>
                            <w:sz w:val="18"/>
                          </w:rPr>
                        </w:pPr>
                        <w:del w:id="507" w:author="Hussain Hadah" w:date="2026-10-25T19:29:00Z" w16du:dateUtc="2026-10-25T23:29:00Z">
                          <w:r>
                            <w:rPr>
                              <w:spacing w:val="-5"/>
                              <w:w w:val="130"/>
                              <w:sz w:val="18"/>
                            </w:rPr>
                            <w:delText>ist</w:delText>
                          </w:r>
                        </w:del>
                      </w:p>
                    </w:txbxContent>
                  </v:textbox>
                  <w10:wrap anchorx="page"/>
                </v:shape>
              </w:pict>
            </mc:Fallback>
          </mc:AlternateContent>
        </w:r>
        <w:r>
          <w:rPr>
            <w:noProof/>
            <w:position w:val="-5"/>
            <w:sz w:val="18"/>
          </w:rPr>
          <mc:AlternateContent>
            <mc:Choice Requires="wps">
              <w:drawing>
                <wp:anchor distT="0" distB="0" distL="0" distR="0" simplePos="0" relativeHeight="485746688" behindDoc="1" locked="0" layoutInCell="1" allowOverlap="1" wp14:anchorId="6841C7D8" wp14:editId="3E9CA34D">
                  <wp:simplePos x="0" y="0"/>
                  <wp:positionH relativeFrom="page">
                    <wp:posOffset>3153257</wp:posOffset>
                  </wp:positionH>
                  <wp:positionV relativeFrom="paragraph">
                    <wp:posOffset>140873</wp:posOffset>
                  </wp:positionV>
                  <wp:extent cx="3285490" cy="19748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5490" cy="197485"/>
                          </a:xfrm>
                          <a:prstGeom prst="rect">
                            <a:avLst/>
                          </a:prstGeom>
                        </wps:spPr>
                        <wps:txbx>
                          <w:txbxContent>
                            <w:p w14:paraId="44482C1A" w14:textId="77777777" w:rsidR="00E746E6" w:rsidRDefault="000245FA">
                              <w:pPr>
                                <w:pStyle w:val="BodyText"/>
                                <w:spacing w:line="189" w:lineRule="auto"/>
                                <w:rPr>
                                  <w:del w:id="508" w:author="Hussain Hadah" w:date="2026-10-25T19:29:00Z" w16du:dateUtc="2026-10-25T23:29:00Z"/>
                                </w:rPr>
                              </w:pPr>
                              <w:del w:id="509" w:author="Hussain Hadah" w:date="2026-10-25T19:29:00Z" w16du:dateUtc="2026-10-25T23:29:00Z">
                                <w:r>
                                  <w:rPr>
                                    <w:rFonts w:ascii="Arial" w:hAnsi="Arial"/>
                                    <w:w w:val="120"/>
                                  </w:rPr>
                                  <w:delText>=</w:delText>
                                </w:r>
                                <w:r>
                                  <w:rPr>
                                    <w:rFonts w:ascii="Arial" w:hAnsi="Arial"/>
                                    <w:spacing w:val="5"/>
                                    <w:w w:val="120"/>
                                  </w:rPr>
                                  <w:delText xml:space="preserve"> </w:delText>
                                </w:r>
                                <w:r>
                                  <w:rPr>
                                    <w:w w:val="120"/>
                                  </w:rPr>
                                  <w:delText>β</w:delText>
                                </w:r>
                                <w:r>
                                  <w:rPr>
                                    <w:w w:val="120"/>
                                    <w:position w:val="-7"/>
                                    <w:sz w:val="18"/>
                                  </w:rPr>
                                  <w:delText>1j</w:delText>
                                </w:r>
                                <w:r>
                                  <w:rPr>
                                    <w:w w:val="120"/>
                                  </w:rPr>
                                  <w:delText>AntiAsianBias</w:delText>
                                </w:r>
                                <w:r>
                                  <w:rPr>
                                    <w:w w:val="120"/>
                                    <w:vertAlign w:val="subscript"/>
                                  </w:rPr>
                                  <w:delText>st</w:delText>
                                </w:r>
                                <w:r>
                                  <w:rPr>
                                    <w:spacing w:val="2"/>
                                    <w:w w:val="120"/>
                                  </w:rPr>
                                  <w:delText xml:space="preserve"> </w:delText>
                                </w:r>
                                <w:r>
                                  <w:rPr>
                                    <w:rFonts w:ascii="Arial" w:hAnsi="Arial"/>
                                    <w:w w:val="120"/>
                                  </w:rPr>
                                  <w:delText>+</w:delText>
                                </w:r>
                                <w:r>
                                  <w:rPr>
                                    <w:rFonts w:ascii="Arial" w:hAnsi="Arial"/>
                                    <w:spacing w:val="-21"/>
                                    <w:w w:val="120"/>
                                  </w:rPr>
                                  <w:delText xml:space="preserve"> </w:delText>
                                </w:r>
                                <w:r>
                                  <w:rPr>
                                    <w:spacing w:val="-2"/>
                                    <w:w w:val="120"/>
                                  </w:rPr>
                                  <w:delText>β</w:delText>
                                </w:r>
                                <w:r>
                                  <w:rPr>
                                    <w:spacing w:val="-2"/>
                                    <w:w w:val="120"/>
                                    <w:position w:val="-7"/>
                                    <w:sz w:val="18"/>
                                  </w:rPr>
                                  <w:delText>2j</w:delText>
                                </w:r>
                                <w:r>
                                  <w:rPr>
                                    <w:spacing w:val="-2"/>
                                    <w:w w:val="120"/>
                                  </w:rPr>
                                  <w:delText>DadCollegeGrad</w:delText>
                                </w:r>
                                <w:r>
                                  <w:rPr>
                                    <w:spacing w:val="-2"/>
                                    <w:w w:val="120"/>
                                    <w:vertAlign w:val="subscript"/>
                                  </w:rPr>
                                  <w:delText>ist</w:delText>
                                </w:r>
                              </w:del>
                            </w:p>
                          </w:txbxContent>
                        </wps:txbx>
                        <wps:bodyPr wrap="square" lIns="0" tIns="0" rIns="0" bIns="0" rtlCol="0">
                          <a:noAutofit/>
                        </wps:bodyPr>
                      </wps:wsp>
                    </a:graphicData>
                  </a:graphic>
                </wp:anchor>
              </w:drawing>
            </mc:Choice>
            <mc:Fallback>
              <w:pict>
                <v:shape w14:anchorId="6841C7D8" id="Textbox 20" o:spid="_x0000_s1034" type="#_x0000_t202" style="position:absolute;left:0;text-align:left;margin-left:248.3pt;margin-top:11.1pt;width:258.7pt;height:15.55pt;z-index:-17569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" filled="f" stroked="f">
                  <v:textbox inset="0,0,0,0">
                    <w:txbxContent>
                      <w:p w14:paraId="44482C1A" w14:textId="77777777" w:rsidR="00E746E6" w:rsidRDefault="000245FA">
                        <w:pPr>
                          <w:pStyle w:val="BodyText"/>
                          <w:spacing w:line="189" w:lineRule="auto"/>
                          <w:rPr>
                            <w:del w:id="510" w:author="Hussain Hadah" w:date="2026-10-25T19:29:00Z" w16du:dateUtc="2026-10-25T23:29:00Z"/>
                          </w:rPr>
                        </w:pPr>
                        <w:del w:id="511" w:author="Hussain Hadah" w:date="2026-10-25T19:29:00Z" w16du:dateUtc="2026-10-25T23:29:00Z">
                          <w:r>
                            <w:rPr>
                              <w:rFonts w:ascii="Arial" w:hAnsi="Arial"/>
                              <w:w w:val="120"/>
                            </w:rPr>
                            <w:delText>=</w:delText>
                          </w:r>
                          <w:r>
                            <w:rPr>
                              <w:rFonts w:ascii="Arial" w:hAnsi="Arial"/>
                              <w:spacing w:val="5"/>
                              <w:w w:val="120"/>
                            </w:rPr>
                            <w:delText xml:space="preserve"> </w:delText>
                          </w:r>
                          <w:r>
                            <w:rPr>
                              <w:w w:val="120"/>
                            </w:rPr>
                            <w:delText>β</w:delText>
                          </w:r>
                          <w:r>
                            <w:rPr>
                              <w:w w:val="120"/>
                              <w:position w:val="-7"/>
                              <w:sz w:val="18"/>
                            </w:rPr>
                            <w:delText>1j</w:delText>
                          </w:r>
                          <w:r>
                            <w:rPr>
                              <w:w w:val="120"/>
                            </w:rPr>
                            <w:delText>AntiAsianBias</w:delText>
                          </w:r>
                          <w:r>
                            <w:rPr>
                              <w:w w:val="120"/>
                              <w:vertAlign w:val="subscript"/>
                            </w:rPr>
                            <w:delText>st</w:delText>
                          </w:r>
                          <w:r>
                            <w:rPr>
                              <w:spacing w:val="2"/>
                              <w:w w:val="120"/>
                            </w:rPr>
                            <w:delText xml:space="preserve"> </w:delText>
                          </w:r>
                          <w:r>
                            <w:rPr>
                              <w:rFonts w:ascii="Arial" w:hAnsi="Arial"/>
                              <w:w w:val="120"/>
                            </w:rPr>
                            <w:delText>+</w:delText>
                          </w:r>
                          <w:r>
                            <w:rPr>
                              <w:rFonts w:ascii="Arial" w:hAnsi="Arial"/>
                              <w:spacing w:val="-21"/>
                              <w:w w:val="120"/>
                            </w:rPr>
                            <w:delText xml:space="preserve"> </w:delText>
                          </w:r>
                          <w:r>
                            <w:rPr>
                              <w:spacing w:val="-2"/>
                              <w:w w:val="120"/>
                            </w:rPr>
                            <w:delText>β</w:delText>
                          </w:r>
                          <w:r>
                            <w:rPr>
                              <w:spacing w:val="-2"/>
                              <w:w w:val="120"/>
                              <w:position w:val="-7"/>
                              <w:sz w:val="18"/>
                            </w:rPr>
                            <w:delText>2j</w:delText>
                          </w:r>
                          <w:r>
                            <w:rPr>
                              <w:spacing w:val="-2"/>
                              <w:w w:val="120"/>
                            </w:rPr>
                            <w:delText>DadCollegeGrad</w:delText>
                          </w:r>
                          <w:r>
                            <w:rPr>
                              <w:spacing w:val="-2"/>
                              <w:w w:val="120"/>
                              <w:vertAlign w:val="subscript"/>
                            </w:rPr>
                            <w:delText>ist</w:delText>
                          </w:r>
                        </w:del>
                      </w:p>
                    </w:txbxContent>
                  </v:textbox>
                  <w10:wrap anchorx="page"/>
                </v:shape>
              </w:pict>
            </mc:Fallback>
          </mc:AlternateContent>
        </w:r>
        <w:r>
          <w:rPr>
            <w:rFonts w:ascii="Arial"/>
            <w:position w:val="16"/>
            <w:sz w:val="24"/>
          </w:rPr>
          <w:tab/>
        </w:r>
      </w:del>
      <w:r>
        <w:rPr>
          <w:w w:val="115"/>
          <w:sz w:val="24"/>
        </w:rPr>
        <w:t>P</w:t>
      </w:r>
      <w:r>
        <w:rPr>
          <w:rFonts w:ascii="Arial"/>
          <w:w w:val="115"/>
          <w:sz w:val="24"/>
        </w:rPr>
        <w:t>(</w:t>
      </w:r>
      <w:ins w:id="512" w:author="Hussain Hadah" w:date="2026-10-25T19:29:00Z" w16du:dateUtc="2026-10-25T23:29:00Z">
        <w:r w:rsidR="00665139">
          <w:t>Y</w:t>
        </w:r>
        <w:r w:rsidR="00665139">
          <w:rPr>
            <w:sz w:val="18"/>
          </w:rPr>
          <w:t>istg</w:t>
        </w:r>
      </w:ins>
      <w:del w:id="513" w:author="Hussain Hadah" w:date="2026-10-25T19:29:00Z" w16du:dateUtc="2026-10-25T23:29:00Z">
        <w:r>
          <w:rPr>
            <w:w w:val="115"/>
            <w:sz w:val="24"/>
          </w:rPr>
          <w:delText>Y</w:delText>
        </w:r>
        <w:r>
          <w:rPr>
            <w:w w:val="115"/>
            <w:sz w:val="24"/>
            <w:vertAlign w:val="superscript"/>
          </w:rPr>
          <w:delText>g</w:delText>
        </w:r>
      </w:del>
      <w:r>
        <w:rPr>
          <w:spacing w:val="64"/>
          <w:w w:val="150"/>
          <w:sz w:val="24"/>
        </w:rPr>
        <w:t xml:space="preserve"> </w:t>
      </w:r>
      <w:r>
        <w:rPr>
          <w:rFonts w:ascii="Arial"/>
          <w:w w:val="115"/>
          <w:sz w:val="24"/>
        </w:rPr>
        <w:t>=</w:t>
      </w:r>
      <w:r>
        <w:rPr>
          <w:rFonts w:ascii="Arial"/>
          <w:spacing w:val="-19"/>
          <w:w w:val="115"/>
          <w:sz w:val="24"/>
        </w:rPr>
        <w:t xml:space="preserve"> </w:t>
      </w:r>
      <w:r>
        <w:rPr>
          <w:spacing w:val="-5"/>
          <w:w w:val="115"/>
          <w:sz w:val="24"/>
        </w:rPr>
        <w:t>j</w:t>
      </w:r>
      <w:r>
        <w:rPr>
          <w:rFonts w:ascii="Arial"/>
          <w:spacing w:val="-5"/>
          <w:w w:val="115"/>
          <w:sz w:val="24"/>
        </w:rPr>
        <w:t>)</w:t>
      </w:r>
      <w:del w:id="514" w:author="Hussain Hadah" w:date="2026-10-25T19:29:00Z" w16du:dateUtc="2026-10-25T23:29:00Z">
        <w:r>
          <w:rPr>
            <w:rFonts w:ascii="Arial"/>
            <w:sz w:val="24"/>
          </w:rPr>
          <w:tab/>
        </w:r>
        <w:r>
          <w:rPr>
            <w:spacing w:val="-10"/>
            <w:w w:val="115"/>
            <w:position w:val="-5"/>
            <w:sz w:val="18"/>
          </w:rPr>
          <w:delText>g</w:delText>
        </w:r>
        <w:r>
          <w:rPr>
            <w:position w:val="-5"/>
            <w:sz w:val="18"/>
          </w:rPr>
          <w:tab/>
        </w:r>
        <w:r>
          <w:rPr>
            <w:spacing w:val="-10"/>
            <w:w w:val="115"/>
            <w:position w:val="-5"/>
            <w:sz w:val="18"/>
          </w:rPr>
          <w:delText>g</w:delText>
        </w:r>
      </w:del>
    </w:p>
    <w:p w14:paraId="1530DCB3" w14:textId="77777777" w:rsidR="00E746E6" w:rsidRDefault="00665139">
      <w:pPr>
        <w:pStyle w:val="BodyText"/>
        <w:spacing w:before="8"/>
        <w:ind w:left="744"/>
        <w:rPr>
          <w:rFonts w:ascii="Arial"/>
        </w:rPr>
      </w:pPr>
      <w:ins w:id="515" w:author="Hussain Hadah" w:date="2026-10-25T19:29:00Z" w16du:dateUtc="2026-10-25T23:29:00Z">
        <w:r>
          <w:rPr>
            <w:noProof/>
          </w:rPr>
          <w:drawing>
            <wp:anchor distT="0" distB="0" distL="114300" distR="114300" simplePos="0" relativeHeight="487628800" behindDoc="0" locked="0" layoutInCell="1" allowOverlap="0" wp14:anchorId="2684FF67" wp14:editId="5746E5F6">
              <wp:simplePos x="0" y="0"/>
              <wp:positionH relativeFrom="margin">
                <wp:posOffset>1805928</wp:posOffset>
              </wp:positionH>
              <wp:positionV relativeFrom="paragraph">
                <wp:posOffset>-269987</wp:posOffset>
              </wp:positionV>
              <wp:extent cx="469392" cy="371856"/>
              <wp:effectExtent l="0" t="0" r="0" b="0"/>
              <wp:wrapSquare wrapText="bothSides"/>
              <wp:docPr id="45886" name="Picture 45886"/>
              <wp:cNvGraphicFramePr/>
              <a:graphic xmlns:a="http://schemas.openxmlformats.org/drawingml/2006/main">
                <a:graphicData uri="http://schemas.openxmlformats.org/drawingml/2006/picture">
                  <pic:pic xmlns:pic="http://schemas.openxmlformats.org/drawingml/2006/picture">
                    <pic:nvPicPr>
                      <pic:cNvPr id="45886" name="Picture 45886"/>
                      <pic:cNvPicPr/>
                    </pic:nvPicPr>
                    <pic:blipFill>
                      <a:blip r:embed="rId11"/>
                      <a:stretch>
                        <a:fillRect/>
                      </a:stretch>
                    </pic:blipFill>
                    <pic:spPr>
                      <a:xfrm>
                        <a:off x="0" y="0"/>
                        <a:ext cx="469392" cy="371856"/>
                      </a:xfrm>
                      <a:prstGeom prst="rect">
                        <a:avLst/>
                      </a:prstGeom>
                    </pic:spPr>
                  </pic:pic>
                </a:graphicData>
              </a:graphic>
            </wp:anchor>
          </w:drawing>
        </w:r>
      </w:ins>
      <w:r w:rsidR="000245FA">
        <w:rPr>
          <w:w w:val="110"/>
        </w:rPr>
        <w:t>P</w:t>
      </w:r>
      <w:r w:rsidR="000245FA">
        <w:rPr>
          <w:rFonts w:ascii="Arial"/>
          <w:w w:val="110"/>
        </w:rPr>
        <w:t>(</w:t>
      </w:r>
      <w:ins w:id="516" w:author="Hussain Hadah" w:date="2026-10-25T19:29:00Z" w16du:dateUtc="2026-10-25T23:29:00Z">
        <w:r>
          <w:t>Y</w:t>
        </w:r>
        <w:r>
          <w:rPr>
            <w:vertAlign w:val="subscript"/>
          </w:rPr>
          <w:t>ist</w:t>
        </w:r>
        <w:r>
          <w:rPr>
            <w:vertAlign w:val="superscript"/>
          </w:rPr>
          <w:t>g</w:t>
        </w:r>
      </w:ins>
      <w:del w:id="517" w:author="Hussain Hadah" w:date="2026-10-25T19:29:00Z" w16du:dateUtc="2026-10-25T23:29:00Z">
        <w:r w:rsidR="000245FA">
          <w:rPr>
            <w:w w:val="110"/>
          </w:rPr>
          <w:delText>Y</w:delText>
        </w:r>
        <w:r w:rsidR="000245FA">
          <w:rPr>
            <w:w w:val="110"/>
            <w:position w:val="-7"/>
            <w:sz w:val="18"/>
          </w:rPr>
          <w:delText>ist</w:delText>
        </w:r>
      </w:del>
      <w:r w:rsidR="000245FA">
        <w:rPr>
          <w:spacing w:val="21"/>
          <w:w w:val="110"/>
          <w:position w:val="-7"/>
          <w:sz w:val="18"/>
        </w:rPr>
        <w:t xml:space="preserve"> </w:t>
      </w:r>
      <w:r w:rsidR="000245FA">
        <w:rPr>
          <w:rFonts w:ascii="Arial"/>
          <w:w w:val="110"/>
        </w:rPr>
        <w:t>=</w:t>
      </w:r>
      <w:r w:rsidR="000245FA">
        <w:rPr>
          <w:rFonts w:ascii="Arial"/>
          <w:spacing w:val="-9"/>
          <w:w w:val="110"/>
        </w:rPr>
        <w:t xml:space="preserve"> </w:t>
      </w:r>
      <w:r w:rsidR="000245FA">
        <w:rPr>
          <w:w w:val="110"/>
        </w:rPr>
        <w:t>Asian</w:t>
      </w:r>
      <w:r w:rsidR="000245FA">
        <w:rPr>
          <w:spacing w:val="-9"/>
          <w:w w:val="110"/>
        </w:rPr>
        <w:t xml:space="preserve"> </w:t>
      </w:r>
      <w:r w:rsidR="000245FA">
        <w:rPr>
          <w:spacing w:val="-4"/>
          <w:w w:val="110"/>
        </w:rPr>
        <w:t>only</w:t>
      </w:r>
      <w:r w:rsidR="000245FA">
        <w:rPr>
          <w:rFonts w:ascii="Arial"/>
          <w:spacing w:val="-4"/>
          <w:w w:val="110"/>
        </w:rPr>
        <w:t>)</w:t>
      </w:r>
    </w:p>
    <w:p w14:paraId="45CBB5F4" w14:textId="77777777" w:rsidR="00EC5473" w:rsidRDefault="00EC5473">
      <w:pPr>
        <w:rPr>
          <w:ins w:id="518" w:author="Hussain Hadah" w:date="2026-10-25T19:29:00Z" w16du:dateUtc="2026-10-25T23:29:00Z"/>
        </w:rPr>
        <w:sectPr w:rsidR="00EC5473">
          <w:footerReference w:type="even" r:id="rId12"/>
          <w:footerReference w:type="default" r:id="rId13"/>
          <w:footerReference w:type="first" r:id="rId14"/>
          <w:pgSz w:w="12240" w:h="15840"/>
          <w:pgMar w:top="1894" w:right="1521" w:bottom="2795" w:left="1836" w:header="720" w:footer="2186" w:gutter="0"/>
          <w:cols w:space="720"/>
        </w:sectPr>
      </w:pPr>
    </w:p>
    <w:p w14:paraId="33103944" w14:textId="77777777" w:rsidR="00EC5473" w:rsidRDefault="00665139">
      <w:pPr>
        <w:spacing w:after="405" w:line="265" w:lineRule="auto"/>
        <w:ind w:left="15" w:hanging="10"/>
        <w:rPr>
          <w:ins w:id="519" w:author="Hussain Hadah" w:date="2026-10-25T19:29:00Z" w16du:dateUtc="2026-10-25T23:29:00Z"/>
        </w:rPr>
      </w:pPr>
      <w:ins w:id="520" w:author="Hussain Hadah" w:date="2026-10-25T19:29:00Z" w16du:dateUtc="2026-10-25T23:29:00Z">
        <w:r>
          <w:t>= β</w:t>
        </w:r>
        <w:r>
          <w:rPr>
            <w:vertAlign w:val="subscript"/>
          </w:rPr>
          <w:t>1j</w:t>
        </w:r>
        <w:r>
          <w:t>AntiAsianBias</w:t>
        </w:r>
        <w:r>
          <w:rPr>
            <w:vertAlign w:val="subscript"/>
          </w:rPr>
          <w:t xml:space="preserve">st </w:t>
        </w:r>
        <w:r>
          <w:t>+β</w:t>
        </w:r>
        <w:r>
          <w:rPr>
            <w:vertAlign w:val="superscript"/>
          </w:rPr>
          <w:t>g</w:t>
        </w:r>
        <w:r>
          <w:rPr>
            <w:vertAlign w:val="subscript"/>
          </w:rPr>
          <w:t>2j</w:t>
        </w:r>
        <w:r>
          <w:t>DadCollegeGrad</w:t>
        </w:r>
        <w:r>
          <w:rPr>
            <w:vertAlign w:val="subscript"/>
          </w:rPr>
          <w:t>ist</w:t>
        </w:r>
      </w:ins>
    </w:p>
    <w:p w14:paraId="1071C790" w14:textId="77777777" w:rsidR="00EC5473" w:rsidRDefault="00665139">
      <w:pPr>
        <w:spacing w:line="265" w:lineRule="auto"/>
        <w:ind w:left="15" w:hanging="10"/>
        <w:rPr>
          <w:ins w:id="521" w:author="Hussain Hadah" w:date="2026-10-25T19:29:00Z" w16du:dateUtc="2026-10-25T23:29:00Z"/>
        </w:rPr>
      </w:pPr>
      <w:ins w:id="522" w:author="Hussain Hadah" w:date="2026-10-25T19:29:00Z" w16du:dateUtc="2026-10-25T23:29:00Z">
        <w:r>
          <w:rPr>
            <w:noProof/>
          </w:rPr>
          <w:drawing>
            <wp:anchor distT="0" distB="0" distL="114300" distR="114300" simplePos="0" relativeHeight="487630848" behindDoc="0" locked="0" layoutInCell="1" allowOverlap="0" wp14:anchorId="55F0FC83" wp14:editId="191407E2">
              <wp:simplePos x="0" y="0"/>
              <wp:positionH relativeFrom="column">
                <wp:posOffset>0</wp:posOffset>
              </wp:positionH>
              <wp:positionV relativeFrom="paragraph">
                <wp:posOffset>-47646</wp:posOffset>
              </wp:positionV>
              <wp:extent cx="298704" cy="182880"/>
              <wp:effectExtent l="0" t="0" r="0" b="0"/>
              <wp:wrapSquare wrapText="bothSides"/>
              <wp:docPr id="45887" name="Picture 45887"/>
              <wp:cNvGraphicFramePr/>
              <a:graphic xmlns:a="http://schemas.openxmlformats.org/drawingml/2006/main">
                <a:graphicData uri="http://schemas.openxmlformats.org/drawingml/2006/picture">
                  <pic:pic xmlns:pic="http://schemas.openxmlformats.org/drawingml/2006/picture">
                    <pic:nvPicPr>
                      <pic:cNvPr id="45887" name="Picture 45887"/>
                      <pic:cNvPicPr/>
                    </pic:nvPicPr>
                    <pic:blipFill>
                      <a:blip r:embed="rId15"/>
                      <a:stretch>
                        <a:fillRect/>
                      </a:stretch>
                    </pic:blipFill>
                    <pic:spPr>
                      <a:xfrm>
                        <a:off x="0" y="0"/>
                        <a:ext cx="298704" cy="182880"/>
                      </a:xfrm>
                      <a:prstGeom prst="rect">
                        <a:avLst/>
                      </a:prstGeom>
                    </pic:spPr>
                  </pic:pic>
                </a:graphicData>
              </a:graphic>
            </wp:anchor>
          </w:drawing>
        </w:r>
        <w:r>
          <w:t>MomCollegeGrad</w:t>
        </w:r>
      </w:ins>
    </w:p>
    <w:p w14:paraId="78019B54" w14:textId="77777777" w:rsidR="00EC5473" w:rsidRDefault="00665139">
      <w:pPr>
        <w:tabs>
          <w:tab w:val="center" w:pos="505"/>
          <w:tab w:val="right" w:pos="5458"/>
        </w:tabs>
        <w:spacing w:after="323" w:line="259" w:lineRule="auto"/>
        <w:rPr>
          <w:ins w:id="523" w:author="Hussain Hadah" w:date="2026-10-25T19:29:00Z" w16du:dateUtc="2026-10-25T23:29:00Z"/>
        </w:rPr>
      </w:pPr>
      <w:ins w:id="524" w:author="Hussain Hadah" w:date="2026-10-25T19:29:00Z" w16du:dateUtc="2026-10-25T23:29:00Z">
        <w:r>
          <w:tab/>
        </w:r>
        <w:r>
          <w:rPr>
            <w:sz w:val="18"/>
          </w:rPr>
          <w:t>j</w:t>
        </w:r>
        <w:r>
          <w:rPr>
            <w:sz w:val="18"/>
          </w:rPr>
          <w:tab/>
          <w:t xml:space="preserve">ist </w:t>
        </w:r>
        <w:r>
          <w:t>+β</w:t>
        </w:r>
        <w:r>
          <w:rPr>
            <w:sz w:val="18"/>
          </w:rPr>
          <w:t>g4j</w:t>
        </w:r>
        <w:r>
          <w:t>Female</w:t>
        </w:r>
        <w:r>
          <w:rPr>
            <w:sz w:val="18"/>
          </w:rPr>
          <w:t xml:space="preserve">ist </w:t>
        </w:r>
        <w:r>
          <w:t>+X</w:t>
        </w:r>
        <w:r>
          <w:rPr>
            <w:sz w:val="18"/>
          </w:rPr>
          <w:t>gist</w:t>
        </w:r>
        <w:r>
          <w:t>π</w:t>
        </w:r>
        <w:r>
          <w:rPr>
            <w:sz w:val="18"/>
          </w:rPr>
          <w:t>j</w:t>
        </w:r>
      </w:ins>
    </w:p>
    <w:p w14:paraId="0E8F8A43" w14:textId="77777777" w:rsidR="00E746E6" w:rsidRDefault="00665139">
      <w:pPr>
        <w:pStyle w:val="BodyText"/>
        <w:spacing w:before="150" w:line="136" w:lineRule="exact"/>
        <w:ind w:left="3145"/>
        <w:rPr>
          <w:del w:id="525" w:author="Hussain Hadah" w:date="2026-10-25T19:29:00Z" w16du:dateUtc="2026-10-25T23:29:00Z"/>
        </w:rPr>
      </w:pPr>
      <w:ins w:id="526" w:author="Hussain Hadah" w:date="2026-10-25T19:29:00Z" w16du:dateUtc="2026-10-25T23:29:00Z">
        <w:r>
          <w:t>+</w:t>
        </w:r>
      </w:ins>
      <w:del w:id="527" w:author="Hussain Hadah" w:date="2026-10-25T19:29:00Z" w16du:dateUtc="2026-10-25T23:29:00Z">
        <w:r w:rsidR="000245FA">
          <w:rPr>
            <w:rFonts w:ascii="Arial" w:hAnsi="Arial"/>
            <w:w w:val="120"/>
          </w:rPr>
          <w:delText>+</w:delText>
        </w:r>
        <w:r w:rsidR="000245FA">
          <w:rPr>
            <w:rFonts w:ascii="Arial" w:hAnsi="Arial"/>
            <w:spacing w:val="-35"/>
            <w:w w:val="120"/>
          </w:rPr>
          <w:delText xml:space="preserve"> </w:delText>
        </w:r>
        <w:r w:rsidR="000245FA">
          <w:rPr>
            <w:w w:val="120"/>
          </w:rPr>
          <w:delText>β</w:delText>
        </w:r>
        <w:r w:rsidR="000245FA">
          <w:rPr>
            <w:w w:val="120"/>
            <w:vertAlign w:val="superscript"/>
          </w:rPr>
          <w:delText>g</w:delText>
        </w:r>
        <w:r w:rsidR="000245FA">
          <w:rPr>
            <w:spacing w:val="-18"/>
            <w:w w:val="120"/>
          </w:rPr>
          <w:delText xml:space="preserve"> </w:delText>
        </w:r>
        <w:r w:rsidR="000245FA">
          <w:rPr>
            <w:w w:val="120"/>
          </w:rPr>
          <w:delText>MomCollegeGrad</w:delText>
        </w:r>
        <w:r w:rsidR="000245FA">
          <w:rPr>
            <w:w w:val="120"/>
            <w:vertAlign w:val="subscript"/>
          </w:rPr>
          <w:delText>ist</w:delText>
        </w:r>
        <w:r w:rsidR="000245FA">
          <w:rPr>
            <w:spacing w:val="-18"/>
            <w:w w:val="120"/>
          </w:rPr>
          <w:delText xml:space="preserve"> </w:delText>
        </w:r>
        <w:r w:rsidR="000245FA">
          <w:rPr>
            <w:rFonts w:ascii="Arial" w:hAnsi="Arial"/>
            <w:w w:val="120"/>
          </w:rPr>
          <w:delText>+</w:delText>
        </w:r>
        <w:r w:rsidR="000245FA">
          <w:rPr>
            <w:rFonts w:ascii="Arial" w:hAnsi="Arial"/>
            <w:spacing w:val="-34"/>
            <w:w w:val="120"/>
          </w:rPr>
          <w:delText xml:space="preserve"> </w:delText>
        </w:r>
        <w:r w:rsidR="000245FA">
          <w:rPr>
            <w:w w:val="120"/>
          </w:rPr>
          <w:delText>β</w:delText>
        </w:r>
        <w:r w:rsidR="000245FA">
          <w:rPr>
            <w:w w:val="120"/>
            <w:vertAlign w:val="superscript"/>
          </w:rPr>
          <w:delText>g</w:delText>
        </w:r>
        <w:r w:rsidR="000245FA">
          <w:rPr>
            <w:spacing w:val="-18"/>
            <w:w w:val="120"/>
          </w:rPr>
          <w:delText xml:space="preserve"> </w:delText>
        </w:r>
        <w:r w:rsidR="000245FA">
          <w:rPr>
            <w:w w:val="120"/>
          </w:rPr>
          <w:delText>Female</w:delText>
        </w:r>
        <w:r w:rsidR="000245FA">
          <w:rPr>
            <w:w w:val="120"/>
            <w:vertAlign w:val="subscript"/>
          </w:rPr>
          <w:delText>ist</w:delText>
        </w:r>
        <w:r w:rsidR="000245FA">
          <w:rPr>
            <w:spacing w:val="-18"/>
            <w:w w:val="120"/>
          </w:rPr>
          <w:delText xml:space="preserve"> </w:delText>
        </w:r>
        <w:r w:rsidR="000245FA">
          <w:rPr>
            <w:rFonts w:ascii="Arial" w:hAnsi="Arial"/>
            <w:w w:val="120"/>
          </w:rPr>
          <w:delText>+</w:delText>
        </w:r>
        <w:r w:rsidR="000245FA">
          <w:rPr>
            <w:rFonts w:ascii="Arial" w:hAnsi="Arial"/>
            <w:spacing w:val="-34"/>
            <w:w w:val="120"/>
          </w:rPr>
          <w:delText xml:space="preserve"> </w:delText>
        </w:r>
        <w:r w:rsidR="000245FA">
          <w:rPr>
            <w:w w:val="120"/>
          </w:rPr>
          <w:delText>X</w:delText>
        </w:r>
        <w:r w:rsidR="000245FA">
          <w:rPr>
            <w:w w:val="120"/>
            <w:vertAlign w:val="superscript"/>
          </w:rPr>
          <w:delText>g</w:delText>
        </w:r>
        <w:r w:rsidR="000245FA">
          <w:rPr>
            <w:spacing w:val="37"/>
            <w:w w:val="120"/>
          </w:rPr>
          <w:delText xml:space="preserve"> </w:delText>
        </w:r>
        <w:r w:rsidR="000245FA">
          <w:rPr>
            <w:spacing w:val="-5"/>
            <w:w w:val="120"/>
          </w:rPr>
          <w:delText>π</w:delText>
        </w:r>
        <w:r w:rsidR="000245FA">
          <w:rPr>
            <w:spacing w:val="-5"/>
            <w:w w:val="120"/>
            <w:vertAlign w:val="subscript"/>
          </w:rPr>
          <w:delText>j</w:delText>
        </w:r>
      </w:del>
    </w:p>
    <w:p w14:paraId="33B7DE8B" w14:textId="77777777" w:rsidR="00E746E6" w:rsidRDefault="00E746E6">
      <w:pPr>
        <w:pStyle w:val="BodyText"/>
        <w:spacing w:line="136" w:lineRule="exact"/>
        <w:rPr>
          <w:del w:id="528" w:author="Hussain Hadah" w:date="2026-10-25T19:29:00Z" w16du:dateUtc="2026-10-25T23:29:00Z"/>
        </w:rPr>
        <w:sectPr w:rsidR="00E746E6">
          <w:type w:val="continuous"/>
          <w:pgSz w:w="12240" w:h="15840"/>
          <w:pgMar w:top="1720" w:right="1440" w:bottom="280" w:left="1800" w:header="0" w:footer="2279" w:gutter="0"/>
          <w:cols w:space="720"/>
        </w:sectPr>
      </w:pPr>
    </w:p>
    <w:p w14:paraId="2FE148CC" w14:textId="77777777" w:rsidR="00E746E6" w:rsidRDefault="000245FA">
      <w:pPr>
        <w:tabs>
          <w:tab w:val="left" w:pos="6388"/>
        </w:tabs>
        <w:spacing w:before="2"/>
        <w:ind w:left="3531"/>
        <w:rPr>
          <w:del w:id="529" w:author="Hussain Hadah" w:date="2026-10-25T19:29:00Z" w16du:dateUtc="2026-10-25T23:29:00Z"/>
          <w:sz w:val="18"/>
        </w:rPr>
      </w:pPr>
      <w:del w:id="530" w:author="Hussain Hadah" w:date="2026-10-25T19:29:00Z" w16du:dateUtc="2026-10-25T23:29:00Z">
        <w:r>
          <w:rPr>
            <w:spacing w:val="-5"/>
            <w:w w:val="110"/>
            <w:sz w:val="18"/>
          </w:rPr>
          <w:delText>3j</w:delText>
        </w:r>
        <w:r>
          <w:rPr>
            <w:sz w:val="18"/>
          </w:rPr>
          <w:tab/>
        </w:r>
        <w:r>
          <w:rPr>
            <w:spacing w:val="-8"/>
            <w:w w:val="110"/>
            <w:sz w:val="18"/>
          </w:rPr>
          <w:delText>4j</w:delText>
        </w:r>
      </w:del>
    </w:p>
    <w:p w14:paraId="70B28CD4" w14:textId="77777777" w:rsidR="00E746E6" w:rsidRDefault="000245FA">
      <w:pPr>
        <w:spacing w:before="1"/>
        <w:ind w:left="1444"/>
        <w:rPr>
          <w:del w:id="531" w:author="Hussain Hadah" w:date="2026-10-25T19:29:00Z" w16du:dateUtc="2026-10-25T23:29:00Z"/>
          <w:sz w:val="18"/>
        </w:rPr>
      </w:pPr>
      <w:del w:id="532" w:author="Hussain Hadah" w:date="2026-10-25T19:29:00Z" w16du:dateUtc="2026-10-25T23:29:00Z">
        <w:r>
          <w:br w:type="column"/>
        </w:r>
        <w:r>
          <w:rPr>
            <w:spacing w:val="-5"/>
            <w:w w:val="130"/>
            <w:sz w:val="18"/>
          </w:rPr>
          <w:delText>ist</w:delText>
        </w:r>
      </w:del>
    </w:p>
    <w:p w14:paraId="0CD18F3D" w14:textId="77777777" w:rsidR="00E746E6" w:rsidRDefault="00E746E6">
      <w:pPr>
        <w:rPr>
          <w:del w:id="533" w:author="Hussain Hadah" w:date="2026-10-25T19:29:00Z" w16du:dateUtc="2026-10-25T23:29:00Z"/>
          <w:sz w:val="18"/>
        </w:rPr>
        <w:sectPr w:rsidR="00E746E6">
          <w:type w:val="continuous"/>
          <w:pgSz w:w="12240" w:h="15840"/>
          <w:pgMar w:top="1720" w:right="1440" w:bottom="280" w:left="1800" w:header="0" w:footer="2279" w:gutter="0"/>
          <w:cols w:num="2" w:space="720" w:equalWidth="0">
            <w:col w:w="6539" w:space="40"/>
            <w:col w:w="2421"/>
          </w:cols>
        </w:sectPr>
      </w:pPr>
    </w:p>
    <w:p w14:paraId="5E70D221" w14:textId="77777777" w:rsidR="00E746E6" w:rsidRDefault="000245FA">
      <w:pPr>
        <w:pStyle w:val="BodyText"/>
        <w:tabs>
          <w:tab w:val="left" w:pos="4759"/>
        </w:tabs>
        <w:spacing w:before="193"/>
        <w:ind w:left="3145"/>
        <w:rPr>
          <w:rFonts w:ascii="Arial" w:hAnsi="Arial"/>
        </w:rPr>
      </w:pPr>
      <w:del w:id="534" w:author="Hussain Hadah" w:date="2026-10-25T19:29:00Z" w16du:dateUtc="2026-10-25T23:29:00Z">
        <w:r>
          <w:rPr>
            <w:rFonts w:ascii="Arial" w:hAnsi="Arial"/>
            <w:w w:val="115"/>
          </w:rPr>
          <w:delText>+</w:delText>
        </w:r>
        <w:r>
          <w:rPr>
            <w:rFonts w:ascii="Arial" w:hAnsi="Arial"/>
            <w:spacing w:val="-7"/>
            <w:w w:val="115"/>
          </w:rPr>
          <w:delText xml:space="preserve"> </w:delText>
        </w:r>
      </w:del>
      <w:r>
        <w:rPr>
          <w:w w:val="125"/>
        </w:rPr>
        <w:t>γ</w:t>
      </w:r>
      <w:r>
        <w:rPr>
          <w:w w:val="125"/>
          <w:vertAlign w:val="subscript"/>
        </w:rPr>
        <w:t>rtj</w:t>
      </w:r>
      <w:r>
        <w:rPr>
          <w:spacing w:val="12"/>
          <w:w w:val="125"/>
        </w:rPr>
        <w:t xml:space="preserve"> </w:t>
      </w:r>
      <w:r>
        <w:rPr>
          <w:rFonts w:ascii="Arial" w:hAnsi="Arial"/>
          <w:w w:val="115"/>
        </w:rPr>
        <w:t>+</w:t>
      </w:r>
      <w:del w:id="535" w:author="Hussain Hadah" w:date="2026-10-25T19:29:00Z" w16du:dateUtc="2026-10-25T23:29:00Z">
        <w:r>
          <w:rPr>
            <w:rFonts w:ascii="Arial" w:hAnsi="Arial"/>
            <w:spacing w:val="-7"/>
            <w:w w:val="115"/>
          </w:rPr>
          <w:delText xml:space="preserve"> </w:delText>
        </w:r>
      </w:del>
      <w:r>
        <w:rPr>
          <w:spacing w:val="-2"/>
          <w:w w:val="115"/>
        </w:rPr>
        <w:t>ε</w:t>
      </w:r>
      <w:r>
        <w:rPr>
          <w:spacing w:val="-2"/>
          <w:w w:val="115"/>
          <w:vertAlign w:val="subscript"/>
        </w:rPr>
        <w:t>istj</w:t>
      </w:r>
      <w:r>
        <w:rPr>
          <w:spacing w:val="-2"/>
          <w:w w:val="115"/>
        </w:rPr>
        <w:t>;</w:t>
      </w:r>
      <w:r>
        <w:tab/>
      </w:r>
      <w:r>
        <w:rPr>
          <w:w w:val="110"/>
        </w:rPr>
        <w:t>j</w:t>
      </w:r>
      <w:r>
        <w:rPr>
          <w:spacing w:val="-5"/>
          <w:w w:val="110"/>
        </w:rPr>
        <w:t xml:space="preserve"> </w:t>
      </w:r>
      <w:r>
        <w:rPr>
          <w:rFonts w:ascii="Menlo" w:hAnsi="Menlo"/>
          <w:i/>
          <w:w w:val="110"/>
        </w:rPr>
        <w:t>∈</w:t>
      </w:r>
      <w:r>
        <w:rPr>
          <w:rFonts w:ascii="Menlo" w:hAnsi="Menlo"/>
          <w:i/>
          <w:spacing w:val="-92"/>
          <w:w w:val="110"/>
        </w:rPr>
        <w:t xml:space="preserve"> </w:t>
      </w:r>
      <w:r>
        <w:rPr>
          <w:rFonts w:ascii="Arial" w:hAnsi="Arial"/>
          <w:w w:val="110"/>
        </w:rPr>
        <w:t>{</w:t>
      </w:r>
      <w:r>
        <w:rPr>
          <w:w w:val="110"/>
        </w:rPr>
        <w:t>White</w:t>
      </w:r>
      <w:r>
        <w:rPr>
          <w:spacing w:val="-9"/>
          <w:w w:val="110"/>
        </w:rPr>
        <w:t xml:space="preserve"> </w:t>
      </w:r>
      <w:r>
        <w:rPr>
          <w:w w:val="110"/>
        </w:rPr>
        <w:t>only,</w:t>
      </w:r>
      <w:r>
        <w:rPr>
          <w:spacing w:val="-27"/>
          <w:w w:val="110"/>
        </w:rPr>
        <w:t xml:space="preserve"> </w:t>
      </w:r>
      <w:r>
        <w:rPr>
          <w:w w:val="110"/>
        </w:rPr>
        <w:t>Asian</w:t>
      </w:r>
      <w:r>
        <w:rPr>
          <w:spacing w:val="-8"/>
          <w:w w:val="110"/>
        </w:rPr>
        <w:t xml:space="preserve"> </w:t>
      </w:r>
      <w:r>
        <w:rPr>
          <w:w w:val="110"/>
        </w:rPr>
        <w:t>and</w:t>
      </w:r>
      <w:r>
        <w:rPr>
          <w:spacing w:val="-8"/>
          <w:w w:val="110"/>
        </w:rPr>
        <w:t xml:space="preserve"> </w:t>
      </w:r>
      <w:r>
        <w:rPr>
          <w:spacing w:val="-2"/>
          <w:w w:val="110"/>
        </w:rPr>
        <w:t>White</w:t>
      </w:r>
      <w:bookmarkStart w:id="536" w:name="_bookmark11"/>
      <w:bookmarkEnd w:id="536"/>
      <w:r>
        <w:rPr>
          <w:rFonts w:ascii="Arial" w:hAnsi="Arial"/>
          <w:spacing w:val="-2"/>
          <w:w w:val="110"/>
        </w:rPr>
        <w:t>}</w:t>
      </w:r>
    </w:p>
    <w:p w14:paraId="293A13F5" w14:textId="77777777" w:rsidR="00E746E6" w:rsidRDefault="000245FA">
      <w:pPr>
        <w:pStyle w:val="BodyText"/>
        <w:spacing w:before="198"/>
        <w:ind w:right="394"/>
        <w:jc w:val="right"/>
      </w:pPr>
      <w:r>
        <w:rPr>
          <w:spacing w:val="-5"/>
        </w:rPr>
        <w:t>(4)</w:t>
      </w:r>
    </w:p>
    <w:p w14:paraId="555CA0BC" w14:textId="77777777" w:rsidR="00EC5473" w:rsidRDefault="00EC5473">
      <w:pPr>
        <w:rPr>
          <w:ins w:id="537" w:author="Hussain Hadah" w:date="2026-10-25T19:29:00Z" w16du:dateUtc="2026-10-25T23:29:00Z"/>
        </w:rPr>
        <w:sectPr w:rsidR="00EC5473">
          <w:type w:val="continuous"/>
          <w:pgSz w:w="12240" w:h="15840"/>
          <w:pgMar w:top="1894" w:right="1836" w:bottom="2835" w:left="4946" w:header="720" w:footer="720" w:gutter="0"/>
          <w:cols w:space="720"/>
        </w:sectPr>
      </w:pPr>
    </w:p>
    <w:p w14:paraId="341C5AEC" w14:textId="77777777" w:rsidR="00E746E6" w:rsidRDefault="00E746E6">
      <w:pPr>
        <w:pStyle w:val="BodyText"/>
        <w:spacing w:before="155"/>
        <w:rPr>
          <w:del w:id="538" w:author="Hussain Hadah" w:date="2026-10-25T19:29:00Z" w16du:dateUtc="2026-10-25T23:29:00Z"/>
        </w:rPr>
      </w:pPr>
    </w:p>
    <w:p w14:paraId="3ED8DD10" w14:textId="77777777" w:rsidR="00E746E6" w:rsidRDefault="000245FA">
      <w:pPr>
        <w:pStyle w:val="BodyText"/>
        <w:spacing w:line="415" w:lineRule="auto"/>
        <w:ind w:left="36" w:right="395" w:firstLine="351"/>
        <w:rPr>
          <w:del w:id="539" w:author="Hussain Hadah" w:date="2026-10-25T19:29:00Z" w16du:dateUtc="2026-10-25T23:29:00Z"/>
        </w:rPr>
      </w:pPr>
      <w:r>
        <w:rPr>
          <w:w w:val="110"/>
        </w:rPr>
        <w:t>where Y</w:t>
      </w:r>
      <w:r>
        <w:rPr>
          <w:w w:val="110"/>
          <w:vertAlign w:val="subscript"/>
        </w:rPr>
        <w:t>ist</w:t>
      </w:r>
      <w:r>
        <w:rPr>
          <w:w w:val="110"/>
        </w:rPr>
        <w:t xml:space="preserve"> represents the categorical racial identity of person i in state s at </w:t>
      </w:r>
      <w:ins w:id="540" w:author="Hussain Hadah" w:date="2026-10-25T19:29:00Z" w16du:dateUtc="2026-10-25T23:29:00Z">
        <w:r w:rsidR="00665139">
          <w:t>interview</w:t>
        </w:r>
      </w:ins>
      <w:del w:id="541" w:author="Hussain Hadah" w:date="2026-10-25T19:29:00Z" w16du:dateUtc="2026-10-25T23:29:00Z">
        <w:r>
          <w:rPr>
            <w:w w:val="110"/>
          </w:rPr>
          <w:delText>in-terview</w:delText>
        </w:r>
      </w:del>
      <w:r>
        <w:rPr>
          <w:spacing w:val="-14"/>
          <w:w w:val="110"/>
        </w:rPr>
        <w:t xml:space="preserve"> </w:t>
      </w:r>
      <w:r>
        <w:rPr>
          <w:w w:val="110"/>
        </w:rPr>
        <w:t>time</w:t>
      </w:r>
      <w:r>
        <w:rPr>
          <w:spacing w:val="-14"/>
          <w:w w:val="110"/>
        </w:rPr>
        <w:t xml:space="preserve"> </w:t>
      </w:r>
      <w:r>
        <w:rPr>
          <w:w w:val="110"/>
        </w:rPr>
        <w:t>t,</w:t>
      </w:r>
      <w:r>
        <w:rPr>
          <w:spacing w:val="-11"/>
          <w:w w:val="110"/>
        </w:rPr>
        <w:t xml:space="preserve"> </w:t>
      </w:r>
      <w:r>
        <w:rPr>
          <w:w w:val="110"/>
        </w:rPr>
        <w:t>j</w:t>
      </w:r>
      <w:r>
        <w:rPr>
          <w:spacing w:val="-14"/>
          <w:w w:val="110"/>
        </w:rPr>
        <w:t xml:space="preserve"> </w:t>
      </w:r>
      <w:r>
        <w:rPr>
          <w:w w:val="110"/>
        </w:rPr>
        <w:t>indexes</w:t>
      </w:r>
      <w:r>
        <w:rPr>
          <w:spacing w:val="-14"/>
          <w:w w:val="110"/>
        </w:rPr>
        <w:t xml:space="preserve"> </w:t>
      </w:r>
      <w:r>
        <w:rPr>
          <w:w w:val="110"/>
        </w:rPr>
        <w:t>the</w:t>
      </w:r>
      <w:r>
        <w:rPr>
          <w:spacing w:val="-13"/>
          <w:w w:val="110"/>
        </w:rPr>
        <w:t xml:space="preserve"> </w:t>
      </w:r>
      <w:r>
        <w:rPr>
          <w:w w:val="110"/>
        </w:rPr>
        <w:t>identity</w:t>
      </w:r>
      <w:r>
        <w:rPr>
          <w:spacing w:val="-14"/>
          <w:w w:val="110"/>
        </w:rPr>
        <w:t xml:space="preserve"> </w:t>
      </w:r>
      <w:r>
        <w:rPr>
          <w:w w:val="110"/>
        </w:rPr>
        <w:t>categories,</w:t>
      </w:r>
      <w:r>
        <w:rPr>
          <w:spacing w:val="-11"/>
          <w:w w:val="110"/>
        </w:rPr>
        <w:t xml:space="preserve"> </w:t>
      </w:r>
      <w:r>
        <w:rPr>
          <w:w w:val="110"/>
        </w:rPr>
        <w:t>with</w:t>
      </w:r>
      <w:r>
        <w:rPr>
          <w:spacing w:val="-14"/>
          <w:w w:val="110"/>
        </w:rPr>
        <w:t xml:space="preserve"> </w:t>
      </w:r>
      <w:r>
        <w:rPr>
          <w:w w:val="110"/>
        </w:rPr>
        <w:t>“Asian</w:t>
      </w:r>
      <w:r>
        <w:rPr>
          <w:spacing w:val="-14"/>
          <w:w w:val="110"/>
        </w:rPr>
        <w:t xml:space="preserve"> </w:t>
      </w:r>
      <w:r>
        <w:rPr>
          <w:w w:val="110"/>
        </w:rPr>
        <w:t>only”</w:t>
      </w:r>
      <w:r>
        <w:rPr>
          <w:spacing w:val="-13"/>
          <w:w w:val="110"/>
        </w:rPr>
        <w:t xml:space="preserve"> </w:t>
      </w:r>
      <w:r>
        <w:rPr>
          <w:w w:val="110"/>
        </w:rPr>
        <w:t>as</w:t>
      </w:r>
      <w:r>
        <w:rPr>
          <w:spacing w:val="-14"/>
          <w:w w:val="110"/>
        </w:rPr>
        <w:t xml:space="preserve"> </w:t>
      </w:r>
      <w:r>
        <w:rPr>
          <w:w w:val="110"/>
        </w:rPr>
        <w:t>the</w:t>
      </w:r>
      <w:r>
        <w:rPr>
          <w:spacing w:val="-13"/>
          <w:w w:val="110"/>
        </w:rPr>
        <w:t xml:space="preserve"> </w:t>
      </w:r>
      <w:r>
        <w:rPr>
          <w:spacing w:val="-2"/>
          <w:w w:val="110"/>
        </w:rPr>
        <w:t>reference</w:t>
      </w:r>
      <w:ins w:id="542" w:author="Hussain Hadah" w:date="2026-10-25T19:29:00Z" w16du:dateUtc="2026-10-25T23:29:00Z">
        <w:r w:rsidR="00665139">
          <w:t xml:space="preserve"> </w:t>
        </w:r>
      </w:ins>
    </w:p>
    <w:p w14:paraId="20A573AD" w14:textId="77777777" w:rsidR="00E746E6" w:rsidRDefault="000245FA">
      <w:pPr>
        <w:pStyle w:val="BodyText"/>
        <w:spacing w:before="25"/>
        <w:ind w:left="36"/>
        <w:rPr>
          <w:del w:id="543" w:author="Hussain Hadah" w:date="2026-10-25T19:29:00Z" w16du:dateUtc="2026-10-25T23:29:00Z"/>
        </w:rPr>
      </w:pPr>
      <w:del w:id="544" w:author="Hussain Hadah" w:date="2026-10-25T19:29:00Z" w16du:dateUtc="2026-10-25T23:29:00Z">
        <w:r>
          <w:rPr>
            <w:noProof/>
          </w:rPr>
          <mc:AlternateContent>
            <mc:Choice Requires="wps">
              <w:drawing>
                <wp:anchor distT="0" distB="0" distL="0" distR="0" simplePos="0" relativeHeight="485744128" behindDoc="1" locked="0" layoutInCell="1" allowOverlap="1" wp14:anchorId="1A31A827" wp14:editId="7E0C9836">
                  <wp:simplePos x="0" y="0"/>
                  <wp:positionH relativeFrom="page">
                    <wp:posOffset>2041093</wp:posOffset>
                  </wp:positionH>
                  <wp:positionV relativeFrom="paragraph">
                    <wp:posOffset>124721</wp:posOffset>
                  </wp:positionV>
                  <wp:extent cx="140335" cy="11430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14300"/>
                          </a:xfrm>
                          <a:prstGeom prst="rect">
                            <a:avLst/>
                          </a:prstGeom>
                        </wps:spPr>
                        <wps:txbx>
                          <w:txbxContent>
                            <w:p w14:paraId="24717F6B" w14:textId="77777777" w:rsidR="00E746E6" w:rsidRDefault="000245FA">
                              <w:pPr>
                                <w:spacing w:line="173" w:lineRule="exact"/>
                                <w:rPr>
                                  <w:del w:id="545" w:author="Hussain Hadah" w:date="2026-10-25T19:29:00Z" w16du:dateUtc="2026-10-25T23:29:00Z"/>
                                  <w:sz w:val="18"/>
                                </w:rPr>
                              </w:pPr>
                              <w:del w:id="546" w:author="Hussain Hadah" w:date="2026-10-25T19:29:00Z" w16du:dateUtc="2026-10-25T23:29:00Z">
                                <w:r>
                                  <w:rPr>
                                    <w:spacing w:val="-5"/>
                                    <w:w w:val="130"/>
                                    <w:sz w:val="18"/>
                                  </w:rPr>
                                  <w:delText>ist</w:delText>
                                </w:r>
                              </w:del>
                            </w:p>
                          </w:txbxContent>
                        </wps:txbx>
                        <wps:bodyPr wrap="square" lIns="0" tIns="0" rIns="0" bIns="0" rtlCol="0">
                          <a:noAutofit/>
                        </wps:bodyPr>
                      </wps:wsp>
                    </a:graphicData>
                  </a:graphic>
                </wp:anchor>
              </w:drawing>
            </mc:Choice>
            <mc:Fallback>
              <w:pict>
                <v:shape w14:anchorId="1A31A827" id="Textbox 21" o:spid="_x0000_s1035" type="#_x0000_t202" style="position:absolute;left:0;text-align:left;margin-left:160.7pt;margin-top:9.8pt;width:11.05pt;height:9pt;z-index:-17572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" filled="f" stroked="f">
                  <v:textbox inset="0,0,0,0">
                    <w:txbxContent>
                      <w:p w14:paraId="24717F6B" w14:textId="77777777" w:rsidR="00E746E6" w:rsidRDefault="000245FA">
                        <w:pPr>
                          <w:spacing w:line="173" w:lineRule="exact"/>
                          <w:rPr>
                            <w:del w:id="547" w:author="Hussain Hadah" w:date="2026-10-25T19:29:00Z" w16du:dateUtc="2026-10-25T23:29:00Z"/>
                            <w:sz w:val="18"/>
                          </w:rPr>
                        </w:pPr>
                        <w:del w:id="548" w:author="Hussain Hadah" w:date="2026-10-25T19:29:00Z" w16du:dateUtc="2026-10-25T23:29:00Z">
                          <w:r>
                            <w:rPr>
                              <w:spacing w:val="-5"/>
                              <w:w w:val="130"/>
                              <w:sz w:val="18"/>
                            </w:rPr>
                            <w:delText>ist</w:delText>
                          </w:r>
                        </w:del>
                      </w:p>
                    </w:txbxContent>
                  </v:textbox>
                  <w10:wrap anchorx="page"/>
                </v:shape>
              </w:pict>
            </mc:Fallback>
          </mc:AlternateContent>
        </w:r>
      </w:del>
      <w:r>
        <w:rPr>
          <w:w w:val="115"/>
        </w:rPr>
        <w:t>category,</w:t>
      </w:r>
      <w:r>
        <w:rPr>
          <w:spacing w:val="-18"/>
          <w:w w:val="115"/>
        </w:rPr>
        <w:t xml:space="preserve"> </w:t>
      </w:r>
      <w:r>
        <w:rPr>
          <w:w w:val="115"/>
        </w:rPr>
        <w:t>P</w:t>
      </w:r>
      <w:r>
        <w:rPr>
          <w:rFonts w:ascii="Arial"/>
          <w:w w:val="115"/>
        </w:rPr>
        <w:t>(</w:t>
      </w:r>
      <w:ins w:id="549" w:author="Hussain Hadah" w:date="2026-10-25T19:29:00Z" w16du:dateUtc="2026-10-25T23:29:00Z">
        <w:r w:rsidR="00665139">
          <w:t>Y</w:t>
        </w:r>
        <w:r w:rsidR="00665139">
          <w:rPr>
            <w:vertAlign w:val="subscript"/>
          </w:rPr>
          <w:t>ist</w:t>
        </w:r>
        <w:r w:rsidR="00665139">
          <w:rPr>
            <w:vertAlign w:val="superscript"/>
          </w:rPr>
          <w:t>g</w:t>
        </w:r>
      </w:ins>
      <w:del w:id="550" w:author="Hussain Hadah" w:date="2026-10-25T19:29:00Z" w16du:dateUtc="2026-10-25T23:29:00Z">
        <w:r>
          <w:rPr>
            <w:w w:val="115"/>
          </w:rPr>
          <w:delText>Y</w:delText>
        </w:r>
        <w:r>
          <w:rPr>
            <w:w w:val="115"/>
            <w:vertAlign w:val="superscript"/>
          </w:rPr>
          <w:delText>g</w:delText>
        </w:r>
      </w:del>
      <w:r>
        <w:rPr>
          <w:spacing w:val="60"/>
          <w:w w:val="115"/>
        </w:rPr>
        <w:t xml:space="preserve"> </w:t>
      </w:r>
      <w:r>
        <w:rPr>
          <w:rFonts w:ascii="Arial"/>
          <w:w w:val="115"/>
        </w:rPr>
        <w:t>=</w:t>
      </w:r>
      <w:r>
        <w:rPr>
          <w:rFonts w:ascii="Arial"/>
          <w:spacing w:val="-17"/>
          <w:w w:val="115"/>
        </w:rPr>
        <w:t xml:space="preserve"> </w:t>
      </w:r>
      <w:r>
        <w:rPr>
          <w:w w:val="115"/>
        </w:rPr>
        <w:t>j</w:t>
      </w:r>
      <w:r>
        <w:rPr>
          <w:rFonts w:ascii="Arial"/>
          <w:w w:val="115"/>
        </w:rPr>
        <w:t>)</w:t>
      </w:r>
      <w:r>
        <w:rPr>
          <w:rFonts w:ascii="Arial"/>
          <w:spacing w:val="-20"/>
          <w:w w:val="115"/>
        </w:rPr>
        <w:t xml:space="preserve"> </w:t>
      </w:r>
      <w:r>
        <w:rPr>
          <w:w w:val="115"/>
        </w:rPr>
        <w:t>denotes</w:t>
      </w:r>
      <w:r>
        <w:rPr>
          <w:spacing w:val="-17"/>
          <w:w w:val="115"/>
        </w:rPr>
        <w:t xml:space="preserve"> </w:t>
      </w:r>
      <w:r>
        <w:rPr>
          <w:w w:val="115"/>
        </w:rPr>
        <w:t>the</w:t>
      </w:r>
      <w:r>
        <w:rPr>
          <w:spacing w:val="-17"/>
          <w:w w:val="115"/>
        </w:rPr>
        <w:t xml:space="preserve"> </w:t>
      </w:r>
      <w:r>
        <w:rPr>
          <w:w w:val="115"/>
        </w:rPr>
        <w:t>probability</w:t>
      </w:r>
      <w:r>
        <w:rPr>
          <w:spacing w:val="-17"/>
          <w:w w:val="115"/>
        </w:rPr>
        <w:t xml:space="preserve"> </w:t>
      </w:r>
      <w:r>
        <w:rPr>
          <w:w w:val="115"/>
        </w:rPr>
        <w:t>of</w:t>
      </w:r>
      <w:r>
        <w:rPr>
          <w:spacing w:val="-18"/>
          <w:w w:val="115"/>
        </w:rPr>
        <w:t xml:space="preserve"> </w:t>
      </w:r>
      <w:r>
        <w:rPr>
          <w:w w:val="115"/>
        </w:rPr>
        <w:t>person</w:t>
      </w:r>
      <w:r>
        <w:rPr>
          <w:spacing w:val="-17"/>
          <w:w w:val="115"/>
        </w:rPr>
        <w:t xml:space="preserve"> </w:t>
      </w:r>
      <w:r>
        <w:rPr>
          <w:w w:val="115"/>
        </w:rPr>
        <w:t>i</w:t>
      </w:r>
      <w:r>
        <w:rPr>
          <w:spacing w:val="-17"/>
          <w:w w:val="115"/>
        </w:rPr>
        <w:t xml:space="preserve"> </w:t>
      </w:r>
      <w:r>
        <w:rPr>
          <w:w w:val="115"/>
        </w:rPr>
        <w:t>in</w:t>
      </w:r>
      <w:r>
        <w:rPr>
          <w:spacing w:val="-17"/>
          <w:w w:val="115"/>
        </w:rPr>
        <w:t xml:space="preserve"> </w:t>
      </w:r>
      <w:r>
        <w:rPr>
          <w:w w:val="115"/>
        </w:rPr>
        <w:t>state</w:t>
      </w:r>
      <w:r>
        <w:rPr>
          <w:spacing w:val="-18"/>
          <w:w w:val="115"/>
        </w:rPr>
        <w:t xml:space="preserve"> </w:t>
      </w:r>
      <w:r>
        <w:rPr>
          <w:w w:val="115"/>
        </w:rPr>
        <w:t>s</w:t>
      </w:r>
      <w:r>
        <w:rPr>
          <w:spacing w:val="-17"/>
          <w:w w:val="115"/>
        </w:rPr>
        <w:t xml:space="preserve"> </w:t>
      </w:r>
      <w:r>
        <w:rPr>
          <w:w w:val="115"/>
        </w:rPr>
        <w:t>at</w:t>
      </w:r>
      <w:r>
        <w:rPr>
          <w:spacing w:val="-17"/>
          <w:w w:val="115"/>
        </w:rPr>
        <w:t xml:space="preserve"> </w:t>
      </w:r>
      <w:r>
        <w:rPr>
          <w:w w:val="115"/>
        </w:rPr>
        <w:t>time</w:t>
      </w:r>
      <w:r>
        <w:rPr>
          <w:spacing w:val="-17"/>
          <w:w w:val="115"/>
        </w:rPr>
        <w:t xml:space="preserve"> </w:t>
      </w:r>
      <w:r>
        <w:rPr>
          <w:w w:val="120"/>
        </w:rPr>
        <w:t>t</w:t>
      </w:r>
      <w:r>
        <w:rPr>
          <w:spacing w:val="-18"/>
          <w:w w:val="120"/>
        </w:rPr>
        <w:t xml:space="preserve"> </w:t>
      </w:r>
      <w:ins w:id="551" w:author="Hussain Hadah" w:date="2026-10-25T19:29:00Z" w16du:dateUtc="2026-10-25T23:29:00Z">
        <w:r w:rsidR="00665139">
          <w:t>choosing</w:t>
        </w:r>
      </w:ins>
      <w:del w:id="552" w:author="Hussain Hadah" w:date="2026-10-25T19:29:00Z" w16du:dateUtc="2026-10-25T23:29:00Z">
        <w:r>
          <w:rPr>
            <w:spacing w:val="-2"/>
            <w:w w:val="115"/>
          </w:rPr>
          <w:delText>choos-</w:delText>
        </w:r>
      </w:del>
    </w:p>
    <w:p w14:paraId="0653648E" w14:textId="77777777" w:rsidR="00E746E6" w:rsidRDefault="000245FA">
      <w:pPr>
        <w:pStyle w:val="BodyText"/>
        <w:spacing w:before="203"/>
        <w:ind w:left="36"/>
        <w:rPr>
          <w:del w:id="553" w:author="Hussain Hadah" w:date="2026-10-25T19:29:00Z" w16du:dateUtc="2026-10-25T23:29:00Z"/>
        </w:rPr>
      </w:pPr>
      <w:del w:id="554" w:author="Hussain Hadah" w:date="2026-10-25T19:29:00Z" w16du:dateUtc="2026-10-25T23:29:00Z">
        <w:r>
          <w:rPr>
            <w:noProof/>
          </w:rPr>
          <mc:AlternateContent>
            <mc:Choice Requires="wps">
              <w:drawing>
                <wp:anchor distT="0" distB="0" distL="0" distR="0" simplePos="0" relativeHeight="485744640" behindDoc="1" locked="0" layoutInCell="1" allowOverlap="1" wp14:anchorId="44384AB9" wp14:editId="3E9785D5">
                  <wp:simplePos x="0" y="0"/>
                  <wp:positionH relativeFrom="page">
                    <wp:posOffset>2207209</wp:posOffset>
                  </wp:positionH>
                  <wp:positionV relativeFrom="paragraph">
                    <wp:posOffset>236562</wp:posOffset>
                  </wp:positionV>
                  <wp:extent cx="140335" cy="11430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14300"/>
                          </a:xfrm>
                          <a:prstGeom prst="rect">
                            <a:avLst/>
                          </a:prstGeom>
                        </wps:spPr>
                        <wps:txbx>
                          <w:txbxContent>
                            <w:p w14:paraId="65F275B8" w14:textId="77777777" w:rsidR="00E746E6" w:rsidRDefault="000245FA">
                              <w:pPr>
                                <w:spacing w:line="173" w:lineRule="exact"/>
                                <w:rPr>
                                  <w:del w:id="555" w:author="Hussain Hadah" w:date="2026-10-25T19:29:00Z" w16du:dateUtc="2026-10-25T23:29:00Z"/>
                                  <w:sz w:val="18"/>
                                </w:rPr>
                              </w:pPr>
                              <w:del w:id="556" w:author="Hussain Hadah" w:date="2026-10-25T19:29:00Z" w16du:dateUtc="2026-10-25T23:29:00Z">
                                <w:r>
                                  <w:rPr>
                                    <w:spacing w:val="-5"/>
                                    <w:w w:val="130"/>
                                    <w:sz w:val="18"/>
                                  </w:rPr>
                                  <w:delText>ist</w:delText>
                                </w:r>
                              </w:del>
                            </w:p>
                          </w:txbxContent>
                        </wps:txbx>
                        <wps:bodyPr wrap="square" lIns="0" tIns="0" rIns="0" bIns="0" rtlCol="0">
                          <a:noAutofit/>
                        </wps:bodyPr>
                      </wps:wsp>
                    </a:graphicData>
                  </a:graphic>
                </wp:anchor>
              </w:drawing>
            </mc:Choice>
            <mc:Fallback>
              <w:pict>
                <v:shape w14:anchorId="44384AB9" id="Textbox 22" o:spid="_x0000_s1036" type="#_x0000_t202" style="position:absolute;left:0;text-align:left;margin-left:173.8pt;margin-top:18.65pt;width:11.05pt;height:9pt;z-index:-17571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" filled="f" stroked="f">
                  <v:textbox inset="0,0,0,0">
                    <w:txbxContent>
                      <w:p w14:paraId="65F275B8" w14:textId="77777777" w:rsidR="00E746E6" w:rsidRDefault="000245FA">
                        <w:pPr>
                          <w:spacing w:line="173" w:lineRule="exact"/>
                          <w:rPr>
                            <w:del w:id="557" w:author="Hussain Hadah" w:date="2026-10-25T19:29:00Z" w16du:dateUtc="2026-10-25T23:29:00Z"/>
                            <w:sz w:val="18"/>
                          </w:rPr>
                        </w:pPr>
                        <w:del w:id="558" w:author="Hussain Hadah" w:date="2026-10-25T19:29:00Z" w16du:dateUtc="2026-10-25T23:29:00Z">
                          <w:r>
                            <w:rPr>
                              <w:spacing w:val="-5"/>
                              <w:w w:val="130"/>
                              <w:sz w:val="18"/>
                            </w:rPr>
                            <w:delText>ist</w:delText>
                          </w:r>
                        </w:del>
                      </w:p>
                    </w:txbxContent>
                  </v:textbox>
                  <w10:wrap anchorx="page"/>
                </v:shape>
              </w:pict>
            </mc:Fallback>
          </mc:AlternateContent>
        </w:r>
        <w:r>
          <w:rPr>
            <w:w w:val="110"/>
          </w:rPr>
          <w:delText>ing</w:delText>
        </w:r>
      </w:del>
      <w:r>
        <w:rPr>
          <w:spacing w:val="-8"/>
          <w:w w:val="110"/>
        </w:rPr>
        <w:t xml:space="preserve"> </w:t>
      </w:r>
      <w:r>
        <w:rPr>
          <w:w w:val="110"/>
        </w:rPr>
        <w:t>identity</w:t>
      </w:r>
      <w:r>
        <w:rPr>
          <w:spacing w:val="-8"/>
          <w:w w:val="110"/>
        </w:rPr>
        <w:t xml:space="preserve"> </w:t>
      </w:r>
      <w:r>
        <w:rPr>
          <w:w w:val="110"/>
        </w:rPr>
        <w:t>j,</w:t>
      </w:r>
      <w:r>
        <w:rPr>
          <w:spacing w:val="-7"/>
          <w:w w:val="110"/>
        </w:rPr>
        <w:t xml:space="preserve"> </w:t>
      </w:r>
      <w:ins w:id="559" w:author="Hussain Hadah" w:date="2026-10-25T19:29:00Z" w16du:dateUtc="2026-10-25T23:29:00Z">
        <w:r w:rsidR="00665139">
          <w:rPr>
            <w:b/>
          </w:rPr>
          <w:t>X</w:t>
        </w:r>
        <w:r w:rsidR="00665139">
          <w:rPr>
            <w:vertAlign w:val="superscript"/>
          </w:rPr>
          <w:t>g</w:t>
        </w:r>
        <w:r w:rsidR="00665139">
          <w:rPr>
            <w:vertAlign w:val="subscript"/>
          </w:rPr>
          <w:t>ist</w:t>
        </w:r>
      </w:ins>
      <w:del w:id="560" w:author="Hussain Hadah" w:date="2026-10-25T19:29:00Z" w16du:dateUtc="2026-10-25T23:29:00Z">
        <w:r>
          <w:rPr>
            <w:b/>
            <w:w w:val="110"/>
          </w:rPr>
          <w:delText>X</w:delText>
        </w:r>
        <w:r>
          <w:rPr>
            <w:w w:val="110"/>
            <w:vertAlign w:val="superscript"/>
          </w:rPr>
          <w:delText>g</w:delText>
        </w:r>
        <w:r>
          <w:rPr>
            <w:spacing w:val="29"/>
            <w:w w:val="110"/>
          </w:rPr>
          <w:delText xml:space="preserve"> </w:delText>
        </w:r>
      </w:del>
      <w:r>
        <w:rPr>
          <w:spacing w:val="29"/>
          <w:w w:val="110"/>
        </w:rPr>
        <w:t xml:space="preserve"> </w:t>
      </w:r>
      <w:r>
        <w:rPr>
          <w:w w:val="110"/>
        </w:rPr>
        <w:t>represents</w:t>
      </w:r>
      <w:r>
        <w:rPr>
          <w:spacing w:val="-8"/>
          <w:w w:val="110"/>
        </w:rPr>
        <w:t xml:space="preserve"> </w:t>
      </w:r>
      <w:r>
        <w:rPr>
          <w:w w:val="110"/>
        </w:rPr>
        <w:t>the</w:t>
      </w:r>
      <w:r>
        <w:rPr>
          <w:spacing w:val="-7"/>
          <w:w w:val="110"/>
        </w:rPr>
        <w:t xml:space="preserve"> </w:t>
      </w:r>
      <w:r>
        <w:rPr>
          <w:w w:val="110"/>
        </w:rPr>
        <w:t>vector</w:t>
      </w:r>
      <w:r>
        <w:rPr>
          <w:spacing w:val="-8"/>
          <w:w w:val="110"/>
        </w:rPr>
        <w:t xml:space="preserve"> </w:t>
      </w:r>
      <w:r>
        <w:rPr>
          <w:w w:val="110"/>
        </w:rPr>
        <w:t>of</w:t>
      </w:r>
      <w:r>
        <w:rPr>
          <w:spacing w:val="-8"/>
          <w:w w:val="110"/>
        </w:rPr>
        <w:t xml:space="preserve"> </w:t>
      </w:r>
      <w:r>
        <w:rPr>
          <w:w w:val="110"/>
        </w:rPr>
        <w:t>controls</w:t>
      </w:r>
      <w:r>
        <w:rPr>
          <w:spacing w:val="-7"/>
          <w:w w:val="110"/>
        </w:rPr>
        <w:t xml:space="preserve"> </w:t>
      </w:r>
      <w:r>
        <w:rPr>
          <w:w w:val="110"/>
        </w:rPr>
        <w:t>that</w:t>
      </w:r>
      <w:r>
        <w:rPr>
          <w:spacing w:val="-8"/>
          <w:w w:val="110"/>
        </w:rPr>
        <w:t xml:space="preserve"> </w:t>
      </w:r>
      <w:r>
        <w:rPr>
          <w:w w:val="110"/>
        </w:rPr>
        <w:t>include</w:t>
      </w:r>
      <w:r>
        <w:rPr>
          <w:spacing w:val="-8"/>
          <w:w w:val="110"/>
        </w:rPr>
        <w:t xml:space="preserve"> </w:t>
      </w:r>
      <w:r>
        <w:rPr>
          <w:w w:val="110"/>
        </w:rPr>
        <w:t>quartic</w:t>
      </w:r>
      <w:r>
        <w:rPr>
          <w:spacing w:val="-7"/>
          <w:w w:val="110"/>
        </w:rPr>
        <w:t xml:space="preserve"> </w:t>
      </w:r>
      <w:r>
        <w:rPr>
          <w:w w:val="110"/>
        </w:rPr>
        <w:t>age,</w:t>
      </w:r>
      <w:r>
        <w:rPr>
          <w:spacing w:val="-8"/>
          <w:w w:val="110"/>
        </w:rPr>
        <w:t xml:space="preserve"> </w:t>
      </w:r>
      <w:r>
        <w:rPr>
          <w:spacing w:val="-2"/>
          <w:w w:val="110"/>
        </w:rPr>
        <w:t>Asian</w:t>
      </w:r>
      <w:ins w:id="561" w:author="Hussain Hadah" w:date="2026-10-25T19:29:00Z" w16du:dateUtc="2026-10-25T23:29:00Z">
        <w:r w:rsidR="00665139">
          <w:t xml:space="preserve"> </w:t>
        </w:r>
      </w:ins>
    </w:p>
    <w:p w14:paraId="4845519C" w14:textId="77777777" w:rsidR="00E746E6" w:rsidRDefault="00E746E6">
      <w:pPr>
        <w:pStyle w:val="BodyText"/>
        <w:rPr>
          <w:del w:id="562" w:author="Hussain Hadah" w:date="2026-10-25T19:29:00Z" w16du:dateUtc="2026-10-25T23:29:00Z"/>
        </w:rPr>
        <w:sectPr w:rsidR="00E746E6">
          <w:type w:val="continuous"/>
          <w:pgSz w:w="12240" w:h="15840"/>
          <w:pgMar w:top="1720" w:right="1440" w:bottom="280" w:left="1800" w:header="0" w:footer="2279" w:gutter="0"/>
          <w:cols w:space="720"/>
        </w:sectPr>
      </w:pPr>
    </w:p>
    <w:p w14:paraId="2658A617" w14:textId="77777777" w:rsidR="00E746E6" w:rsidRDefault="000245FA">
      <w:pPr>
        <w:pStyle w:val="BodyText"/>
        <w:spacing w:before="96" w:line="412" w:lineRule="auto"/>
        <w:ind w:left="36" w:right="393"/>
        <w:jc w:val="both"/>
      </w:pPr>
      <w:del w:id="563" w:author="Hussain Hadah" w:date="2026-10-25T19:29:00Z" w16du:dateUtc="2026-10-25T23:29:00Z">
        <w:r>
          <w:rPr>
            <w:noProof/>
          </w:rPr>
          <w:lastRenderedPageBreak/>
          <mc:AlternateContent>
            <mc:Choice Requires="wps">
              <w:drawing>
                <wp:anchor distT="0" distB="0" distL="0" distR="0" simplePos="0" relativeHeight="485747200" behindDoc="1" locked="0" layoutInCell="1" allowOverlap="1" wp14:anchorId="55F60210" wp14:editId="59B9F6CE">
                  <wp:simplePos x="0" y="0"/>
                  <wp:positionH relativeFrom="page">
                    <wp:posOffset>1272158</wp:posOffset>
                  </wp:positionH>
                  <wp:positionV relativeFrom="paragraph">
                    <wp:posOffset>472264</wp:posOffset>
                  </wp:positionV>
                  <wp:extent cx="38100" cy="11430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 cy="114300"/>
                          </a:xfrm>
                          <a:prstGeom prst="rect">
                            <a:avLst/>
                          </a:prstGeom>
                        </wps:spPr>
                        <wps:txbx>
                          <w:txbxContent>
                            <w:p w14:paraId="53D033E1" w14:textId="77777777" w:rsidR="00E746E6" w:rsidRDefault="000245FA">
                              <w:pPr>
                                <w:spacing w:line="173" w:lineRule="exact"/>
                                <w:rPr>
                                  <w:del w:id="564" w:author="Hussain Hadah" w:date="2026-10-25T19:29:00Z" w16du:dateUtc="2026-10-25T23:29:00Z"/>
                                  <w:sz w:val="18"/>
                                </w:rPr>
                              </w:pPr>
                              <w:del w:id="565" w:author="Hussain Hadah" w:date="2026-10-25T19:29:00Z" w16du:dateUtc="2026-10-25T23:29:00Z">
                                <w:r>
                                  <w:rPr>
                                    <w:spacing w:val="-10"/>
                                    <w:w w:val="115"/>
                                    <w:sz w:val="18"/>
                                  </w:rPr>
                                  <w:delText>j</w:delText>
                                </w:r>
                              </w:del>
                            </w:p>
                          </w:txbxContent>
                        </wps:txbx>
                        <wps:bodyPr wrap="square" lIns="0" tIns="0" rIns="0" bIns="0" rtlCol="0">
                          <a:noAutofit/>
                        </wps:bodyPr>
                      </wps:wsp>
                    </a:graphicData>
                  </a:graphic>
                </wp:anchor>
              </w:drawing>
            </mc:Choice>
            <mc:Fallback>
              <w:pict>
                <v:shape w14:anchorId="55F60210" id="Textbox 23" o:spid="_x0000_s1037" type="#_x0000_t202" style="position:absolute;left:0;text-align:left;margin-left:100.15pt;margin-top:37.2pt;width:3pt;height:9pt;z-index:-17569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" filled="f" stroked="f">
                  <v:textbox inset="0,0,0,0">
                    <w:txbxContent>
                      <w:p w14:paraId="53D033E1" w14:textId="77777777" w:rsidR="00E746E6" w:rsidRDefault="000245FA">
                        <w:pPr>
                          <w:spacing w:line="173" w:lineRule="exact"/>
                          <w:rPr>
                            <w:del w:id="566" w:author="Hussain Hadah" w:date="2026-10-25T19:29:00Z" w16du:dateUtc="2026-10-25T23:29:00Z"/>
                            <w:sz w:val="18"/>
                          </w:rPr>
                        </w:pPr>
                        <w:del w:id="567" w:author="Hussain Hadah" w:date="2026-10-25T19:29:00Z" w16du:dateUtc="2026-10-25T23:29:00Z">
                          <w:r>
                            <w:rPr>
                              <w:spacing w:val="-10"/>
                              <w:w w:val="115"/>
                              <w:sz w:val="18"/>
                            </w:rPr>
                            <w:delText>j</w:delText>
                          </w:r>
                        </w:del>
                      </w:p>
                    </w:txbxContent>
                  </v:textbox>
                  <w10:wrap anchorx="page"/>
                </v:shape>
              </w:pict>
            </mc:Fallback>
          </mc:AlternateContent>
        </w:r>
      </w:del>
      <w:r>
        <w:rPr>
          <w:w w:val="115"/>
        </w:rPr>
        <w:t>population</w:t>
      </w:r>
      <w:r>
        <w:rPr>
          <w:spacing w:val="-12"/>
          <w:w w:val="115"/>
        </w:rPr>
        <w:t xml:space="preserve"> </w:t>
      </w:r>
      <w:r>
        <w:rPr>
          <w:w w:val="115"/>
        </w:rPr>
        <w:t>fraction,</w:t>
      </w:r>
      <w:r>
        <w:rPr>
          <w:spacing w:val="-9"/>
          <w:w w:val="115"/>
        </w:rPr>
        <w:t xml:space="preserve"> </w:t>
      </w:r>
      <w:r>
        <w:rPr>
          <w:w w:val="115"/>
        </w:rPr>
        <w:t>parent</w:t>
      </w:r>
      <w:r>
        <w:rPr>
          <w:spacing w:val="-12"/>
          <w:w w:val="115"/>
        </w:rPr>
        <w:t xml:space="preserve"> </w:t>
      </w:r>
      <w:r>
        <w:rPr>
          <w:w w:val="115"/>
        </w:rPr>
        <w:t>types,</w:t>
      </w:r>
      <w:r>
        <w:rPr>
          <w:spacing w:val="-9"/>
          <w:w w:val="115"/>
        </w:rPr>
        <w:t xml:space="preserve"> </w:t>
      </w:r>
      <w:r>
        <w:rPr>
          <w:w w:val="115"/>
        </w:rPr>
        <w:t>grandparent</w:t>
      </w:r>
      <w:r>
        <w:rPr>
          <w:spacing w:val="-12"/>
          <w:w w:val="115"/>
        </w:rPr>
        <w:t xml:space="preserve"> </w:t>
      </w:r>
      <w:r>
        <w:rPr>
          <w:w w:val="115"/>
        </w:rPr>
        <w:t>types,</w:t>
      </w:r>
      <w:r>
        <w:rPr>
          <w:spacing w:val="-9"/>
          <w:w w:val="115"/>
        </w:rPr>
        <w:t xml:space="preserve"> </w:t>
      </w:r>
      <w:r>
        <w:rPr>
          <w:w w:val="115"/>
        </w:rPr>
        <w:t>and</w:t>
      </w:r>
      <w:r>
        <w:rPr>
          <w:spacing w:val="-12"/>
          <w:w w:val="115"/>
        </w:rPr>
        <w:t xml:space="preserve"> </w:t>
      </w:r>
      <w:r>
        <w:rPr>
          <w:w w:val="115"/>
        </w:rPr>
        <w:t>generation</w:t>
      </w:r>
      <w:r>
        <w:rPr>
          <w:spacing w:val="-12"/>
          <w:w w:val="115"/>
        </w:rPr>
        <w:t xml:space="preserve"> </w:t>
      </w:r>
      <w:r>
        <w:rPr>
          <w:w w:val="115"/>
        </w:rPr>
        <w:t xml:space="preserve">dummies, </w:t>
      </w:r>
      <w:ins w:id="568" w:author="Hussain Hadah" w:date="2026-10-25T19:29:00Z" w16du:dateUtc="2026-10-25T23:29:00Z">
        <w:r w:rsidR="00665139">
          <w:rPr>
            <w:sz w:val="37"/>
            <w:vertAlign w:val="superscript"/>
          </w:rPr>
          <w:t>β</w:t>
        </w:r>
        <w:r w:rsidR="00665139">
          <w:rPr>
            <w:vertAlign w:val="superscript"/>
          </w:rPr>
          <w:t>g</w:t>
        </w:r>
        <w:r w:rsidR="00665139">
          <w:rPr>
            <w:vertAlign w:val="subscript"/>
          </w:rPr>
          <w:t>j</w:t>
        </w:r>
      </w:ins>
      <w:del w:id="569" w:author="Hussain Hadah" w:date="2026-10-25T19:29:00Z" w16du:dateUtc="2026-10-25T23:29:00Z">
        <w:r>
          <w:rPr>
            <w:rFonts w:ascii="Arial" w:hAnsi="Arial"/>
            <w:b/>
            <w:w w:val="115"/>
          </w:rPr>
          <w:delText>β</w:delText>
        </w:r>
        <w:r>
          <w:rPr>
            <w:w w:val="115"/>
            <w:vertAlign w:val="superscript"/>
          </w:rPr>
          <w:delText>g</w:delText>
        </w:r>
      </w:del>
      <w:r>
        <w:rPr>
          <w:spacing w:val="-5"/>
          <w:w w:val="115"/>
        </w:rPr>
        <w:t xml:space="preserve"> </w:t>
      </w:r>
      <w:r>
        <w:rPr>
          <w:w w:val="115"/>
        </w:rPr>
        <w:t>denotes</w:t>
      </w:r>
      <w:r>
        <w:rPr>
          <w:spacing w:val="-12"/>
          <w:w w:val="115"/>
        </w:rPr>
        <w:t xml:space="preserve"> </w:t>
      </w:r>
      <w:r>
        <w:rPr>
          <w:w w:val="115"/>
        </w:rPr>
        <w:t>the</w:t>
      </w:r>
      <w:r>
        <w:rPr>
          <w:spacing w:val="-12"/>
          <w:w w:val="115"/>
        </w:rPr>
        <w:t xml:space="preserve"> </w:t>
      </w:r>
      <w:r>
        <w:rPr>
          <w:w w:val="115"/>
        </w:rPr>
        <w:t>coefficient</w:t>
      </w:r>
      <w:r>
        <w:rPr>
          <w:spacing w:val="-12"/>
          <w:w w:val="115"/>
        </w:rPr>
        <w:t xml:space="preserve"> </w:t>
      </w:r>
      <w:r>
        <w:rPr>
          <w:w w:val="115"/>
        </w:rPr>
        <w:t>vector</w:t>
      </w:r>
      <w:r>
        <w:rPr>
          <w:spacing w:val="-12"/>
          <w:w w:val="115"/>
        </w:rPr>
        <w:t xml:space="preserve"> </w:t>
      </w:r>
      <w:r>
        <w:rPr>
          <w:w w:val="115"/>
        </w:rPr>
        <w:t>for</w:t>
      </w:r>
      <w:r>
        <w:rPr>
          <w:spacing w:val="-12"/>
          <w:w w:val="115"/>
        </w:rPr>
        <w:t xml:space="preserve"> </w:t>
      </w:r>
      <w:r>
        <w:rPr>
          <w:w w:val="115"/>
        </w:rPr>
        <w:t>outcome</w:t>
      </w:r>
      <w:r>
        <w:rPr>
          <w:spacing w:val="-12"/>
          <w:w w:val="115"/>
        </w:rPr>
        <w:t xml:space="preserve"> </w:t>
      </w:r>
      <w:r>
        <w:rPr>
          <w:w w:val="115"/>
        </w:rPr>
        <w:t>j</w:t>
      </w:r>
      <w:r>
        <w:rPr>
          <w:spacing w:val="-12"/>
          <w:w w:val="115"/>
        </w:rPr>
        <w:t xml:space="preserve"> </w:t>
      </w:r>
      <w:r>
        <w:rPr>
          <w:w w:val="115"/>
        </w:rPr>
        <w:t>and</w:t>
      </w:r>
      <w:r>
        <w:rPr>
          <w:spacing w:val="-12"/>
          <w:w w:val="115"/>
        </w:rPr>
        <w:t xml:space="preserve"> </w:t>
      </w:r>
      <w:r>
        <w:rPr>
          <w:w w:val="115"/>
        </w:rPr>
        <w:t>generation</w:t>
      </w:r>
      <w:r>
        <w:rPr>
          <w:spacing w:val="-12"/>
          <w:w w:val="115"/>
        </w:rPr>
        <w:t xml:space="preserve"> </w:t>
      </w:r>
      <w:r>
        <w:rPr>
          <w:w w:val="115"/>
        </w:rPr>
        <w:t>g,</w:t>
      </w:r>
      <w:r>
        <w:rPr>
          <w:spacing w:val="-9"/>
          <w:w w:val="115"/>
        </w:rPr>
        <w:t xml:space="preserve"> </w:t>
      </w:r>
      <w:r>
        <w:rPr>
          <w:w w:val="115"/>
        </w:rPr>
        <w:t>and</w:t>
      </w:r>
      <w:r>
        <w:rPr>
          <w:spacing w:val="-12"/>
          <w:w w:val="115"/>
        </w:rPr>
        <w:t xml:space="preserve"> </w:t>
      </w:r>
      <w:r>
        <w:rPr>
          <w:w w:val="115"/>
        </w:rPr>
        <w:t>J</w:t>
      </w:r>
      <w:r>
        <w:rPr>
          <w:spacing w:val="-12"/>
          <w:w w:val="115"/>
        </w:rPr>
        <w:t xml:space="preserve"> </w:t>
      </w:r>
      <w:r>
        <w:rPr>
          <w:w w:val="115"/>
        </w:rPr>
        <w:t xml:space="preserve">indexes </w:t>
      </w:r>
      <w:r>
        <w:rPr>
          <w:w w:val="110"/>
        </w:rPr>
        <w:t>the three identity categories. Finally, γ</w:t>
      </w:r>
      <w:r>
        <w:rPr>
          <w:w w:val="110"/>
          <w:vertAlign w:val="subscript"/>
        </w:rPr>
        <w:t>rtj</w:t>
      </w:r>
      <w:r>
        <w:rPr>
          <w:w w:val="110"/>
        </w:rPr>
        <w:t xml:space="preserve"> represents region-time fixed effects that would</w:t>
      </w:r>
      <w:r>
        <w:rPr>
          <w:spacing w:val="-17"/>
          <w:w w:val="110"/>
        </w:rPr>
        <w:t xml:space="preserve"> </w:t>
      </w:r>
      <w:r>
        <w:rPr>
          <w:w w:val="110"/>
        </w:rPr>
        <w:t>control</w:t>
      </w:r>
      <w:r>
        <w:rPr>
          <w:spacing w:val="-16"/>
          <w:w w:val="110"/>
        </w:rPr>
        <w:t xml:space="preserve"> </w:t>
      </w:r>
      <w:r>
        <w:rPr>
          <w:w w:val="110"/>
        </w:rPr>
        <w:t>for</w:t>
      </w:r>
      <w:r>
        <w:rPr>
          <w:spacing w:val="-17"/>
          <w:w w:val="110"/>
        </w:rPr>
        <w:t xml:space="preserve"> </w:t>
      </w:r>
      <w:r>
        <w:rPr>
          <w:w w:val="110"/>
        </w:rPr>
        <w:t>region</w:t>
      </w:r>
      <w:r>
        <w:rPr>
          <w:spacing w:val="-16"/>
          <w:w w:val="110"/>
        </w:rPr>
        <w:t xml:space="preserve"> </w:t>
      </w:r>
      <w:r>
        <w:rPr>
          <w:rFonts w:ascii="Menlo" w:hAnsi="Menlo"/>
          <w:i/>
          <w:w w:val="110"/>
        </w:rPr>
        <w:t>×</w:t>
      </w:r>
      <w:r>
        <w:rPr>
          <w:rFonts w:ascii="Menlo" w:hAnsi="Menlo"/>
          <w:i/>
          <w:spacing w:val="-40"/>
          <w:w w:val="110"/>
        </w:rPr>
        <w:t xml:space="preserve"> </w:t>
      </w:r>
      <w:r>
        <w:rPr>
          <w:w w:val="110"/>
        </w:rPr>
        <w:t>year</w:t>
      </w:r>
      <w:r>
        <w:rPr>
          <w:spacing w:val="-17"/>
          <w:w w:val="110"/>
        </w:rPr>
        <w:t xml:space="preserve"> </w:t>
      </w:r>
      <w:r>
        <w:rPr>
          <w:w w:val="110"/>
        </w:rPr>
        <w:t>specific</w:t>
      </w:r>
      <w:r>
        <w:rPr>
          <w:spacing w:val="-16"/>
          <w:w w:val="110"/>
        </w:rPr>
        <w:t xml:space="preserve"> </w:t>
      </w:r>
      <w:r>
        <w:rPr>
          <w:w w:val="110"/>
        </w:rPr>
        <w:t>shocks</w:t>
      </w:r>
      <w:r>
        <w:rPr>
          <w:spacing w:val="-17"/>
          <w:w w:val="110"/>
        </w:rPr>
        <w:t xml:space="preserve"> </w:t>
      </w:r>
      <w:r>
        <w:rPr>
          <w:w w:val="110"/>
        </w:rPr>
        <w:t>affecting</w:t>
      </w:r>
      <w:r>
        <w:rPr>
          <w:spacing w:val="-16"/>
          <w:w w:val="110"/>
        </w:rPr>
        <w:t xml:space="preserve"> </w:t>
      </w:r>
      <w:r>
        <w:rPr>
          <w:w w:val="110"/>
        </w:rPr>
        <w:t>identity</w:t>
      </w:r>
      <w:r>
        <w:rPr>
          <w:spacing w:val="-17"/>
          <w:w w:val="110"/>
        </w:rPr>
        <w:t xml:space="preserve"> </w:t>
      </w:r>
      <w:r>
        <w:rPr>
          <w:w w:val="110"/>
        </w:rPr>
        <w:t>choice</w:t>
      </w:r>
      <w:r>
        <w:rPr>
          <w:spacing w:val="-16"/>
          <w:w w:val="110"/>
        </w:rPr>
        <w:t xml:space="preserve"> </w:t>
      </w:r>
      <w:r>
        <w:rPr>
          <w:w w:val="110"/>
        </w:rPr>
        <w:t>j,</w:t>
      </w:r>
      <w:r>
        <w:rPr>
          <w:spacing w:val="-17"/>
          <w:w w:val="110"/>
        </w:rPr>
        <w:t xml:space="preserve"> </w:t>
      </w:r>
      <w:r>
        <w:rPr>
          <w:w w:val="110"/>
        </w:rPr>
        <w:t>and</w:t>
      </w:r>
      <w:r>
        <w:rPr>
          <w:spacing w:val="-16"/>
          <w:w w:val="110"/>
        </w:rPr>
        <w:t xml:space="preserve"> </w:t>
      </w:r>
      <w:r>
        <w:rPr>
          <w:w w:val="110"/>
        </w:rPr>
        <w:t>ε</w:t>
      </w:r>
      <w:r>
        <w:rPr>
          <w:w w:val="110"/>
          <w:vertAlign w:val="subscript"/>
        </w:rPr>
        <w:t>istj</w:t>
      </w:r>
      <w:del w:id="570" w:author="Hussain Hadah" w:date="2026-10-25T19:29:00Z" w16du:dateUtc="2026-10-25T23:29:00Z">
        <w:r>
          <w:rPr>
            <w:w w:val="110"/>
          </w:rPr>
          <w:delText xml:space="preserve"> </w:delText>
        </w:r>
        <w:r>
          <w:rPr>
            <w:w w:val="115"/>
          </w:rPr>
          <w:delText>is the error term.</w:delText>
        </w:r>
      </w:del>
    </w:p>
    <w:p w14:paraId="59B9673C" w14:textId="77777777" w:rsidR="00EC5473" w:rsidRDefault="00665139">
      <w:pPr>
        <w:spacing w:after="173"/>
        <w:ind w:left="-14" w:right="367"/>
        <w:rPr>
          <w:ins w:id="571" w:author="Hussain Hadah" w:date="2026-10-25T19:29:00Z" w16du:dateUtc="2026-10-25T23:29:00Z"/>
        </w:rPr>
      </w:pPr>
      <w:ins w:id="572" w:author="Hussain Hadah" w:date="2026-10-25T19:29:00Z" w16du:dateUtc="2026-10-25T23:29:00Z">
        <w:r>
          <w:t>is the error term.</w:t>
        </w:r>
      </w:ins>
    </w:p>
    <w:p w14:paraId="31E880B8" w14:textId="77777777" w:rsidR="00E746E6" w:rsidRDefault="000245FA">
      <w:pPr>
        <w:pStyle w:val="BodyText"/>
        <w:spacing w:before="9"/>
        <w:ind w:left="387"/>
        <w:jc w:val="both"/>
        <w:rPr>
          <w:del w:id="573" w:author="Hussain Hadah" w:date="2026-10-25T19:29:00Z" w16du:dateUtc="2026-10-25T23:29:00Z"/>
        </w:rPr>
      </w:pPr>
      <w:r>
        <w:rPr>
          <w:w w:val="110"/>
        </w:rPr>
        <w:t>The</w:t>
      </w:r>
      <w:r>
        <w:rPr>
          <w:spacing w:val="-8"/>
          <w:w w:val="110"/>
        </w:rPr>
        <w:t xml:space="preserve"> </w:t>
      </w:r>
      <w:r>
        <w:rPr>
          <w:w w:val="110"/>
        </w:rPr>
        <w:t>model</w:t>
      </w:r>
      <w:r>
        <w:rPr>
          <w:spacing w:val="-7"/>
          <w:w w:val="110"/>
        </w:rPr>
        <w:t xml:space="preserve"> </w:t>
      </w:r>
      <w:r>
        <w:rPr>
          <w:w w:val="110"/>
        </w:rPr>
        <w:t>specification</w:t>
      </w:r>
      <w:r>
        <w:rPr>
          <w:spacing w:val="-8"/>
          <w:w w:val="110"/>
        </w:rPr>
        <w:t xml:space="preserve"> </w:t>
      </w:r>
      <w:r>
        <w:rPr>
          <w:w w:val="110"/>
        </w:rPr>
        <w:t>allows</w:t>
      </w:r>
      <w:r>
        <w:rPr>
          <w:spacing w:val="-7"/>
          <w:w w:val="110"/>
        </w:rPr>
        <w:t xml:space="preserve"> </w:t>
      </w:r>
      <w:r>
        <w:rPr>
          <w:w w:val="110"/>
        </w:rPr>
        <w:t>the</w:t>
      </w:r>
      <w:r>
        <w:rPr>
          <w:spacing w:val="-8"/>
          <w:w w:val="110"/>
        </w:rPr>
        <w:t xml:space="preserve"> </w:t>
      </w:r>
      <w:r>
        <w:rPr>
          <w:w w:val="110"/>
        </w:rPr>
        <w:t>effects</w:t>
      </w:r>
      <w:r>
        <w:rPr>
          <w:spacing w:val="-7"/>
          <w:w w:val="110"/>
        </w:rPr>
        <w:t xml:space="preserve"> </w:t>
      </w:r>
      <w:r>
        <w:rPr>
          <w:w w:val="110"/>
        </w:rPr>
        <w:t>of</w:t>
      </w:r>
      <w:r>
        <w:rPr>
          <w:spacing w:val="-8"/>
          <w:w w:val="110"/>
        </w:rPr>
        <w:t xml:space="preserve"> </w:t>
      </w:r>
      <w:r>
        <w:rPr>
          <w:w w:val="110"/>
        </w:rPr>
        <w:t>anti-Asian</w:t>
      </w:r>
      <w:r>
        <w:rPr>
          <w:spacing w:val="-7"/>
          <w:w w:val="110"/>
        </w:rPr>
        <w:t xml:space="preserve"> </w:t>
      </w:r>
      <w:r>
        <w:rPr>
          <w:w w:val="110"/>
        </w:rPr>
        <w:t>bias</w:t>
      </w:r>
      <w:r>
        <w:rPr>
          <w:spacing w:val="-8"/>
          <w:w w:val="110"/>
        </w:rPr>
        <w:t xml:space="preserve"> </w:t>
      </w:r>
      <w:r>
        <w:rPr>
          <w:w w:val="110"/>
        </w:rPr>
        <w:t>and</w:t>
      </w:r>
      <w:r>
        <w:rPr>
          <w:spacing w:val="-7"/>
          <w:w w:val="110"/>
        </w:rPr>
        <w:t xml:space="preserve"> </w:t>
      </w:r>
      <w:r>
        <w:rPr>
          <w:w w:val="110"/>
        </w:rPr>
        <w:t>other</w:t>
      </w:r>
      <w:r>
        <w:rPr>
          <w:spacing w:val="-8"/>
          <w:w w:val="110"/>
        </w:rPr>
        <w:t xml:space="preserve"> </w:t>
      </w:r>
      <w:ins w:id="574" w:author="Hussain Hadah" w:date="2026-10-25T19:29:00Z" w16du:dateUtc="2026-10-25T23:29:00Z">
        <w:r w:rsidR="00665139">
          <w:t>covariates</w:t>
        </w:r>
      </w:ins>
      <w:del w:id="575" w:author="Hussain Hadah" w:date="2026-10-25T19:29:00Z" w16du:dateUtc="2026-10-25T23:29:00Z">
        <w:r>
          <w:rPr>
            <w:spacing w:val="-2"/>
            <w:w w:val="110"/>
          </w:rPr>
          <w:delText>covari-</w:delText>
        </w:r>
      </w:del>
    </w:p>
    <w:p w14:paraId="3F9EEDCF" w14:textId="77777777" w:rsidR="00E746E6" w:rsidRDefault="000245FA">
      <w:pPr>
        <w:pStyle w:val="BodyText"/>
        <w:tabs>
          <w:tab w:val="left" w:pos="6606"/>
        </w:tabs>
        <w:spacing w:before="202"/>
        <w:ind w:left="36"/>
        <w:rPr>
          <w:del w:id="576" w:author="Hussain Hadah" w:date="2026-10-25T19:29:00Z" w16du:dateUtc="2026-10-25T23:29:00Z"/>
        </w:rPr>
      </w:pPr>
      <w:del w:id="577" w:author="Hussain Hadah" w:date="2026-10-25T19:29:00Z" w16du:dateUtc="2026-10-25T23:29:00Z">
        <w:r>
          <w:rPr>
            <w:noProof/>
          </w:rPr>
          <mc:AlternateContent>
            <mc:Choice Requires="wps">
              <w:drawing>
                <wp:anchor distT="0" distB="0" distL="0" distR="0" simplePos="0" relativeHeight="485747712" behindDoc="1" locked="0" layoutInCell="1" allowOverlap="1" wp14:anchorId="4E3E1241" wp14:editId="3E4F2426">
                  <wp:simplePos x="0" y="0"/>
                  <wp:positionH relativeFrom="page">
                    <wp:posOffset>4642091</wp:posOffset>
                  </wp:positionH>
                  <wp:positionV relativeFrom="paragraph">
                    <wp:posOffset>217646</wp:posOffset>
                  </wp:positionV>
                  <wp:extent cx="643255" cy="13970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255" cy="139700"/>
                          </a:xfrm>
                          <a:prstGeom prst="rect">
                            <a:avLst/>
                          </a:prstGeom>
                        </wps:spPr>
                        <wps:txbx>
                          <w:txbxContent>
                            <w:p w14:paraId="749EC3DA" w14:textId="77777777" w:rsidR="00E746E6" w:rsidRDefault="000245FA">
                              <w:pPr>
                                <w:spacing w:before="1"/>
                                <w:rPr>
                                  <w:del w:id="578" w:author="Hussain Hadah" w:date="2026-10-25T19:29:00Z" w16du:dateUtc="2026-10-25T23:29:00Z"/>
                                  <w:sz w:val="18"/>
                                </w:rPr>
                              </w:pPr>
                              <w:del w:id="579" w:author="Hussain Hadah" w:date="2026-10-25T19:29:00Z" w16du:dateUtc="2026-10-25T23:29:00Z">
                                <w:r>
                                  <w:rPr>
                                    <w:w w:val="105"/>
                                    <w:sz w:val="18"/>
                                  </w:rPr>
                                  <w:delText>1,White</w:delText>
                                </w:r>
                                <w:r>
                                  <w:rPr>
                                    <w:w w:val="110"/>
                                    <w:sz w:val="18"/>
                                  </w:rPr>
                                  <w:delText xml:space="preserve"> </w:delText>
                                </w:r>
                                <w:r>
                                  <w:rPr>
                                    <w:spacing w:val="-4"/>
                                    <w:w w:val="110"/>
                                    <w:sz w:val="18"/>
                                  </w:rPr>
                                  <w:delText>only</w:delText>
                                </w:r>
                              </w:del>
                            </w:p>
                          </w:txbxContent>
                        </wps:txbx>
                        <wps:bodyPr wrap="square" lIns="0" tIns="0" rIns="0" bIns="0" rtlCol="0">
                          <a:noAutofit/>
                        </wps:bodyPr>
                      </wps:wsp>
                    </a:graphicData>
                  </a:graphic>
                </wp:anchor>
              </w:drawing>
            </mc:Choice>
            <mc:Fallback>
              <w:pict>
                <v:shape w14:anchorId="4E3E1241" id="Textbox 24" o:spid="_x0000_s1038" type="#_x0000_t202" style="position:absolute;left:0;text-align:left;margin-left:365.5pt;margin-top:17.15pt;width:50.65pt;height:11pt;z-index:-17568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" filled="f" stroked="f">
                  <v:textbox inset="0,0,0,0">
                    <w:txbxContent>
                      <w:p w14:paraId="749EC3DA" w14:textId="77777777" w:rsidR="00E746E6" w:rsidRDefault="000245FA">
                        <w:pPr>
                          <w:spacing w:before="1"/>
                          <w:rPr>
                            <w:del w:id="580" w:author="Hussain Hadah" w:date="2026-10-25T19:29:00Z" w16du:dateUtc="2026-10-25T23:29:00Z"/>
                            <w:sz w:val="18"/>
                          </w:rPr>
                        </w:pPr>
                        <w:del w:id="581" w:author="Hussain Hadah" w:date="2026-10-25T19:29:00Z" w16du:dateUtc="2026-10-25T23:29:00Z">
                          <w:r>
                            <w:rPr>
                              <w:w w:val="105"/>
                              <w:sz w:val="18"/>
                            </w:rPr>
                            <w:delText>1,White</w:delText>
                          </w:r>
                          <w:r>
                            <w:rPr>
                              <w:w w:val="110"/>
                              <w:sz w:val="18"/>
                            </w:rPr>
                            <w:delText xml:space="preserve"> </w:delText>
                          </w:r>
                          <w:r>
                            <w:rPr>
                              <w:spacing w:val="-4"/>
                              <w:w w:val="110"/>
                              <w:sz w:val="18"/>
                            </w:rPr>
                            <w:delText>only</w:delText>
                          </w:r>
                        </w:del>
                      </w:p>
                    </w:txbxContent>
                  </v:textbox>
                  <w10:wrap anchorx="page"/>
                </v:shape>
              </w:pict>
            </mc:Fallback>
          </mc:AlternateContent>
        </w:r>
        <w:r>
          <w:rPr>
            <w:w w:val="110"/>
          </w:rPr>
          <w:delText>ates</w:delText>
        </w:r>
      </w:del>
      <w:r>
        <w:rPr>
          <w:spacing w:val="2"/>
          <w:w w:val="110"/>
        </w:rPr>
        <w:t xml:space="preserve"> </w:t>
      </w:r>
      <w:r>
        <w:rPr>
          <w:w w:val="110"/>
        </w:rPr>
        <w:t>to</w:t>
      </w:r>
      <w:r>
        <w:rPr>
          <w:spacing w:val="2"/>
          <w:w w:val="110"/>
        </w:rPr>
        <w:t xml:space="preserve"> </w:t>
      </w:r>
      <w:r>
        <w:rPr>
          <w:w w:val="110"/>
        </w:rPr>
        <w:t>vary</w:t>
      </w:r>
      <w:r>
        <w:rPr>
          <w:spacing w:val="2"/>
          <w:w w:val="110"/>
        </w:rPr>
        <w:t xml:space="preserve"> </w:t>
      </w:r>
      <w:r>
        <w:rPr>
          <w:w w:val="110"/>
        </w:rPr>
        <w:t>across</w:t>
      </w:r>
      <w:r>
        <w:rPr>
          <w:spacing w:val="2"/>
          <w:w w:val="110"/>
        </w:rPr>
        <w:t xml:space="preserve"> </w:t>
      </w:r>
      <w:r>
        <w:rPr>
          <w:w w:val="110"/>
        </w:rPr>
        <w:t>identity</w:t>
      </w:r>
      <w:r>
        <w:rPr>
          <w:spacing w:val="2"/>
          <w:w w:val="110"/>
        </w:rPr>
        <w:t xml:space="preserve"> </w:t>
      </w:r>
      <w:r>
        <w:rPr>
          <w:w w:val="110"/>
        </w:rPr>
        <w:t>choices.</w:t>
      </w:r>
      <w:r>
        <w:rPr>
          <w:spacing w:val="39"/>
          <w:w w:val="110"/>
        </w:rPr>
        <w:t xml:space="preserve"> </w:t>
      </w:r>
      <w:r>
        <w:rPr>
          <w:w w:val="110"/>
        </w:rPr>
        <w:t>For</w:t>
      </w:r>
      <w:r>
        <w:rPr>
          <w:spacing w:val="2"/>
          <w:w w:val="110"/>
        </w:rPr>
        <w:t xml:space="preserve"> </w:t>
      </w:r>
      <w:r>
        <w:rPr>
          <w:w w:val="110"/>
        </w:rPr>
        <w:t>instance,</w:t>
      </w:r>
      <w:r>
        <w:rPr>
          <w:spacing w:val="5"/>
          <w:w w:val="110"/>
        </w:rPr>
        <w:t xml:space="preserve"> </w:t>
      </w:r>
      <w:ins w:id="582" w:author="Hussain Hadah" w:date="2026-10-25T19:29:00Z" w16du:dateUtc="2026-10-25T23:29:00Z">
        <w:r w:rsidR="00665139">
          <w:rPr>
            <w:sz w:val="37"/>
            <w:vertAlign w:val="superscript"/>
          </w:rPr>
          <w:t>β</w:t>
        </w:r>
        <w:r w:rsidR="00665139">
          <w:rPr>
            <w:vertAlign w:val="superscript"/>
          </w:rPr>
          <w:t>g</w:t>
        </w:r>
        <w:r w:rsidR="00665139">
          <w:rPr>
            <w:vertAlign w:val="subscript"/>
          </w:rPr>
          <w:t xml:space="preserve">1,White only </w:t>
        </w:r>
      </w:ins>
      <w:del w:id="583" w:author="Hussain Hadah" w:date="2026-10-25T19:29:00Z" w16du:dateUtc="2026-10-25T23:29:00Z">
        <w:r>
          <w:rPr>
            <w:spacing w:val="-5"/>
            <w:w w:val="110"/>
          </w:rPr>
          <w:delText>β</w:delText>
        </w:r>
        <w:r>
          <w:rPr>
            <w:spacing w:val="-5"/>
            <w:w w:val="110"/>
            <w:vertAlign w:val="superscript"/>
          </w:rPr>
          <w:delText>g</w:delText>
        </w:r>
        <w:r>
          <w:tab/>
        </w:r>
      </w:del>
      <w:r>
        <w:rPr>
          <w:w w:val="110"/>
        </w:rPr>
        <w:t>captures</w:t>
      </w:r>
      <w:r>
        <w:rPr>
          <w:spacing w:val="18"/>
          <w:w w:val="110"/>
        </w:rPr>
        <w:t xml:space="preserve"> </w:t>
      </w:r>
      <w:r>
        <w:rPr>
          <w:w w:val="110"/>
        </w:rPr>
        <w:t>how</w:t>
      </w:r>
      <w:r>
        <w:rPr>
          <w:spacing w:val="19"/>
          <w:w w:val="110"/>
        </w:rPr>
        <w:t xml:space="preserve"> </w:t>
      </w:r>
      <w:ins w:id="584" w:author="Hussain Hadah" w:date="2026-10-25T19:29:00Z" w16du:dateUtc="2026-10-25T23:29:00Z">
        <w:r w:rsidR="00665139">
          <w:t>antiAsian</w:t>
        </w:r>
      </w:ins>
      <w:del w:id="585" w:author="Hussain Hadah" w:date="2026-10-25T19:29:00Z" w16du:dateUtc="2026-10-25T23:29:00Z">
        <w:r>
          <w:rPr>
            <w:spacing w:val="-2"/>
            <w:w w:val="110"/>
          </w:rPr>
          <w:delText>anti-</w:delText>
        </w:r>
      </w:del>
    </w:p>
    <w:p w14:paraId="4F15E54E" w14:textId="77777777" w:rsidR="00E746E6" w:rsidRDefault="000245FA">
      <w:pPr>
        <w:pStyle w:val="BodyText"/>
        <w:spacing w:before="202"/>
        <w:ind w:left="36"/>
        <w:rPr>
          <w:del w:id="586" w:author="Hussain Hadah" w:date="2026-10-25T19:29:00Z" w16du:dateUtc="2026-10-25T23:29:00Z"/>
        </w:rPr>
      </w:pPr>
      <w:del w:id="587" w:author="Hussain Hadah" w:date="2026-10-25T19:29:00Z" w16du:dateUtc="2026-10-25T23:29:00Z">
        <w:r>
          <w:rPr>
            <w:w w:val="110"/>
          </w:rPr>
          <w:delText>Asian</w:delText>
        </w:r>
      </w:del>
      <w:r>
        <w:rPr>
          <w:spacing w:val="26"/>
          <w:w w:val="110"/>
        </w:rPr>
        <w:t xml:space="preserve"> </w:t>
      </w:r>
      <w:r>
        <w:rPr>
          <w:w w:val="110"/>
        </w:rPr>
        <w:t>bias</w:t>
      </w:r>
      <w:r>
        <w:rPr>
          <w:spacing w:val="26"/>
          <w:w w:val="110"/>
        </w:rPr>
        <w:t xml:space="preserve"> </w:t>
      </w:r>
      <w:r>
        <w:rPr>
          <w:w w:val="110"/>
        </w:rPr>
        <w:t>affects</w:t>
      </w:r>
      <w:r>
        <w:rPr>
          <w:spacing w:val="26"/>
          <w:w w:val="110"/>
        </w:rPr>
        <w:t xml:space="preserve"> </w:t>
      </w:r>
      <w:r>
        <w:rPr>
          <w:w w:val="110"/>
        </w:rPr>
        <w:t>the</w:t>
      </w:r>
      <w:r>
        <w:rPr>
          <w:spacing w:val="27"/>
          <w:w w:val="110"/>
        </w:rPr>
        <w:t xml:space="preserve"> </w:t>
      </w:r>
      <w:r>
        <w:rPr>
          <w:w w:val="110"/>
        </w:rPr>
        <w:t>log-odds</w:t>
      </w:r>
      <w:r>
        <w:rPr>
          <w:spacing w:val="26"/>
          <w:w w:val="110"/>
        </w:rPr>
        <w:t xml:space="preserve"> </w:t>
      </w:r>
      <w:r>
        <w:rPr>
          <w:w w:val="110"/>
        </w:rPr>
        <w:t>of</w:t>
      </w:r>
      <w:r>
        <w:rPr>
          <w:spacing w:val="26"/>
          <w:w w:val="110"/>
        </w:rPr>
        <w:t xml:space="preserve"> </w:t>
      </w:r>
      <w:r>
        <w:rPr>
          <w:w w:val="110"/>
        </w:rPr>
        <w:t>choosing</w:t>
      </w:r>
      <w:r>
        <w:rPr>
          <w:spacing w:val="27"/>
          <w:w w:val="110"/>
        </w:rPr>
        <w:t xml:space="preserve"> </w:t>
      </w:r>
      <w:r>
        <w:rPr>
          <w:w w:val="110"/>
        </w:rPr>
        <w:t>“White</w:t>
      </w:r>
      <w:r>
        <w:rPr>
          <w:spacing w:val="26"/>
          <w:w w:val="110"/>
        </w:rPr>
        <w:t xml:space="preserve"> </w:t>
      </w:r>
      <w:r>
        <w:rPr>
          <w:w w:val="110"/>
        </w:rPr>
        <w:t>only”</w:t>
      </w:r>
      <w:r>
        <w:rPr>
          <w:spacing w:val="26"/>
          <w:w w:val="110"/>
        </w:rPr>
        <w:t xml:space="preserve"> </w:t>
      </w:r>
      <w:r>
        <w:rPr>
          <w:w w:val="110"/>
        </w:rPr>
        <w:t>versus</w:t>
      </w:r>
      <w:r>
        <w:rPr>
          <w:spacing w:val="27"/>
          <w:w w:val="110"/>
        </w:rPr>
        <w:t xml:space="preserve"> </w:t>
      </w:r>
      <w:r>
        <w:rPr>
          <w:w w:val="110"/>
        </w:rPr>
        <w:t>“Asian</w:t>
      </w:r>
      <w:r>
        <w:rPr>
          <w:spacing w:val="26"/>
          <w:w w:val="110"/>
        </w:rPr>
        <w:t xml:space="preserve"> </w:t>
      </w:r>
      <w:r>
        <w:rPr>
          <w:spacing w:val="-2"/>
          <w:w w:val="110"/>
        </w:rPr>
        <w:t>only”</w:t>
      </w:r>
      <w:ins w:id="588" w:author="Hussain Hadah" w:date="2026-10-25T19:29:00Z" w16du:dateUtc="2026-10-25T23:29:00Z">
        <w:r w:rsidR="00665139">
          <w:t xml:space="preserve"> identity, while </w:t>
        </w:r>
        <w:r w:rsidR="00665139">
          <w:rPr>
            <w:sz w:val="37"/>
            <w:vertAlign w:val="superscript"/>
          </w:rPr>
          <w:t>β</w:t>
        </w:r>
        <w:r w:rsidR="00665139">
          <w:rPr>
            <w:vertAlign w:val="superscript"/>
          </w:rPr>
          <w:t>g</w:t>
        </w:r>
        <w:r w:rsidR="00665139">
          <w:rPr>
            <w:vertAlign w:val="subscript"/>
          </w:rPr>
          <w:t>1</w:t>
        </w:r>
      </w:ins>
    </w:p>
    <w:p w14:paraId="160AC9A4" w14:textId="77777777" w:rsidR="00E746E6" w:rsidRDefault="00E746E6">
      <w:pPr>
        <w:pStyle w:val="BodyText"/>
        <w:rPr>
          <w:del w:id="589" w:author="Hussain Hadah" w:date="2026-10-25T19:29:00Z" w16du:dateUtc="2026-10-25T23:29:00Z"/>
        </w:rPr>
        <w:sectPr w:rsidR="00E746E6">
          <w:pgSz w:w="12240" w:h="15840"/>
          <w:pgMar w:top="1820" w:right="1440" w:bottom="2460" w:left="1800" w:header="0" w:footer="2279" w:gutter="0"/>
          <w:cols w:space="720"/>
        </w:sectPr>
      </w:pPr>
    </w:p>
    <w:p w14:paraId="36E6460F" w14:textId="77777777" w:rsidR="00E746E6" w:rsidRDefault="000245FA">
      <w:pPr>
        <w:spacing w:before="142" w:line="204" w:lineRule="exact"/>
        <w:ind w:left="1811"/>
        <w:rPr>
          <w:del w:id="590" w:author="Hussain Hadah" w:date="2026-10-25T19:29:00Z" w16du:dateUtc="2026-10-25T23:29:00Z"/>
          <w:sz w:val="18"/>
        </w:rPr>
      </w:pPr>
      <w:del w:id="591" w:author="Hussain Hadah" w:date="2026-10-25T19:29:00Z" w16du:dateUtc="2026-10-25T23:29:00Z">
        <w:r>
          <w:rPr>
            <w:noProof/>
            <w:sz w:val="18"/>
          </w:rPr>
          <mc:AlternateContent>
            <mc:Choice Requires="wps">
              <w:drawing>
                <wp:anchor distT="0" distB="0" distL="0" distR="0" simplePos="0" relativeHeight="15739904" behindDoc="0" locked="0" layoutInCell="1" allowOverlap="1" wp14:anchorId="7D2AAC27" wp14:editId="691B5903">
                  <wp:simplePos x="0" y="0"/>
                  <wp:positionH relativeFrom="page">
                    <wp:posOffset>1165872</wp:posOffset>
                  </wp:positionH>
                  <wp:positionV relativeFrom="paragraph">
                    <wp:posOffset>127754</wp:posOffset>
                  </wp:positionV>
                  <wp:extent cx="1127760" cy="18669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7760" cy="186690"/>
                          </a:xfrm>
                          <a:prstGeom prst="rect">
                            <a:avLst/>
                          </a:prstGeom>
                        </wps:spPr>
                        <wps:txbx>
                          <w:txbxContent>
                            <w:p w14:paraId="01AE431B" w14:textId="77777777" w:rsidR="00E746E6" w:rsidRDefault="000245FA">
                              <w:pPr>
                                <w:pStyle w:val="BodyText"/>
                                <w:spacing w:before="1"/>
                                <w:rPr>
                                  <w:del w:id="592" w:author="Hussain Hadah" w:date="2026-10-25T19:29:00Z" w16du:dateUtc="2026-10-25T23:29:00Z"/>
                                </w:rPr>
                              </w:pPr>
                              <w:del w:id="593" w:author="Hussain Hadah" w:date="2026-10-25T19:29:00Z" w16du:dateUtc="2026-10-25T23:29:00Z">
                                <w:r>
                                  <w:rPr>
                                    <w:spacing w:val="-2"/>
                                    <w:w w:val="115"/>
                                  </w:rPr>
                                  <w:delText>identity,</w:delText>
                                </w:r>
                                <w:r>
                                  <w:rPr>
                                    <w:spacing w:val="-10"/>
                                    <w:w w:val="115"/>
                                  </w:rPr>
                                  <w:delText xml:space="preserve"> </w:delText>
                                </w:r>
                                <w:r>
                                  <w:rPr>
                                    <w:spacing w:val="-2"/>
                                    <w:w w:val="115"/>
                                  </w:rPr>
                                  <w:delText>while</w:delText>
                                </w:r>
                                <w:r>
                                  <w:rPr>
                                    <w:spacing w:val="-14"/>
                                    <w:w w:val="115"/>
                                  </w:rPr>
                                  <w:delText xml:space="preserve"> </w:delText>
                                </w:r>
                                <w:r>
                                  <w:rPr>
                                    <w:spacing w:val="-10"/>
                                    <w:w w:val="115"/>
                                  </w:rPr>
                                  <w:delText>β</w:delText>
                                </w:r>
                              </w:del>
                            </w:p>
                          </w:txbxContent>
                        </wps:txbx>
                        <wps:bodyPr wrap="square" lIns="0" tIns="0" rIns="0" bIns="0" rtlCol="0">
                          <a:noAutofit/>
                        </wps:bodyPr>
                      </wps:wsp>
                    </a:graphicData>
                  </a:graphic>
                </wp:anchor>
              </w:drawing>
            </mc:Choice>
            <mc:Fallback>
              <w:pict>
                <v:shape w14:anchorId="7D2AAC27" id="Textbox 25" o:spid="_x0000_s1039" type="#_x0000_t202" style="position:absolute;left:0;text-align:left;margin-left:91.8pt;margin-top:10.05pt;width:88.8pt;height:14.7pt;z-index:15739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" filled="f" stroked="f">
                  <v:textbox inset="0,0,0,0">
                    <w:txbxContent>
                      <w:p w14:paraId="01AE431B" w14:textId="77777777" w:rsidR="00E746E6" w:rsidRDefault="000245FA">
                        <w:pPr>
                          <w:pStyle w:val="BodyText"/>
                          <w:spacing w:before="1"/>
                          <w:rPr>
                            <w:del w:id="594" w:author="Hussain Hadah" w:date="2026-10-25T19:29:00Z" w16du:dateUtc="2026-10-25T23:29:00Z"/>
                          </w:rPr>
                        </w:pPr>
                        <w:del w:id="595" w:author="Hussain Hadah" w:date="2026-10-25T19:29:00Z" w16du:dateUtc="2026-10-25T23:29:00Z">
                          <w:r>
                            <w:rPr>
                              <w:spacing w:val="-2"/>
                              <w:w w:val="115"/>
                            </w:rPr>
                            <w:delText>identity,</w:delText>
                          </w:r>
                          <w:r>
                            <w:rPr>
                              <w:spacing w:val="-10"/>
                              <w:w w:val="115"/>
                            </w:rPr>
                            <w:delText xml:space="preserve"> </w:delText>
                          </w:r>
                          <w:r>
                            <w:rPr>
                              <w:spacing w:val="-2"/>
                              <w:w w:val="115"/>
                            </w:rPr>
                            <w:delText>while</w:delText>
                          </w:r>
                          <w:r>
                            <w:rPr>
                              <w:spacing w:val="-14"/>
                              <w:w w:val="115"/>
                            </w:rPr>
                            <w:delText xml:space="preserve"> </w:delText>
                          </w:r>
                          <w:r>
                            <w:rPr>
                              <w:spacing w:val="-10"/>
                              <w:w w:val="115"/>
                            </w:rPr>
                            <w:delText>β</w:delText>
                          </w:r>
                        </w:del>
                      </w:p>
                    </w:txbxContent>
                  </v:textbox>
                  <w10:wrap anchorx="page"/>
                </v:shape>
              </w:pict>
            </mc:Fallback>
          </mc:AlternateContent>
        </w:r>
        <w:r>
          <w:rPr>
            <w:spacing w:val="-10"/>
            <w:w w:val="115"/>
            <w:sz w:val="18"/>
          </w:rPr>
          <w:delText>g</w:delText>
        </w:r>
      </w:del>
    </w:p>
    <w:p w14:paraId="3B1A911B" w14:textId="77777777" w:rsidR="00E746E6" w:rsidRDefault="000245FA">
      <w:pPr>
        <w:spacing w:line="204" w:lineRule="exact"/>
        <w:ind w:left="1811"/>
        <w:rPr>
          <w:del w:id="596" w:author="Hussain Hadah" w:date="2026-10-25T19:29:00Z" w16du:dateUtc="2026-10-25T23:29:00Z"/>
          <w:sz w:val="18"/>
        </w:rPr>
      </w:pPr>
      <w:del w:id="597" w:author="Hussain Hadah" w:date="2026-10-25T19:29:00Z" w16du:dateUtc="2026-10-25T23:29:00Z">
        <w:r>
          <w:rPr>
            <w:w w:val="110"/>
            <w:sz w:val="18"/>
          </w:rPr>
          <w:delText>1</w:delText>
        </w:r>
      </w:del>
      <w:r>
        <w:rPr>
          <w:w w:val="110"/>
          <w:sz w:val="18"/>
        </w:rPr>
        <w:t>,Asian</w:t>
      </w:r>
      <w:r>
        <w:rPr>
          <w:spacing w:val="-7"/>
          <w:w w:val="110"/>
          <w:sz w:val="18"/>
        </w:rPr>
        <w:t xml:space="preserve"> </w:t>
      </w:r>
      <w:r>
        <w:rPr>
          <w:w w:val="110"/>
          <w:sz w:val="18"/>
        </w:rPr>
        <w:t>and</w:t>
      </w:r>
      <w:r>
        <w:rPr>
          <w:spacing w:val="-6"/>
          <w:w w:val="110"/>
          <w:sz w:val="18"/>
        </w:rPr>
        <w:t xml:space="preserve"> </w:t>
      </w:r>
      <w:r>
        <w:rPr>
          <w:spacing w:val="-2"/>
          <w:w w:val="110"/>
          <w:sz w:val="18"/>
        </w:rPr>
        <w:t>White</w:t>
      </w:r>
      <w:ins w:id="598" w:author="Hussain Hadah" w:date="2026-10-25T19:29:00Z" w16du:dateUtc="2026-10-25T23:29:00Z">
        <w:r w:rsidR="00665139">
          <w:rPr>
            <w:vertAlign w:val="subscript"/>
          </w:rPr>
          <w:t xml:space="preserve"> </w:t>
        </w:r>
      </w:ins>
    </w:p>
    <w:p w14:paraId="053D829E" w14:textId="77777777" w:rsidR="00E746E6" w:rsidRDefault="000245FA">
      <w:pPr>
        <w:pStyle w:val="BodyText"/>
        <w:spacing w:before="202"/>
        <w:ind w:left="50"/>
        <w:rPr>
          <w:del w:id="599" w:author="Hussain Hadah" w:date="2026-10-25T19:29:00Z" w16du:dateUtc="2026-10-25T23:29:00Z"/>
        </w:rPr>
      </w:pPr>
      <w:del w:id="600" w:author="Hussain Hadah" w:date="2026-10-25T19:29:00Z" w16du:dateUtc="2026-10-25T23:29:00Z">
        <w:r>
          <w:br w:type="column"/>
        </w:r>
      </w:del>
      <w:r>
        <w:rPr>
          <w:w w:val="110"/>
        </w:rPr>
        <w:t>measures</w:t>
      </w:r>
      <w:r>
        <w:rPr>
          <w:spacing w:val="9"/>
          <w:w w:val="110"/>
        </w:rPr>
        <w:t xml:space="preserve"> </w:t>
      </w:r>
      <w:r>
        <w:rPr>
          <w:w w:val="110"/>
        </w:rPr>
        <w:t>the</w:t>
      </w:r>
      <w:r>
        <w:rPr>
          <w:spacing w:val="10"/>
          <w:w w:val="110"/>
        </w:rPr>
        <w:t xml:space="preserve"> </w:t>
      </w:r>
      <w:r>
        <w:rPr>
          <w:w w:val="110"/>
        </w:rPr>
        <w:t>bias</w:t>
      </w:r>
      <w:r>
        <w:rPr>
          <w:spacing w:val="10"/>
          <w:w w:val="110"/>
        </w:rPr>
        <w:t xml:space="preserve"> </w:t>
      </w:r>
      <w:r>
        <w:rPr>
          <w:w w:val="110"/>
        </w:rPr>
        <w:t>effect</w:t>
      </w:r>
      <w:r>
        <w:rPr>
          <w:spacing w:val="9"/>
          <w:w w:val="110"/>
        </w:rPr>
        <w:t xml:space="preserve"> </w:t>
      </w:r>
      <w:r>
        <w:rPr>
          <w:w w:val="110"/>
        </w:rPr>
        <w:t>on</w:t>
      </w:r>
      <w:r>
        <w:rPr>
          <w:spacing w:val="10"/>
          <w:w w:val="110"/>
        </w:rPr>
        <w:t xml:space="preserve"> </w:t>
      </w:r>
      <w:r>
        <w:rPr>
          <w:w w:val="110"/>
        </w:rPr>
        <w:t>choosing</w:t>
      </w:r>
      <w:r>
        <w:rPr>
          <w:spacing w:val="10"/>
          <w:w w:val="110"/>
        </w:rPr>
        <w:t xml:space="preserve"> </w:t>
      </w:r>
      <w:r>
        <w:rPr>
          <w:w w:val="110"/>
        </w:rPr>
        <w:t>“Asian</w:t>
      </w:r>
      <w:r>
        <w:rPr>
          <w:spacing w:val="9"/>
          <w:w w:val="110"/>
        </w:rPr>
        <w:t xml:space="preserve"> </w:t>
      </w:r>
      <w:r>
        <w:rPr>
          <w:spacing w:val="-5"/>
          <w:w w:val="110"/>
        </w:rPr>
        <w:t>and</w:t>
      </w:r>
      <w:ins w:id="601" w:author="Hussain Hadah" w:date="2026-10-25T19:29:00Z" w16du:dateUtc="2026-10-25T23:29:00Z">
        <w:r w:rsidR="00665139">
          <w:t xml:space="preserve"> </w:t>
        </w:r>
      </w:ins>
    </w:p>
    <w:p w14:paraId="23C897A8" w14:textId="77777777" w:rsidR="00E746E6" w:rsidRDefault="00E746E6">
      <w:pPr>
        <w:pStyle w:val="BodyText"/>
        <w:rPr>
          <w:del w:id="602" w:author="Hussain Hadah" w:date="2026-10-25T19:29:00Z" w16du:dateUtc="2026-10-25T23:29:00Z"/>
        </w:rPr>
        <w:sectPr w:rsidR="00E746E6">
          <w:type w:val="continuous"/>
          <w:pgSz w:w="12240" w:h="15840"/>
          <w:pgMar w:top="1720" w:right="1440" w:bottom="280" w:left="1800" w:header="0" w:footer="2279" w:gutter="0"/>
          <w:cols w:num="2" w:space="720" w:equalWidth="0">
            <w:col w:w="3280" w:space="40"/>
            <w:col w:w="5680"/>
          </w:cols>
        </w:sectPr>
      </w:pPr>
    </w:p>
    <w:p w14:paraId="616EBA9B" w14:textId="77777777" w:rsidR="00E746E6" w:rsidRDefault="000245FA">
      <w:pPr>
        <w:pStyle w:val="BodyText"/>
        <w:spacing w:before="130" w:line="415" w:lineRule="auto"/>
        <w:ind w:left="36" w:right="393"/>
        <w:jc w:val="both"/>
      </w:pPr>
      <w:r>
        <w:rPr>
          <w:w w:val="110"/>
        </w:rPr>
        <w:t>White” versus “Asian only.”</w:t>
      </w:r>
      <w:r>
        <w:rPr>
          <w:spacing w:val="40"/>
          <w:w w:val="110"/>
        </w:rPr>
        <w:t xml:space="preserve"> </w:t>
      </w:r>
      <w:r>
        <w:rPr>
          <w:w w:val="110"/>
        </w:rPr>
        <w:t xml:space="preserve">This framework enables analysis of how bias, sex, and parental education differentially influence various identity strategies </w:t>
      </w:r>
      <w:ins w:id="603" w:author="Hussain Hadah" w:date="2026-10-25T19:29:00Z" w16du:dateUtc="2026-10-25T23:29:00Z">
        <w:r w:rsidR="00665139">
          <w:t>available</w:t>
        </w:r>
      </w:ins>
      <w:del w:id="604" w:author="Hussain Hadah" w:date="2026-10-25T19:29:00Z" w16du:dateUtc="2026-10-25T23:29:00Z">
        <w:r>
          <w:rPr>
            <w:w w:val="110"/>
          </w:rPr>
          <w:delText>avail-able</w:delText>
        </w:r>
      </w:del>
      <w:r>
        <w:rPr>
          <w:w w:val="110"/>
        </w:rPr>
        <w:t xml:space="preserve"> to individuals with Asian ancestry.</w:t>
      </w:r>
    </w:p>
    <w:p w14:paraId="6FF9BD73" w14:textId="77777777" w:rsidR="00E746E6" w:rsidRDefault="000245FA">
      <w:pPr>
        <w:pStyle w:val="BodyText"/>
        <w:spacing w:before="2" w:line="135" w:lineRule="exact"/>
        <w:ind w:left="387"/>
        <w:rPr>
          <w:del w:id="605" w:author="Hussain Hadah" w:date="2026-10-25T19:29:00Z" w16du:dateUtc="2026-10-25T23:29:00Z"/>
        </w:rPr>
      </w:pPr>
      <w:r>
        <w:rPr>
          <w:w w:val="110"/>
        </w:rPr>
        <w:t>The</w:t>
      </w:r>
      <w:r>
        <w:rPr>
          <w:spacing w:val="15"/>
          <w:w w:val="110"/>
        </w:rPr>
        <w:t xml:space="preserve"> </w:t>
      </w:r>
      <w:r>
        <w:rPr>
          <w:w w:val="110"/>
        </w:rPr>
        <w:t>coefficients</w:t>
      </w:r>
      <w:r>
        <w:rPr>
          <w:spacing w:val="15"/>
          <w:w w:val="110"/>
        </w:rPr>
        <w:t xml:space="preserve"> </w:t>
      </w:r>
      <w:r>
        <w:rPr>
          <w:w w:val="110"/>
        </w:rPr>
        <w:t>of</w:t>
      </w:r>
      <w:r>
        <w:rPr>
          <w:spacing w:val="15"/>
          <w:w w:val="110"/>
        </w:rPr>
        <w:t xml:space="preserve"> </w:t>
      </w:r>
      <w:r>
        <w:rPr>
          <w:w w:val="110"/>
        </w:rPr>
        <w:t>interest</w:t>
      </w:r>
      <w:r>
        <w:rPr>
          <w:spacing w:val="15"/>
          <w:w w:val="110"/>
        </w:rPr>
        <w:t xml:space="preserve"> </w:t>
      </w:r>
      <w:r>
        <w:rPr>
          <w:w w:val="110"/>
        </w:rPr>
        <w:t>are</w:t>
      </w:r>
      <w:r>
        <w:rPr>
          <w:spacing w:val="15"/>
          <w:w w:val="110"/>
        </w:rPr>
        <w:t xml:space="preserve"> </w:t>
      </w:r>
      <w:ins w:id="606" w:author="Hussain Hadah" w:date="2026-10-25T19:29:00Z" w16du:dateUtc="2026-10-25T23:29:00Z">
        <w:r w:rsidR="00665139">
          <w:rPr>
            <w:sz w:val="37"/>
            <w:vertAlign w:val="superscript"/>
          </w:rPr>
          <w:t>β</w:t>
        </w:r>
        <w:r w:rsidR="00665139">
          <w:rPr>
            <w:vertAlign w:val="superscript"/>
          </w:rPr>
          <w:t>g</w:t>
        </w:r>
        <w:r w:rsidR="00665139">
          <w:rPr>
            <w:vertAlign w:val="subscript"/>
          </w:rPr>
          <w:t>1j</w:t>
        </w:r>
        <w:r w:rsidR="00665139">
          <w:t xml:space="preserve">, </w:t>
        </w:r>
        <w:r w:rsidR="00665139">
          <w:rPr>
            <w:sz w:val="37"/>
            <w:vertAlign w:val="superscript"/>
          </w:rPr>
          <w:t>β</w:t>
        </w:r>
        <w:r w:rsidR="00665139">
          <w:rPr>
            <w:vertAlign w:val="superscript"/>
          </w:rPr>
          <w:t>g</w:t>
        </w:r>
        <w:r w:rsidR="00665139">
          <w:rPr>
            <w:vertAlign w:val="subscript"/>
          </w:rPr>
          <w:t>2j</w:t>
        </w:r>
        <w:r w:rsidR="00665139">
          <w:t xml:space="preserve">, </w:t>
        </w:r>
        <w:r w:rsidR="00665139">
          <w:rPr>
            <w:sz w:val="37"/>
            <w:vertAlign w:val="superscript"/>
          </w:rPr>
          <w:t>β</w:t>
        </w:r>
        <w:r w:rsidR="00665139">
          <w:rPr>
            <w:vertAlign w:val="superscript"/>
          </w:rPr>
          <w:t>g</w:t>
        </w:r>
        <w:r w:rsidR="00665139">
          <w:rPr>
            <w:vertAlign w:val="subscript"/>
          </w:rPr>
          <w:t>3j</w:t>
        </w:r>
      </w:ins>
      <w:del w:id="607" w:author="Hussain Hadah" w:date="2026-10-25T19:29:00Z" w16du:dateUtc="2026-10-25T23:29:00Z">
        <w:r>
          <w:rPr>
            <w:w w:val="110"/>
          </w:rPr>
          <w:delText>β</w:delText>
        </w:r>
        <w:r>
          <w:rPr>
            <w:w w:val="110"/>
            <w:vertAlign w:val="superscript"/>
          </w:rPr>
          <w:delText>g</w:delText>
        </w:r>
        <w:r>
          <w:rPr>
            <w:spacing w:val="-4"/>
            <w:w w:val="110"/>
          </w:rPr>
          <w:delText xml:space="preserve"> </w:delText>
        </w:r>
        <w:r>
          <w:rPr>
            <w:w w:val="110"/>
          </w:rPr>
          <w:delText>,</w:delText>
        </w:r>
        <w:r>
          <w:rPr>
            <w:spacing w:val="19"/>
            <w:w w:val="110"/>
          </w:rPr>
          <w:delText xml:space="preserve"> </w:delText>
        </w:r>
        <w:r>
          <w:rPr>
            <w:w w:val="110"/>
          </w:rPr>
          <w:delText>β</w:delText>
        </w:r>
        <w:r>
          <w:rPr>
            <w:w w:val="110"/>
            <w:vertAlign w:val="superscript"/>
          </w:rPr>
          <w:delText>g</w:delText>
        </w:r>
        <w:r>
          <w:rPr>
            <w:spacing w:val="-4"/>
            <w:w w:val="110"/>
          </w:rPr>
          <w:delText xml:space="preserve"> </w:delText>
        </w:r>
        <w:r>
          <w:rPr>
            <w:w w:val="110"/>
          </w:rPr>
          <w:delText>,</w:delText>
        </w:r>
        <w:r>
          <w:rPr>
            <w:spacing w:val="19"/>
            <w:w w:val="110"/>
          </w:rPr>
          <w:delText xml:space="preserve"> </w:delText>
        </w:r>
        <w:r>
          <w:rPr>
            <w:w w:val="110"/>
          </w:rPr>
          <w:delText>β</w:delText>
        </w:r>
        <w:r>
          <w:rPr>
            <w:w w:val="110"/>
            <w:vertAlign w:val="superscript"/>
          </w:rPr>
          <w:delText>g</w:delText>
        </w:r>
        <w:r>
          <w:rPr>
            <w:spacing w:val="-4"/>
            <w:w w:val="110"/>
          </w:rPr>
          <w:delText xml:space="preserve"> </w:delText>
        </w:r>
      </w:del>
      <w:r>
        <w:rPr>
          <w:w w:val="110"/>
        </w:rPr>
        <w:t>,</w:t>
      </w:r>
      <w:r>
        <w:rPr>
          <w:spacing w:val="19"/>
          <w:w w:val="110"/>
        </w:rPr>
        <w:t xml:space="preserve"> </w:t>
      </w:r>
      <w:r>
        <w:rPr>
          <w:w w:val="110"/>
        </w:rPr>
        <w:t>and</w:t>
      </w:r>
      <w:r>
        <w:rPr>
          <w:spacing w:val="16"/>
          <w:w w:val="110"/>
        </w:rPr>
        <w:t xml:space="preserve"> </w:t>
      </w:r>
      <w:ins w:id="608" w:author="Hussain Hadah" w:date="2026-10-25T19:29:00Z" w16du:dateUtc="2026-10-25T23:29:00Z">
        <w:r w:rsidR="00665139">
          <w:rPr>
            <w:sz w:val="37"/>
            <w:vertAlign w:val="superscript"/>
          </w:rPr>
          <w:t>β</w:t>
        </w:r>
        <w:r w:rsidR="00665139">
          <w:rPr>
            <w:vertAlign w:val="superscript"/>
          </w:rPr>
          <w:t>g</w:t>
        </w:r>
        <w:r w:rsidR="00665139">
          <w:rPr>
            <w:vertAlign w:val="subscript"/>
          </w:rPr>
          <w:t>4j</w:t>
        </w:r>
      </w:ins>
      <w:del w:id="609" w:author="Hussain Hadah" w:date="2026-10-25T19:29:00Z" w16du:dateUtc="2026-10-25T23:29:00Z">
        <w:r>
          <w:rPr>
            <w:w w:val="110"/>
          </w:rPr>
          <w:delText>β</w:delText>
        </w:r>
        <w:r>
          <w:rPr>
            <w:w w:val="110"/>
            <w:vertAlign w:val="superscript"/>
          </w:rPr>
          <w:delText>g</w:delText>
        </w:r>
        <w:r>
          <w:rPr>
            <w:spacing w:val="-5"/>
            <w:w w:val="110"/>
          </w:rPr>
          <w:delText xml:space="preserve"> </w:delText>
        </w:r>
      </w:del>
      <w:r>
        <w:rPr>
          <w:w w:val="110"/>
        </w:rPr>
        <w:t>,</w:t>
      </w:r>
      <w:r>
        <w:rPr>
          <w:spacing w:val="20"/>
          <w:w w:val="110"/>
        </w:rPr>
        <w:t xml:space="preserve"> </w:t>
      </w:r>
      <w:r>
        <w:rPr>
          <w:w w:val="110"/>
        </w:rPr>
        <w:t>which</w:t>
      </w:r>
      <w:r>
        <w:rPr>
          <w:spacing w:val="15"/>
          <w:w w:val="110"/>
        </w:rPr>
        <w:t xml:space="preserve"> </w:t>
      </w:r>
      <w:r>
        <w:rPr>
          <w:w w:val="110"/>
        </w:rPr>
        <w:t>capture</w:t>
      </w:r>
      <w:r>
        <w:rPr>
          <w:spacing w:val="15"/>
          <w:w w:val="110"/>
        </w:rPr>
        <w:t xml:space="preserve"> </w:t>
      </w:r>
      <w:r>
        <w:rPr>
          <w:w w:val="110"/>
        </w:rPr>
        <w:t>how</w:t>
      </w:r>
      <w:r>
        <w:rPr>
          <w:spacing w:val="15"/>
          <w:w w:val="110"/>
        </w:rPr>
        <w:t xml:space="preserve"> </w:t>
      </w:r>
      <w:ins w:id="610" w:author="Hussain Hadah" w:date="2026-10-25T19:29:00Z" w16du:dateUtc="2026-10-25T23:29:00Z">
        <w:r w:rsidR="00665139">
          <w:t>antiAsian</w:t>
        </w:r>
      </w:ins>
      <w:del w:id="611" w:author="Hussain Hadah" w:date="2026-10-25T19:29:00Z" w16du:dateUtc="2026-10-25T23:29:00Z">
        <w:r>
          <w:rPr>
            <w:spacing w:val="-2"/>
            <w:w w:val="110"/>
          </w:rPr>
          <w:delText>anti-</w:delText>
        </w:r>
      </w:del>
    </w:p>
    <w:p w14:paraId="5AE5C941" w14:textId="77777777" w:rsidR="00E746E6" w:rsidRDefault="000245FA">
      <w:pPr>
        <w:tabs>
          <w:tab w:val="left" w:pos="1103"/>
          <w:tab w:val="left" w:pos="1560"/>
          <w:tab w:val="left" w:pos="2497"/>
        </w:tabs>
        <w:spacing w:before="2"/>
        <w:ind w:left="646"/>
        <w:jc w:val="center"/>
        <w:rPr>
          <w:del w:id="612" w:author="Hussain Hadah" w:date="2026-10-25T19:29:00Z" w16du:dateUtc="2026-10-25T23:29:00Z"/>
          <w:sz w:val="18"/>
        </w:rPr>
      </w:pPr>
      <w:del w:id="613" w:author="Hussain Hadah" w:date="2026-10-25T19:29:00Z" w16du:dateUtc="2026-10-25T23:29:00Z">
        <w:r>
          <w:rPr>
            <w:spacing w:val="-5"/>
            <w:w w:val="110"/>
            <w:sz w:val="18"/>
          </w:rPr>
          <w:delText>1j</w:delText>
        </w:r>
        <w:r>
          <w:rPr>
            <w:sz w:val="18"/>
          </w:rPr>
          <w:tab/>
        </w:r>
        <w:r>
          <w:rPr>
            <w:spacing w:val="-5"/>
            <w:w w:val="110"/>
            <w:sz w:val="18"/>
          </w:rPr>
          <w:delText>2j</w:delText>
        </w:r>
        <w:r>
          <w:rPr>
            <w:sz w:val="18"/>
          </w:rPr>
          <w:tab/>
        </w:r>
        <w:r>
          <w:rPr>
            <w:spacing w:val="-5"/>
            <w:w w:val="110"/>
            <w:sz w:val="18"/>
          </w:rPr>
          <w:delText>3j</w:delText>
        </w:r>
        <w:r>
          <w:rPr>
            <w:sz w:val="18"/>
          </w:rPr>
          <w:tab/>
        </w:r>
        <w:r>
          <w:rPr>
            <w:spacing w:val="-5"/>
            <w:w w:val="110"/>
            <w:sz w:val="18"/>
          </w:rPr>
          <w:delText>4j</w:delText>
        </w:r>
      </w:del>
    </w:p>
    <w:p w14:paraId="3C66B2C8" w14:textId="77777777" w:rsidR="00E746E6" w:rsidRDefault="000245FA">
      <w:pPr>
        <w:pStyle w:val="BodyText"/>
        <w:spacing w:before="134" w:line="412" w:lineRule="auto"/>
        <w:ind w:left="36" w:right="393"/>
        <w:jc w:val="both"/>
      </w:pPr>
      <w:del w:id="614" w:author="Hussain Hadah" w:date="2026-10-25T19:29:00Z" w16du:dateUtc="2026-10-25T23:29:00Z">
        <w:r>
          <w:rPr>
            <w:w w:val="110"/>
          </w:rPr>
          <w:delText>Asian</w:delText>
        </w:r>
      </w:del>
      <w:r>
        <w:rPr>
          <w:spacing w:val="-1"/>
          <w:w w:val="110"/>
        </w:rPr>
        <w:t xml:space="preserve"> </w:t>
      </w:r>
      <w:r>
        <w:rPr>
          <w:w w:val="110"/>
        </w:rPr>
        <w:t>bias, parental education, and</w:t>
      </w:r>
      <w:r>
        <w:rPr>
          <w:spacing w:val="-1"/>
          <w:w w:val="110"/>
        </w:rPr>
        <w:t xml:space="preserve"> </w:t>
      </w:r>
      <w:r>
        <w:rPr>
          <w:w w:val="110"/>
        </w:rPr>
        <w:t>sex influence</w:t>
      </w:r>
      <w:r>
        <w:rPr>
          <w:spacing w:val="-1"/>
          <w:w w:val="110"/>
        </w:rPr>
        <w:t xml:space="preserve"> </w:t>
      </w:r>
      <w:r>
        <w:rPr>
          <w:w w:val="110"/>
        </w:rPr>
        <w:t>the likelihood of</w:t>
      </w:r>
      <w:r>
        <w:rPr>
          <w:spacing w:val="-1"/>
          <w:w w:val="110"/>
        </w:rPr>
        <w:t xml:space="preserve"> </w:t>
      </w:r>
      <w:r>
        <w:rPr>
          <w:w w:val="110"/>
        </w:rPr>
        <w:t>selecting each identity</w:t>
      </w:r>
      <w:r>
        <w:rPr>
          <w:spacing w:val="-17"/>
          <w:w w:val="110"/>
        </w:rPr>
        <w:t xml:space="preserve"> </w:t>
      </w:r>
      <w:r>
        <w:rPr>
          <w:w w:val="110"/>
        </w:rPr>
        <w:t>category</w:t>
      </w:r>
      <w:r>
        <w:rPr>
          <w:spacing w:val="-16"/>
          <w:w w:val="110"/>
        </w:rPr>
        <w:t xml:space="preserve"> </w:t>
      </w:r>
      <w:r>
        <w:rPr>
          <w:w w:val="110"/>
        </w:rPr>
        <w:t>relative</w:t>
      </w:r>
      <w:r>
        <w:rPr>
          <w:spacing w:val="-17"/>
          <w:w w:val="110"/>
        </w:rPr>
        <w:t xml:space="preserve"> </w:t>
      </w:r>
      <w:r>
        <w:rPr>
          <w:w w:val="110"/>
        </w:rPr>
        <w:t>to</w:t>
      </w:r>
      <w:r>
        <w:rPr>
          <w:spacing w:val="-16"/>
          <w:w w:val="110"/>
        </w:rPr>
        <w:t xml:space="preserve"> </w:t>
      </w:r>
      <w:r>
        <w:rPr>
          <w:w w:val="110"/>
        </w:rPr>
        <w:t>“Asian</w:t>
      </w:r>
      <w:r>
        <w:rPr>
          <w:spacing w:val="-17"/>
          <w:w w:val="110"/>
        </w:rPr>
        <w:t xml:space="preserve"> </w:t>
      </w:r>
      <w:r>
        <w:rPr>
          <w:w w:val="110"/>
        </w:rPr>
        <w:t>only.”</w:t>
      </w:r>
      <w:r>
        <w:rPr>
          <w:spacing w:val="-16"/>
          <w:w w:val="110"/>
        </w:rPr>
        <w:t xml:space="preserve"> </w:t>
      </w:r>
      <w:r>
        <w:rPr>
          <w:w w:val="110"/>
        </w:rPr>
        <w:t>I</w:t>
      </w:r>
      <w:r>
        <w:rPr>
          <w:spacing w:val="-17"/>
          <w:w w:val="110"/>
        </w:rPr>
        <w:t xml:space="preserve"> </w:t>
      </w:r>
      <w:r>
        <w:rPr>
          <w:w w:val="110"/>
        </w:rPr>
        <w:t>estimate</w:t>
      </w:r>
      <w:r>
        <w:rPr>
          <w:spacing w:val="-16"/>
          <w:w w:val="110"/>
        </w:rPr>
        <w:t xml:space="preserve"> </w:t>
      </w:r>
      <w:r>
        <w:rPr>
          <w:w w:val="110"/>
        </w:rPr>
        <w:t>separate</w:t>
      </w:r>
      <w:r>
        <w:rPr>
          <w:spacing w:val="-17"/>
          <w:w w:val="110"/>
        </w:rPr>
        <w:t xml:space="preserve"> </w:t>
      </w:r>
      <w:r>
        <w:rPr>
          <w:w w:val="110"/>
        </w:rPr>
        <w:t>models</w:t>
      </w:r>
      <w:r>
        <w:rPr>
          <w:spacing w:val="-16"/>
          <w:w w:val="110"/>
        </w:rPr>
        <w:t xml:space="preserve"> </w:t>
      </w:r>
      <w:r>
        <w:rPr>
          <w:w w:val="110"/>
        </w:rPr>
        <w:t>for</w:t>
      </w:r>
      <w:r>
        <w:rPr>
          <w:spacing w:val="-17"/>
          <w:w w:val="110"/>
        </w:rPr>
        <w:t xml:space="preserve"> </w:t>
      </w:r>
      <w:r>
        <w:rPr>
          <w:w w:val="110"/>
        </w:rPr>
        <w:t>each</w:t>
      </w:r>
      <w:r>
        <w:rPr>
          <w:spacing w:val="-16"/>
          <w:w w:val="110"/>
        </w:rPr>
        <w:t xml:space="preserve"> </w:t>
      </w:r>
      <w:ins w:id="615" w:author="Hussain Hadah" w:date="2026-10-25T19:29:00Z" w16du:dateUtc="2026-10-25T23:29:00Z">
        <w:r w:rsidR="00665139">
          <w:t>generation</w:t>
        </w:r>
      </w:ins>
      <w:del w:id="616" w:author="Hussain Hadah" w:date="2026-10-25T19:29:00Z" w16du:dateUtc="2026-10-25T23:29:00Z">
        <w:r>
          <w:rPr>
            <w:w w:val="110"/>
          </w:rPr>
          <w:delText>gen-</w:delText>
        </w:r>
        <w:r>
          <w:delText>eration</w:delText>
        </w:r>
      </w:del>
      <w:r>
        <w:t xml:space="preserve"> g</w:t>
      </w:r>
      <w:r>
        <w:rPr>
          <w:spacing w:val="40"/>
        </w:rPr>
        <w:t xml:space="preserve"> </w:t>
      </w:r>
      <w:r>
        <w:rPr>
          <w:rFonts w:ascii="Menlo" w:hAnsi="Menlo"/>
          <w:i/>
        </w:rPr>
        <w:t>∈</w:t>
      </w:r>
      <w:r>
        <w:rPr>
          <w:rFonts w:ascii="Menlo" w:hAnsi="Menlo"/>
          <w:i/>
          <w:spacing w:val="-14"/>
        </w:rPr>
        <w:t xml:space="preserve"> </w:t>
      </w:r>
      <w:r>
        <w:rPr>
          <w:rFonts w:ascii="Arial" w:hAnsi="Arial"/>
        </w:rPr>
        <w:t>{</w:t>
      </w:r>
      <w:r>
        <w:t>1, 2, 3</w:t>
      </w:r>
      <w:r>
        <w:rPr>
          <w:rFonts w:ascii="Arial" w:hAnsi="Arial"/>
        </w:rPr>
        <w:t xml:space="preserve">} </w:t>
      </w:r>
      <w:r>
        <w:t xml:space="preserve">to assess whether these relationships differ across generational </w:t>
      </w:r>
      <w:r>
        <w:rPr>
          <w:spacing w:val="-2"/>
          <w:w w:val="110"/>
        </w:rPr>
        <w:t>status.</w:t>
      </w:r>
    </w:p>
    <w:p w14:paraId="4AE57946" w14:textId="77777777" w:rsidR="00E746E6" w:rsidRDefault="000245FA">
      <w:pPr>
        <w:pStyle w:val="BodyText"/>
        <w:spacing w:before="6" w:line="415" w:lineRule="auto"/>
        <w:ind w:left="36" w:right="338" w:firstLine="351"/>
        <w:jc w:val="both"/>
      </w:pPr>
      <w:r>
        <w:rPr>
          <w:w w:val="110"/>
        </w:rPr>
        <w:t>The multinomial specification is appropriate because choosing “White only” identity represents a fundamentally different strategy than selecting “Asian and White”</w:t>
      </w:r>
      <w:r>
        <w:rPr>
          <w:spacing w:val="-17"/>
          <w:w w:val="110"/>
        </w:rPr>
        <w:t xml:space="preserve"> </w:t>
      </w:r>
      <w:r>
        <w:rPr>
          <w:w w:val="110"/>
        </w:rPr>
        <w:t>multiracial</w:t>
      </w:r>
      <w:r>
        <w:rPr>
          <w:spacing w:val="-16"/>
          <w:w w:val="110"/>
        </w:rPr>
        <w:t xml:space="preserve"> </w:t>
      </w:r>
      <w:r>
        <w:rPr>
          <w:w w:val="110"/>
        </w:rPr>
        <w:t>identity,</w:t>
      </w:r>
      <w:r>
        <w:rPr>
          <w:spacing w:val="-16"/>
          <w:w w:val="110"/>
        </w:rPr>
        <w:t xml:space="preserve"> </w:t>
      </w:r>
      <w:r>
        <w:rPr>
          <w:w w:val="110"/>
        </w:rPr>
        <w:t>a</w:t>
      </w:r>
      <w:r>
        <w:rPr>
          <w:spacing w:val="-16"/>
          <w:w w:val="110"/>
        </w:rPr>
        <w:t xml:space="preserve"> </w:t>
      </w:r>
      <w:r>
        <w:rPr>
          <w:w w:val="110"/>
        </w:rPr>
        <w:t>distinction</w:t>
      </w:r>
      <w:r>
        <w:rPr>
          <w:spacing w:val="-17"/>
          <w:w w:val="110"/>
        </w:rPr>
        <w:t xml:space="preserve"> </w:t>
      </w:r>
      <w:r>
        <w:rPr>
          <w:w w:val="110"/>
        </w:rPr>
        <w:t>particularly</w:t>
      </w:r>
      <w:r>
        <w:rPr>
          <w:spacing w:val="-16"/>
          <w:w w:val="110"/>
        </w:rPr>
        <w:t xml:space="preserve"> </w:t>
      </w:r>
      <w:r>
        <w:rPr>
          <w:w w:val="110"/>
        </w:rPr>
        <w:t>important</w:t>
      </w:r>
      <w:r>
        <w:rPr>
          <w:spacing w:val="-17"/>
          <w:w w:val="110"/>
        </w:rPr>
        <w:t xml:space="preserve"> </w:t>
      </w:r>
      <w:r>
        <w:rPr>
          <w:w w:val="110"/>
        </w:rPr>
        <w:t>for</w:t>
      </w:r>
      <w:r>
        <w:rPr>
          <w:spacing w:val="-16"/>
          <w:w w:val="110"/>
        </w:rPr>
        <w:t xml:space="preserve"> </w:t>
      </w:r>
      <w:r>
        <w:rPr>
          <w:w w:val="110"/>
        </w:rPr>
        <w:t xml:space="preserve">mixed-ancestry </w:t>
      </w:r>
      <w:r>
        <w:rPr>
          <w:w w:val="110"/>
        </w:rPr>
        <w:lastRenderedPageBreak/>
        <w:t>individuals who may strategically choose between complete ethnic distancing</w:t>
      </w:r>
      <w:r>
        <w:rPr>
          <w:spacing w:val="40"/>
          <w:w w:val="110"/>
        </w:rPr>
        <w:t xml:space="preserve"> </w:t>
      </w:r>
      <w:r>
        <w:rPr>
          <w:w w:val="110"/>
        </w:rPr>
        <w:t>and maintaining partial ethnic connection.</w:t>
      </w:r>
    </w:p>
    <w:p w14:paraId="092EBFAA" w14:textId="77777777" w:rsidR="00EC5473" w:rsidRDefault="00665139">
      <w:pPr>
        <w:spacing w:after="675" w:line="402" w:lineRule="auto"/>
        <w:ind w:left="-14" w:right="367"/>
        <w:rPr>
          <w:ins w:id="617" w:author="Hussain Hadah" w:date="2026-10-25T19:29:00Z" w16du:dateUtc="2026-10-25T23:29:00Z"/>
        </w:rPr>
      </w:pPr>
      <w:ins w:id="618" w:author="Hussain Hadah" w:date="2026-10-25T19:29:00Z" w16du:dateUtc="2026-10-25T23:29:00Z">
        <w:r>
          <w:t>Because multinomial logit coefficients are log-odds ratios relative to the “Asian only” category, I report average marginal effects on the probability of each identity. For anti-Asian bias, the marginal effect for each child is the derivative of the predicted probability of an outcome with respect to the bias index, evaluated at that child’s own covariate values; I average these derivatives, without weights, over the estimation sample, so the reported number is the average change in probability per one-unit (one standard deviation) increase in bias.</w:t>
        </w:r>
        <w:r>
          <w:rPr>
            <w:color w:val="0000FF"/>
            <w:vertAlign w:val="superscript"/>
          </w:rPr>
          <w:footnoteReference w:id="12"/>
        </w:r>
        <w:r>
          <w:rPr>
            <w:color w:val="0000FF"/>
            <w:vertAlign w:val="superscript"/>
          </w:rPr>
          <w:t xml:space="preserve"> </w:t>
        </w:r>
        <w:r>
          <w:t xml:space="preserve">For the binary covariates (female, mother college graduate, father college graduate), the marginal effect is the average over the sample of the change in predicted probability from switching the indicator from 0 to 1. For inference, I draw 1,000 bootstrap samples of children with replacement, stratified by region </w:t>
        </w:r>
        <w:r>
          <w:rPr>
            <w:rFonts w:ascii="Cambria" w:eastAsia="Cambria" w:hAnsi="Cambria" w:cs="Cambria"/>
          </w:rPr>
          <w:t xml:space="preserve">× </w:t>
        </w:r>
        <w:r>
          <w:t xml:space="preserve">year cell, re-estimate the model in each, and recompute the average marginal effects. The point estimates I report are the medians of the 1,000 bootstrap estimates, and the confidence intervals are their 2.5th and 97.5th percentiles. Because the bootstrap resamples children rather than states, these intervals reflect sampling variation in the individual data and do not account for dependence among children in the same state-year cell. That dependence matters: in the pooled model of Appendix Table </w:t>
        </w:r>
        <w:r>
          <w:rPr>
            <w:b/>
          </w:rPr>
          <w:t>??</w:t>
        </w:r>
        <w:r>
          <w:t>, standard errors on the bias effects clustered at the state level are about three times the conventional standard errors that treat children as independent, so the bootstrap intervals in the figures should be read as understating uncertainty by a similar factor. I therefore report the pooled bias effect and the key AW–WA contrast from that model, with state-clustered standard errors, alongside the bootstrap estimates.</w:t>
        </w:r>
      </w:ins>
    </w:p>
    <w:p w14:paraId="606A4B5E" w14:textId="77777777" w:rsidR="00E746E6" w:rsidRDefault="000245FA">
      <w:pPr>
        <w:pStyle w:val="BodyText"/>
        <w:spacing w:before="4"/>
        <w:ind w:left="387"/>
        <w:jc w:val="both"/>
        <w:rPr>
          <w:del w:id="620" w:author="Hussain Hadah" w:date="2026-10-25T19:29:00Z" w16du:dateUtc="2026-10-25T23:29:00Z"/>
        </w:rPr>
      </w:pPr>
      <w:del w:id="621" w:author="Hussain Hadah" w:date="2026-10-25T19:29:00Z" w16du:dateUtc="2026-10-25T23:29:00Z">
        <w:r>
          <w:delText>Since</w:delText>
        </w:r>
        <w:r>
          <w:rPr>
            <w:spacing w:val="45"/>
          </w:rPr>
          <w:delText xml:space="preserve"> </w:delText>
        </w:r>
        <w:r>
          <w:delText>log</w:delText>
        </w:r>
        <w:r>
          <w:rPr>
            <w:spacing w:val="46"/>
          </w:rPr>
          <w:delText xml:space="preserve"> </w:delText>
        </w:r>
        <w:r>
          <w:delText>odds</w:delText>
        </w:r>
        <w:r>
          <w:rPr>
            <w:spacing w:val="46"/>
          </w:rPr>
          <w:delText xml:space="preserve"> </w:delText>
        </w:r>
        <w:r>
          <w:delText>coefficients</w:delText>
        </w:r>
        <w:r>
          <w:rPr>
            <w:spacing w:val="46"/>
          </w:rPr>
          <w:delText xml:space="preserve"> </w:delText>
        </w:r>
        <w:r>
          <w:delText>from</w:delText>
        </w:r>
        <w:r>
          <w:rPr>
            <w:spacing w:val="46"/>
          </w:rPr>
          <w:delText xml:space="preserve"> </w:delText>
        </w:r>
        <w:r>
          <w:delText>multinomial</w:delText>
        </w:r>
        <w:r>
          <w:rPr>
            <w:spacing w:val="46"/>
          </w:rPr>
          <w:delText xml:space="preserve"> </w:delText>
        </w:r>
        <w:r>
          <w:delText>logit</w:delText>
        </w:r>
        <w:r>
          <w:rPr>
            <w:spacing w:val="46"/>
          </w:rPr>
          <w:delText xml:space="preserve"> </w:delText>
        </w:r>
        <w:r>
          <w:delText>models</w:delText>
        </w:r>
        <w:r>
          <w:rPr>
            <w:spacing w:val="46"/>
          </w:rPr>
          <w:delText xml:space="preserve"> </w:delText>
        </w:r>
        <w:r>
          <w:delText>are</w:delText>
        </w:r>
        <w:r>
          <w:rPr>
            <w:spacing w:val="46"/>
          </w:rPr>
          <w:delText xml:space="preserve"> </w:delText>
        </w:r>
        <w:r>
          <w:delText>difficult</w:delText>
        </w:r>
        <w:r>
          <w:rPr>
            <w:spacing w:val="46"/>
          </w:rPr>
          <w:delText xml:space="preserve"> </w:delText>
        </w:r>
        <w:r>
          <w:delText>to</w:delText>
        </w:r>
        <w:r>
          <w:rPr>
            <w:spacing w:val="46"/>
          </w:rPr>
          <w:delText xml:space="preserve"> </w:delText>
        </w:r>
        <w:r>
          <w:rPr>
            <w:spacing w:val="-2"/>
          </w:rPr>
          <w:delText>inter-</w:delText>
        </w:r>
      </w:del>
    </w:p>
    <w:p w14:paraId="68DA464A" w14:textId="77777777" w:rsidR="00E746E6" w:rsidRDefault="00E746E6">
      <w:pPr>
        <w:pStyle w:val="BodyText"/>
        <w:jc w:val="both"/>
        <w:rPr>
          <w:del w:id="622" w:author="Hussain Hadah" w:date="2026-10-25T19:29:00Z" w16du:dateUtc="2026-10-25T23:29:00Z"/>
        </w:rPr>
        <w:sectPr w:rsidR="00E746E6">
          <w:type w:val="continuous"/>
          <w:pgSz w:w="12240" w:h="15840"/>
          <w:pgMar w:top="1720" w:right="1440" w:bottom="280" w:left="1800" w:header="0" w:footer="2279" w:gutter="0"/>
          <w:cols w:space="720"/>
        </w:sectPr>
      </w:pPr>
    </w:p>
    <w:p w14:paraId="18C7695D" w14:textId="77777777" w:rsidR="00E746E6" w:rsidRDefault="000245FA">
      <w:pPr>
        <w:pStyle w:val="BodyText"/>
        <w:spacing w:before="96" w:line="415" w:lineRule="auto"/>
        <w:ind w:left="36" w:right="393"/>
        <w:jc w:val="both"/>
        <w:rPr>
          <w:del w:id="623" w:author="Hussain Hadah" w:date="2026-10-25T19:29:00Z" w16du:dateUtc="2026-10-25T23:29:00Z"/>
        </w:rPr>
      </w:pPr>
      <w:del w:id="624" w:author="Hussain Hadah" w:date="2026-10-25T19:29:00Z" w16du:dateUtc="2026-10-25T23:29:00Z">
        <w:r>
          <w:rPr>
            <w:w w:val="110"/>
          </w:rPr>
          <w:lastRenderedPageBreak/>
          <w:delText>pret directly, I compute the predicted probabilities of each identity choice at dif-ferent anti-Asian bias levels, holding other covariates constant and summarizing results with the median across 1,000 bootstrap resamples (with percentile-based 95% confidence intervals).</w:delText>
        </w:r>
        <w:r>
          <w:rPr>
            <w:spacing w:val="40"/>
            <w:w w:val="110"/>
          </w:rPr>
          <w:delText xml:space="preserve"> </w:delText>
        </w:r>
        <w:r>
          <w:rPr>
            <w:w w:val="110"/>
          </w:rPr>
          <w:delText>This approach provides more intuitive insights into how bias influences the likelihood of selecting each identity category.</w:delText>
        </w:r>
      </w:del>
    </w:p>
    <w:p w14:paraId="3521DE84" w14:textId="77777777" w:rsidR="00E746E6" w:rsidRDefault="00E746E6">
      <w:pPr>
        <w:pStyle w:val="BodyText"/>
        <w:spacing w:before="273"/>
        <w:rPr>
          <w:del w:id="625" w:author="Hussain Hadah" w:date="2026-10-25T19:29:00Z" w16du:dateUtc="2026-10-25T23:29:00Z"/>
        </w:rPr>
      </w:pPr>
    </w:p>
    <w:p w14:paraId="6F623D99" w14:textId="77777777" w:rsidR="00E746E6" w:rsidRDefault="000245FA">
      <w:pPr>
        <w:pStyle w:val="Heading2"/>
        <w:numPr>
          <w:ilvl w:val="0"/>
          <w:numId w:val="8"/>
        </w:numPr>
        <w:tabs>
          <w:tab w:val="left" w:pos="552"/>
        </w:tabs>
        <w:spacing w:before="1"/>
        <w:ind w:hanging="516"/>
      </w:pPr>
      <w:bookmarkStart w:id="626" w:name="Results_and_Robustness_Checks"/>
      <w:bookmarkEnd w:id="626"/>
      <w:r>
        <w:rPr>
          <w:w w:val="110"/>
        </w:rPr>
        <w:t>Results</w:t>
      </w:r>
      <w:r>
        <w:rPr>
          <w:spacing w:val="-12"/>
          <w:w w:val="110"/>
        </w:rPr>
        <w:t xml:space="preserve"> </w:t>
      </w:r>
      <w:r>
        <w:rPr>
          <w:w w:val="110"/>
        </w:rPr>
        <w:t>and</w:t>
      </w:r>
      <w:r>
        <w:rPr>
          <w:spacing w:val="-11"/>
          <w:w w:val="110"/>
        </w:rPr>
        <w:t xml:space="preserve"> </w:t>
      </w:r>
      <w:r>
        <w:rPr>
          <w:w w:val="110"/>
        </w:rPr>
        <w:t>Robustness</w:t>
      </w:r>
      <w:r>
        <w:rPr>
          <w:spacing w:val="-11"/>
          <w:w w:val="110"/>
        </w:rPr>
        <w:t xml:space="preserve"> </w:t>
      </w:r>
      <w:r>
        <w:rPr>
          <w:spacing w:val="-2"/>
          <w:w w:val="110"/>
        </w:rPr>
        <w:t>Checks</w:t>
      </w:r>
    </w:p>
    <w:p w14:paraId="26E21A02" w14:textId="77777777" w:rsidR="00E746E6" w:rsidRDefault="00665139">
      <w:pPr>
        <w:pStyle w:val="BodyText"/>
        <w:spacing w:before="47"/>
        <w:rPr>
          <w:del w:id="627" w:author="Hussain Hadah" w:date="2026-10-25T19:29:00Z" w16du:dateUtc="2026-10-25T23:29:00Z"/>
          <w:b/>
          <w:sz w:val="34"/>
        </w:rPr>
      </w:pPr>
      <w:ins w:id="628" w:author="Hussain Hadah" w:date="2026-10-25T19:29:00Z" w16du:dateUtc="2026-10-25T23:29:00Z">
        <w:r>
          <w:t xml:space="preserve">Figure </w:t>
        </w:r>
        <w:r>
          <w:rPr>
            <w:color w:val="0000FF"/>
          </w:rPr>
          <w:t xml:space="preserve">3 </w:t>
        </w:r>
        <w:r>
          <w:t>presents</w:t>
        </w:r>
      </w:ins>
    </w:p>
    <w:p w14:paraId="4B0C8921" w14:textId="77777777" w:rsidR="00E746E6" w:rsidRDefault="000245FA">
      <w:pPr>
        <w:pStyle w:val="BodyText"/>
        <w:spacing w:line="415" w:lineRule="auto"/>
        <w:ind w:left="36" w:right="393" w:firstLine="351"/>
        <w:jc w:val="both"/>
      </w:pPr>
      <w:del w:id="629" w:author="Hussain Hadah" w:date="2026-10-25T19:29:00Z" w16du:dateUtc="2026-10-25T23:29:00Z">
        <w:r>
          <w:rPr>
            <w:w w:val="110"/>
          </w:rPr>
          <w:delText>I present</w:delText>
        </w:r>
      </w:del>
      <w:r>
        <w:rPr>
          <w:w w:val="110"/>
        </w:rPr>
        <w:t xml:space="preserve"> average marginal effects from the multinomial logit </w:t>
      </w:r>
      <w:ins w:id="630" w:author="Hussain Hadah" w:date="2026-10-25T19:29:00Z" w16du:dateUtc="2026-10-25T23:29:00Z">
        <w:r w:rsidR="00665139">
          <w:t>models for the pooled</w:t>
        </w:r>
      </w:ins>
      <w:del w:id="631" w:author="Hussain Hadah" w:date="2026-10-25T19:29:00Z" w16du:dateUtc="2026-10-25T23:29:00Z">
        <w:r>
          <w:rPr>
            <w:w w:val="110"/>
          </w:rPr>
          <w:delText xml:space="preserve">analysis in Fig-ures </w:delText>
        </w:r>
        <w:r w:rsidR="00E746E6">
          <w:fldChar w:fldCharType="begin"/>
        </w:r>
        <w:r w:rsidR="00E746E6">
          <w:delInstrText>HYPERLINK \l "_bookmark79"</w:delInstrText>
        </w:r>
        <w:r w:rsidR="00E746E6">
          <w:fldChar w:fldCharType="separate"/>
        </w:r>
        <w:r w:rsidR="00E746E6">
          <w:rPr>
            <w:color w:val="0000FF"/>
            <w:w w:val="110"/>
          </w:rPr>
          <w:delText>9</w:delText>
        </w:r>
        <w:r w:rsidR="00E746E6">
          <w:fldChar w:fldCharType="end"/>
        </w:r>
        <w:r>
          <w:rPr>
            <w:w w:val="110"/>
          </w:rPr>
          <w:delText>–</w:delText>
        </w:r>
        <w:r w:rsidR="00E746E6">
          <w:fldChar w:fldCharType="begin"/>
        </w:r>
        <w:r w:rsidR="00E746E6">
          <w:delInstrText>HYPERLINK \l "_bookmark82"</w:delInstrText>
        </w:r>
        <w:r w:rsidR="00E746E6">
          <w:fldChar w:fldCharType="separate"/>
        </w:r>
        <w:r w:rsidR="00E746E6">
          <w:rPr>
            <w:color w:val="0000FF"/>
            <w:w w:val="110"/>
          </w:rPr>
          <w:delText>13</w:delText>
        </w:r>
        <w:r w:rsidR="00E746E6">
          <w:fldChar w:fldCharType="end"/>
        </w:r>
        <w:r>
          <w:rPr>
            <w:w w:val="110"/>
          </w:rPr>
          <w:delText>, focusing on</w:delText>
        </w:r>
      </w:del>
      <w:r>
        <w:rPr>
          <w:w w:val="110"/>
        </w:rPr>
        <w:t xml:space="preserve"> mixed-race </w:t>
      </w:r>
      <w:ins w:id="632" w:author="Hussain Hadah" w:date="2026-10-25T19:29:00Z" w16du:dateUtc="2026-10-25T23:29:00Z">
        <w:r w:rsidR="00665139">
          <w:t xml:space="preserve">second-generation sample (panel a) and the pooled third-generation sample (panel b), the groups for which identity is fluid. Appendix Figures </w:t>
        </w:r>
        <w:r w:rsidR="00665139">
          <w:rPr>
            <w:b/>
          </w:rPr>
          <w:t>??</w:t>
        </w:r>
        <w:r w:rsidR="00665139">
          <w:t xml:space="preserve">, </w:t>
        </w:r>
        <w:r w:rsidR="00665139">
          <w:rPr>
            <w:b/>
          </w:rPr>
          <w:t>??</w:t>
        </w:r>
        <w:r w:rsidR="00665139">
          <w:t xml:space="preserve">, and </w:t>
        </w:r>
        <w:r w:rsidR="00665139">
          <w:rPr>
            <w:b/>
          </w:rPr>
          <w:t xml:space="preserve">?? </w:t>
        </w:r>
        <w:r w:rsidR="00665139">
          <w:t xml:space="preserve">report the same estimates separately by parental configuration, for adults, and by number of </w:t>
        </w:r>
      </w:ins>
      <w:r>
        <w:rPr>
          <w:w w:val="110"/>
        </w:rPr>
        <w:t xml:space="preserve">Asian </w:t>
      </w:r>
      <w:ins w:id="633" w:author="Hussain Hadah" w:date="2026-10-25T19:29:00Z" w16du:dateUtc="2026-10-25T23:29:00Z">
        <w:r w:rsidR="00665139">
          <w:t>grandparents</w:t>
        </w:r>
      </w:ins>
      <w:del w:id="634" w:author="Hussain Hadah" w:date="2026-10-25T19:29:00Z" w16du:dateUtc="2026-10-25T23:29:00Z">
        <w:r>
          <w:rPr>
            <w:w w:val="110"/>
          </w:rPr>
          <w:delText>Americans where effects are most pro-</w:delText>
        </w:r>
        <w:r>
          <w:rPr>
            <w:spacing w:val="-2"/>
            <w:w w:val="110"/>
          </w:rPr>
          <w:delText>nounced</w:delText>
        </w:r>
      </w:del>
      <w:r>
        <w:rPr>
          <w:spacing w:val="-2"/>
          <w:w w:val="110"/>
        </w:rPr>
        <w:t>.</w:t>
      </w:r>
    </w:p>
    <w:p w14:paraId="3AF59EFD" w14:textId="77777777" w:rsidR="00E746E6" w:rsidRDefault="000245FA">
      <w:pPr>
        <w:pStyle w:val="BodyText"/>
        <w:spacing w:before="2" w:line="415" w:lineRule="auto"/>
        <w:ind w:left="36" w:right="393" w:firstLine="351"/>
        <w:jc w:val="both"/>
      </w:pPr>
      <w:r>
        <w:rPr>
          <w:b/>
          <w:w w:val="110"/>
        </w:rPr>
        <w:t>Second-Generation</w:t>
      </w:r>
      <w:r>
        <w:rPr>
          <w:b/>
          <w:spacing w:val="-17"/>
          <w:w w:val="110"/>
        </w:rPr>
        <w:t xml:space="preserve"> </w:t>
      </w:r>
      <w:r>
        <w:rPr>
          <w:b/>
          <w:w w:val="110"/>
        </w:rPr>
        <w:t>Subsample.</w:t>
      </w:r>
      <w:r>
        <w:rPr>
          <w:b/>
          <w:spacing w:val="-7"/>
          <w:w w:val="110"/>
        </w:rPr>
        <w:t xml:space="preserve"> </w:t>
      </w:r>
      <w:r>
        <w:rPr>
          <w:w w:val="110"/>
        </w:rPr>
        <w:t>Among</w:t>
      </w:r>
      <w:r>
        <w:rPr>
          <w:spacing w:val="-16"/>
          <w:w w:val="110"/>
        </w:rPr>
        <w:t xml:space="preserve"> </w:t>
      </w:r>
      <w:r>
        <w:rPr>
          <w:w w:val="110"/>
        </w:rPr>
        <w:t>children</w:t>
      </w:r>
      <w:r>
        <w:rPr>
          <w:spacing w:val="-17"/>
          <w:w w:val="110"/>
        </w:rPr>
        <w:t xml:space="preserve"> </w:t>
      </w:r>
      <w:r>
        <w:rPr>
          <w:w w:val="110"/>
        </w:rPr>
        <w:t>of</w:t>
      </w:r>
      <w:r>
        <w:rPr>
          <w:spacing w:val="-16"/>
          <w:w w:val="110"/>
        </w:rPr>
        <w:t xml:space="preserve"> </w:t>
      </w:r>
      <w:r>
        <w:rPr>
          <w:w w:val="110"/>
        </w:rPr>
        <w:t>mixed-race</w:t>
      </w:r>
      <w:r>
        <w:rPr>
          <w:spacing w:val="-17"/>
          <w:w w:val="110"/>
        </w:rPr>
        <w:t xml:space="preserve"> </w:t>
      </w:r>
      <w:r>
        <w:rPr>
          <w:w w:val="110"/>
        </w:rPr>
        <w:t>parents</w:t>
      </w:r>
      <w:r>
        <w:rPr>
          <w:spacing w:val="-16"/>
          <w:w w:val="110"/>
        </w:rPr>
        <w:t xml:space="preserve"> </w:t>
      </w:r>
      <w:r>
        <w:rPr>
          <w:w w:val="110"/>
        </w:rPr>
        <w:t>(</w:t>
      </w:r>
      <w:ins w:id="635" w:author="Hussain Hadah" w:date="2026-10-25T19:29:00Z" w16du:dateUtc="2026-10-25T23:29:00Z">
        <w:r w:rsidR="00665139">
          <w:t xml:space="preserve">Figure </w:t>
        </w:r>
        <w:r w:rsidR="00665139">
          <w:rPr>
            <w:color w:val="0000FF"/>
          </w:rPr>
          <w:t>3a</w:t>
        </w:r>
        <w:r w:rsidR="00665139">
          <w:t>),</w:t>
        </w:r>
      </w:ins>
      <w:del w:id="636" w:author="Hussain Hadah" w:date="2026-10-25T19:29:00Z" w16du:dateUtc="2026-10-25T23:29:00Z">
        <w:r>
          <w:rPr>
            <w:w w:val="110"/>
          </w:rPr>
          <w:delText>Fig-ure</w:delText>
        </w:r>
        <w:r>
          <w:rPr>
            <w:spacing w:val="-15"/>
            <w:w w:val="110"/>
          </w:rPr>
          <w:delText xml:space="preserve"> </w:delText>
        </w:r>
        <w:r w:rsidR="00E746E6">
          <w:fldChar w:fldCharType="begin"/>
        </w:r>
        <w:r w:rsidR="00E746E6">
          <w:delInstrText>HYPERLINK \l "_bookmark79"</w:delInstrText>
        </w:r>
        <w:r w:rsidR="00E746E6">
          <w:fldChar w:fldCharType="separate"/>
        </w:r>
        <w:r w:rsidR="00E746E6">
          <w:rPr>
            <w:color w:val="0000FF"/>
            <w:w w:val="110"/>
          </w:rPr>
          <w:delText>9</w:delText>
        </w:r>
        <w:r w:rsidR="00E746E6">
          <w:fldChar w:fldCharType="end"/>
        </w:r>
        <w:r>
          <w:rPr>
            <w:w w:val="110"/>
          </w:rPr>
          <w:delText>),</w:delText>
        </w:r>
      </w:del>
      <w:r>
        <w:rPr>
          <w:spacing w:val="-13"/>
          <w:w w:val="110"/>
        </w:rPr>
        <w:t xml:space="preserve"> </w:t>
      </w:r>
      <w:r>
        <w:rPr>
          <w:w w:val="110"/>
        </w:rPr>
        <w:t>a</w:t>
      </w:r>
      <w:r>
        <w:rPr>
          <w:spacing w:val="-15"/>
          <w:w w:val="110"/>
        </w:rPr>
        <w:t xml:space="preserve"> </w:t>
      </w:r>
      <w:r>
        <w:rPr>
          <w:w w:val="110"/>
        </w:rPr>
        <w:t>one</w:t>
      </w:r>
      <w:r>
        <w:rPr>
          <w:spacing w:val="-15"/>
          <w:w w:val="110"/>
        </w:rPr>
        <w:t xml:space="preserve"> </w:t>
      </w:r>
      <w:r>
        <w:rPr>
          <w:w w:val="110"/>
        </w:rPr>
        <w:t>standard</w:t>
      </w:r>
      <w:r>
        <w:rPr>
          <w:spacing w:val="-15"/>
          <w:w w:val="110"/>
        </w:rPr>
        <w:t xml:space="preserve"> </w:t>
      </w:r>
      <w:r>
        <w:rPr>
          <w:w w:val="110"/>
        </w:rPr>
        <w:t>deviation</w:t>
      </w:r>
      <w:r>
        <w:rPr>
          <w:spacing w:val="-15"/>
          <w:w w:val="110"/>
        </w:rPr>
        <w:t xml:space="preserve"> </w:t>
      </w:r>
      <w:r>
        <w:rPr>
          <w:w w:val="110"/>
        </w:rPr>
        <w:t>increase</w:t>
      </w:r>
      <w:r>
        <w:rPr>
          <w:spacing w:val="-15"/>
          <w:w w:val="110"/>
        </w:rPr>
        <w:t xml:space="preserve"> </w:t>
      </w:r>
      <w:r>
        <w:rPr>
          <w:w w:val="110"/>
        </w:rPr>
        <w:t>in</w:t>
      </w:r>
      <w:r>
        <w:rPr>
          <w:spacing w:val="-15"/>
          <w:w w:val="110"/>
        </w:rPr>
        <w:t xml:space="preserve"> </w:t>
      </w:r>
      <w:r>
        <w:rPr>
          <w:w w:val="110"/>
        </w:rPr>
        <w:t>anti-Asian</w:t>
      </w:r>
      <w:r>
        <w:rPr>
          <w:spacing w:val="-15"/>
          <w:w w:val="110"/>
        </w:rPr>
        <w:t xml:space="preserve"> </w:t>
      </w:r>
      <w:r>
        <w:rPr>
          <w:w w:val="110"/>
        </w:rPr>
        <w:t>bias</w:t>
      </w:r>
      <w:r>
        <w:rPr>
          <w:spacing w:val="-15"/>
          <w:w w:val="110"/>
        </w:rPr>
        <w:t xml:space="preserve"> </w:t>
      </w:r>
      <w:r>
        <w:rPr>
          <w:w w:val="110"/>
        </w:rPr>
        <w:t>increases</w:t>
      </w:r>
      <w:r>
        <w:rPr>
          <w:spacing w:val="-15"/>
          <w:w w:val="110"/>
        </w:rPr>
        <w:t xml:space="preserve"> </w:t>
      </w:r>
      <w:r>
        <w:rPr>
          <w:w w:val="110"/>
        </w:rPr>
        <w:t>“White</w:t>
      </w:r>
      <w:r>
        <w:rPr>
          <w:spacing w:val="-15"/>
          <w:w w:val="110"/>
        </w:rPr>
        <w:t xml:space="preserve"> </w:t>
      </w:r>
      <w:r>
        <w:rPr>
          <w:w w:val="110"/>
        </w:rPr>
        <w:t>only” identity</w:t>
      </w:r>
      <w:r>
        <w:rPr>
          <w:spacing w:val="-16"/>
          <w:w w:val="110"/>
        </w:rPr>
        <w:t xml:space="preserve"> </w:t>
      </w:r>
      <w:r>
        <w:rPr>
          <w:w w:val="110"/>
        </w:rPr>
        <w:t>by</w:t>
      </w:r>
      <w:r>
        <w:rPr>
          <w:spacing w:val="-16"/>
          <w:w w:val="110"/>
        </w:rPr>
        <w:t xml:space="preserve"> </w:t>
      </w:r>
      <w:r>
        <w:rPr>
          <w:w w:val="110"/>
        </w:rPr>
        <w:t>12</w:t>
      </w:r>
      <w:r>
        <w:rPr>
          <w:spacing w:val="-16"/>
          <w:w w:val="110"/>
        </w:rPr>
        <w:t xml:space="preserve"> </w:t>
      </w:r>
      <w:r>
        <w:rPr>
          <w:w w:val="110"/>
        </w:rPr>
        <w:t>percentage</w:t>
      </w:r>
      <w:r>
        <w:rPr>
          <w:spacing w:val="-16"/>
          <w:w w:val="110"/>
        </w:rPr>
        <w:t xml:space="preserve"> </w:t>
      </w:r>
      <w:r>
        <w:rPr>
          <w:w w:val="110"/>
        </w:rPr>
        <w:t>points</w:t>
      </w:r>
      <w:r>
        <w:rPr>
          <w:spacing w:val="-16"/>
          <w:w w:val="110"/>
        </w:rPr>
        <w:t xml:space="preserve"> </w:t>
      </w:r>
      <w:r>
        <w:rPr>
          <w:w w:val="110"/>
        </w:rPr>
        <w:t>(pp)</w:t>
      </w:r>
      <w:r>
        <w:rPr>
          <w:spacing w:val="-16"/>
          <w:w w:val="110"/>
        </w:rPr>
        <w:t xml:space="preserve"> </w:t>
      </w:r>
      <w:r>
        <w:rPr>
          <w:w w:val="110"/>
        </w:rPr>
        <w:t>and</w:t>
      </w:r>
      <w:r>
        <w:rPr>
          <w:spacing w:val="-16"/>
          <w:w w:val="110"/>
        </w:rPr>
        <w:t xml:space="preserve"> </w:t>
      </w:r>
      <w:r>
        <w:rPr>
          <w:w w:val="110"/>
        </w:rPr>
        <w:t>decreases</w:t>
      </w:r>
      <w:r>
        <w:rPr>
          <w:spacing w:val="-16"/>
          <w:w w:val="110"/>
        </w:rPr>
        <w:t xml:space="preserve"> </w:t>
      </w:r>
      <w:r>
        <w:rPr>
          <w:w w:val="110"/>
        </w:rPr>
        <w:t>“Asian</w:t>
      </w:r>
      <w:r>
        <w:rPr>
          <w:spacing w:val="-16"/>
          <w:w w:val="110"/>
        </w:rPr>
        <w:t xml:space="preserve"> </w:t>
      </w:r>
      <w:r>
        <w:rPr>
          <w:w w:val="110"/>
        </w:rPr>
        <w:t>only”</w:t>
      </w:r>
      <w:r>
        <w:rPr>
          <w:spacing w:val="-16"/>
          <w:w w:val="110"/>
        </w:rPr>
        <w:t xml:space="preserve"> </w:t>
      </w:r>
      <w:r>
        <w:rPr>
          <w:w w:val="110"/>
        </w:rPr>
        <w:t>by</w:t>
      </w:r>
      <w:r>
        <w:rPr>
          <w:spacing w:val="-16"/>
          <w:w w:val="110"/>
        </w:rPr>
        <w:t xml:space="preserve"> </w:t>
      </w:r>
      <w:r>
        <w:rPr>
          <w:w w:val="110"/>
        </w:rPr>
        <w:t>10</w:t>
      </w:r>
      <w:r>
        <w:rPr>
          <w:spacing w:val="-16"/>
          <w:w w:val="110"/>
        </w:rPr>
        <w:t xml:space="preserve"> </w:t>
      </w:r>
      <w:r>
        <w:rPr>
          <w:w w:val="110"/>
        </w:rPr>
        <w:t>pp.</w:t>
      </w:r>
      <w:r>
        <w:rPr>
          <w:spacing w:val="5"/>
          <w:w w:val="110"/>
        </w:rPr>
        <w:t xml:space="preserve"> </w:t>
      </w:r>
      <w:ins w:id="637" w:author="Hussain Hadah" w:date="2026-10-25T19:29:00Z" w16du:dateUtc="2026-10-25T23:29:00Z">
        <w:r w:rsidR="00665139">
          <w:t xml:space="preserve">A pooled model with a common bias effect and standard errors clustered at the state level (Appendix Table </w:t>
        </w:r>
        <w:r w:rsidR="00665139">
          <w:rPr>
            <w:b/>
          </w:rPr>
          <w:t>??</w:t>
        </w:r>
        <w:r w:rsidR="00665139">
          <w:t>, Panel B) gives a similar magnitude, +14.6 pp (standard error 5.7) for “White only,” with the offsetting decline falling almost entirely on “Asian only” (12.3 pp) rather than “Asian and White” (2.4 pp), so the result does not depend on the individual-level bootstrap. Maternal</w:t>
        </w:r>
      </w:ins>
      <w:del w:id="638" w:author="Hussain Hadah" w:date="2026-10-25T19:29:00Z" w16du:dateUtc="2026-10-25T23:29:00Z">
        <w:r>
          <w:rPr>
            <w:w w:val="110"/>
          </w:rPr>
          <w:delText>Mater-nal</w:delText>
        </w:r>
      </w:del>
      <w:r>
        <w:rPr>
          <w:spacing w:val="-6"/>
          <w:w w:val="110"/>
        </w:rPr>
        <w:t xml:space="preserve"> </w:t>
      </w:r>
      <w:r>
        <w:rPr>
          <w:w w:val="110"/>
        </w:rPr>
        <w:t>college</w:t>
      </w:r>
      <w:r>
        <w:rPr>
          <w:spacing w:val="-6"/>
          <w:w w:val="110"/>
        </w:rPr>
        <w:t xml:space="preserve"> </w:t>
      </w:r>
      <w:r>
        <w:rPr>
          <w:w w:val="110"/>
        </w:rPr>
        <w:t>education</w:t>
      </w:r>
      <w:r>
        <w:rPr>
          <w:spacing w:val="-6"/>
          <w:w w:val="110"/>
        </w:rPr>
        <w:t xml:space="preserve"> </w:t>
      </w:r>
      <w:r>
        <w:rPr>
          <w:w w:val="110"/>
        </w:rPr>
        <w:t>increases</w:t>
      </w:r>
      <w:r>
        <w:rPr>
          <w:spacing w:val="-6"/>
          <w:w w:val="110"/>
        </w:rPr>
        <w:t xml:space="preserve"> </w:t>
      </w:r>
      <w:r>
        <w:rPr>
          <w:w w:val="110"/>
        </w:rPr>
        <w:t>“Asian</w:t>
      </w:r>
      <w:r>
        <w:rPr>
          <w:spacing w:val="-6"/>
          <w:w w:val="110"/>
        </w:rPr>
        <w:t xml:space="preserve"> </w:t>
      </w:r>
      <w:r>
        <w:rPr>
          <w:w w:val="110"/>
        </w:rPr>
        <w:t>only”</w:t>
      </w:r>
      <w:r>
        <w:rPr>
          <w:spacing w:val="-7"/>
          <w:w w:val="110"/>
        </w:rPr>
        <w:t xml:space="preserve"> </w:t>
      </w:r>
      <w:r>
        <w:rPr>
          <w:w w:val="110"/>
        </w:rPr>
        <w:t>(</w:t>
      </w:r>
      <w:r>
        <w:rPr>
          <w:rFonts w:ascii="Arial" w:hAnsi="Arial"/>
          <w:w w:val="110"/>
        </w:rPr>
        <w:t>+</w:t>
      </w:r>
      <w:r>
        <w:rPr>
          <w:w w:val="110"/>
        </w:rPr>
        <w:t>5</w:t>
      </w:r>
      <w:r>
        <w:rPr>
          <w:spacing w:val="-6"/>
          <w:w w:val="110"/>
        </w:rPr>
        <w:t xml:space="preserve"> </w:t>
      </w:r>
      <w:r>
        <w:rPr>
          <w:w w:val="110"/>
        </w:rPr>
        <w:t>pp)</w:t>
      </w:r>
      <w:r>
        <w:rPr>
          <w:spacing w:val="-7"/>
          <w:w w:val="110"/>
        </w:rPr>
        <w:t xml:space="preserve"> </w:t>
      </w:r>
      <w:r>
        <w:rPr>
          <w:w w:val="110"/>
        </w:rPr>
        <w:t>and</w:t>
      </w:r>
      <w:r>
        <w:rPr>
          <w:spacing w:val="-6"/>
          <w:w w:val="110"/>
        </w:rPr>
        <w:t xml:space="preserve"> </w:t>
      </w:r>
      <w:r>
        <w:rPr>
          <w:w w:val="110"/>
        </w:rPr>
        <w:t>decreases</w:t>
      </w:r>
      <w:r>
        <w:rPr>
          <w:spacing w:val="-7"/>
          <w:w w:val="110"/>
        </w:rPr>
        <w:t xml:space="preserve"> </w:t>
      </w:r>
      <w:r>
        <w:rPr>
          <w:w w:val="110"/>
        </w:rPr>
        <w:t>“White</w:t>
      </w:r>
      <w:r>
        <w:rPr>
          <w:spacing w:val="-6"/>
          <w:w w:val="110"/>
        </w:rPr>
        <w:t xml:space="preserve"> </w:t>
      </w:r>
      <w:r>
        <w:rPr>
          <w:w w:val="110"/>
        </w:rPr>
        <w:t>only” (</w:t>
      </w:r>
      <w:r>
        <w:rPr>
          <w:rFonts w:ascii="Arial" w:hAnsi="Arial"/>
          <w:w w:val="110"/>
        </w:rPr>
        <w:t>−</w:t>
      </w:r>
      <w:r>
        <w:rPr>
          <w:w w:val="110"/>
        </w:rPr>
        <w:t>6 pp).</w:t>
      </w:r>
      <w:r>
        <w:rPr>
          <w:spacing w:val="40"/>
          <w:w w:val="110"/>
        </w:rPr>
        <w:t xml:space="preserve"> </w:t>
      </w:r>
      <w:r>
        <w:rPr>
          <w:w w:val="110"/>
        </w:rPr>
        <w:t>Paternal college education increases “Asian and White” (</w:t>
      </w:r>
      <w:r>
        <w:rPr>
          <w:rFonts w:ascii="Arial" w:hAnsi="Arial"/>
          <w:w w:val="110"/>
        </w:rPr>
        <w:t>+</w:t>
      </w:r>
      <w:r>
        <w:rPr>
          <w:w w:val="110"/>
        </w:rPr>
        <w:t xml:space="preserve">5 pp) and decreases </w:t>
      </w:r>
      <w:r>
        <w:rPr>
          <w:w w:val="110"/>
        </w:rPr>
        <w:lastRenderedPageBreak/>
        <w:t>“White only” (</w:t>
      </w:r>
      <w:r>
        <w:rPr>
          <w:rFonts w:ascii="Arial" w:hAnsi="Arial"/>
          <w:w w:val="110"/>
        </w:rPr>
        <w:t>−</w:t>
      </w:r>
      <w:r>
        <w:rPr>
          <w:w w:val="110"/>
        </w:rPr>
        <w:t xml:space="preserve">4 pp). Results among second-generation adults are </w:t>
      </w:r>
      <w:ins w:id="639" w:author="Hussain Hadah" w:date="2026-10-25T19:29:00Z" w16du:dateUtc="2026-10-25T23:29:00Z">
        <w:r w:rsidR="00665139">
          <w:t>directionally</w:t>
        </w:r>
      </w:ins>
      <w:del w:id="640" w:author="Hussain Hadah" w:date="2026-10-25T19:29:00Z" w16du:dateUtc="2026-10-25T23:29:00Z">
        <w:r>
          <w:rPr>
            <w:w w:val="110"/>
          </w:rPr>
          <w:delText>di-rectionally</w:delText>
        </w:r>
      </w:del>
      <w:r>
        <w:rPr>
          <w:w w:val="110"/>
        </w:rPr>
        <w:t xml:space="preserve"> similar (</w:t>
      </w:r>
      <w:ins w:id="641" w:author="Hussain Hadah" w:date="2026-10-25T19:29:00Z" w16du:dateUtc="2026-10-25T23:29:00Z">
        <w:r w:rsidR="00665139">
          <w:t xml:space="preserve">Appendix </w:t>
        </w:r>
      </w:ins>
      <w:r>
        <w:rPr>
          <w:w w:val="110"/>
        </w:rPr>
        <w:t xml:space="preserve">Figure </w:t>
      </w:r>
      <w:ins w:id="642" w:author="Hussain Hadah" w:date="2026-10-25T19:29:00Z" w16du:dateUtc="2026-10-25T23:29:00Z">
        <w:r w:rsidR="00665139">
          <w:rPr>
            <w:b/>
          </w:rPr>
          <w:t>??</w:t>
        </w:r>
        <w:r w:rsidR="00665139">
          <w:t>).</w:t>
        </w:r>
      </w:ins>
      <w:del w:id="643" w:author="Hussain Hadah" w:date="2026-10-25T19:29:00Z" w16du:dateUtc="2026-10-25T23:29:00Z">
        <w:r w:rsidR="00E746E6">
          <w:fldChar w:fldCharType="begin"/>
        </w:r>
        <w:r w:rsidR="00E746E6">
          <w:delInstrText>HYPERLINK \l "_bookmark81"</w:delInstrText>
        </w:r>
        <w:r w:rsidR="00E746E6">
          <w:fldChar w:fldCharType="separate"/>
        </w:r>
        <w:r w:rsidR="00E746E6">
          <w:rPr>
            <w:color w:val="0000FF"/>
            <w:w w:val="110"/>
          </w:rPr>
          <w:delText>11</w:delText>
        </w:r>
        <w:r w:rsidR="00E746E6">
          <w:fldChar w:fldCharType="end"/>
        </w:r>
        <w:r>
          <w:rPr>
            <w:w w:val="110"/>
          </w:rPr>
          <w:delText>).</w:delText>
        </w:r>
      </w:del>
    </w:p>
    <w:p w14:paraId="7BE12E3E" w14:textId="77777777" w:rsidR="00E746E6" w:rsidRDefault="000245FA">
      <w:pPr>
        <w:pStyle w:val="BodyText"/>
        <w:spacing w:before="2" w:line="415" w:lineRule="auto"/>
        <w:ind w:left="36" w:right="393" w:firstLine="351"/>
        <w:jc w:val="both"/>
        <w:rPr>
          <w:del w:id="644" w:author="Hussain Hadah" w:date="2026-10-25T19:29:00Z" w16du:dateUtc="2026-10-25T23:29:00Z"/>
        </w:rPr>
      </w:pPr>
      <w:r>
        <w:rPr>
          <w:w w:val="110"/>
        </w:rPr>
        <w:t>I also estimate the model separately by parental composition—Asian father–</w:t>
      </w:r>
      <w:ins w:id="645" w:author="Hussain Hadah" w:date="2026-10-25T19:29:00Z" w16du:dateUtc="2026-10-25T23:29:00Z">
        <w:r w:rsidR="00665139">
          <w:t xml:space="preserve"> </w:t>
        </w:r>
      </w:ins>
      <w:r>
        <w:rPr>
          <w:w w:val="110"/>
        </w:rPr>
        <w:t>White</w:t>
      </w:r>
      <w:r>
        <w:rPr>
          <w:spacing w:val="-8"/>
          <w:w w:val="110"/>
        </w:rPr>
        <w:t xml:space="preserve"> </w:t>
      </w:r>
      <w:r>
        <w:rPr>
          <w:w w:val="110"/>
        </w:rPr>
        <w:t>mother</w:t>
      </w:r>
      <w:r>
        <w:rPr>
          <w:spacing w:val="-8"/>
          <w:w w:val="110"/>
        </w:rPr>
        <w:t xml:space="preserve"> </w:t>
      </w:r>
      <w:r>
        <w:rPr>
          <w:w w:val="110"/>
        </w:rPr>
        <w:t>(AW)</w:t>
      </w:r>
      <w:r>
        <w:rPr>
          <w:spacing w:val="-8"/>
          <w:w w:val="110"/>
        </w:rPr>
        <w:t xml:space="preserve"> </w:t>
      </w:r>
      <w:r>
        <w:rPr>
          <w:w w:val="110"/>
        </w:rPr>
        <w:t>versus</w:t>
      </w:r>
      <w:r>
        <w:rPr>
          <w:spacing w:val="-8"/>
          <w:w w:val="110"/>
        </w:rPr>
        <w:t xml:space="preserve"> </w:t>
      </w:r>
      <w:r>
        <w:rPr>
          <w:w w:val="110"/>
        </w:rPr>
        <w:t>White</w:t>
      </w:r>
      <w:r>
        <w:rPr>
          <w:spacing w:val="-8"/>
          <w:w w:val="110"/>
        </w:rPr>
        <w:t xml:space="preserve"> </w:t>
      </w:r>
      <w:r>
        <w:rPr>
          <w:w w:val="110"/>
        </w:rPr>
        <w:t>father–Asian</w:t>
      </w:r>
      <w:r>
        <w:rPr>
          <w:spacing w:val="-8"/>
          <w:w w:val="110"/>
        </w:rPr>
        <w:t xml:space="preserve"> </w:t>
      </w:r>
      <w:r>
        <w:rPr>
          <w:w w:val="110"/>
        </w:rPr>
        <w:t>mother</w:t>
      </w:r>
      <w:r>
        <w:rPr>
          <w:spacing w:val="-8"/>
          <w:w w:val="110"/>
        </w:rPr>
        <w:t xml:space="preserve"> </w:t>
      </w:r>
      <w:r>
        <w:rPr>
          <w:w w:val="110"/>
        </w:rPr>
        <w:t>(WA)</w:t>
      </w:r>
      <w:r>
        <w:rPr>
          <w:spacing w:val="-8"/>
          <w:w w:val="110"/>
        </w:rPr>
        <w:t xml:space="preserve"> </w:t>
      </w:r>
      <w:r>
        <w:rPr>
          <w:w w:val="110"/>
        </w:rPr>
        <w:t>families</w:t>
      </w:r>
      <w:r>
        <w:rPr>
          <w:spacing w:val="-8"/>
          <w:w w:val="110"/>
        </w:rPr>
        <w:t xml:space="preserve"> </w:t>
      </w:r>
      <w:r>
        <w:rPr>
          <w:w w:val="110"/>
        </w:rPr>
        <w:t>(</w:t>
      </w:r>
      <w:ins w:id="646" w:author="Hussain Hadah" w:date="2026-10-25T19:29:00Z" w16du:dateUtc="2026-10-25T23:29:00Z">
        <w:r w:rsidR="00665139">
          <w:t xml:space="preserve">Appendix </w:t>
        </w:r>
      </w:ins>
      <w:r>
        <w:rPr>
          <w:w w:val="110"/>
        </w:rPr>
        <w:t>Figure</w:t>
      </w:r>
      <w:r>
        <w:rPr>
          <w:spacing w:val="-8"/>
          <w:w w:val="110"/>
        </w:rPr>
        <w:t xml:space="preserve"> </w:t>
      </w:r>
      <w:ins w:id="647" w:author="Hussain Hadah" w:date="2026-10-25T19:29:00Z" w16du:dateUtc="2026-10-25T23:29:00Z">
        <w:r w:rsidR="00665139">
          <w:rPr>
            <w:b/>
          </w:rPr>
          <w:t>??</w:t>
        </w:r>
        <w:r w:rsidR="00665139">
          <w:t>).</w:t>
        </w:r>
      </w:ins>
      <w:del w:id="648" w:author="Hussain Hadah" w:date="2026-10-25T19:29:00Z" w16du:dateUtc="2026-10-25T23:29:00Z">
        <w:r w:rsidR="00E746E6">
          <w:fldChar w:fldCharType="begin"/>
        </w:r>
        <w:r w:rsidR="00E746E6">
          <w:delInstrText>HYPERLINK \l "_bookmark80"</w:delInstrText>
        </w:r>
        <w:r w:rsidR="00E746E6">
          <w:fldChar w:fldCharType="separate"/>
        </w:r>
        <w:r w:rsidR="00E746E6">
          <w:rPr>
            <w:color w:val="0000FF"/>
            <w:w w:val="110"/>
          </w:rPr>
          <w:delText>10</w:delText>
        </w:r>
        <w:r w:rsidR="00E746E6">
          <w:fldChar w:fldCharType="end"/>
        </w:r>
        <w:r>
          <w:rPr>
            <w:color w:val="0000FF"/>
            <w:w w:val="110"/>
          </w:rPr>
          <w:delText xml:space="preserve"> </w:delText>
        </w:r>
        <w:r>
          <w:rPr>
            <w:w w:val="110"/>
          </w:rPr>
          <w:delText>and</w:delText>
        </w:r>
        <w:r>
          <w:rPr>
            <w:spacing w:val="-7"/>
            <w:w w:val="110"/>
          </w:rPr>
          <w:delText xml:space="preserve"> </w:delText>
        </w:r>
        <w:r>
          <w:rPr>
            <w:w w:val="110"/>
          </w:rPr>
          <w:delText>Table</w:delText>
        </w:r>
        <w:r>
          <w:rPr>
            <w:spacing w:val="-7"/>
            <w:w w:val="110"/>
          </w:rPr>
          <w:delText xml:space="preserve"> </w:delText>
        </w:r>
        <w:r w:rsidR="00E746E6">
          <w:fldChar w:fldCharType="begin"/>
        </w:r>
        <w:r w:rsidR="00E746E6">
          <w:delInstrText>HYPERLINK \l "_bookmark90"</w:delInstrText>
        </w:r>
        <w:r w:rsidR="00E746E6">
          <w:fldChar w:fldCharType="separate"/>
        </w:r>
        <w:r w:rsidR="00E746E6">
          <w:rPr>
            <w:color w:val="0000FF"/>
            <w:w w:val="110"/>
          </w:rPr>
          <w:delText>A.3</w:delText>
        </w:r>
        <w:r w:rsidR="00E746E6">
          <w:fldChar w:fldCharType="end"/>
        </w:r>
        <w:r>
          <w:rPr>
            <w:w w:val="110"/>
          </w:rPr>
          <w:delText>).</w:delText>
        </w:r>
      </w:del>
      <w:r>
        <w:rPr>
          <w:w w:val="110"/>
        </w:rPr>
        <w:t xml:space="preserve"> Point</w:t>
      </w:r>
      <w:r>
        <w:rPr>
          <w:spacing w:val="-7"/>
          <w:w w:val="110"/>
        </w:rPr>
        <w:t xml:space="preserve"> </w:t>
      </w:r>
      <w:r>
        <w:rPr>
          <w:w w:val="110"/>
        </w:rPr>
        <w:t>estimates</w:t>
      </w:r>
      <w:r>
        <w:rPr>
          <w:spacing w:val="-7"/>
          <w:w w:val="110"/>
        </w:rPr>
        <w:t xml:space="preserve"> </w:t>
      </w:r>
      <w:r>
        <w:rPr>
          <w:w w:val="110"/>
        </w:rPr>
        <w:t>suggest</w:t>
      </w:r>
      <w:r>
        <w:rPr>
          <w:spacing w:val="-7"/>
          <w:w w:val="110"/>
        </w:rPr>
        <w:t xml:space="preserve"> </w:t>
      </w:r>
      <w:r>
        <w:rPr>
          <w:w w:val="110"/>
        </w:rPr>
        <w:t>that</w:t>
      </w:r>
      <w:r>
        <w:rPr>
          <w:spacing w:val="-7"/>
          <w:w w:val="110"/>
        </w:rPr>
        <w:t xml:space="preserve"> </w:t>
      </w:r>
      <w:r>
        <w:rPr>
          <w:w w:val="110"/>
        </w:rPr>
        <w:t>bias</w:t>
      </w:r>
      <w:r>
        <w:rPr>
          <w:spacing w:val="-7"/>
          <w:w w:val="110"/>
        </w:rPr>
        <w:t xml:space="preserve"> </w:t>
      </w:r>
      <w:r>
        <w:rPr>
          <w:w w:val="110"/>
        </w:rPr>
        <w:t>effects</w:t>
      </w:r>
      <w:r>
        <w:rPr>
          <w:spacing w:val="-7"/>
          <w:w w:val="110"/>
        </w:rPr>
        <w:t xml:space="preserve"> </w:t>
      </w:r>
      <w:r>
        <w:rPr>
          <w:w w:val="110"/>
        </w:rPr>
        <w:t>on</w:t>
      </w:r>
      <w:r>
        <w:rPr>
          <w:spacing w:val="-7"/>
          <w:w w:val="110"/>
        </w:rPr>
        <w:t xml:space="preserve"> </w:t>
      </w:r>
      <w:r>
        <w:rPr>
          <w:w w:val="110"/>
        </w:rPr>
        <w:t>“White</w:t>
      </w:r>
      <w:r>
        <w:rPr>
          <w:spacing w:val="-7"/>
          <w:w w:val="110"/>
        </w:rPr>
        <w:t xml:space="preserve"> </w:t>
      </w:r>
      <w:r>
        <w:rPr>
          <w:w w:val="110"/>
        </w:rPr>
        <w:t>only”</w:t>
      </w:r>
      <w:r>
        <w:rPr>
          <w:spacing w:val="-7"/>
          <w:w w:val="110"/>
        </w:rPr>
        <w:t xml:space="preserve"> </w:t>
      </w:r>
      <w:r>
        <w:rPr>
          <w:w w:val="110"/>
        </w:rPr>
        <w:t xml:space="preserve">identity </w:t>
      </w:r>
      <w:ins w:id="649" w:author="Hussain Hadah" w:date="2026-10-25T19:29:00Z" w16du:dateUtc="2026-10-25T23:29:00Z">
        <w:r w:rsidR="00665139">
          <w:t>are</w:t>
        </w:r>
      </w:ins>
      <w:del w:id="650" w:author="Hussain Hadah" w:date="2026-10-25T19:29:00Z" w16du:dateUtc="2026-10-25T23:29:00Z">
        <w:r>
          <w:rPr>
            <w:w w:val="110"/>
          </w:rPr>
          <w:delText>may be</w:delText>
        </w:r>
      </w:del>
      <w:r>
        <w:rPr>
          <w:w w:val="110"/>
        </w:rPr>
        <w:t xml:space="preserve"> larger in AW families (</w:t>
      </w:r>
      <w:r>
        <w:rPr>
          <w:rFonts w:ascii="Arial" w:hAnsi="Arial"/>
          <w:w w:val="110"/>
        </w:rPr>
        <w:t>+</w:t>
      </w:r>
      <w:r>
        <w:rPr>
          <w:w w:val="110"/>
        </w:rPr>
        <w:t xml:space="preserve">20 pp) than </w:t>
      </w:r>
      <w:ins w:id="651" w:author="Hussain Hadah" w:date="2026-10-25T19:29:00Z" w16du:dateUtc="2026-10-25T23:29:00Z">
        <w:r w:rsidR="00665139">
          <w:t xml:space="preserve">in </w:t>
        </w:r>
      </w:ins>
      <w:r>
        <w:rPr>
          <w:w w:val="110"/>
        </w:rPr>
        <w:t>WA families (</w:t>
      </w:r>
      <w:r>
        <w:rPr>
          <w:rFonts w:ascii="Arial" w:hAnsi="Arial"/>
          <w:w w:val="110"/>
        </w:rPr>
        <w:t>+</w:t>
      </w:r>
      <w:r>
        <w:rPr>
          <w:w w:val="110"/>
        </w:rPr>
        <w:t xml:space="preserve">10 pp), and that </w:t>
      </w:r>
      <w:ins w:id="652" w:author="Hussain Hadah" w:date="2026-10-25T19:29:00Z" w16du:dateUtc="2026-10-25T23:29:00Z">
        <w:r w:rsidR="00665139">
          <w:t>maternal</w:t>
        </w:r>
      </w:ins>
      <w:del w:id="653" w:author="Hussain Hadah" w:date="2026-10-25T19:29:00Z" w16du:dateUtc="2026-10-25T23:29:00Z">
        <w:r>
          <w:rPr>
            <w:w w:val="110"/>
          </w:rPr>
          <w:delText>ma-ternal</w:delText>
        </w:r>
      </w:del>
      <w:r>
        <w:rPr>
          <w:spacing w:val="3"/>
          <w:w w:val="110"/>
        </w:rPr>
        <w:t xml:space="preserve"> </w:t>
      </w:r>
      <w:r>
        <w:rPr>
          <w:w w:val="110"/>
        </w:rPr>
        <w:t>college</w:t>
      </w:r>
      <w:r>
        <w:rPr>
          <w:spacing w:val="4"/>
          <w:w w:val="110"/>
        </w:rPr>
        <w:t xml:space="preserve"> </w:t>
      </w:r>
      <w:r>
        <w:rPr>
          <w:w w:val="110"/>
        </w:rPr>
        <w:t>education</w:t>
      </w:r>
      <w:r>
        <w:rPr>
          <w:spacing w:val="4"/>
          <w:w w:val="110"/>
        </w:rPr>
        <w:t xml:space="preserve"> </w:t>
      </w:r>
      <w:r>
        <w:rPr>
          <w:w w:val="110"/>
        </w:rPr>
        <w:t>effects</w:t>
      </w:r>
      <w:r>
        <w:rPr>
          <w:spacing w:val="4"/>
          <w:w w:val="110"/>
        </w:rPr>
        <w:t xml:space="preserve"> </w:t>
      </w:r>
      <w:del w:id="654" w:author="Hussain Hadah" w:date="2026-10-25T19:29:00Z" w16du:dateUtc="2026-10-25T23:29:00Z">
        <w:r>
          <w:rPr>
            <w:w w:val="110"/>
          </w:rPr>
          <w:delText>may</w:delText>
        </w:r>
        <w:r>
          <w:rPr>
            <w:spacing w:val="4"/>
            <w:w w:val="110"/>
          </w:rPr>
          <w:delText xml:space="preserve"> </w:delText>
        </w:r>
      </w:del>
      <w:r>
        <w:rPr>
          <w:w w:val="110"/>
        </w:rPr>
        <w:t>differ</w:t>
      </w:r>
      <w:r>
        <w:rPr>
          <w:spacing w:val="4"/>
          <w:w w:val="110"/>
        </w:rPr>
        <w:t xml:space="preserve"> </w:t>
      </w:r>
      <w:r>
        <w:rPr>
          <w:w w:val="110"/>
        </w:rPr>
        <w:t>in</w:t>
      </w:r>
      <w:r>
        <w:rPr>
          <w:spacing w:val="3"/>
          <w:w w:val="110"/>
        </w:rPr>
        <w:t xml:space="preserve"> </w:t>
      </w:r>
      <w:r>
        <w:rPr>
          <w:w w:val="110"/>
        </w:rPr>
        <w:t>direction</w:t>
      </w:r>
      <w:r>
        <w:rPr>
          <w:spacing w:val="4"/>
          <w:w w:val="110"/>
        </w:rPr>
        <w:t xml:space="preserve"> </w:t>
      </w:r>
      <w:r>
        <w:rPr>
          <w:w w:val="110"/>
        </w:rPr>
        <w:t>and</w:t>
      </w:r>
      <w:r>
        <w:rPr>
          <w:spacing w:val="4"/>
          <w:w w:val="110"/>
        </w:rPr>
        <w:t xml:space="preserve"> </w:t>
      </w:r>
      <w:r>
        <w:rPr>
          <w:w w:val="110"/>
        </w:rPr>
        <w:t>magnitude</w:t>
      </w:r>
      <w:r>
        <w:rPr>
          <w:spacing w:val="4"/>
          <w:w w:val="110"/>
        </w:rPr>
        <w:t xml:space="preserve"> </w:t>
      </w:r>
      <w:r>
        <w:rPr>
          <w:w w:val="110"/>
        </w:rPr>
        <w:t>across</w:t>
      </w:r>
      <w:r>
        <w:rPr>
          <w:spacing w:val="4"/>
          <w:w w:val="110"/>
        </w:rPr>
        <w:t xml:space="preserve"> </w:t>
      </w:r>
      <w:r>
        <w:rPr>
          <w:spacing w:val="-5"/>
          <w:w w:val="110"/>
        </w:rPr>
        <w:t>the</w:t>
      </w:r>
      <w:ins w:id="655" w:author="Hussain Hadah" w:date="2026-10-25T19:29:00Z" w16du:dateUtc="2026-10-25T23:29:00Z">
        <w:r w:rsidR="00665139">
          <w:t xml:space="preserve"> </w:t>
        </w:r>
      </w:ins>
    </w:p>
    <w:p w14:paraId="08B7F4AA" w14:textId="77777777" w:rsidR="00E746E6" w:rsidRDefault="00E746E6">
      <w:pPr>
        <w:pStyle w:val="BodyText"/>
        <w:spacing w:line="415" w:lineRule="auto"/>
        <w:jc w:val="both"/>
        <w:rPr>
          <w:del w:id="656" w:author="Hussain Hadah" w:date="2026-10-25T19:29:00Z" w16du:dateUtc="2026-10-25T23:29:00Z"/>
        </w:rPr>
        <w:sectPr w:rsidR="00E746E6">
          <w:pgSz w:w="12240" w:h="15840"/>
          <w:pgMar w:top="1820" w:right="1440" w:bottom="2460" w:left="1800" w:header="0" w:footer="2279" w:gutter="0"/>
          <w:cols w:space="720"/>
        </w:sectPr>
      </w:pPr>
    </w:p>
    <w:p w14:paraId="1431E611" w14:textId="77777777" w:rsidR="00E746E6" w:rsidRDefault="000245FA">
      <w:pPr>
        <w:pStyle w:val="BodyText"/>
        <w:spacing w:before="96"/>
        <w:ind w:left="36"/>
        <w:jc w:val="both"/>
      </w:pPr>
      <w:r>
        <w:rPr>
          <w:w w:val="110"/>
        </w:rPr>
        <w:lastRenderedPageBreak/>
        <w:t>two</w:t>
      </w:r>
      <w:r>
        <w:rPr>
          <w:spacing w:val="-8"/>
          <w:w w:val="110"/>
        </w:rPr>
        <w:t xml:space="preserve"> </w:t>
      </w:r>
      <w:r>
        <w:rPr>
          <w:w w:val="110"/>
        </w:rPr>
        <w:t>family</w:t>
      </w:r>
      <w:r>
        <w:rPr>
          <w:spacing w:val="-8"/>
          <w:w w:val="110"/>
        </w:rPr>
        <w:t xml:space="preserve"> </w:t>
      </w:r>
      <w:r>
        <w:rPr>
          <w:spacing w:val="-2"/>
          <w:w w:val="110"/>
        </w:rPr>
        <w:t>types.</w:t>
      </w:r>
    </w:p>
    <w:p w14:paraId="303C644B" w14:textId="77777777" w:rsidR="00EC5473" w:rsidRDefault="00665139">
      <w:pPr>
        <w:spacing w:line="398" w:lineRule="auto"/>
        <w:ind w:left="-14" w:right="367"/>
        <w:rPr>
          <w:ins w:id="657" w:author="Hussain Hadah" w:date="2026-10-25T19:29:00Z" w16du:dateUtc="2026-10-25T23:29:00Z"/>
        </w:rPr>
      </w:pPr>
      <w:ins w:id="658" w:author="Hussain Hadah" w:date="2026-10-25T19:29:00Z" w16du:dateUtc="2026-10-25T23:29:00Z">
        <w:r>
          <w:t xml:space="preserve">Comparing these two sets of estimates requires care, because they come from separately estimated models. A difference in average marginal effects reflects differences in coefficients but also differences in the two groups’ covariate distributions, and the coefficients themselves are not comparable across multinomial logits whose error scales are normalized separately. I therefore test the AW–WA difference in two ways. Appendix Table </w:t>
        </w:r>
        <w:r>
          <w:rPr>
            <w:b/>
          </w:rPr>
          <w:t xml:space="preserve">?? </w:t>
        </w:r>
        <w:r>
          <w:t xml:space="preserve">and Appendix Figure </w:t>
        </w:r>
        <w:r>
          <w:rPr>
            <w:b/>
          </w:rPr>
          <w:t xml:space="preserve">?? </w:t>
        </w:r>
        <w:r>
          <w:t xml:space="preserve">report betweenmodel tests of the differences in average marginal effects, with bootstrap standard errors for each difference. Appendix Table </w:t>
        </w:r>
        <w:r>
          <w:rPr>
            <w:b/>
          </w:rPr>
          <w:t xml:space="preserve">?? </w:t>
        </w:r>
        <w:r>
          <w:t xml:space="preserve">instead pools the two groups in a single multinomial logit that constrains every coefficient to be equal across AW and WA families except an interaction between bias and an AW indicator, and computes the average marginal effect of bias for both groups over the same pooled sample, so that the comparison holds the covariate distribution fixed. Both approaches agree on the main difference. In the pooled model, the bias </w:t>
        </w:r>
        <w:r>
          <w:rPr>
            <w:rFonts w:ascii="Cambria" w:eastAsia="Cambria" w:hAnsi="Cambria" w:cs="Cambria"/>
          </w:rPr>
          <w:t xml:space="preserve">× </w:t>
        </w:r>
        <w:r>
          <w:t>AW interaction in the “White only” equation is 0.89 (standard error 0.32), and a Wald test with state-clustered standard errors rejects equal bias effects in the two equations (χ</w:t>
        </w:r>
        <w:r>
          <w:rPr>
            <w:vertAlign w:val="superscript"/>
          </w:rPr>
          <w:t>2</w:t>
        </w:r>
        <w:r>
          <w:t>(2) = 10.5, p = 0.005); a one standard deviation increase in bias raises “White only” identification by 24.9 pp in AW families and 9.9 pp in WA families, a difference of 15.1 pp (standard error 4.2). The corresponding difference for “Asian only” is −10.5 pp (standard error 6.4, p = 0.10), and for “Asian and White” it is not distinguishable from zero.</w:t>
        </w:r>
        <w:r>
          <w:rPr>
            <w:color w:val="0000FF"/>
            <w:vertAlign w:val="superscript"/>
          </w:rPr>
          <w:footnoteReference w:id="13"/>
        </w:r>
        <w:r>
          <w:rPr>
            <w:color w:val="0000FF"/>
            <w:vertAlign w:val="superscript"/>
          </w:rPr>
          <w:t xml:space="preserve"> </w:t>
        </w:r>
        <w:r>
          <w:t xml:space="preserve">The effect of bias is therefore stronger when the father is Asian, pushing children toward a “White only” identity. The betweenmodel tests also find that maternal and paternal college education effects differ across family types for “Asian only” and “White only”; the remaining AW–WA differences are not statistically distinguishable. The between-model tests rest on the individual-level bootstrap and inherit the caveat from Section </w:t>
        </w:r>
        <w:r>
          <w:rPr>
            <w:color w:val="0000FF"/>
          </w:rPr>
          <w:t>5</w:t>
        </w:r>
        <w:r>
          <w:t>: their standard errors do not account for state-level dependence and are probably about a third of what state clustering would give, so differences that are significant only by that criterion should be read as suggestive. The AW–WA difference in the bias effect is the one that survives state-clustered inference.</w:t>
        </w:r>
      </w:ins>
    </w:p>
    <w:p w14:paraId="5953D884" w14:textId="77777777" w:rsidR="00E746E6" w:rsidRDefault="000245FA">
      <w:pPr>
        <w:pStyle w:val="BodyText"/>
        <w:spacing w:before="202" w:line="415" w:lineRule="auto"/>
        <w:ind w:left="36" w:right="386" w:firstLine="351"/>
        <w:jc w:val="both"/>
        <w:rPr>
          <w:del w:id="660" w:author="Hussain Hadah" w:date="2026-10-25T19:29:00Z" w16du:dateUtc="2026-10-25T23:29:00Z"/>
        </w:rPr>
      </w:pPr>
      <w:del w:id="661" w:author="Hussain Hadah" w:date="2026-10-25T19:29:00Z" w16du:dateUtc="2026-10-25T23:29:00Z">
        <w:r>
          <w:rPr>
            <w:spacing w:val="-2"/>
            <w:w w:val="110"/>
          </w:rPr>
          <w:lastRenderedPageBreak/>
          <w:delText>I</w:delText>
        </w:r>
        <w:r>
          <w:rPr>
            <w:spacing w:val="-8"/>
            <w:w w:val="110"/>
          </w:rPr>
          <w:delText xml:space="preserve"> </w:delText>
        </w:r>
        <w:r>
          <w:rPr>
            <w:spacing w:val="-2"/>
            <w:w w:val="110"/>
          </w:rPr>
          <w:delText>conduct</w:delText>
        </w:r>
        <w:r>
          <w:rPr>
            <w:spacing w:val="-8"/>
            <w:w w:val="110"/>
          </w:rPr>
          <w:delText xml:space="preserve"> </w:delText>
        </w:r>
        <w:r>
          <w:rPr>
            <w:spacing w:val="-2"/>
            <w:w w:val="110"/>
          </w:rPr>
          <w:delText>a</w:delText>
        </w:r>
        <w:r>
          <w:rPr>
            <w:spacing w:val="-8"/>
            <w:w w:val="110"/>
          </w:rPr>
          <w:delText xml:space="preserve"> </w:delText>
        </w:r>
        <w:r>
          <w:rPr>
            <w:spacing w:val="-2"/>
            <w:w w:val="110"/>
          </w:rPr>
          <w:delText>between-model</w:delText>
        </w:r>
        <w:r>
          <w:rPr>
            <w:spacing w:val="-8"/>
            <w:w w:val="110"/>
          </w:rPr>
          <w:delText xml:space="preserve"> </w:delText>
        </w:r>
        <w:r>
          <w:rPr>
            <w:spacing w:val="-2"/>
            <w:w w:val="110"/>
          </w:rPr>
          <w:delText>tests</w:delText>
        </w:r>
        <w:r>
          <w:rPr>
            <w:spacing w:val="-8"/>
            <w:w w:val="110"/>
          </w:rPr>
          <w:delText xml:space="preserve"> </w:delText>
        </w:r>
        <w:r>
          <w:rPr>
            <w:spacing w:val="-2"/>
            <w:w w:val="110"/>
          </w:rPr>
          <w:delText>of</w:delText>
        </w:r>
        <w:r>
          <w:rPr>
            <w:spacing w:val="-8"/>
            <w:w w:val="110"/>
          </w:rPr>
          <w:delText xml:space="preserve"> </w:delText>
        </w:r>
        <w:r>
          <w:rPr>
            <w:spacing w:val="-2"/>
            <w:w w:val="110"/>
          </w:rPr>
          <w:delText>cross-group</w:delText>
        </w:r>
        <w:r>
          <w:rPr>
            <w:spacing w:val="-8"/>
            <w:w w:val="110"/>
          </w:rPr>
          <w:delText xml:space="preserve"> </w:delText>
        </w:r>
        <w:r>
          <w:rPr>
            <w:spacing w:val="-2"/>
            <w:w w:val="110"/>
          </w:rPr>
          <w:delText>differences</w:delText>
        </w:r>
        <w:r>
          <w:rPr>
            <w:spacing w:val="-8"/>
            <w:w w:val="110"/>
          </w:rPr>
          <w:delText xml:space="preserve"> </w:delText>
        </w:r>
        <w:r>
          <w:rPr>
            <w:spacing w:val="-2"/>
            <w:w w:val="110"/>
          </w:rPr>
          <w:delText>in</w:delText>
        </w:r>
        <w:r>
          <w:rPr>
            <w:spacing w:val="-8"/>
            <w:w w:val="110"/>
          </w:rPr>
          <w:delText xml:space="preserve"> </w:delText>
        </w:r>
        <w:r>
          <w:rPr>
            <w:spacing w:val="-2"/>
            <w:w w:val="110"/>
          </w:rPr>
          <w:delText>average</w:delText>
        </w:r>
        <w:r>
          <w:rPr>
            <w:spacing w:val="-8"/>
            <w:w w:val="110"/>
          </w:rPr>
          <w:delText xml:space="preserve"> </w:delText>
        </w:r>
        <w:r>
          <w:rPr>
            <w:spacing w:val="-2"/>
            <w:w w:val="110"/>
          </w:rPr>
          <w:delText xml:space="preserve">marginal </w:delText>
        </w:r>
        <w:r>
          <w:rPr>
            <w:w w:val="110"/>
          </w:rPr>
          <w:delText>effects</w:delText>
        </w:r>
        <w:r>
          <w:rPr>
            <w:spacing w:val="-5"/>
            <w:w w:val="110"/>
          </w:rPr>
          <w:delText xml:space="preserve"> </w:delText>
        </w:r>
        <w:r>
          <w:rPr>
            <w:w w:val="110"/>
          </w:rPr>
          <w:delText>(Figure</w:delText>
        </w:r>
        <w:r>
          <w:rPr>
            <w:spacing w:val="-5"/>
            <w:w w:val="110"/>
          </w:rPr>
          <w:delText xml:space="preserve"> </w:delText>
        </w:r>
        <w:r w:rsidR="00E746E6">
          <w:fldChar w:fldCharType="begin"/>
        </w:r>
        <w:r w:rsidR="00E746E6">
          <w:delInstrText>HYPERLINK \l "_bookmark92"</w:delInstrText>
        </w:r>
        <w:r w:rsidR="00E746E6">
          <w:fldChar w:fldCharType="separate"/>
        </w:r>
        <w:r w:rsidR="00E746E6">
          <w:rPr>
            <w:color w:val="0000FF"/>
            <w:w w:val="110"/>
          </w:rPr>
          <w:delText>A.2</w:delText>
        </w:r>
        <w:r w:rsidR="00E746E6">
          <w:fldChar w:fldCharType="end"/>
        </w:r>
        <w:r>
          <w:rPr>
            <w:color w:val="0000FF"/>
            <w:spacing w:val="-5"/>
            <w:w w:val="110"/>
          </w:rPr>
          <w:delText xml:space="preserve"> </w:delText>
        </w:r>
        <w:r>
          <w:rPr>
            <w:w w:val="110"/>
          </w:rPr>
          <w:delText>and</w:delText>
        </w:r>
        <w:r>
          <w:rPr>
            <w:spacing w:val="-5"/>
            <w:w w:val="110"/>
          </w:rPr>
          <w:delText xml:space="preserve"> </w:delText>
        </w:r>
        <w:r>
          <w:rPr>
            <w:w w:val="110"/>
          </w:rPr>
          <w:delText>Table</w:delText>
        </w:r>
        <w:r>
          <w:rPr>
            <w:spacing w:val="-5"/>
            <w:w w:val="110"/>
          </w:rPr>
          <w:delText xml:space="preserve"> </w:delText>
        </w:r>
        <w:r w:rsidR="00E746E6">
          <w:fldChar w:fldCharType="begin"/>
        </w:r>
        <w:r w:rsidR="00E746E6">
          <w:delInstrText>HYPERLINK \l "_bookmark90"</w:delInstrText>
        </w:r>
        <w:r w:rsidR="00E746E6">
          <w:fldChar w:fldCharType="separate"/>
        </w:r>
        <w:r w:rsidR="00E746E6">
          <w:rPr>
            <w:color w:val="0000FF"/>
            <w:w w:val="110"/>
          </w:rPr>
          <w:delText>A.3</w:delText>
        </w:r>
        <w:r w:rsidR="00E746E6">
          <w:fldChar w:fldCharType="end"/>
        </w:r>
        <w:r>
          <w:rPr>
            <w:w w:val="110"/>
          </w:rPr>
          <w:delText>).</w:delText>
        </w:r>
        <w:r>
          <w:rPr>
            <w:spacing w:val="38"/>
            <w:w w:val="110"/>
          </w:rPr>
          <w:delText xml:space="preserve"> </w:delText>
        </w:r>
        <w:r>
          <w:rPr>
            <w:w w:val="110"/>
          </w:rPr>
          <w:delText>I</w:delText>
        </w:r>
        <w:r>
          <w:rPr>
            <w:spacing w:val="-5"/>
            <w:w w:val="110"/>
          </w:rPr>
          <w:delText xml:space="preserve"> </w:delText>
        </w:r>
        <w:r>
          <w:rPr>
            <w:w w:val="110"/>
          </w:rPr>
          <w:delText>find</w:delText>
        </w:r>
        <w:r>
          <w:rPr>
            <w:spacing w:val="-5"/>
            <w:w w:val="110"/>
          </w:rPr>
          <w:delText xml:space="preserve"> </w:delText>
        </w:r>
        <w:r>
          <w:rPr>
            <w:w w:val="110"/>
          </w:rPr>
          <w:delText>that</w:delText>
        </w:r>
        <w:r>
          <w:rPr>
            <w:spacing w:val="-5"/>
            <w:w w:val="110"/>
          </w:rPr>
          <w:delText xml:space="preserve"> </w:delText>
        </w:r>
        <w:r>
          <w:rPr>
            <w:w w:val="110"/>
          </w:rPr>
          <w:delText>the</w:delText>
        </w:r>
        <w:r>
          <w:rPr>
            <w:spacing w:val="-5"/>
            <w:w w:val="110"/>
          </w:rPr>
          <w:delText xml:space="preserve"> </w:delText>
        </w:r>
        <w:r>
          <w:rPr>
            <w:w w:val="110"/>
          </w:rPr>
          <w:delText>AW–WA</w:delText>
        </w:r>
        <w:r>
          <w:rPr>
            <w:spacing w:val="-5"/>
            <w:w w:val="110"/>
          </w:rPr>
          <w:delText xml:space="preserve"> </w:delText>
        </w:r>
        <w:r>
          <w:rPr>
            <w:w w:val="110"/>
          </w:rPr>
          <w:delText>difference</w:delText>
        </w:r>
        <w:r>
          <w:rPr>
            <w:spacing w:val="-5"/>
            <w:w w:val="110"/>
          </w:rPr>
          <w:delText xml:space="preserve"> </w:delText>
        </w:r>
        <w:r>
          <w:rPr>
            <w:w w:val="110"/>
          </w:rPr>
          <w:delText>in</w:delText>
        </w:r>
        <w:r>
          <w:rPr>
            <w:spacing w:val="-5"/>
            <w:w w:val="110"/>
          </w:rPr>
          <w:delText xml:space="preserve"> </w:delText>
        </w:r>
        <w:r>
          <w:rPr>
            <w:w w:val="110"/>
          </w:rPr>
          <w:delText>bias</w:delText>
        </w:r>
        <w:r>
          <w:rPr>
            <w:spacing w:val="-5"/>
            <w:w w:val="110"/>
          </w:rPr>
          <w:delText xml:space="preserve"> </w:delText>
        </w:r>
        <w:r>
          <w:rPr>
            <w:w w:val="110"/>
          </w:rPr>
          <w:delText>ef-fects on “White only” identity is statistically significant.</w:delText>
        </w:r>
        <w:r>
          <w:rPr>
            <w:spacing w:val="40"/>
            <w:w w:val="110"/>
          </w:rPr>
          <w:delText xml:space="preserve"> </w:delText>
        </w:r>
        <w:r>
          <w:rPr>
            <w:w w:val="110"/>
          </w:rPr>
          <w:delText>Consequently, the ef-fect of bias is stronger among AW families (when the father is Asian), pushing children toward “White-only” racial identity.</w:delText>
        </w:r>
        <w:r>
          <w:rPr>
            <w:spacing w:val="40"/>
            <w:w w:val="110"/>
          </w:rPr>
          <w:delText xml:space="preserve"> </w:delText>
        </w:r>
        <w:r>
          <w:rPr>
            <w:w w:val="110"/>
          </w:rPr>
          <w:delText>Maternal and paternal college ed-ucation effects also differ significantly across family types for “Asian only” and “White</w:delText>
        </w:r>
        <w:r>
          <w:rPr>
            <w:spacing w:val="-10"/>
            <w:w w:val="110"/>
          </w:rPr>
          <w:delText xml:space="preserve"> </w:delText>
        </w:r>
        <w:r>
          <w:rPr>
            <w:w w:val="110"/>
          </w:rPr>
          <w:delText>only”</w:delText>
        </w:r>
        <w:r>
          <w:rPr>
            <w:spacing w:val="-10"/>
            <w:w w:val="110"/>
          </w:rPr>
          <w:delText xml:space="preserve"> </w:delText>
        </w:r>
        <w:r>
          <w:rPr>
            <w:w w:val="110"/>
          </w:rPr>
          <w:delText>outcomes.</w:delText>
        </w:r>
        <w:r>
          <w:rPr>
            <w:spacing w:val="15"/>
            <w:w w:val="110"/>
          </w:rPr>
          <w:delText xml:space="preserve"> </w:delText>
        </w:r>
        <w:r>
          <w:rPr>
            <w:w w:val="110"/>
          </w:rPr>
          <w:delText>However,</w:delText>
        </w:r>
        <w:r>
          <w:rPr>
            <w:spacing w:val="-8"/>
            <w:w w:val="110"/>
          </w:rPr>
          <w:delText xml:space="preserve"> </w:delText>
        </w:r>
        <w:r>
          <w:rPr>
            <w:w w:val="110"/>
          </w:rPr>
          <w:delText>I</w:delText>
        </w:r>
        <w:r>
          <w:rPr>
            <w:spacing w:val="-10"/>
            <w:w w:val="110"/>
          </w:rPr>
          <w:delText xml:space="preserve"> </w:delText>
        </w:r>
        <w:r>
          <w:rPr>
            <w:w w:val="110"/>
          </w:rPr>
          <w:delText>find</w:delText>
        </w:r>
        <w:r>
          <w:rPr>
            <w:spacing w:val="-10"/>
            <w:w w:val="110"/>
          </w:rPr>
          <w:delText xml:space="preserve"> </w:delText>
        </w:r>
        <w:r>
          <w:rPr>
            <w:w w:val="110"/>
          </w:rPr>
          <w:delText>that</w:delText>
        </w:r>
        <w:r>
          <w:rPr>
            <w:spacing w:val="-10"/>
            <w:w w:val="110"/>
          </w:rPr>
          <w:delText xml:space="preserve"> </w:delText>
        </w:r>
        <w:r>
          <w:rPr>
            <w:w w:val="110"/>
          </w:rPr>
          <w:delText>the</w:delText>
        </w:r>
        <w:r>
          <w:rPr>
            <w:spacing w:val="-10"/>
            <w:w w:val="110"/>
          </w:rPr>
          <w:delText xml:space="preserve"> </w:delText>
        </w:r>
        <w:r>
          <w:rPr>
            <w:w w:val="110"/>
          </w:rPr>
          <w:delText>remaining</w:delText>
        </w:r>
        <w:r>
          <w:rPr>
            <w:spacing w:val="-10"/>
            <w:w w:val="110"/>
          </w:rPr>
          <w:delText xml:space="preserve"> </w:delText>
        </w:r>
        <w:r>
          <w:rPr>
            <w:w w:val="110"/>
          </w:rPr>
          <w:delText>AW–WA</w:delText>
        </w:r>
        <w:r>
          <w:rPr>
            <w:spacing w:val="-10"/>
            <w:w w:val="110"/>
          </w:rPr>
          <w:delText xml:space="preserve"> </w:delText>
        </w:r>
        <w:r>
          <w:rPr>
            <w:w w:val="110"/>
          </w:rPr>
          <w:delText>differences are not statistically distinguishable.</w:delText>
        </w:r>
      </w:del>
    </w:p>
    <w:p w14:paraId="00A61E97" w14:textId="77777777" w:rsidR="00E746E6" w:rsidRDefault="000245FA">
      <w:pPr>
        <w:pStyle w:val="BodyText"/>
        <w:spacing w:before="5" w:line="415" w:lineRule="auto"/>
        <w:ind w:left="36" w:right="393" w:firstLine="351"/>
        <w:jc w:val="both"/>
        <w:rPr>
          <w:del w:id="662" w:author="Hussain Hadah" w:date="2026-10-25T19:29:00Z" w16du:dateUtc="2026-10-25T23:29:00Z"/>
        </w:rPr>
      </w:pPr>
      <w:r>
        <w:rPr>
          <w:b/>
          <w:w w:val="110"/>
        </w:rPr>
        <w:t>Third-Generation</w:t>
      </w:r>
      <w:r>
        <w:rPr>
          <w:b/>
          <w:spacing w:val="-17"/>
          <w:w w:val="110"/>
        </w:rPr>
        <w:t xml:space="preserve"> </w:t>
      </w:r>
      <w:r>
        <w:rPr>
          <w:b/>
          <w:w w:val="110"/>
        </w:rPr>
        <w:t>Subsample.</w:t>
      </w:r>
      <w:r>
        <w:rPr>
          <w:b/>
          <w:spacing w:val="-16"/>
          <w:w w:val="110"/>
        </w:rPr>
        <w:t xml:space="preserve"> </w:t>
      </w:r>
      <w:r>
        <w:rPr>
          <w:w w:val="110"/>
        </w:rPr>
        <w:t>Among</w:t>
      </w:r>
      <w:r>
        <w:rPr>
          <w:spacing w:val="-17"/>
          <w:w w:val="110"/>
        </w:rPr>
        <w:t xml:space="preserve"> </w:t>
      </w:r>
      <w:r>
        <w:rPr>
          <w:w w:val="110"/>
        </w:rPr>
        <w:t>pooled</w:t>
      </w:r>
      <w:r>
        <w:rPr>
          <w:spacing w:val="-16"/>
          <w:w w:val="110"/>
        </w:rPr>
        <w:t xml:space="preserve"> </w:t>
      </w:r>
      <w:r>
        <w:rPr>
          <w:w w:val="110"/>
        </w:rPr>
        <w:t>third-generation</w:t>
      </w:r>
      <w:r>
        <w:rPr>
          <w:spacing w:val="-17"/>
          <w:w w:val="110"/>
        </w:rPr>
        <w:t xml:space="preserve"> </w:t>
      </w:r>
      <w:r>
        <w:rPr>
          <w:w w:val="110"/>
        </w:rPr>
        <w:t>children</w:t>
      </w:r>
      <w:ins w:id="663" w:author="Hussain Hadah" w:date="2026-10-25T19:29:00Z" w16du:dateUtc="2026-10-25T23:29:00Z">
        <w:r w:rsidR="00665139">
          <w:t xml:space="preserve"> (Figure </w:t>
        </w:r>
        <w:r w:rsidR="00665139">
          <w:rPr>
            <w:color w:val="0000FF"/>
          </w:rPr>
          <w:t>3b</w:t>
        </w:r>
        <w:r w:rsidR="00665139">
          <w:t>),</w:t>
        </w:r>
      </w:ins>
      <w:del w:id="664" w:author="Hussain Hadah" w:date="2026-10-25T19:29:00Z" w16du:dateUtc="2026-10-25T23:29:00Z">
        <w:r>
          <w:rPr>
            <w:w w:val="110"/>
          </w:rPr>
          <w:delText>,</w:delText>
        </w:r>
      </w:del>
      <w:r>
        <w:rPr>
          <w:spacing w:val="-16"/>
          <w:w w:val="110"/>
        </w:rPr>
        <w:t xml:space="preserve"> </w:t>
      </w:r>
      <w:r>
        <w:rPr>
          <w:w w:val="110"/>
        </w:rPr>
        <w:t xml:space="preserve">bias </w:t>
      </w:r>
      <w:r>
        <w:rPr>
          <w:spacing w:val="-2"/>
          <w:w w:val="110"/>
        </w:rPr>
        <w:t>effects</w:t>
      </w:r>
      <w:r>
        <w:rPr>
          <w:spacing w:val="-9"/>
          <w:w w:val="110"/>
        </w:rPr>
        <w:t xml:space="preserve"> </w:t>
      </w:r>
      <w:r>
        <w:rPr>
          <w:spacing w:val="-2"/>
          <w:w w:val="110"/>
        </w:rPr>
        <w:t>on</w:t>
      </w:r>
      <w:r>
        <w:rPr>
          <w:spacing w:val="-9"/>
          <w:w w:val="110"/>
        </w:rPr>
        <w:t xml:space="preserve"> </w:t>
      </w:r>
      <w:r>
        <w:rPr>
          <w:spacing w:val="-2"/>
          <w:w w:val="110"/>
        </w:rPr>
        <w:t>identity</w:t>
      </w:r>
      <w:r>
        <w:rPr>
          <w:spacing w:val="-9"/>
          <w:w w:val="110"/>
        </w:rPr>
        <w:t xml:space="preserve"> </w:t>
      </w:r>
      <w:r>
        <w:rPr>
          <w:spacing w:val="-2"/>
          <w:w w:val="110"/>
        </w:rPr>
        <w:t>are</w:t>
      </w:r>
      <w:r>
        <w:rPr>
          <w:spacing w:val="-10"/>
          <w:w w:val="110"/>
        </w:rPr>
        <w:t xml:space="preserve"> </w:t>
      </w:r>
      <w:r>
        <w:rPr>
          <w:spacing w:val="-2"/>
          <w:w w:val="110"/>
        </w:rPr>
        <w:t>not</w:t>
      </w:r>
      <w:r>
        <w:rPr>
          <w:spacing w:val="-9"/>
          <w:w w:val="110"/>
        </w:rPr>
        <w:t xml:space="preserve"> </w:t>
      </w:r>
      <w:r>
        <w:rPr>
          <w:spacing w:val="-2"/>
          <w:w w:val="110"/>
        </w:rPr>
        <w:t>statistically</w:t>
      </w:r>
      <w:r>
        <w:rPr>
          <w:spacing w:val="-9"/>
          <w:w w:val="110"/>
        </w:rPr>
        <w:t xml:space="preserve"> </w:t>
      </w:r>
      <w:r>
        <w:rPr>
          <w:spacing w:val="-2"/>
          <w:w w:val="110"/>
        </w:rPr>
        <w:t>significant;</w:t>
      </w:r>
      <w:r>
        <w:rPr>
          <w:spacing w:val="-5"/>
          <w:w w:val="110"/>
        </w:rPr>
        <w:t xml:space="preserve"> </w:t>
      </w:r>
      <w:r>
        <w:rPr>
          <w:spacing w:val="-2"/>
          <w:w w:val="110"/>
        </w:rPr>
        <w:t>the</w:t>
      </w:r>
      <w:r>
        <w:rPr>
          <w:spacing w:val="-9"/>
          <w:w w:val="110"/>
        </w:rPr>
        <w:t xml:space="preserve"> </w:t>
      </w:r>
      <w:r>
        <w:rPr>
          <w:spacing w:val="-2"/>
          <w:w w:val="110"/>
        </w:rPr>
        <w:t>one</w:t>
      </w:r>
      <w:r>
        <w:rPr>
          <w:spacing w:val="-9"/>
          <w:w w:val="110"/>
        </w:rPr>
        <w:t xml:space="preserve"> </w:t>
      </w:r>
      <w:r>
        <w:rPr>
          <w:spacing w:val="-2"/>
          <w:w w:val="110"/>
        </w:rPr>
        <w:t>exception</w:t>
      </w:r>
      <w:r>
        <w:rPr>
          <w:spacing w:val="-9"/>
          <w:w w:val="110"/>
        </w:rPr>
        <w:t xml:space="preserve"> </w:t>
      </w:r>
      <w:r>
        <w:rPr>
          <w:spacing w:val="-2"/>
          <w:w w:val="110"/>
        </w:rPr>
        <w:t>is</w:t>
      </w:r>
      <w:r>
        <w:rPr>
          <w:spacing w:val="-9"/>
          <w:w w:val="110"/>
        </w:rPr>
        <w:t xml:space="preserve"> </w:t>
      </w:r>
      <w:r>
        <w:rPr>
          <w:spacing w:val="-2"/>
          <w:w w:val="110"/>
        </w:rPr>
        <w:t>paternal</w:t>
      </w:r>
      <w:r>
        <w:rPr>
          <w:spacing w:val="-9"/>
          <w:w w:val="110"/>
        </w:rPr>
        <w:t xml:space="preserve"> </w:t>
      </w:r>
      <w:ins w:id="665" w:author="Hussain Hadah" w:date="2026-10-25T19:29:00Z" w16du:dateUtc="2026-10-25T23:29:00Z">
        <w:r w:rsidR="00665139">
          <w:t>college</w:t>
        </w:r>
      </w:ins>
      <w:del w:id="666" w:author="Hussain Hadah" w:date="2026-10-25T19:29:00Z" w16du:dateUtc="2026-10-25T23:29:00Z">
        <w:r>
          <w:rPr>
            <w:spacing w:val="-2"/>
            <w:w w:val="110"/>
          </w:rPr>
          <w:delText>col-lege</w:delText>
        </w:r>
      </w:del>
      <w:r>
        <w:rPr>
          <w:spacing w:val="-11"/>
          <w:w w:val="110"/>
        </w:rPr>
        <w:t xml:space="preserve"> </w:t>
      </w:r>
      <w:r>
        <w:rPr>
          <w:spacing w:val="-2"/>
          <w:w w:val="110"/>
        </w:rPr>
        <w:t>education,</w:t>
      </w:r>
      <w:r>
        <w:rPr>
          <w:spacing w:val="-8"/>
          <w:w w:val="110"/>
        </w:rPr>
        <w:t xml:space="preserve"> </w:t>
      </w:r>
      <w:r>
        <w:rPr>
          <w:spacing w:val="-2"/>
          <w:w w:val="110"/>
        </w:rPr>
        <w:t>which</w:t>
      </w:r>
      <w:r>
        <w:rPr>
          <w:spacing w:val="-11"/>
          <w:w w:val="110"/>
        </w:rPr>
        <w:t xml:space="preserve"> </w:t>
      </w:r>
      <w:r>
        <w:rPr>
          <w:spacing w:val="-2"/>
          <w:w w:val="110"/>
        </w:rPr>
        <w:t>increases</w:t>
      </w:r>
      <w:r>
        <w:rPr>
          <w:spacing w:val="-11"/>
          <w:w w:val="110"/>
        </w:rPr>
        <w:t xml:space="preserve"> </w:t>
      </w:r>
      <w:r>
        <w:rPr>
          <w:spacing w:val="-2"/>
          <w:w w:val="110"/>
        </w:rPr>
        <w:t>“Asian</w:t>
      </w:r>
      <w:r>
        <w:rPr>
          <w:spacing w:val="-11"/>
          <w:w w:val="110"/>
        </w:rPr>
        <w:t xml:space="preserve"> </w:t>
      </w:r>
      <w:r>
        <w:rPr>
          <w:spacing w:val="-2"/>
          <w:w w:val="110"/>
        </w:rPr>
        <w:t>and</w:t>
      </w:r>
      <w:r>
        <w:rPr>
          <w:spacing w:val="-11"/>
          <w:w w:val="110"/>
        </w:rPr>
        <w:t xml:space="preserve"> </w:t>
      </w:r>
      <w:r>
        <w:rPr>
          <w:spacing w:val="-2"/>
          <w:w w:val="110"/>
        </w:rPr>
        <w:t>White”</w:t>
      </w:r>
      <w:r>
        <w:rPr>
          <w:spacing w:val="-11"/>
          <w:w w:val="110"/>
        </w:rPr>
        <w:t xml:space="preserve"> </w:t>
      </w:r>
      <w:r>
        <w:rPr>
          <w:spacing w:val="-2"/>
          <w:w w:val="110"/>
        </w:rPr>
        <w:t>identification</w:t>
      </w:r>
      <w:r>
        <w:rPr>
          <w:spacing w:val="-11"/>
          <w:w w:val="110"/>
        </w:rPr>
        <w:t xml:space="preserve"> </w:t>
      </w:r>
      <w:r>
        <w:rPr>
          <w:spacing w:val="-2"/>
          <w:w w:val="110"/>
        </w:rPr>
        <w:t>by</w:t>
      </w:r>
      <w:r>
        <w:rPr>
          <w:spacing w:val="-11"/>
          <w:w w:val="110"/>
        </w:rPr>
        <w:t xml:space="preserve"> </w:t>
      </w:r>
      <w:r>
        <w:rPr>
          <w:spacing w:val="-2"/>
          <w:w w:val="110"/>
        </w:rPr>
        <w:t>8</w:t>
      </w:r>
      <w:r>
        <w:rPr>
          <w:spacing w:val="-11"/>
          <w:w w:val="110"/>
        </w:rPr>
        <w:t xml:space="preserve"> </w:t>
      </w:r>
      <w:r>
        <w:rPr>
          <w:spacing w:val="-2"/>
          <w:w w:val="110"/>
        </w:rPr>
        <w:t>pp.</w:t>
      </w:r>
      <w:r>
        <w:rPr>
          <w:spacing w:val="16"/>
          <w:w w:val="110"/>
        </w:rPr>
        <w:t xml:space="preserve"> </w:t>
      </w:r>
      <w:r>
        <w:rPr>
          <w:spacing w:val="-2"/>
          <w:w w:val="110"/>
        </w:rPr>
        <w:t xml:space="preserve">Because </w:t>
      </w:r>
      <w:r>
        <w:rPr>
          <w:w w:val="110"/>
        </w:rPr>
        <w:t xml:space="preserve">bias and parental education should matter most for those with the strongest </w:t>
      </w:r>
      <w:ins w:id="667" w:author="Hussain Hadah" w:date="2026-10-25T19:29:00Z" w16du:dateUtc="2026-10-25T23:29:00Z">
        <w:r w:rsidR="00665139">
          <w:t>ancestral</w:t>
        </w:r>
      </w:ins>
      <w:del w:id="668" w:author="Hussain Hadah" w:date="2026-10-25T19:29:00Z" w16du:dateUtc="2026-10-25T23:29:00Z">
        <w:r>
          <w:rPr>
            <w:w w:val="110"/>
          </w:rPr>
          <w:delText>an-cestral</w:delText>
        </w:r>
      </w:del>
      <w:r>
        <w:rPr>
          <w:spacing w:val="-5"/>
          <w:w w:val="110"/>
        </w:rPr>
        <w:t xml:space="preserve"> </w:t>
      </w:r>
      <w:r>
        <w:rPr>
          <w:w w:val="110"/>
        </w:rPr>
        <w:t>ties,</w:t>
      </w:r>
      <w:r>
        <w:rPr>
          <w:spacing w:val="-4"/>
          <w:w w:val="110"/>
        </w:rPr>
        <w:t xml:space="preserve"> </w:t>
      </w:r>
      <w:r>
        <w:rPr>
          <w:w w:val="110"/>
        </w:rPr>
        <w:t>I</w:t>
      </w:r>
      <w:r>
        <w:rPr>
          <w:spacing w:val="-5"/>
          <w:w w:val="110"/>
        </w:rPr>
        <w:t xml:space="preserve"> </w:t>
      </w:r>
      <w:r>
        <w:rPr>
          <w:w w:val="110"/>
        </w:rPr>
        <w:t>split</w:t>
      </w:r>
      <w:r>
        <w:rPr>
          <w:spacing w:val="-5"/>
          <w:w w:val="110"/>
        </w:rPr>
        <w:t xml:space="preserve"> </w:t>
      </w:r>
      <w:r>
        <w:rPr>
          <w:w w:val="110"/>
        </w:rPr>
        <w:t>the</w:t>
      </w:r>
      <w:r>
        <w:rPr>
          <w:spacing w:val="-5"/>
          <w:w w:val="110"/>
        </w:rPr>
        <w:t xml:space="preserve"> </w:t>
      </w:r>
      <w:r>
        <w:rPr>
          <w:w w:val="110"/>
        </w:rPr>
        <w:t>sample</w:t>
      </w:r>
      <w:r>
        <w:rPr>
          <w:spacing w:val="-5"/>
          <w:w w:val="110"/>
        </w:rPr>
        <w:t xml:space="preserve"> </w:t>
      </w:r>
      <w:r>
        <w:rPr>
          <w:w w:val="110"/>
        </w:rPr>
        <w:t>by</w:t>
      </w:r>
      <w:r>
        <w:rPr>
          <w:spacing w:val="-5"/>
          <w:w w:val="110"/>
        </w:rPr>
        <w:t xml:space="preserve"> </w:t>
      </w:r>
      <w:r>
        <w:rPr>
          <w:w w:val="110"/>
        </w:rPr>
        <w:t>number</w:t>
      </w:r>
      <w:r>
        <w:rPr>
          <w:spacing w:val="-5"/>
          <w:w w:val="110"/>
        </w:rPr>
        <w:t xml:space="preserve"> </w:t>
      </w:r>
      <w:r>
        <w:rPr>
          <w:w w:val="110"/>
        </w:rPr>
        <w:t>of</w:t>
      </w:r>
      <w:r>
        <w:rPr>
          <w:spacing w:val="-5"/>
          <w:w w:val="110"/>
        </w:rPr>
        <w:t xml:space="preserve"> </w:t>
      </w:r>
      <w:r>
        <w:rPr>
          <w:w w:val="110"/>
        </w:rPr>
        <w:t>Asian</w:t>
      </w:r>
      <w:r>
        <w:rPr>
          <w:spacing w:val="-5"/>
          <w:w w:val="110"/>
        </w:rPr>
        <w:t xml:space="preserve"> </w:t>
      </w:r>
      <w:r>
        <w:rPr>
          <w:w w:val="110"/>
        </w:rPr>
        <w:t>grandparents</w:t>
      </w:r>
      <w:r>
        <w:rPr>
          <w:spacing w:val="-5"/>
          <w:w w:val="110"/>
        </w:rPr>
        <w:t xml:space="preserve"> </w:t>
      </w:r>
      <w:r>
        <w:rPr>
          <w:w w:val="110"/>
        </w:rPr>
        <w:t>(</w:t>
      </w:r>
      <w:ins w:id="669" w:author="Hussain Hadah" w:date="2026-10-25T19:29:00Z" w16du:dateUtc="2026-10-25T23:29:00Z">
        <w:r w:rsidR="00665139">
          <w:t xml:space="preserve">Appendix </w:t>
        </w:r>
      </w:ins>
      <w:r>
        <w:rPr>
          <w:w w:val="110"/>
        </w:rPr>
        <w:t>Figure</w:t>
      </w:r>
      <w:r>
        <w:rPr>
          <w:spacing w:val="-5"/>
          <w:w w:val="110"/>
        </w:rPr>
        <w:t xml:space="preserve"> </w:t>
      </w:r>
      <w:ins w:id="670" w:author="Hussain Hadah" w:date="2026-10-25T19:29:00Z" w16du:dateUtc="2026-10-25T23:29:00Z">
        <w:r w:rsidR="00665139">
          <w:rPr>
            <w:b/>
          </w:rPr>
          <w:t>??</w:t>
        </w:r>
        <w:r w:rsidR="00665139">
          <w:t>).</w:t>
        </w:r>
      </w:ins>
      <w:del w:id="671" w:author="Hussain Hadah" w:date="2026-10-25T19:29:00Z" w16du:dateUtc="2026-10-25T23:29:00Z">
        <w:r w:rsidR="00E746E6">
          <w:fldChar w:fldCharType="begin"/>
        </w:r>
        <w:r w:rsidR="00E746E6">
          <w:delInstrText>HYPERLINK \l "_bookmark82"</w:delInstrText>
        </w:r>
        <w:r w:rsidR="00E746E6">
          <w:fldChar w:fldCharType="separate"/>
        </w:r>
        <w:r w:rsidR="00E746E6">
          <w:rPr>
            <w:color w:val="0000FF"/>
            <w:w w:val="110"/>
          </w:rPr>
          <w:delText>13</w:delText>
        </w:r>
        <w:r w:rsidR="00E746E6">
          <w:fldChar w:fldCharType="end"/>
        </w:r>
        <w:r>
          <w:rPr>
            <w:w w:val="110"/>
          </w:rPr>
          <w:delText>).</w:delText>
        </w:r>
      </w:del>
      <w:r>
        <w:rPr>
          <w:w w:val="110"/>
        </w:rPr>
        <w:t xml:space="preserve"> Both sets</w:t>
      </w:r>
      <w:r>
        <w:rPr>
          <w:spacing w:val="-3"/>
          <w:w w:val="110"/>
        </w:rPr>
        <w:t xml:space="preserve"> </w:t>
      </w:r>
      <w:r>
        <w:rPr>
          <w:w w:val="110"/>
        </w:rPr>
        <w:t>of</w:t>
      </w:r>
      <w:r>
        <w:rPr>
          <w:spacing w:val="-4"/>
          <w:w w:val="110"/>
        </w:rPr>
        <w:t xml:space="preserve"> </w:t>
      </w:r>
      <w:r>
        <w:rPr>
          <w:w w:val="110"/>
        </w:rPr>
        <w:t>effects</w:t>
      </w:r>
      <w:r>
        <w:rPr>
          <w:spacing w:val="-3"/>
          <w:w w:val="110"/>
        </w:rPr>
        <w:t xml:space="preserve"> </w:t>
      </w:r>
      <w:r>
        <w:rPr>
          <w:w w:val="110"/>
        </w:rPr>
        <w:t>grow</w:t>
      </w:r>
      <w:r>
        <w:rPr>
          <w:spacing w:val="-4"/>
          <w:w w:val="110"/>
        </w:rPr>
        <w:t xml:space="preserve"> </w:t>
      </w:r>
      <w:r>
        <w:rPr>
          <w:w w:val="110"/>
        </w:rPr>
        <w:t>with</w:t>
      </w:r>
      <w:r>
        <w:rPr>
          <w:spacing w:val="-3"/>
          <w:w w:val="110"/>
        </w:rPr>
        <w:t xml:space="preserve"> </w:t>
      </w:r>
      <w:r>
        <w:rPr>
          <w:w w:val="110"/>
        </w:rPr>
        <w:t>Asian</w:t>
      </w:r>
      <w:r>
        <w:rPr>
          <w:spacing w:val="-4"/>
          <w:w w:val="110"/>
        </w:rPr>
        <w:t xml:space="preserve"> </w:t>
      </w:r>
      <w:r>
        <w:rPr>
          <w:w w:val="110"/>
        </w:rPr>
        <w:t>ancestry: the</w:t>
      </w:r>
      <w:r>
        <w:rPr>
          <w:spacing w:val="-3"/>
          <w:w w:val="110"/>
        </w:rPr>
        <w:t xml:space="preserve"> </w:t>
      </w:r>
      <w:r>
        <w:rPr>
          <w:w w:val="110"/>
        </w:rPr>
        <w:t>effect</w:t>
      </w:r>
      <w:r>
        <w:rPr>
          <w:spacing w:val="-4"/>
          <w:w w:val="110"/>
        </w:rPr>
        <w:t xml:space="preserve"> </w:t>
      </w:r>
      <w:r>
        <w:rPr>
          <w:w w:val="110"/>
        </w:rPr>
        <w:t>of</w:t>
      </w:r>
      <w:r>
        <w:rPr>
          <w:spacing w:val="-3"/>
          <w:w w:val="110"/>
        </w:rPr>
        <w:t xml:space="preserve"> </w:t>
      </w:r>
      <w:r>
        <w:rPr>
          <w:w w:val="110"/>
        </w:rPr>
        <w:t>bias</w:t>
      </w:r>
      <w:r>
        <w:rPr>
          <w:spacing w:val="-4"/>
          <w:w w:val="110"/>
        </w:rPr>
        <w:t xml:space="preserve"> </w:t>
      </w:r>
      <w:r>
        <w:rPr>
          <w:w w:val="110"/>
        </w:rPr>
        <w:t>on</w:t>
      </w:r>
      <w:r>
        <w:rPr>
          <w:spacing w:val="-3"/>
          <w:w w:val="110"/>
        </w:rPr>
        <w:t xml:space="preserve"> </w:t>
      </w:r>
      <w:r>
        <w:rPr>
          <w:w w:val="110"/>
        </w:rPr>
        <w:t>“White</w:t>
      </w:r>
      <w:r>
        <w:rPr>
          <w:spacing w:val="-4"/>
          <w:w w:val="110"/>
        </w:rPr>
        <w:t xml:space="preserve"> </w:t>
      </w:r>
      <w:r>
        <w:rPr>
          <w:w w:val="110"/>
        </w:rPr>
        <w:t>only”</w:t>
      </w:r>
      <w:r>
        <w:rPr>
          <w:spacing w:val="-3"/>
          <w:w w:val="110"/>
        </w:rPr>
        <w:t xml:space="preserve"> </w:t>
      </w:r>
      <w:ins w:id="672" w:author="Hussain Hadah" w:date="2026-10-25T19:29:00Z" w16du:dateUtc="2026-10-25T23:29:00Z">
        <w:r w:rsidR="00665139">
          <w:t>identity</w:t>
        </w:r>
      </w:ins>
      <w:del w:id="673" w:author="Hussain Hadah" w:date="2026-10-25T19:29:00Z" w16du:dateUtc="2026-10-25T23:29:00Z">
        <w:r>
          <w:rPr>
            <w:w w:val="110"/>
          </w:rPr>
          <w:delText>iden-tity</w:delText>
        </w:r>
      </w:del>
      <w:r>
        <w:rPr>
          <w:w w:val="110"/>
        </w:rPr>
        <w:t xml:space="preserve"> is negligible among children with one Asian grandparent but reaches </w:t>
      </w:r>
      <w:r>
        <w:rPr>
          <w:rFonts w:ascii="Arial" w:hAnsi="Arial"/>
          <w:w w:val="110"/>
        </w:rPr>
        <w:t>+</w:t>
      </w:r>
      <w:r>
        <w:rPr>
          <w:w w:val="110"/>
        </w:rPr>
        <w:t>19 pp among those with three, and the effect of maternal college education on “Asian only”</w:t>
      </w:r>
      <w:r>
        <w:rPr>
          <w:spacing w:val="-13"/>
          <w:w w:val="110"/>
        </w:rPr>
        <w:t xml:space="preserve"> </w:t>
      </w:r>
      <w:r>
        <w:rPr>
          <w:w w:val="110"/>
        </w:rPr>
        <w:t>grows</w:t>
      </w:r>
      <w:r>
        <w:rPr>
          <w:spacing w:val="-13"/>
          <w:w w:val="110"/>
        </w:rPr>
        <w:t xml:space="preserve"> </w:t>
      </w:r>
      <w:r>
        <w:rPr>
          <w:w w:val="110"/>
        </w:rPr>
        <w:t>to</w:t>
      </w:r>
      <w:r>
        <w:rPr>
          <w:spacing w:val="-13"/>
          <w:w w:val="110"/>
        </w:rPr>
        <w:t xml:space="preserve"> </w:t>
      </w:r>
      <w:r>
        <w:rPr>
          <w:rFonts w:ascii="Arial" w:hAnsi="Arial"/>
          <w:w w:val="110"/>
        </w:rPr>
        <w:t>+</w:t>
      </w:r>
      <w:r>
        <w:rPr>
          <w:w w:val="110"/>
        </w:rPr>
        <w:t>32</w:t>
      </w:r>
      <w:r>
        <w:rPr>
          <w:spacing w:val="-13"/>
          <w:w w:val="110"/>
        </w:rPr>
        <w:t xml:space="preserve"> </w:t>
      </w:r>
      <w:r>
        <w:rPr>
          <w:w w:val="110"/>
        </w:rPr>
        <w:t>pp</w:t>
      </w:r>
      <w:r>
        <w:rPr>
          <w:spacing w:val="-13"/>
          <w:w w:val="110"/>
        </w:rPr>
        <w:t xml:space="preserve"> </w:t>
      </w:r>
      <w:r>
        <w:rPr>
          <w:w w:val="110"/>
        </w:rPr>
        <w:t>over</w:t>
      </w:r>
      <w:r>
        <w:rPr>
          <w:spacing w:val="-13"/>
          <w:w w:val="110"/>
        </w:rPr>
        <w:t xml:space="preserve"> </w:t>
      </w:r>
      <w:r>
        <w:rPr>
          <w:w w:val="110"/>
        </w:rPr>
        <w:t>the</w:t>
      </w:r>
      <w:r>
        <w:rPr>
          <w:spacing w:val="-13"/>
          <w:w w:val="110"/>
        </w:rPr>
        <w:t xml:space="preserve"> </w:t>
      </w:r>
      <w:r>
        <w:rPr>
          <w:w w:val="110"/>
        </w:rPr>
        <w:t>same</w:t>
      </w:r>
      <w:r>
        <w:rPr>
          <w:spacing w:val="-13"/>
          <w:w w:val="110"/>
        </w:rPr>
        <w:t xml:space="preserve"> </w:t>
      </w:r>
      <w:r>
        <w:rPr>
          <w:w w:val="110"/>
        </w:rPr>
        <w:t>gradient.</w:t>
      </w:r>
      <w:r>
        <w:rPr>
          <w:spacing w:val="11"/>
          <w:w w:val="110"/>
        </w:rPr>
        <w:t xml:space="preserve"> </w:t>
      </w:r>
      <w:r>
        <w:rPr>
          <w:w w:val="110"/>
        </w:rPr>
        <w:t>The</w:t>
      </w:r>
      <w:r>
        <w:rPr>
          <w:spacing w:val="-13"/>
          <w:w w:val="110"/>
        </w:rPr>
        <w:t xml:space="preserve"> </w:t>
      </w:r>
      <w:r>
        <w:rPr>
          <w:w w:val="110"/>
        </w:rPr>
        <w:t>between-model</w:t>
      </w:r>
      <w:r>
        <w:rPr>
          <w:spacing w:val="-13"/>
          <w:w w:val="110"/>
        </w:rPr>
        <w:t xml:space="preserve"> </w:t>
      </w:r>
      <w:r>
        <w:rPr>
          <w:w w:val="110"/>
        </w:rPr>
        <w:t>tests</w:t>
      </w:r>
      <w:r>
        <w:rPr>
          <w:spacing w:val="-13"/>
          <w:w w:val="110"/>
        </w:rPr>
        <w:t xml:space="preserve"> </w:t>
      </w:r>
      <w:r>
        <w:rPr>
          <w:w w:val="110"/>
        </w:rPr>
        <w:t>I</w:t>
      </w:r>
      <w:r>
        <w:rPr>
          <w:spacing w:val="-13"/>
          <w:w w:val="110"/>
        </w:rPr>
        <w:t xml:space="preserve"> </w:t>
      </w:r>
      <w:r>
        <w:rPr>
          <w:w w:val="110"/>
        </w:rPr>
        <w:t>conduct (</w:t>
      </w:r>
      <w:ins w:id="674" w:author="Hussain Hadah" w:date="2026-10-25T19:29:00Z" w16du:dateUtc="2026-10-25T23:29:00Z">
        <w:r w:rsidR="00665139">
          <w:t xml:space="preserve">Appendix </w:t>
        </w:r>
      </w:ins>
      <w:r>
        <w:rPr>
          <w:w w:val="110"/>
        </w:rPr>
        <w:t>Figure</w:t>
      </w:r>
      <w:r>
        <w:rPr>
          <w:spacing w:val="-6"/>
          <w:w w:val="110"/>
        </w:rPr>
        <w:t xml:space="preserve"> </w:t>
      </w:r>
      <w:ins w:id="675" w:author="Hussain Hadah" w:date="2026-10-25T19:29:00Z" w16du:dateUtc="2026-10-25T23:29:00Z">
        <w:r w:rsidR="00665139">
          <w:rPr>
            <w:b/>
          </w:rPr>
          <w:t>??</w:t>
        </w:r>
      </w:ins>
      <w:del w:id="676" w:author="Hussain Hadah" w:date="2026-10-25T19:29:00Z" w16du:dateUtc="2026-10-25T23:29:00Z">
        <w:r w:rsidR="00E746E6">
          <w:fldChar w:fldCharType="begin"/>
        </w:r>
        <w:r w:rsidR="00E746E6">
          <w:delInstrText>HYPERLINK \l "_bookmark93"</w:delInstrText>
        </w:r>
        <w:r w:rsidR="00E746E6">
          <w:fldChar w:fldCharType="separate"/>
        </w:r>
        <w:r w:rsidR="00E746E6">
          <w:rPr>
            <w:color w:val="0000FF"/>
            <w:w w:val="110"/>
          </w:rPr>
          <w:delText>A.3</w:delText>
        </w:r>
        <w:r w:rsidR="00E746E6">
          <w:fldChar w:fldCharType="end"/>
        </w:r>
      </w:del>
      <w:r>
        <w:rPr>
          <w:color w:val="0000FF"/>
          <w:spacing w:val="-5"/>
          <w:w w:val="110"/>
        </w:rPr>
        <w:t xml:space="preserve"> </w:t>
      </w:r>
      <w:r>
        <w:rPr>
          <w:w w:val="110"/>
        </w:rPr>
        <w:t>and</w:t>
      </w:r>
      <w:r>
        <w:rPr>
          <w:spacing w:val="-6"/>
          <w:w w:val="110"/>
        </w:rPr>
        <w:t xml:space="preserve"> </w:t>
      </w:r>
      <w:ins w:id="677" w:author="Hussain Hadah" w:date="2026-10-25T19:29:00Z" w16du:dateUtc="2026-10-25T23:29:00Z">
        <w:r w:rsidR="00665139">
          <w:t xml:space="preserve">Appendix </w:t>
        </w:r>
      </w:ins>
      <w:r>
        <w:rPr>
          <w:w w:val="110"/>
        </w:rPr>
        <w:t>Table</w:t>
      </w:r>
      <w:r>
        <w:rPr>
          <w:spacing w:val="-5"/>
          <w:w w:val="110"/>
        </w:rPr>
        <w:t xml:space="preserve"> </w:t>
      </w:r>
      <w:ins w:id="678" w:author="Hussain Hadah" w:date="2026-10-25T19:29:00Z" w16du:dateUtc="2026-10-25T23:29:00Z">
        <w:r w:rsidR="00665139">
          <w:rPr>
            <w:b/>
          </w:rPr>
          <w:t>??</w:t>
        </w:r>
        <w:r w:rsidR="00665139">
          <w:t>) find</w:t>
        </w:r>
      </w:ins>
      <w:del w:id="679" w:author="Hussain Hadah" w:date="2026-10-25T19:29:00Z" w16du:dateUtc="2026-10-25T23:29:00Z">
        <w:r w:rsidR="00E746E6">
          <w:fldChar w:fldCharType="begin"/>
        </w:r>
        <w:r w:rsidR="00E746E6">
          <w:delInstrText>HYPERLINK \l "_bookmark91"</w:delInstrText>
        </w:r>
        <w:r w:rsidR="00E746E6">
          <w:fldChar w:fldCharType="separate"/>
        </w:r>
        <w:r w:rsidR="00E746E6">
          <w:rPr>
            <w:color w:val="0000FF"/>
            <w:w w:val="110"/>
          </w:rPr>
          <w:delText>A.4</w:delText>
        </w:r>
        <w:r w:rsidR="00E746E6">
          <w:fldChar w:fldCharType="end"/>
        </w:r>
        <w:r>
          <w:rPr>
            <w:w w:val="110"/>
          </w:rPr>
          <w:delText>)</w:delText>
        </w:r>
        <w:r>
          <w:rPr>
            <w:spacing w:val="-6"/>
            <w:w w:val="110"/>
          </w:rPr>
          <w:delText xml:space="preserve"> </w:delText>
        </w:r>
        <w:r>
          <w:rPr>
            <w:w w:val="110"/>
          </w:rPr>
          <w:delText>confirm</w:delText>
        </w:r>
        <w:r>
          <w:rPr>
            <w:spacing w:val="-5"/>
            <w:w w:val="110"/>
          </w:rPr>
          <w:delText xml:space="preserve"> </w:delText>
        </w:r>
        <w:r>
          <w:rPr>
            <w:w w:val="110"/>
          </w:rPr>
          <w:delText>that</w:delText>
        </w:r>
      </w:del>
      <w:r>
        <w:rPr>
          <w:spacing w:val="-6"/>
          <w:w w:val="110"/>
        </w:rPr>
        <w:t xml:space="preserve"> </w:t>
      </w:r>
      <w:r>
        <w:rPr>
          <w:w w:val="110"/>
        </w:rPr>
        <w:t>these</w:t>
      </w:r>
      <w:r>
        <w:rPr>
          <w:spacing w:val="-6"/>
          <w:w w:val="110"/>
        </w:rPr>
        <w:t xml:space="preserve"> </w:t>
      </w:r>
      <w:r>
        <w:rPr>
          <w:w w:val="110"/>
        </w:rPr>
        <w:t>differences</w:t>
      </w:r>
      <w:r>
        <w:rPr>
          <w:spacing w:val="-5"/>
          <w:w w:val="110"/>
        </w:rPr>
        <w:t xml:space="preserve"> </w:t>
      </w:r>
      <w:del w:id="680" w:author="Hussain Hadah" w:date="2026-10-25T19:29:00Z" w16du:dateUtc="2026-10-25T23:29:00Z">
        <w:r>
          <w:rPr>
            <w:w w:val="110"/>
          </w:rPr>
          <w:delText>are</w:delText>
        </w:r>
        <w:r>
          <w:rPr>
            <w:spacing w:val="-6"/>
            <w:w w:val="110"/>
          </w:rPr>
          <w:delText xml:space="preserve"> </w:delText>
        </w:r>
      </w:del>
      <w:r>
        <w:rPr>
          <w:w w:val="110"/>
        </w:rPr>
        <w:t>statistically</w:t>
      </w:r>
      <w:r>
        <w:rPr>
          <w:spacing w:val="-5"/>
          <w:w w:val="110"/>
        </w:rPr>
        <w:t xml:space="preserve"> </w:t>
      </w:r>
      <w:ins w:id="681" w:author="Hussain Hadah" w:date="2026-10-25T19:29:00Z" w16du:dateUtc="2026-10-25T23:29:00Z">
        <w:r w:rsidR="00665139">
          <w:t>significant by the bootstrap criterion, subject to the same caveat</w:t>
        </w:r>
      </w:ins>
      <w:del w:id="682" w:author="Hussain Hadah" w:date="2026-10-25T19:29:00Z" w16du:dateUtc="2026-10-25T23:29:00Z">
        <w:r>
          <w:rPr>
            <w:w w:val="110"/>
          </w:rPr>
          <w:delText>signifi-cant</w:delText>
        </w:r>
      </w:del>
      <w:r>
        <w:rPr>
          <w:w w:val="110"/>
        </w:rPr>
        <w:t>:</w:t>
      </w:r>
      <w:r>
        <w:rPr>
          <w:spacing w:val="40"/>
          <w:w w:val="110"/>
        </w:rPr>
        <w:t xml:space="preserve"> </w:t>
      </w:r>
      <w:r>
        <w:rPr>
          <w:w w:val="110"/>
        </w:rPr>
        <w:t>comparing one versus three Asian grandparents, the bias effect on “White only” and both parents’ college effects on “Asian only” and “White only” differ significantly.</w:t>
      </w:r>
      <w:r>
        <w:rPr>
          <w:spacing w:val="40"/>
          <w:w w:val="110"/>
        </w:rPr>
        <w:t xml:space="preserve"> </w:t>
      </w:r>
      <w:r>
        <w:rPr>
          <w:w w:val="110"/>
        </w:rPr>
        <w:t>Maternal college effects differ between one and two grandparents, and</w:t>
      </w:r>
      <w:r>
        <w:rPr>
          <w:spacing w:val="29"/>
          <w:w w:val="110"/>
        </w:rPr>
        <w:t xml:space="preserve"> </w:t>
      </w:r>
      <w:r>
        <w:rPr>
          <w:w w:val="110"/>
        </w:rPr>
        <w:t>bias</w:t>
      </w:r>
      <w:r>
        <w:rPr>
          <w:spacing w:val="29"/>
          <w:w w:val="110"/>
        </w:rPr>
        <w:t xml:space="preserve"> </w:t>
      </w:r>
      <w:r>
        <w:rPr>
          <w:w w:val="110"/>
        </w:rPr>
        <w:t>and</w:t>
      </w:r>
      <w:r>
        <w:rPr>
          <w:spacing w:val="29"/>
          <w:w w:val="110"/>
        </w:rPr>
        <w:t xml:space="preserve"> </w:t>
      </w:r>
      <w:r>
        <w:rPr>
          <w:w w:val="110"/>
        </w:rPr>
        <w:t>parental</w:t>
      </w:r>
      <w:r>
        <w:rPr>
          <w:spacing w:val="29"/>
          <w:w w:val="110"/>
        </w:rPr>
        <w:t xml:space="preserve"> </w:t>
      </w:r>
      <w:r>
        <w:rPr>
          <w:w w:val="110"/>
        </w:rPr>
        <w:t>education</w:t>
      </w:r>
      <w:r>
        <w:rPr>
          <w:spacing w:val="29"/>
          <w:w w:val="110"/>
        </w:rPr>
        <w:t xml:space="preserve"> </w:t>
      </w:r>
      <w:r>
        <w:rPr>
          <w:w w:val="110"/>
        </w:rPr>
        <w:t>effects</w:t>
      </w:r>
      <w:r>
        <w:rPr>
          <w:spacing w:val="29"/>
          <w:w w:val="110"/>
        </w:rPr>
        <w:t xml:space="preserve"> </w:t>
      </w:r>
      <w:r>
        <w:rPr>
          <w:w w:val="110"/>
        </w:rPr>
        <w:t>differ</w:t>
      </w:r>
      <w:r>
        <w:rPr>
          <w:spacing w:val="30"/>
          <w:w w:val="110"/>
        </w:rPr>
        <w:t xml:space="preserve"> </w:t>
      </w:r>
      <w:r>
        <w:rPr>
          <w:w w:val="110"/>
        </w:rPr>
        <w:t>between</w:t>
      </w:r>
      <w:r>
        <w:rPr>
          <w:spacing w:val="29"/>
          <w:w w:val="110"/>
        </w:rPr>
        <w:t xml:space="preserve"> </w:t>
      </w:r>
      <w:r>
        <w:rPr>
          <w:w w:val="110"/>
        </w:rPr>
        <w:t>two</w:t>
      </w:r>
      <w:r>
        <w:rPr>
          <w:spacing w:val="29"/>
          <w:w w:val="110"/>
        </w:rPr>
        <w:t xml:space="preserve"> </w:t>
      </w:r>
      <w:r>
        <w:rPr>
          <w:w w:val="110"/>
        </w:rPr>
        <w:t>and</w:t>
      </w:r>
      <w:r>
        <w:rPr>
          <w:spacing w:val="29"/>
          <w:w w:val="110"/>
        </w:rPr>
        <w:t xml:space="preserve"> </w:t>
      </w:r>
      <w:r>
        <w:rPr>
          <w:w w:val="110"/>
        </w:rPr>
        <w:t>three.</w:t>
      </w:r>
      <w:r>
        <w:rPr>
          <w:spacing w:val="22"/>
          <w:w w:val="110"/>
        </w:rPr>
        <w:t xml:space="preserve"> </w:t>
      </w:r>
      <w:del w:id="683" w:author="Hussain Hadah" w:date="2026-10-25T19:29:00Z" w16du:dateUtc="2026-10-25T23:29:00Z">
        <w:r>
          <w:rPr>
            <w:spacing w:val="22"/>
            <w:w w:val="110"/>
          </w:rPr>
          <w:delText xml:space="preserve"> </w:delText>
        </w:r>
      </w:del>
      <w:r>
        <w:rPr>
          <w:spacing w:val="-2"/>
          <w:w w:val="110"/>
        </w:rPr>
        <w:t>Gender</w:t>
      </w:r>
      <w:ins w:id="684" w:author="Hussain Hadah" w:date="2026-10-25T19:29:00Z" w16du:dateUtc="2026-10-25T23:29:00Z">
        <w:r w:rsidR="00665139">
          <w:t xml:space="preserve"> </w:t>
        </w:r>
      </w:ins>
    </w:p>
    <w:p w14:paraId="7FF04A23" w14:textId="77777777" w:rsidR="00E746E6" w:rsidRDefault="00E746E6">
      <w:pPr>
        <w:pStyle w:val="BodyText"/>
        <w:spacing w:line="415" w:lineRule="auto"/>
        <w:jc w:val="both"/>
        <w:rPr>
          <w:del w:id="685" w:author="Hussain Hadah" w:date="2026-10-25T19:29:00Z" w16du:dateUtc="2026-10-25T23:29:00Z"/>
        </w:rPr>
        <w:sectPr w:rsidR="00E746E6">
          <w:pgSz w:w="12240" w:h="15840"/>
          <w:pgMar w:top="1820" w:right="1440" w:bottom="2460" w:left="1800" w:header="0" w:footer="2279" w:gutter="0"/>
          <w:cols w:space="720"/>
        </w:sectPr>
      </w:pPr>
    </w:p>
    <w:p w14:paraId="40592544" w14:textId="77777777" w:rsidR="00E746E6" w:rsidRDefault="000245FA">
      <w:pPr>
        <w:pStyle w:val="BodyText"/>
        <w:spacing w:before="96"/>
        <w:ind w:left="36"/>
        <w:jc w:val="both"/>
      </w:pPr>
      <w:r>
        <w:lastRenderedPageBreak/>
        <w:t>effects</w:t>
      </w:r>
      <w:r>
        <w:rPr>
          <w:spacing w:val="43"/>
        </w:rPr>
        <w:t xml:space="preserve"> </w:t>
      </w:r>
      <w:r>
        <w:t>never</w:t>
      </w:r>
      <w:r>
        <w:rPr>
          <w:spacing w:val="43"/>
        </w:rPr>
        <w:t xml:space="preserve"> </w:t>
      </w:r>
      <w:r>
        <w:t>differ</w:t>
      </w:r>
      <w:r>
        <w:rPr>
          <w:spacing w:val="44"/>
        </w:rPr>
        <w:t xml:space="preserve"> </w:t>
      </w:r>
      <w:r>
        <w:t>across</w:t>
      </w:r>
      <w:r>
        <w:rPr>
          <w:spacing w:val="43"/>
        </w:rPr>
        <w:t xml:space="preserve"> </w:t>
      </w:r>
      <w:r>
        <w:rPr>
          <w:spacing w:val="-2"/>
        </w:rPr>
        <w:t>groups.</w:t>
      </w:r>
    </w:p>
    <w:p w14:paraId="36F76D02" w14:textId="77777777" w:rsidR="00E746E6" w:rsidRDefault="000245FA">
      <w:pPr>
        <w:pStyle w:val="BodyText"/>
        <w:spacing w:line="480" w:lineRule="atLeast"/>
        <w:ind w:left="36" w:right="393" w:firstLine="351"/>
        <w:jc w:val="both"/>
        <w:rPr>
          <w:position w:val="9"/>
          <w:sz w:val="18"/>
        </w:rPr>
      </w:pPr>
      <w:r>
        <w:rPr>
          <w:w w:val="110"/>
        </w:rPr>
        <w:t>The</w:t>
      </w:r>
      <w:r>
        <w:rPr>
          <w:spacing w:val="-13"/>
          <w:w w:val="110"/>
        </w:rPr>
        <w:t xml:space="preserve"> </w:t>
      </w:r>
      <w:r>
        <w:rPr>
          <w:w w:val="110"/>
        </w:rPr>
        <w:t>effects</w:t>
      </w:r>
      <w:r>
        <w:rPr>
          <w:spacing w:val="-14"/>
          <w:w w:val="110"/>
        </w:rPr>
        <w:t xml:space="preserve"> </w:t>
      </w:r>
      <w:r>
        <w:rPr>
          <w:w w:val="110"/>
        </w:rPr>
        <w:t>of</w:t>
      </w:r>
      <w:r>
        <w:rPr>
          <w:spacing w:val="-13"/>
          <w:w w:val="110"/>
        </w:rPr>
        <w:t xml:space="preserve"> </w:t>
      </w:r>
      <w:r>
        <w:rPr>
          <w:w w:val="110"/>
        </w:rPr>
        <w:t>bias</w:t>
      </w:r>
      <w:r>
        <w:rPr>
          <w:spacing w:val="-13"/>
          <w:w w:val="110"/>
        </w:rPr>
        <w:t xml:space="preserve"> </w:t>
      </w:r>
      <w:r>
        <w:rPr>
          <w:w w:val="110"/>
        </w:rPr>
        <w:t>and</w:t>
      </w:r>
      <w:r>
        <w:rPr>
          <w:spacing w:val="-14"/>
          <w:w w:val="110"/>
        </w:rPr>
        <w:t xml:space="preserve"> </w:t>
      </w:r>
      <w:r>
        <w:rPr>
          <w:w w:val="110"/>
        </w:rPr>
        <w:t>parental</w:t>
      </w:r>
      <w:r>
        <w:rPr>
          <w:spacing w:val="-13"/>
          <w:w w:val="110"/>
        </w:rPr>
        <w:t xml:space="preserve"> </w:t>
      </w:r>
      <w:r>
        <w:rPr>
          <w:w w:val="110"/>
        </w:rPr>
        <w:t>education</w:t>
      </w:r>
      <w:r>
        <w:rPr>
          <w:spacing w:val="-14"/>
          <w:w w:val="110"/>
        </w:rPr>
        <w:t xml:space="preserve"> </w:t>
      </w:r>
      <w:r>
        <w:rPr>
          <w:w w:val="110"/>
        </w:rPr>
        <w:t>on</w:t>
      </w:r>
      <w:r>
        <w:rPr>
          <w:spacing w:val="-13"/>
          <w:w w:val="110"/>
        </w:rPr>
        <w:t xml:space="preserve"> </w:t>
      </w:r>
      <w:r>
        <w:rPr>
          <w:w w:val="110"/>
        </w:rPr>
        <w:t>identity</w:t>
      </w:r>
      <w:r>
        <w:rPr>
          <w:spacing w:val="-13"/>
          <w:w w:val="110"/>
        </w:rPr>
        <w:t xml:space="preserve"> </w:t>
      </w:r>
      <w:r>
        <w:rPr>
          <w:w w:val="110"/>
        </w:rPr>
        <w:t>are</w:t>
      </w:r>
      <w:r>
        <w:rPr>
          <w:spacing w:val="-14"/>
          <w:w w:val="110"/>
        </w:rPr>
        <w:t xml:space="preserve"> </w:t>
      </w:r>
      <w:r>
        <w:rPr>
          <w:w w:val="110"/>
        </w:rPr>
        <w:t>heterogeneous</w:t>
      </w:r>
      <w:r>
        <w:rPr>
          <w:spacing w:val="-13"/>
          <w:w w:val="110"/>
        </w:rPr>
        <w:t xml:space="preserve"> </w:t>
      </w:r>
      <w:r>
        <w:rPr>
          <w:w w:val="110"/>
        </w:rPr>
        <w:t>across ancestry types:</w:t>
      </w:r>
      <w:r>
        <w:rPr>
          <w:spacing w:val="40"/>
          <w:w w:val="110"/>
        </w:rPr>
        <w:t xml:space="preserve"> </w:t>
      </w:r>
      <w:r>
        <w:rPr>
          <w:w w:val="110"/>
        </w:rPr>
        <w:t xml:space="preserve">even where cross-group differences fall short of statistical </w:t>
      </w:r>
      <w:ins w:id="686" w:author="Hussain Hadah" w:date="2026-10-25T19:29:00Z" w16du:dateUtc="2026-10-25T23:29:00Z">
        <w:r w:rsidR="00665139">
          <w:t>significance</w:t>
        </w:r>
      </w:ins>
      <w:del w:id="687" w:author="Hussain Hadah" w:date="2026-10-25T19:29:00Z" w16du:dateUtc="2026-10-25T23:29:00Z">
        <w:r>
          <w:rPr>
            <w:w w:val="110"/>
          </w:rPr>
          <w:delText>sig-nificance</w:delText>
        </w:r>
      </w:del>
      <w:r>
        <w:rPr>
          <w:w w:val="110"/>
        </w:rPr>
        <w:t xml:space="preserve">, point estimates increase steadily with the number of Asian </w:t>
      </w:r>
      <w:ins w:id="688" w:author="Hussain Hadah" w:date="2026-10-25T19:29:00Z" w16du:dateUtc="2026-10-25T23:29:00Z">
        <w:r w:rsidR="00665139">
          <w:t>grandparents</w:t>
        </w:r>
      </w:ins>
      <w:del w:id="689" w:author="Hussain Hadah" w:date="2026-10-25T19:29:00Z" w16du:dateUtc="2026-10-25T23:29:00Z">
        <w:r>
          <w:rPr>
            <w:w w:val="110"/>
          </w:rPr>
          <w:delText>grandpar-ents</w:delText>
        </w:r>
      </w:del>
      <w:r>
        <w:rPr>
          <w:w w:val="110"/>
        </w:rPr>
        <w:t>.</w:t>
      </w:r>
      <w:r>
        <w:rPr>
          <w:spacing w:val="15"/>
          <w:w w:val="110"/>
        </w:rPr>
        <w:t xml:space="preserve"> </w:t>
      </w:r>
      <w:r>
        <w:rPr>
          <w:w w:val="110"/>
        </w:rPr>
        <w:t>Consistent</w:t>
      </w:r>
      <w:r>
        <w:rPr>
          <w:spacing w:val="-11"/>
          <w:w w:val="110"/>
        </w:rPr>
        <w:t xml:space="preserve"> </w:t>
      </w:r>
      <w:r>
        <w:rPr>
          <w:w w:val="110"/>
        </w:rPr>
        <w:t>with</w:t>
      </w:r>
      <w:r>
        <w:rPr>
          <w:spacing w:val="-11"/>
          <w:w w:val="110"/>
        </w:rPr>
        <w:t xml:space="preserve"> </w:t>
      </w:r>
      <w:r>
        <w:rPr>
          <w:w w:val="110"/>
        </w:rPr>
        <w:t>the</w:t>
      </w:r>
      <w:r>
        <w:rPr>
          <w:spacing w:val="-11"/>
          <w:w w:val="110"/>
        </w:rPr>
        <w:t xml:space="preserve"> </w:t>
      </w:r>
      <w:r>
        <w:rPr>
          <w:w w:val="110"/>
        </w:rPr>
        <w:t>theoretical</w:t>
      </w:r>
      <w:r>
        <w:rPr>
          <w:spacing w:val="-11"/>
          <w:w w:val="110"/>
        </w:rPr>
        <w:t xml:space="preserve"> </w:t>
      </w:r>
      <w:r>
        <w:rPr>
          <w:w w:val="110"/>
        </w:rPr>
        <w:t>framework,</w:t>
      </w:r>
      <w:r>
        <w:rPr>
          <w:spacing w:val="-9"/>
          <w:w w:val="110"/>
        </w:rPr>
        <w:t xml:space="preserve"> </w:t>
      </w:r>
      <w:r>
        <w:rPr>
          <w:w w:val="110"/>
        </w:rPr>
        <w:t>individuals</w:t>
      </w:r>
      <w:r>
        <w:rPr>
          <w:spacing w:val="-11"/>
          <w:w w:val="110"/>
        </w:rPr>
        <w:t xml:space="preserve"> </w:t>
      </w:r>
      <w:r>
        <w:rPr>
          <w:w w:val="110"/>
        </w:rPr>
        <w:t>with</w:t>
      </w:r>
      <w:r>
        <w:rPr>
          <w:spacing w:val="-11"/>
          <w:w w:val="110"/>
        </w:rPr>
        <w:t xml:space="preserve"> </w:t>
      </w:r>
      <w:r>
        <w:rPr>
          <w:w w:val="110"/>
        </w:rPr>
        <w:t>lower</w:t>
      </w:r>
      <w:r>
        <w:rPr>
          <w:spacing w:val="-11"/>
          <w:w w:val="110"/>
        </w:rPr>
        <w:t xml:space="preserve"> </w:t>
      </w:r>
      <w:r>
        <w:rPr>
          <w:w w:val="110"/>
        </w:rPr>
        <w:t>switching costs—those with fewer Asian grandparents and greater racial ambiguity—show smaller</w:t>
      </w:r>
      <w:r>
        <w:rPr>
          <w:spacing w:val="-16"/>
          <w:w w:val="110"/>
        </w:rPr>
        <w:t xml:space="preserve"> </w:t>
      </w:r>
      <w:r>
        <w:rPr>
          <w:w w:val="110"/>
        </w:rPr>
        <w:t>marginal</w:t>
      </w:r>
      <w:r>
        <w:rPr>
          <w:spacing w:val="-16"/>
          <w:w w:val="110"/>
        </w:rPr>
        <w:t xml:space="preserve"> </w:t>
      </w:r>
      <w:r>
        <w:rPr>
          <w:w w:val="110"/>
        </w:rPr>
        <w:t>effects</w:t>
      </w:r>
      <w:r>
        <w:rPr>
          <w:spacing w:val="-16"/>
          <w:w w:val="110"/>
        </w:rPr>
        <w:t xml:space="preserve"> </w:t>
      </w:r>
      <w:r>
        <w:rPr>
          <w:w w:val="110"/>
        </w:rPr>
        <w:t>of</w:t>
      </w:r>
      <w:r>
        <w:rPr>
          <w:spacing w:val="-16"/>
          <w:w w:val="110"/>
        </w:rPr>
        <w:t xml:space="preserve"> </w:t>
      </w:r>
      <w:r>
        <w:rPr>
          <w:w w:val="110"/>
        </w:rPr>
        <w:t>bias</w:t>
      </w:r>
      <w:r>
        <w:rPr>
          <w:spacing w:val="-16"/>
          <w:w w:val="110"/>
        </w:rPr>
        <w:t xml:space="preserve"> </w:t>
      </w:r>
      <w:r>
        <w:rPr>
          <w:w w:val="110"/>
        </w:rPr>
        <w:t>because</w:t>
      </w:r>
      <w:r>
        <w:rPr>
          <w:spacing w:val="-16"/>
          <w:w w:val="110"/>
        </w:rPr>
        <w:t xml:space="preserve"> </w:t>
      </w:r>
      <w:r>
        <w:rPr>
          <w:w w:val="110"/>
        </w:rPr>
        <w:t>they</w:t>
      </w:r>
      <w:r>
        <w:rPr>
          <w:spacing w:val="-16"/>
          <w:w w:val="110"/>
        </w:rPr>
        <w:t xml:space="preserve"> </w:t>
      </w:r>
      <w:r>
        <w:rPr>
          <w:w w:val="110"/>
        </w:rPr>
        <w:t>can</w:t>
      </w:r>
      <w:r>
        <w:rPr>
          <w:spacing w:val="-16"/>
          <w:w w:val="110"/>
        </w:rPr>
        <w:t xml:space="preserve"> </w:t>
      </w:r>
      <w:r>
        <w:rPr>
          <w:w w:val="110"/>
        </w:rPr>
        <w:t>switch</w:t>
      </w:r>
      <w:r>
        <w:rPr>
          <w:spacing w:val="-16"/>
          <w:w w:val="110"/>
        </w:rPr>
        <w:t xml:space="preserve"> </w:t>
      </w:r>
      <w:r>
        <w:rPr>
          <w:w w:val="110"/>
        </w:rPr>
        <w:t>identities</w:t>
      </w:r>
      <w:r>
        <w:rPr>
          <w:spacing w:val="-16"/>
          <w:w w:val="110"/>
        </w:rPr>
        <w:t xml:space="preserve"> </w:t>
      </w:r>
      <w:r>
        <w:rPr>
          <w:w w:val="110"/>
        </w:rPr>
        <w:t>even</w:t>
      </w:r>
      <w:r>
        <w:rPr>
          <w:spacing w:val="-16"/>
          <w:w w:val="110"/>
        </w:rPr>
        <w:t xml:space="preserve"> </w:t>
      </w:r>
      <w:r>
        <w:rPr>
          <w:w w:val="110"/>
        </w:rPr>
        <w:t>at</w:t>
      </w:r>
      <w:r>
        <w:rPr>
          <w:spacing w:val="-16"/>
          <w:w w:val="110"/>
        </w:rPr>
        <w:t xml:space="preserve"> </w:t>
      </w:r>
      <w:r>
        <w:rPr>
          <w:w w:val="110"/>
        </w:rPr>
        <w:t>low</w:t>
      </w:r>
      <w:r>
        <w:rPr>
          <w:spacing w:val="-16"/>
          <w:w w:val="110"/>
        </w:rPr>
        <w:t xml:space="preserve"> </w:t>
      </w:r>
      <w:ins w:id="690" w:author="Hussain Hadah" w:date="2026-10-25T19:29:00Z" w16du:dateUtc="2026-10-25T23:29:00Z">
        <w:r w:rsidR="00665139">
          <w:t>levels</w:t>
        </w:r>
      </w:ins>
      <w:del w:id="691" w:author="Hussain Hadah" w:date="2026-10-25T19:29:00Z" w16du:dateUtc="2026-10-25T23:29:00Z">
        <w:r>
          <w:rPr>
            <w:w w:val="110"/>
          </w:rPr>
          <w:delText>lev-els</w:delText>
        </w:r>
      </w:del>
      <w:r>
        <w:rPr>
          <w:w w:val="110"/>
        </w:rPr>
        <w:t xml:space="preserve"> of bias, while those with more Asian ancestry require stronger incentives to overcome higher switching costs</w:t>
      </w:r>
      <w:ins w:id="692" w:author="Hussain Hadah" w:date="2026-10-25T19:29:00Z" w16du:dateUtc="2026-10-25T23:29:00Z">
        <w:r w:rsidR="00665139">
          <w:t>.</w:t>
        </w:r>
        <w:r w:rsidR="00665139">
          <w:rPr>
            <w:color w:val="0000FF"/>
            <w:vertAlign w:val="superscript"/>
          </w:rPr>
          <w:footnoteReference w:id="14"/>
        </w:r>
      </w:ins>
      <w:del w:id="694" w:author="Hussain Hadah" w:date="2026-10-25T19:29:00Z" w16du:dateUtc="2026-10-25T23:29:00Z">
        <w:r>
          <w:rPr>
            <w:w w:val="110"/>
          </w:rPr>
          <w:delText>.</w:delText>
        </w:r>
        <w:r w:rsidR="00E746E6">
          <w:fldChar w:fldCharType="begin"/>
        </w:r>
        <w:r w:rsidR="00E746E6">
          <w:delInstrText>HYPERLINK \l "_bookmark12"</w:delInstrText>
        </w:r>
        <w:r w:rsidR="00E746E6">
          <w:fldChar w:fldCharType="separate"/>
        </w:r>
        <w:r w:rsidR="00E746E6">
          <w:rPr>
            <w:color w:val="0000FF"/>
            <w:w w:val="110"/>
            <w:position w:val="9"/>
            <w:sz w:val="18"/>
          </w:rPr>
          <w:delText>12</w:delText>
        </w:r>
        <w:r w:rsidR="00E746E6">
          <w:fldChar w:fldCharType="end"/>
        </w:r>
      </w:del>
    </w:p>
    <w:p w14:paraId="4D1DAE42" w14:textId="77777777" w:rsidR="00E746E6" w:rsidRDefault="00E746E6">
      <w:pPr>
        <w:pStyle w:val="BodyText"/>
        <w:rPr>
          <w:del w:id="695" w:author="Hussain Hadah" w:date="2026-10-25T19:29:00Z" w16du:dateUtc="2026-10-25T23:29:00Z"/>
        </w:rPr>
      </w:pPr>
    </w:p>
    <w:p w14:paraId="06B2ED3A" w14:textId="77777777" w:rsidR="00E746E6" w:rsidRDefault="00E746E6">
      <w:pPr>
        <w:pStyle w:val="BodyText"/>
        <w:spacing w:before="77"/>
        <w:rPr>
          <w:del w:id="696" w:author="Hussain Hadah" w:date="2026-10-25T19:29:00Z" w16du:dateUtc="2026-10-25T23:29:00Z"/>
        </w:rPr>
      </w:pPr>
    </w:p>
    <w:p w14:paraId="194375FB" w14:textId="77777777" w:rsidR="00E746E6" w:rsidRDefault="000245FA">
      <w:pPr>
        <w:pStyle w:val="Heading3"/>
        <w:spacing w:before="1"/>
        <w:ind w:left="387" w:hanging="352"/>
      </w:pPr>
      <w:r>
        <w:rPr>
          <w:w w:val="110"/>
        </w:rPr>
        <w:t>The</w:t>
      </w:r>
      <w:r>
        <w:rPr>
          <w:spacing w:val="-6"/>
          <w:w w:val="110"/>
        </w:rPr>
        <w:t xml:space="preserve"> </w:t>
      </w:r>
      <w:r>
        <w:rPr>
          <w:w w:val="110"/>
        </w:rPr>
        <w:t>interaction</w:t>
      </w:r>
      <w:r>
        <w:rPr>
          <w:spacing w:val="-5"/>
          <w:w w:val="110"/>
        </w:rPr>
        <w:t xml:space="preserve"> </w:t>
      </w:r>
      <w:r>
        <w:rPr>
          <w:w w:val="110"/>
        </w:rPr>
        <w:t>between</w:t>
      </w:r>
      <w:r>
        <w:rPr>
          <w:spacing w:val="-5"/>
          <w:w w:val="110"/>
        </w:rPr>
        <w:t xml:space="preserve"> </w:t>
      </w:r>
      <w:r>
        <w:rPr>
          <w:w w:val="110"/>
        </w:rPr>
        <w:t>state-level</w:t>
      </w:r>
      <w:r>
        <w:rPr>
          <w:spacing w:val="-6"/>
          <w:w w:val="110"/>
        </w:rPr>
        <w:t xml:space="preserve"> </w:t>
      </w:r>
      <w:r>
        <w:rPr>
          <w:w w:val="110"/>
        </w:rPr>
        <w:t>bias</w:t>
      </w:r>
      <w:r>
        <w:rPr>
          <w:spacing w:val="-5"/>
          <w:w w:val="110"/>
        </w:rPr>
        <w:t xml:space="preserve"> </w:t>
      </w:r>
      <w:r>
        <w:rPr>
          <w:w w:val="110"/>
        </w:rPr>
        <w:t>and</w:t>
      </w:r>
      <w:r>
        <w:rPr>
          <w:spacing w:val="-5"/>
          <w:w w:val="110"/>
        </w:rPr>
        <w:t xml:space="preserve"> </w:t>
      </w:r>
      <w:r>
        <w:rPr>
          <w:w w:val="110"/>
        </w:rPr>
        <w:t>socioeconomic</w:t>
      </w:r>
      <w:r>
        <w:rPr>
          <w:spacing w:val="-6"/>
          <w:w w:val="110"/>
        </w:rPr>
        <w:t xml:space="preserve"> </w:t>
      </w:r>
      <w:r>
        <w:rPr>
          <w:spacing w:val="-2"/>
          <w:w w:val="110"/>
        </w:rPr>
        <w:t>status</w:t>
      </w:r>
    </w:p>
    <w:p w14:paraId="4C11E298" w14:textId="77777777" w:rsidR="00E746E6" w:rsidRDefault="00E746E6">
      <w:pPr>
        <w:pStyle w:val="BodyText"/>
        <w:spacing w:before="39"/>
        <w:rPr>
          <w:del w:id="697" w:author="Hussain Hadah" w:date="2026-10-25T19:29:00Z" w16du:dateUtc="2026-10-25T23:29:00Z"/>
          <w:b/>
          <w:sz w:val="28"/>
        </w:rPr>
      </w:pPr>
    </w:p>
    <w:p w14:paraId="652EB4D6" w14:textId="77777777" w:rsidR="00E746E6" w:rsidRDefault="000245FA">
      <w:pPr>
        <w:pStyle w:val="BodyText"/>
        <w:spacing w:line="415" w:lineRule="auto"/>
        <w:ind w:left="36" w:right="393" w:firstLine="351"/>
        <w:jc w:val="both"/>
      </w:pPr>
      <w:r>
        <w:rPr>
          <w:w w:val="110"/>
        </w:rPr>
        <w:t>To</w:t>
      </w:r>
      <w:r>
        <w:rPr>
          <w:spacing w:val="-2"/>
          <w:w w:val="110"/>
        </w:rPr>
        <w:t xml:space="preserve"> </w:t>
      </w:r>
      <w:r>
        <w:rPr>
          <w:w w:val="110"/>
        </w:rPr>
        <w:t>assess</w:t>
      </w:r>
      <w:r>
        <w:rPr>
          <w:spacing w:val="-2"/>
          <w:w w:val="110"/>
        </w:rPr>
        <w:t xml:space="preserve"> </w:t>
      </w:r>
      <w:r>
        <w:rPr>
          <w:w w:val="110"/>
        </w:rPr>
        <w:t>whether</w:t>
      </w:r>
      <w:r>
        <w:rPr>
          <w:spacing w:val="-2"/>
          <w:w w:val="110"/>
        </w:rPr>
        <w:t xml:space="preserve"> </w:t>
      </w:r>
      <w:r>
        <w:rPr>
          <w:w w:val="110"/>
        </w:rPr>
        <w:t>bias</w:t>
      </w:r>
      <w:r>
        <w:rPr>
          <w:spacing w:val="-2"/>
          <w:w w:val="110"/>
        </w:rPr>
        <w:t xml:space="preserve"> </w:t>
      </w:r>
      <w:r>
        <w:rPr>
          <w:w w:val="110"/>
        </w:rPr>
        <w:t>and</w:t>
      </w:r>
      <w:r>
        <w:rPr>
          <w:spacing w:val="-2"/>
          <w:w w:val="110"/>
        </w:rPr>
        <w:t xml:space="preserve"> </w:t>
      </w:r>
      <w:r>
        <w:rPr>
          <w:w w:val="110"/>
        </w:rPr>
        <w:t>socioeconomic</w:t>
      </w:r>
      <w:r>
        <w:rPr>
          <w:spacing w:val="-2"/>
          <w:w w:val="110"/>
        </w:rPr>
        <w:t xml:space="preserve"> </w:t>
      </w:r>
      <w:r>
        <w:rPr>
          <w:w w:val="110"/>
        </w:rPr>
        <w:t>status</w:t>
      </w:r>
      <w:r>
        <w:rPr>
          <w:spacing w:val="-2"/>
          <w:w w:val="110"/>
        </w:rPr>
        <w:t xml:space="preserve"> </w:t>
      </w:r>
      <w:r>
        <w:rPr>
          <w:w w:val="110"/>
        </w:rPr>
        <w:t>jointly</w:t>
      </w:r>
      <w:r>
        <w:rPr>
          <w:spacing w:val="-2"/>
          <w:w w:val="110"/>
        </w:rPr>
        <w:t xml:space="preserve"> </w:t>
      </w:r>
      <w:r>
        <w:rPr>
          <w:w w:val="110"/>
        </w:rPr>
        <w:t>affect</w:t>
      </w:r>
      <w:r>
        <w:rPr>
          <w:spacing w:val="-2"/>
          <w:w w:val="110"/>
        </w:rPr>
        <w:t xml:space="preserve"> </w:t>
      </w:r>
      <w:r>
        <w:rPr>
          <w:w w:val="110"/>
        </w:rPr>
        <w:t>Asian</w:t>
      </w:r>
      <w:r>
        <w:rPr>
          <w:spacing w:val="-2"/>
          <w:w w:val="110"/>
        </w:rPr>
        <w:t xml:space="preserve"> </w:t>
      </w:r>
      <w:ins w:id="698" w:author="Hussain Hadah" w:date="2026-10-25T19:29:00Z" w16du:dateUtc="2026-10-25T23:29:00Z">
        <w:r w:rsidR="00665139">
          <w:t>identification</w:t>
        </w:r>
      </w:ins>
      <w:del w:id="699" w:author="Hussain Hadah" w:date="2026-10-25T19:29:00Z" w16du:dateUtc="2026-10-25T23:29:00Z">
        <w:r>
          <w:rPr>
            <w:w w:val="110"/>
          </w:rPr>
          <w:delText>identifi-cation</w:delText>
        </w:r>
      </w:del>
      <w:r>
        <w:rPr>
          <w:w w:val="110"/>
        </w:rPr>
        <w:t xml:space="preserve">, I estimate linear probability models </w:t>
      </w:r>
      <w:ins w:id="700" w:author="Hussain Hadah" w:date="2026-10-25T19:29:00Z" w16du:dateUtc="2026-10-25T23:29:00Z">
        <w:r w:rsidR="00665139">
          <w:t>that interact</w:t>
        </w:r>
      </w:ins>
      <w:del w:id="701" w:author="Hussain Hadah" w:date="2026-10-25T19:29:00Z" w16du:dateUtc="2026-10-25T23:29:00Z">
        <w:r>
          <w:rPr>
            <w:w w:val="110"/>
          </w:rPr>
          <w:delText>interacting</w:delText>
        </w:r>
      </w:del>
      <w:r>
        <w:rPr>
          <w:w w:val="110"/>
        </w:rPr>
        <w:t xml:space="preserve"> demeaned state-level bias with </w:t>
      </w:r>
      <w:ins w:id="702" w:author="Hussain Hadah" w:date="2026-10-25T19:29:00Z" w16du:dateUtc="2026-10-25T23:29:00Z">
        <w:r w:rsidR="00665139">
          <w:t xml:space="preserve">sex and with </w:t>
        </w:r>
      </w:ins>
      <w:r>
        <w:rPr>
          <w:w w:val="110"/>
        </w:rPr>
        <w:t xml:space="preserve">parental education (own education </w:t>
      </w:r>
      <w:ins w:id="703" w:author="Hussain Hadah" w:date="2026-10-25T19:29:00Z" w16du:dateUtc="2026-10-25T23:29:00Z">
        <w:r w:rsidR="00665139">
          <w:t>and</w:t>
        </w:r>
      </w:ins>
      <w:del w:id="704" w:author="Hussain Hadah" w:date="2026-10-25T19:29:00Z" w16du:dateUtc="2026-10-25T23:29:00Z">
        <w:r>
          <w:rPr>
            <w:w w:val="110"/>
          </w:rPr>
          <w:delText>for adults),</w:delText>
        </w:r>
      </w:del>
      <w:r>
        <w:rPr>
          <w:w w:val="110"/>
        </w:rPr>
        <w:t xml:space="preserve"> family income </w:t>
      </w:r>
      <w:ins w:id="705" w:author="Hussain Hadah" w:date="2026-10-25T19:29:00Z" w16du:dateUtc="2026-10-25T23:29:00Z">
        <w:r w:rsidR="00665139">
          <w:t xml:space="preserve">for adults). Table </w:t>
        </w:r>
        <w:r w:rsidR="00665139">
          <w:rPr>
            <w:color w:val="0000FF"/>
          </w:rPr>
          <w:t xml:space="preserve">8 </w:t>
        </w:r>
        <w:r w:rsidR="00665139">
          <w:t>reports the interaction coefficients for mixed-race secondgeneration children (Panel A), mixed-race second-generation adults (Panel B), and third-generation children by number of Asian grandparents (Panel C), separately by family type and pooled.</w:t>
        </w:r>
      </w:ins>
      <w:del w:id="706" w:author="Hussain Hadah" w:date="2026-10-25T19:29:00Z" w16du:dateUtc="2026-10-25T23:29:00Z">
        <w:r>
          <w:rPr>
            <w:w w:val="110"/>
          </w:rPr>
          <w:delText xml:space="preserve">(own income for adults), and gender. Results appear in Figures </w:delText>
        </w:r>
        <w:r w:rsidR="00E746E6">
          <w:fldChar w:fldCharType="begin"/>
        </w:r>
        <w:r w:rsidR="00E746E6">
          <w:delInstrText>HYPERLINK \l "_bookmark83"</w:delInstrText>
        </w:r>
        <w:r w:rsidR="00E746E6">
          <w:fldChar w:fldCharType="separate"/>
        </w:r>
        <w:r w:rsidR="00E746E6">
          <w:rPr>
            <w:color w:val="0000FF"/>
            <w:w w:val="110"/>
          </w:rPr>
          <w:delText>14</w:delText>
        </w:r>
        <w:r w:rsidR="00E746E6">
          <w:fldChar w:fldCharType="end"/>
        </w:r>
        <w:r>
          <w:rPr>
            <w:w w:val="110"/>
          </w:rPr>
          <w:delText>–</w:delText>
        </w:r>
        <w:r w:rsidR="00E746E6">
          <w:fldChar w:fldCharType="begin"/>
        </w:r>
        <w:r w:rsidR="00E746E6">
          <w:delInstrText>HYPERLINK \l "_bookmark85"</w:delInstrText>
        </w:r>
        <w:r w:rsidR="00E746E6">
          <w:fldChar w:fldCharType="separate"/>
        </w:r>
        <w:r w:rsidR="00E746E6">
          <w:rPr>
            <w:color w:val="0000FF"/>
            <w:w w:val="110"/>
          </w:rPr>
          <w:delText>16</w:delText>
        </w:r>
        <w:r w:rsidR="00E746E6">
          <w:fldChar w:fldCharType="end"/>
        </w:r>
        <w:r>
          <w:rPr>
            <w:w w:val="110"/>
          </w:rPr>
          <w:delText>.</w:delText>
        </w:r>
      </w:del>
    </w:p>
    <w:p w14:paraId="4BDC6ADB" w14:textId="77777777" w:rsidR="00E746E6" w:rsidRDefault="00665139">
      <w:pPr>
        <w:pStyle w:val="BodyText"/>
        <w:spacing w:before="3" w:line="415" w:lineRule="auto"/>
        <w:ind w:left="36" w:right="393" w:firstLine="351"/>
        <w:jc w:val="both"/>
        <w:rPr>
          <w:del w:id="707" w:author="Hussain Hadah" w:date="2026-10-25T19:29:00Z" w16du:dateUtc="2026-10-25T23:29:00Z"/>
        </w:rPr>
      </w:pPr>
      <w:ins w:id="708" w:author="Hussain Hadah" w:date="2026-10-25T19:29:00Z" w16du:dateUtc="2026-10-25T23:29:00Z">
        <w:r>
          <w:t xml:space="preserve">Education </w:t>
        </w:r>
      </w:ins>
      <w:del w:id="709" w:author="Hussain Hadah" w:date="2026-10-25T19:29:00Z" w16du:dateUtc="2026-10-25T23:29:00Z">
        <w:r w:rsidR="000245FA">
          <w:rPr>
            <w:noProof/>
          </w:rPr>
          <mc:AlternateContent>
            <mc:Choice Requires="wps">
              <w:drawing>
                <wp:anchor distT="0" distB="0" distL="0" distR="0" simplePos="0" relativeHeight="15740416" behindDoc="0" locked="0" layoutInCell="1" allowOverlap="1" wp14:anchorId="5932CA3D" wp14:editId="0C85738F">
                  <wp:simplePos x="0" y="0"/>
                  <wp:positionH relativeFrom="page">
                    <wp:posOffset>1165872</wp:posOffset>
                  </wp:positionH>
                  <wp:positionV relativeFrom="paragraph">
                    <wp:posOffset>2110312</wp:posOffset>
                  </wp:positionV>
                  <wp:extent cx="1088390"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8390" cy="1270"/>
                          </a:xfrm>
                          <a:custGeom>
                            <a:avLst/>
                            <a:gdLst/>
                            <a:ahLst/>
                            <a:cxnLst/>
                            <a:rect l="l" t="t" r="r" b="b"/>
                            <a:pathLst>
                              <a:path w="1088390">
                                <a:moveTo>
                                  <a:pt x="0" y="0"/>
                                </a:moveTo>
                                <a:lnTo>
                                  <a:pt x="108811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40416" from="91.801003pt,166.166367pt" to="177.479003pt,166.166367pt" stroked="true" strokeweight=".398pt" strokecolor="#000000">
                  <v:stroke dashstyle="solid"/>
                  <w10:wrap type="none"/>
                </v:line>
              </w:pict>
            </mc:Fallback>
          </mc:AlternateContent>
        </w:r>
        <w:r w:rsidR="000245FA">
          <w:rPr>
            <w:w w:val="110"/>
          </w:rPr>
          <w:delText xml:space="preserve">I find that education </w:delText>
        </w:r>
      </w:del>
      <w:r w:rsidR="000245FA">
        <w:rPr>
          <w:w w:val="110"/>
        </w:rPr>
        <w:t xml:space="preserve">amplifies the negative effect of bias on Asian </w:t>
      </w:r>
      <w:ins w:id="710" w:author="Hussain Hadah" w:date="2026-10-25T19:29:00Z" w16du:dateUtc="2026-10-25T23:29:00Z">
        <w:r>
          <w:t>identification, and the pattern is concentrated in families with an Asian father.</w:t>
        </w:r>
      </w:ins>
      <w:del w:id="711" w:author="Hussain Hadah" w:date="2026-10-25T19:29:00Z" w16du:dateUtc="2026-10-25T23:29:00Z">
        <w:r w:rsidR="000245FA">
          <w:rPr>
            <w:w w:val="110"/>
          </w:rPr>
          <w:delText>identifica-</w:delText>
        </w:r>
        <w:r w:rsidR="000245FA">
          <w:rPr>
            <w:w w:val="110"/>
          </w:rPr>
          <w:lastRenderedPageBreak/>
          <w:delText>tion.</w:delText>
        </w:r>
      </w:del>
      <w:r w:rsidR="000245FA">
        <w:rPr>
          <w:w w:val="110"/>
        </w:rPr>
        <w:t xml:space="preserve"> Among</w:t>
      </w:r>
      <w:r w:rsidR="000245FA">
        <w:rPr>
          <w:spacing w:val="-13"/>
          <w:w w:val="110"/>
        </w:rPr>
        <w:t xml:space="preserve"> </w:t>
      </w:r>
      <w:ins w:id="712" w:author="Hussain Hadah" w:date="2026-10-25T19:29:00Z" w16du:dateUtc="2026-10-25T23:29:00Z">
        <w:r>
          <w:t xml:space="preserve">secondgeneration </w:t>
        </w:r>
      </w:ins>
      <w:del w:id="713" w:author="Hussain Hadah" w:date="2026-10-25T19:29:00Z" w16du:dateUtc="2026-10-25T23:29:00Z">
        <w:r w:rsidR="000245FA">
          <w:rPr>
            <w:w w:val="110"/>
          </w:rPr>
          <w:delText>second-generation</w:delText>
        </w:r>
        <w:r w:rsidR="000245FA">
          <w:rPr>
            <w:spacing w:val="-13"/>
            <w:w w:val="110"/>
          </w:rPr>
          <w:delText xml:space="preserve"> </w:delText>
        </w:r>
      </w:del>
      <w:r w:rsidR="000245FA">
        <w:rPr>
          <w:w w:val="110"/>
        </w:rPr>
        <w:t>AW</w:t>
      </w:r>
      <w:r w:rsidR="000245FA">
        <w:rPr>
          <w:spacing w:val="-12"/>
          <w:w w:val="110"/>
        </w:rPr>
        <w:t xml:space="preserve"> </w:t>
      </w:r>
      <w:r w:rsidR="000245FA">
        <w:rPr>
          <w:w w:val="110"/>
        </w:rPr>
        <w:t>children</w:t>
      </w:r>
      <w:ins w:id="714" w:author="Hussain Hadah" w:date="2026-10-25T19:29:00Z" w16du:dateUtc="2026-10-25T23:29:00Z">
        <w:r>
          <w:t>,</w:t>
        </w:r>
      </w:ins>
      <w:del w:id="715" w:author="Hussain Hadah" w:date="2026-10-25T19:29:00Z" w16du:dateUtc="2026-10-25T23:29:00Z">
        <w:r w:rsidR="000245FA">
          <w:rPr>
            <w:spacing w:val="-14"/>
            <w:w w:val="110"/>
          </w:rPr>
          <w:delText xml:space="preserve"> </w:delText>
        </w:r>
        <w:r w:rsidR="000245FA">
          <w:rPr>
            <w:w w:val="110"/>
          </w:rPr>
          <w:delText>(Figure</w:delText>
        </w:r>
        <w:r w:rsidR="000245FA">
          <w:rPr>
            <w:spacing w:val="-13"/>
            <w:w w:val="110"/>
          </w:rPr>
          <w:delText xml:space="preserve"> </w:delText>
        </w:r>
        <w:r w:rsidR="00E746E6">
          <w:fldChar w:fldCharType="begin"/>
        </w:r>
        <w:r w:rsidR="00E746E6">
          <w:delInstrText>HYPERLINK \l "_bookmark83"</w:delInstrText>
        </w:r>
        <w:r w:rsidR="00E746E6">
          <w:fldChar w:fldCharType="separate"/>
        </w:r>
        <w:r w:rsidR="00E746E6">
          <w:rPr>
            <w:color w:val="0000FF"/>
            <w:w w:val="110"/>
          </w:rPr>
          <w:delText>14</w:delText>
        </w:r>
        <w:r w:rsidR="00E746E6">
          <w:fldChar w:fldCharType="end"/>
        </w:r>
        <w:r w:rsidR="000245FA">
          <w:rPr>
            <w:w w:val="110"/>
          </w:rPr>
          <w:delText>),</w:delText>
        </w:r>
      </w:del>
      <w:r w:rsidR="000245FA">
        <w:rPr>
          <w:spacing w:val="-13"/>
          <w:w w:val="110"/>
        </w:rPr>
        <w:t xml:space="preserve"> </w:t>
      </w:r>
      <w:r w:rsidR="000245FA">
        <w:rPr>
          <w:w w:val="110"/>
        </w:rPr>
        <w:t>the</w:t>
      </w:r>
      <w:r w:rsidR="000245FA">
        <w:rPr>
          <w:spacing w:val="-13"/>
          <w:w w:val="110"/>
        </w:rPr>
        <w:t xml:space="preserve"> </w:t>
      </w:r>
      <w:r w:rsidR="000245FA">
        <w:rPr>
          <w:w w:val="110"/>
        </w:rPr>
        <w:t>interaction</w:t>
      </w:r>
      <w:r w:rsidR="000245FA">
        <w:rPr>
          <w:spacing w:val="-13"/>
          <w:w w:val="110"/>
        </w:rPr>
        <w:t xml:space="preserve"> </w:t>
      </w:r>
      <w:r w:rsidR="000245FA">
        <w:rPr>
          <w:w w:val="110"/>
        </w:rPr>
        <w:t>between bias and maternal</w:t>
      </w:r>
      <w:ins w:id="716" w:author="Hussain Hadah" w:date="2026-10-25T19:29:00Z" w16du:dateUtc="2026-10-25T23:29:00Z">
        <w:r>
          <w:t xml:space="preserve"> </w:t>
        </w:r>
      </w:ins>
      <w:del w:id="717" w:author="Hussain Hadah" w:date="2026-10-25T19:29:00Z" w16du:dateUtc="2026-10-25T23:29:00Z">
        <w:r w:rsidR="000245FA">
          <w:rPr>
            <w:w w:val="110"/>
          </w:rPr>
          <w:delText>-</w:delText>
        </w:r>
      </w:del>
      <w:r w:rsidR="000245FA">
        <w:rPr>
          <w:w w:val="110"/>
        </w:rPr>
        <w:t xml:space="preserve">college </w:t>
      </w:r>
      <w:ins w:id="718" w:author="Hussain Hadah" w:date="2026-10-25T19:29:00Z" w16du:dateUtc="2026-10-25T23:29:00Z">
        <w:r>
          <w:t xml:space="preserve">education </w:t>
        </w:r>
      </w:ins>
      <w:r w:rsidR="000245FA">
        <w:rPr>
          <w:w w:val="110"/>
        </w:rPr>
        <w:t xml:space="preserve">is </w:t>
      </w:r>
      <w:del w:id="719" w:author="Hussain Hadah" w:date="2026-10-25T19:29:00Z" w16du:dateUtc="2026-10-25T23:29:00Z">
        <w:r w:rsidR="000245FA">
          <w:rPr>
            <w:w w:val="110"/>
          </w:rPr>
          <w:delText xml:space="preserve">negative and significant (approximately </w:delText>
        </w:r>
      </w:del>
      <w:r w:rsidR="000245FA">
        <w:rPr>
          <w:rFonts w:ascii="Arial" w:hAnsi="Arial"/>
          <w:w w:val="110"/>
        </w:rPr>
        <w:t>−</w:t>
      </w:r>
      <w:r w:rsidR="000245FA">
        <w:rPr>
          <w:w w:val="110"/>
        </w:rPr>
        <w:t>0.</w:t>
      </w:r>
      <w:ins w:id="720" w:author="Hussain Hadah" w:date="2026-10-25T19:29:00Z" w16du:dateUtc="2026-10-25T23:29:00Z">
        <w:r>
          <w:t>23 (standard error 0.10): for a one standard deviation increase</w:t>
        </w:r>
      </w:ins>
      <w:del w:id="721" w:author="Hussain Hadah" w:date="2026-10-25T19:29:00Z" w16du:dateUtc="2026-10-25T23:29:00Z">
        <w:r w:rsidR="000245FA">
          <w:rPr>
            <w:w w:val="110"/>
          </w:rPr>
          <w:delText>20);</w:delText>
        </w:r>
      </w:del>
      <w:r w:rsidR="000245FA">
        <w:rPr>
          <w:w w:val="110"/>
        </w:rPr>
        <w:t xml:space="preserve"> in </w:t>
      </w:r>
      <w:del w:id="722" w:author="Hussain Hadah" w:date="2026-10-25T19:29:00Z" w16du:dateUtc="2026-10-25T23:29:00Z">
        <w:r w:rsidR="000245FA">
          <w:rPr>
            <w:w w:val="110"/>
          </w:rPr>
          <w:delText>high-</w:delText>
        </w:r>
      </w:del>
      <w:r w:rsidR="000245FA">
        <w:rPr>
          <w:w w:val="110"/>
        </w:rPr>
        <w:t>bias</w:t>
      </w:r>
      <w:del w:id="723" w:author="Hussain Hadah" w:date="2026-10-25T19:29:00Z" w16du:dateUtc="2026-10-25T23:29:00Z">
        <w:r w:rsidR="000245FA">
          <w:rPr>
            <w:spacing w:val="-9"/>
            <w:w w:val="110"/>
          </w:rPr>
          <w:delText xml:space="preserve"> </w:delText>
        </w:r>
        <w:r w:rsidR="000245FA">
          <w:rPr>
            <w:w w:val="110"/>
          </w:rPr>
          <w:delText>states</w:delText>
        </w:r>
      </w:del>
      <w:r w:rsidR="000245FA">
        <w:rPr>
          <w:w w:val="110"/>
        </w:rPr>
        <w:t>,</w:t>
      </w:r>
      <w:r w:rsidR="000245FA">
        <w:rPr>
          <w:spacing w:val="-9"/>
          <w:w w:val="110"/>
        </w:rPr>
        <w:t xml:space="preserve"> </w:t>
      </w:r>
      <w:r w:rsidR="000245FA">
        <w:rPr>
          <w:w w:val="110"/>
        </w:rPr>
        <w:t>children</w:t>
      </w:r>
      <w:r w:rsidR="000245FA">
        <w:rPr>
          <w:spacing w:val="-9"/>
          <w:w w:val="110"/>
        </w:rPr>
        <w:t xml:space="preserve"> </w:t>
      </w:r>
      <w:r w:rsidR="000245FA">
        <w:rPr>
          <w:w w:val="110"/>
        </w:rPr>
        <w:t>of</w:t>
      </w:r>
      <w:r w:rsidR="000245FA">
        <w:rPr>
          <w:spacing w:val="-9"/>
          <w:w w:val="110"/>
        </w:rPr>
        <w:t xml:space="preserve"> </w:t>
      </w:r>
      <w:r w:rsidR="000245FA">
        <w:rPr>
          <w:w w:val="110"/>
        </w:rPr>
        <w:t>college-educated</w:t>
      </w:r>
      <w:r w:rsidR="000245FA">
        <w:rPr>
          <w:spacing w:val="-9"/>
          <w:w w:val="110"/>
        </w:rPr>
        <w:t xml:space="preserve"> </w:t>
      </w:r>
      <w:r w:rsidR="000245FA">
        <w:rPr>
          <w:w w:val="110"/>
        </w:rPr>
        <w:t>mothers</w:t>
      </w:r>
      <w:r w:rsidR="000245FA">
        <w:rPr>
          <w:spacing w:val="-9"/>
          <w:w w:val="110"/>
        </w:rPr>
        <w:t xml:space="preserve"> </w:t>
      </w:r>
      <w:ins w:id="724" w:author="Hussain Hadah" w:date="2026-10-25T19:29:00Z" w16du:dateUtc="2026-10-25T23:29:00Z">
        <w:r>
          <w:t>lose 23 percentage points more Asian identification than children of mothers without a degree.</w:t>
        </w:r>
      </w:ins>
      <w:del w:id="725" w:author="Hussain Hadah" w:date="2026-10-25T19:29:00Z" w16du:dateUtc="2026-10-25T23:29:00Z">
        <w:r w:rsidR="000245FA">
          <w:rPr>
            <w:w w:val="110"/>
          </w:rPr>
          <w:delText>are</w:delText>
        </w:r>
        <w:r w:rsidR="000245FA">
          <w:rPr>
            <w:spacing w:val="-9"/>
            <w:w w:val="110"/>
          </w:rPr>
          <w:delText xml:space="preserve"> </w:delText>
        </w:r>
        <w:r w:rsidR="000245FA">
          <w:rPr>
            <w:w w:val="110"/>
          </w:rPr>
          <w:delText>substantially</w:delText>
        </w:r>
        <w:r w:rsidR="000245FA">
          <w:rPr>
            <w:spacing w:val="-9"/>
            <w:w w:val="110"/>
          </w:rPr>
          <w:delText xml:space="preserve"> </w:delText>
        </w:r>
        <w:r w:rsidR="000245FA">
          <w:rPr>
            <w:w w:val="110"/>
          </w:rPr>
          <w:delText>less</w:delText>
        </w:r>
        <w:r w:rsidR="000245FA">
          <w:rPr>
            <w:spacing w:val="-9"/>
            <w:w w:val="110"/>
          </w:rPr>
          <w:delText xml:space="preserve"> </w:delText>
        </w:r>
        <w:r w:rsidR="000245FA">
          <w:rPr>
            <w:w w:val="110"/>
          </w:rPr>
          <w:delText>likely to report “Asian only” identity.</w:delText>
        </w:r>
      </w:del>
      <w:r w:rsidR="000245FA">
        <w:rPr>
          <w:spacing w:val="40"/>
          <w:w w:val="110"/>
        </w:rPr>
        <w:t xml:space="preserve"> </w:t>
      </w:r>
      <w:r w:rsidR="000245FA">
        <w:rPr>
          <w:w w:val="110"/>
        </w:rPr>
        <w:t xml:space="preserve">AW adults show the same pattern with </w:t>
      </w:r>
      <w:ins w:id="726" w:author="Hussain Hadah" w:date="2026-10-25T19:29:00Z" w16du:dateUtc="2026-10-25T23:29:00Z">
        <w:r>
          <w:t xml:space="preserve">their </w:t>
        </w:r>
      </w:ins>
      <w:r w:rsidR="000245FA">
        <w:rPr>
          <w:w w:val="110"/>
        </w:rPr>
        <w:t xml:space="preserve">own college education </w:t>
      </w:r>
      <w:ins w:id="727" w:author="Hussain Hadah" w:date="2026-10-25T19:29:00Z" w16du:dateUtc="2026-10-25T23:29:00Z">
        <w:r>
          <w:t xml:space="preserve">(−0.08, standard error 0.05, significant at the ten percent level). In </w:t>
        </w:r>
      </w:ins>
      <w:del w:id="728" w:author="Hussain Hadah" w:date="2026-10-25T19:29:00Z" w16du:dateUtc="2026-10-25T23:29:00Z">
        <w:r w:rsidR="000245FA">
          <w:rPr>
            <w:w w:val="110"/>
          </w:rPr>
          <w:delText xml:space="preserve">(approximately </w:delText>
        </w:r>
        <w:r w:rsidR="000245FA">
          <w:rPr>
            <w:rFonts w:ascii="Arial" w:hAnsi="Arial"/>
            <w:w w:val="110"/>
          </w:rPr>
          <w:delText>−</w:delText>
        </w:r>
        <w:r w:rsidR="000245FA">
          <w:rPr>
            <w:w w:val="110"/>
          </w:rPr>
          <w:delText xml:space="preserve">0.07; Figure </w:delText>
        </w:r>
        <w:r w:rsidR="00E746E6">
          <w:fldChar w:fldCharType="begin"/>
        </w:r>
        <w:r w:rsidR="00E746E6">
          <w:delInstrText>HYPERLINK \l "_bookmark84"</w:delInstrText>
        </w:r>
        <w:r w:rsidR="00E746E6">
          <w:fldChar w:fldCharType="separate"/>
        </w:r>
        <w:r w:rsidR="00E746E6">
          <w:rPr>
            <w:color w:val="0000FF"/>
            <w:w w:val="110"/>
          </w:rPr>
          <w:delText>15</w:delText>
        </w:r>
        <w:r w:rsidR="00E746E6">
          <w:fldChar w:fldCharType="end"/>
        </w:r>
        <w:r w:rsidR="000245FA">
          <w:rPr>
            <w:w w:val="110"/>
          </w:rPr>
          <w:delText>).</w:delText>
        </w:r>
        <w:r w:rsidR="000245FA">
          <w:rPr>
            <w:spacing w:val="40"/>
            <w:w w:val="110"/>
          </w:rPr>
          <w:delText xml:space="preserve"> </w:delText>
        </w:r>
        <w:r w:rsidR="000245FA">
          <w:rPr>
            <w:w w:val="110"/>
          </w:rPr>
          <w:delText xml:space="preserve">Among </w:delText>
        </w:r>
      </w:del>
      <w:r w:rsidR="000245FA">
        <w:rPr>
          <w:w w:val="110"/>
        </w:rPr>
        <w:t>WA families</w:t>
      </w:r>
      <w:del w:id="729" w:author="Hussain Hadah" w:date="2026-10-25T19:29:00Z" w16du:dateUtc="2026-10-25T23:29:00Z">
        <w:r w:rsidR="000245FA">
          <w:rPr>
            <w:w w:val="110"/>
          </w:rPr>
          <w:delText>,</w:delText>
        </w:r>
      </w:del>
      <w:r w:rsidR="000245FA">
        <w:rPr>
          <w:w w:val="110"/>
        </w:rPr>
        <w:t xml:space="preserve"> no interaction</w:t>
      </w:r>
      <w:r w:rsidR="000245FA">
        <w:rPr>
          <w:spacing w:val="24"/>
          <w:w w:val="110"/>
        </w:rPr>
        <w:t xml:space="preserve"> </w:t>
      </w:r>
      <w:ins w:id="730" w:author="Hussain Hadah" w:date="2026-10-25T19:29:00Z" w16du:dateUtc="2026-10-25T23:29:00Z">
        <w:r>
          <w:t>is distinguishable from zero</w:t>
        </w:r>
      </w:ins>
      <w:del w:id="731" w:author="Hussain Hadah" w:date="2026-10-25T19:29:00Z" w16du:dateUtc="2026-10-25T23:29:00Z">
        <w:r w:rsidR="000245FA">
          <w:rPr>
            <w:w w:val="110"/>
          </w:rPr>
          <w:delText>terms</w:delText>
        </w:r>
        <w:r w:rsidR="000245FA">
          <w:rPr>
            <w:spacing w:val="24"/>
            <w:w w:val="110"/>
          </w:rPr>
          <w:delText xml:space="preserve"> </w:delText>
        </w:r>
        <w:r w:rsidR="000245FA">
          <w:rPr>
            <w:w w:val="110"/>
          </w:rPr>
          <w:delText>are</w:delText>
        </w:r>
        <w:r w:rsidR="000245FA">
          <w:rPr>
            <w:spacing w:val="25"/>
            <w:w w:val="110"/>
          </w:rPr>
          <w:delText xml:space="preserve"> </w:delText>
        </w:r>
        <w:r w:rsidR="000245FA">
          <w:rPr>
            <w:w w:val="110"/>
          </w:rPr>
          <w:delText>significant</w:delText>
        </w:r>
      </w:del>
      <w:r w:rsidR="000245FA">
        <w:rPr>
          <w:spacing w:val="25"/>
          <w:w w:val="110"/>
        </w:rPr>
        <w:t xml:space="preserve"> </w:t>
      </w:r>
      <w:r w:rsidR="000245FA">
        <w:rPr>
          <w:w w:val="110"/>
        </w:rPr>
        <w:t>in</w:t>
      </w:r>
      <w:r w:rsidR="000245FA">
        <w:rPr>
          <w:spacing w:val="25"/>
          <w:w w:val="110"/>
        </w:rPr>
        <w:t xml:space="preserve"> </w:t>
      </w:r>
      <w:r w:rsidR="000245FA">
        <w:rPr>
          <w:w w:val="110"/>
        </w:rPr>
        <w:t>either</w:t>
      </w:r>
      <w:r w:rsidR="000245FA">
        <w:rPr>
          <w:spacing w:val="24"/>
          <w:w w:val="110"/>
        </w:rPr>
        <w:t xml:space="preserve"> </w:t>
      </w:r>
      <w:r w:rsidR="000245FA">
        <w:rPr>
          <w:w w:val="110"/>
        </w:rPr>
        <w:t>the</w:t>
      </w:r>
      <w:r w:rsidR="000245FA">
        <w:rPr>
          <w:spacing w:val="25"/>
          <w:w w:val="110"/>
        </w:rPr>
        <w:t xml:space="preserve"> </w:t>
      </w:r>
      <w:r w:rsidR="000245FA">
        <w:rPr>
          <w:w w:val="110"/>
        </w:rPr>
        <w:t>children</w:t>
      </w:r>
      <w:r w:rsidR="000245FA">
        <w:rPr>
          <w:spacing w:val="25"/>
          <w:w w:val="110"/>
        </w:rPr>
        <w:t xml:space="preserve"> </w:t>
      </w:r>
      <w:r w:rsidR="000245FA">
        <w:rPr>
          <w:w w:val="110"/>
        </w:rPr>
        <w:t>or</w:t>
      </w:r>
      <w:r w:rsidR="000245FA">
        <w:rPr>
          <w:spacing w:val="25"/>
          <w:w w:val="110"/>
        </w:rPr>
        <w:t xml:space="preserve"> </w:t>
      </w:r>
      <w:ins w:id="732" w:author="Hussain Hadah" w:date="2026-10-25T19:29:00Z" w16du:dateUtc="2026-10-25T23:29:00Z">
        <w:r>
          <w:t xml:space="preserve">the </w:t>
        </w:r>
      </w:ins>
      <w:r w:rsidR="000245FA">
        <w:rPr>
          <w:w w:val="110"/>
        </w:rPr>
        <w:t>adult</w:t>
      </w:r>
      <w:r w:rsidR="000245FA">
        <w:rPr>
          <w:spacing w:val="25"/>
          <w:w w:val="110"/>
        </w:rPr>
        <w:t xml:space="preserve"> </w:t>
      </w:r>
      <w:del w:id="733" w:author="Hussain Hadah" w:date="2026-10-25T19:29:00Z" w16du:dateUtc="2026-10-25T23:29:00Z">
        <w:r w:rsidR="000245FA">
          <w:rPr>
            <w:w w:val="110"/>
          </w:rPr>
          <w:delText>samples.</w:delText>
        </w:r>
        <w:r w:rsidR="000245FA">
          <w:rPr>
            <w:spacing w:val="73"/>
            <w:w w:val="150"/>
          </w:rPr>
          <w:delText xml:space="preserve"> </w:delText>
        </w:r>
        <w:r w:rsidR="000245FA">
          <w:rPr>
            <w:w w:val="110"/>
          </w:rPr>
          <w:delText>In</w:delText>
        </w:r>
        <w:r w:rsidR="000245FA">
          <w:rPr>
            <w:spacing w:val="24"/>
            <w:w w:val="110"/>
          </w:rPr>
          <w:delText xml:space="preserve"> </w:delText>
        </w:r>
        <w:r w:rsidR="000245FA">
          <w:rPr>
            <w:spacing w:val="-5"/>
            <w:w w:val="110"/>
          </w:rPr>
          <w:delText>the</w:delText>
        </w:r>
      </w:del>
    </w:p>
    <w:p w14:paraId="61FC29B9" w14:textId="77777777" w:rsidR="00E746E6" w:rsidRDefault="000245FA">
      <w:pPr>
        <w:pStyle w:val="ListParagraph"/>
        <w:numPr>
          <w:ilvl w:val="0"/>
          <w:numId w:val="7"/>
        </w:numPr>
        <w:tabs>
          <w:tab w:val="left" w:pos="493"/>
        </w:tabs>
        <w:spacing w:before="12"/>
        <w:ind w:left="493" w:hanging="315"/>
        <w:jc w:val="left"/>
        <w:rPr>
          <w:del w:id="734" w:author="Hussain Hadah" w:date="2026-10-25T19:29:00Z" w16du:dateUtc="2026-10-25T23:29:00Z"/>
          <w:sz w:val="20"/>
        </w:rPr>
      </w:pPr>
      <w:bookmarkStart w:id="735" w:name="_bookmark12"/>
      <w:bookmarkEnd w:id="735"/>
      <w:del w:id="736" w:author="Hussain Hadah" w:date="2026-10-25T19:29:00Z" w16du:dateUtc="2026-10-25T23:29:00Z">
        <w:r>
          <w:rPr>
            <w:w w:val="110"/>
            <w:sz w:val="20"/>
          </w:rPr>
          <w:delText>Hadah</w:delText>
        </w:r>
        <w:r>
          <w:rPr>
            <w:spacing w:val="-11"/>
            <w:w w:val="110"/>
            <w:sz w:val="20"/>
          </w:rPr>
          <w:delText xml:space="preserve"> </w:delText>
        </w:r>
        <w:r>
          <w:rPr>
            <w:w w:val="110"/>
            <w:sz w:val="20"/>
          </w:rPr>
          <w:delText>(</w:delText>
        </w:r>
        <w:r w:rsidR="00E746E6">
          <w:fldChar w:fldCharType="begin"/>
        </w:r>
        <w:r w:rsidR="00E746E6">
          <w:delInstrText>HYPERLINK \l "_bookmark53"</w:delInstrText>
        </w:r>
        <w:r w:rsidR="00E746E6">
          <w:fldChar w:fldCharType="separate"/>
        </w:r>
        <w:r w:rsidR="00E746E6">
          <w:rPr>
            <w:color w:val="0000FF"/>
            <w:w w:val="110"/>
            <w:sz w:val="20"/>
          </w:rPr>
          <w:delText>2024</w:delText>
        </w:r>
        <w:r w:rsidR="00E746E6">
          <w:fldChar w:fldCharType="end"/>
        </w:r>
        <w:r>
          <w:rPr>
            <w:w w:val="110"/>
            <w:sz w:val="20"/>
          </w:rPr>
          <w:delText>)</w:delText>
        </w:r>
        <w:r>
          <w:rPr>
            <w:spacing w:val="-11"/>
            <w:w w:val="110"/>
            <w:sz w:val="20"/>
          </w:rPr>
          <w:delText xml:space="preserve"> </w:delText>
        </w:r>
        <w:r>
          <w:rPr>
            <w:w w:val="110"/>
            <w:sz w:val="20"/>
          </w:rPr>
          <w:delText>finds</w:delText>
        </w:r>
        <w:r>
          <w:rPr>
            <w:spacing w:val="-10"/>
            <w:w w:val="110"/>
            <w:sz w:val="20"/>
          </w:rPr>
          <w:delText xml:space="preserve"> </w:delText>
        </w:r>
        <w:r>
          <w:rPr>
            <w:w w:val="110"/>
            <w:sz w:val="20"/>
          </w:rPr>
          <w:delText>similar</w:delText>
        </w:r>
        <w:r>
          <w:rPr>
            <w:spacing w:val="-11"/>
            <w:w w:val="110"/>
            <w:sz w:val="20"/>
          </w:rPr>
          <w:delText xml:space="preserve"> </w:delText>
        </w:r>
        <w:r>
          <w:rPr>
            <w:w w:val="110"/>
            <w:sz w:val="20"/>
          </w:rPr>
          <w:delText>effects</w:delText>
        </w:r>
        <w:r>
          <w:rPr>
            <w:spacing w:val="-10"/>
            <w:w w:val="110"/>
            <w:sz w:val="20"/>
          </w:rPr>
          <w:delText xml:space="preserve"> </w:delText>
        </w:r>
        <w:r>
          <w:rPr>
            <w:w w:val="110"/>
            <w:sz w:val="20"/>
          </w:rPr>
          <w:delText>on</w:delText>
        </w:r>
        <w:r>
          <w:rPr>
            <w:spacing w:val="-11"/>
            <w:w w:val="110"/>
            <w:sz w:val="20"/>
          </w:rPr>
          <w:delText xml:space="preserve"> </w:delText>
        </w:r>
        <w:r>
          <w:rPr>
            <w:w w:val="110"/>
            <w:sz w:val="20"/>
          </w:rPr>
          <w:delText>third-generation</w:delText>
        </w:r>
        <w:r>
          <w:rPr>
            <w:spacing w:val="-10"/>
            <w:w w:val="110"/>
            <w:sz w:val="20"/>
          </w:rPr>
          <w:delText xml:space="preserve"> </w:delText>
        </w:r>
        <w:r>
          <w:rPr>
            <w:w w:val="110"/>
            <w:sz w:val="20"/>
          </w:rPr>
          <w:delText>Hispanic</w:delText>
        </w:r>
        <w:r>
          <w:rPr>
            <w:spacing w:val="-11"/>
            <w:w w:val="110"/>
            <w:sz w:val="20"/>
          </w:rPr>
          <w:delText xml:space="preserve"> </w:delText>
        </w:r>
        <w:r>
          <w:rPr>
            <w:spacing w:val="-2"/>
            <w:w w:val="110"/>
            <w:sz w:val="20"/>
          </w:rPr>
          <w:delText>immigrants.</w:delText>
        </w:r>
      </w:del>
    </w:p>
    <w:p w14:paraId="21D99A11" w14:textId="77777777" w:rsidR="00E746E6" w:rsidRDefault="00E746E6">
      <w:pPr>
        <w:pStyle w:val="ListParagraph"/>
        <w:rPr>
          <w:del w:id="737" w:author="Hussain Hadah" w:date="2026-10-25T19:29:00Z" w16du:dateUtc="2026-10-25T23:29:00Z"/>
          <w:sz w:val="20"/>
        </w:rPr>
        <w:sectPr w:rsidR="00E746E6">
          <w:pgSz w:w="12240" w:h="15840"/>
          <w:pgMar w:top="1820" w:right="1440" w:bottom="2460" w:left="1800" w:header="0" w:footer="2279" w:gutter="0"/>
          <w:cols w:space="720"/>
        </w:sectPr>
      </w:pPr>
    </w:p>
    <w:p w14:paraId="33F83B51" w14:textId="77777777" w:rsidR="00E746E6" w:rsidRDefault="000245FA">
      <w:pPr>
        <w:pStyle w:val="BodyText"/>
        <w:spacing w:before="96" w:line="415" w:lineRule="auto"/>
        <w:ind w:left="36" w:right="355"/>
        <w:jc w:val="both"/>
      </w:pPr>
      <w:del w:id="738" w:author="Hussain Hadah" w:date="2026-10-25T19:29:00Z" w16du:dateUtc="2026-10-25T23:29:00Z">
        <w:r>
          <w:rPr>
            <w:w w:val="110"/>
          </w:rPr>
          <w:lastRenderedPageBreak/>
          <w:delText>pooled</w:delText>
        </w:r>
        <w:r>
          <w:rPr>
            <w:spacing w:val="-14"/>
            <w:w w:val="110"/>
          </w:rPr>
          <w:delText xml:space="preserve"> </w:delText>
        </w:r>
        <w:r>
          <w:rPr>
            <w:w w:val="110"/>
          </w:rPr>
          <w:delText>second-generation</w:delText>
        </w:r>
        <w:r>
          <w:rPr>
            <w:spacing w:val="-14"/>
            <w:w w:val="110"/>
          </w:rPr>
          <w:delText xml:space="preserve"> </w:delText>
        </w:r>
      </w:del>
      <w:r>
        <w:rPr>
          <w:w w:val="110"/>
        </w:rPr>
        <w:t>sample</w:t>
      </w:r>
      <w:ins w:id="739" w:author="Hussain Hadah" w:date="2026-10-25T19:29:00Z" w16du:dateUtc="2026-10-25T23:29:00Z">
        <w:r w:rsidR="00665139">
          <w:t>. Pooling AW and WA families</w:t>
        </w:r>
      </w:ins>
      <w:r>
        <w:rPr>
          <w:w w:val="110"/>
        </w:rPr>
        <w:t>,</w:t>
      </w:r>
      <w:r>
        <w:rPr>
          <w:spacing w:val="-12"/>
          <w:w w:val="110"/>
        </w:rPr>
        <w:t xml:space="preserve"> </w:t>
      </w:r>
      <w:r>
        <w:rPr>
          <w:w w:val="110"/>
        </w:rPr>
        <w:t>the</w:t>
      </w:r>
      <w:r>
        <w:rPr>
          <w:spacing w:val="-14"/>
          <w:w w:val="110"/>
        </w:rPr>
        <w:t xml:space="preserve"> </w:t>
      </w:r>
      <w:ins w:id="740" w:author="Hussain Hadah" w:date="2026-10-25T19:29:00Z" w16du:dateUtc="2026-10-25T23:29:00Z">
        <w:r w:rsidR="00665139">
          <w:t>biasby</w:t>
        </w:r>
      </w:ins>
      <w:del w:id="741" w:author="Hussain Hadah" w:date="2026-10-25T19:29:00Z" w16du:dateUtc="2026-10-25T23:29:00Z">
        <w:r>
          <w:rPr>
            <w:w w:val="110"/>
          </w:rPr>
          <w:delText>bias-by</w:delText>
        </w:r>
      </w:del>
      <w:r>
        <w:rPr>
          <w:w w:val="110"/>
        </w:rPr>
        <w:t>-maternal-college</w:t>
      </w:r>
      <w:r>
        <w:rPr>
          <w:spacing w:val="-14"/>
          <w:w w:val="110"/>
        </w:rPr>
        <w:t xml:space="preserve"> </w:t>
      </w:r>
      <w:r>
        <w:rPr>
          <w:w w:val="110"/>
        </w:rPr>
        <w:t>interaction</w:t>
      </w:r>
      <w:r>
        <w:rPr>
          <w:spacing w:val="-14"/>
          <w:w w:val="110"/>
        </w:rPr>
        <w:t xml:space="preserve"> </w:t>
      </w:r>
      <w:r>
        <w:rPr>
          <w:w w:val="110"/>
        </w:rPr>
        <w:t>is</w:t>
      </w:r>
      <w:r>
        <w:rPr>
          <w:spacing w:val="-14"/>
          <w:w w:val="110"/>
        </w:rPr>
        <w:t xml:space="preserve"> </w:t>
      </w:r>
      <w:del w:id="742" w:author="Hussain Hadah" w:date="2026-10-25T19:29:00Z" w16du:dateUtc="2026-10-25T23:29:00Z">
        <w:r>
          <w:rPr>
            <w:w w:val="110"/>
          </w:rPr>
          <w:delText xml:space="preserve">neg-ative and marginally significant (approximately </w:delText>
        </w:r>
      </w:del>
      <w:r>
        <w:rPr>
          <w:rFonts w:ascii="Arial" w:hAnsi="Arial"/>
          <w:w w:val="110"/>
        </w:rPr>
        <w:t>−</w:t>
      </w:r>
      <w:r>
        <w:rPr>
          <w:w w:val="110"/>
        </w:rPr>
        <w:t>0.</w:t>
      </w:r>
      <w:ins w:id="743" w:author="Hussain Hadah" w:date="2026-10-25T19:29:00Z" w16du:dateUtc="2026-10-25T23:29:00Z">
        <w:r w:rsidR="00665139">
          <w:t>07 (standard error 0.03) among children and not distinguishable from zero among adults.</w:t>
        </w:r>
      </w:ins>
      <w:del w:id="744" w:author="Hussain Hadah" w:date="2026-10-25T19:29:00Z" w16du:dateUtc="2026-10-25T23:29:00Z">
        <w:r>
          <w:rPr>
            <w:w w:val="110"/>
          </w:rPr>
          <w:delText>04).</w:delText>
        </w:r>
      </w:del>
      <w:r>
        <w:rPr>
          <w:spacing w:val="37"/>
          <w:w w:val="110"/>
        </w:rPr>
        <w:t xml:space="preserve"> </w:t>
      </w:r>
      <w:r>
        <w:rPr>
          <w:w w:val="110"/>
        </w:rPr>
        <w:t xml:space="preserve">Among third-generation </w:t>
      </w:r>
      <w:ins w:id="745" w:author="Hussain Hadah" w:date="2026-10-25T19:29:00Z" w16du:dateUtc="2026-10-25T23:29:00Z">
        <w:r w:rsidR="00665139">
          <w:t>children, the</w:t>
        </w:r>
      </w:ins>
      <w:del w:id="746" w:author="Hussain Hadah" w:date="2026-10-25T19:29:00Z" w16du:dateUtc="2026-10-25T23:29:00Z">
        <w:r>
          <w:rPr>
            <w:w w:val="110"/>
          </w:rPr>
          <w:delText>respondents</w:delText>
        </w:r>
        <w:r>
          <w:rPr>
            <w:spacing w:val="-17"/>
            <w:w w:val="110"/>
          </w:rPr>
          <w:delText xml:space="preserve"> </w:delText>
        </w:r>
        <w:r>
          <w:rPr>
            <w:w w:val="110"/>
          </w:rPr>
          <w:delText>(Figure</w:delText>
        </w:r>
        <w:r>
          <w:rPr>
            <w:spacing w:val="-16"/>
            <w:w w:val="110"/>
          </w:rPr>
          <w:delText xml:space="preserve"> </w:delText>
        </w:r>
        <w:r w:rsidR="00E746E6">
          <w:fldChar w:fldCharType="begin"/>
        </w:r>
        <w:r w:rsidR="00E746E6">
          <w:delInstrText>HYPERLINK \l "_bookmark85"</w:delInstrText>
        </w:r>
        <w:r w:rsidR="00E746E6">
          <w:fldChar w:fldCharType="separate"/>
        </w:r>
        <w:r w:rsidR="00E746E6">
          <w:rPr>
            <w:color w:val="0000FF"/>
            <w:w w:val="110"/>
          </w:rPr>
          <w:delText>16</w:delText>
        </w:r>
        <w:r w:rsidR="00E746E6">
          <w:fldChar w:fldCharType="end"/>
        </w:r>
        <w:r>
          <w:rPr>
            <w:w w:val="110"/>
          </w:rPr>
          <w:delText>),</w:delText>
        </w:r>
      </w:del>
      <w:r>
        <w:rPr>
          <w:spacing w:val="-17"/>
          <w:w w:val="110"/>
        </w:rPr>
        <w:t xml:space="preserve"> </w:t>
      </w:r>
      <w:r>
        <w:rPr>
          <w:w w:val="110"/>
        </w:rPr>
        <w:t>point</w:t>
      </w:r>
      <w:r>
        <w:rPr>
          <w:spacing w:val="-16"/>
          <w:w w:val="110"/>
        </w:rPr>
        <w:t xml:space="preserve"> </w:t>
      </w:r>
      <w:r>
        <w:rPr>
          <w:w w:val="110"/>
        </w:rPr>
        <w:t>estimates</w:t>
      </w:r>
      <w:r>
        <w:rPr>
          <w:spacing w:val="-17"/>
          <w:w w:val="110"/>
        </w:rPr>
        <w:t xml:space="preserve"> </w:t>
      </w:r>
      <w:ins w:id="747" w:author="Hussain Hadah" w:date="2026-10-25T19:29:00Z" w16du:dateUtc="2026-10-25T23:29:00Z">
        <w:r w:rsidR="00665139">
          <w:t xml:space="preserve">are negative and </w:t>
        </w:r>
      </w:ins>
      <w:del w:id="748" w:author="Hussain Hadah" w:date="2026-10-25T19:29:00Z" w16du:dateUtc="2026-10-25T23:29:00Z">
        <w:r>
          <w:rPr>
            <w:w w:val="110"/>
          </w:rPr>
          <w:delText>follow</w:delText>
        </w:r>
        <w:r>
          <w:rPr>
            <w:spacing w:val="-16"/>
            <w:w w:val="110"/>
          </w:rPr>
          <w:delText xml:space="preserve"> </w:delText>
        </w:r>
        <w:r>
          <w:rPr>
            <w:w w:val="110"/>
          </w:rPr>
          <w:delText>the</w:delText>
        </w:r>
        <w:r>
          <w:rPr>
            <w:spacing w:val="-17"/>
            <w:w w:val="110"/>
          </w:rPr>
          <w:delText xml:space="preserve"> </w:delText>
        </w:r>
        <w:r>
          <w:rPr>
            <w:w w:val="110"/>
          </w:rPr>
          <w:delText>same</w:delText>
        </w:r>
        <w:r>
          <w:rPr>
            <w:spacing w:val="-16"/>
            <w:w w:val="110"/>
          </w:rPr>
          <w:delText xml:space="preserve"> </w:delText>
        </w:r>
        <w:r>
          <w:rPr>
            <w:w w:val="110"/>
          </w:rPr>
          <w:delText>direction—negative</w:delText>
        </w:r>
        <w:r>
          <w:rPr>
            <w:spacing w:val="-17"/>
            <w:w w:val="110"/>
          </w:rPr>
          <w:delText xml:space="preserve"> </w:delText>
        </w:r>
        <w:r>
          <w:rPr>
            <w:w w:val="110"/>
          </w:rPr>
          <w:delText>bias-by-maternal-college</w:delText>
        </w:r>
        <w:r>
          <w:rPr>
            <w:spacing w:val="-16"/>
            <w:w w:val="110"/>
          </w:rPr>
          <w:delText xml:space="preserve"> </w:delText>
        </w:r>
        <w:r>
          <w:rPr>
            <w:w w:val="110"/>
          </w:rPr>
          <w:delText>interactions</w:delText>
        </w:r>
        <w:r>
          <w:rPr>
            <w:spacing w:val="-16"/>
            <w:w w:val="110"/>
          </w:rPr>
          <w:delText xml:space="preserve"> </w:delText>
        </w:r>
        <w:r>
          <w:rPr>
            <w:w w:val="110"/>
          </w:rPr>
          <w:delText>that</w:delText>
        </w:r>
        <w:r>
          <w:rPr>
            <w:spacing w:val="-16"/>
            <w:w w:val="110"/>
          </w:rPr>
          <w:delText xml:space="preserve"> </w:delText>
        </w:r>
      </w:del>
      <w:r>
        <w:rPr>
          <w:w w:val="110"/>
        </w:rPr>
        <w:t>grow</w:t>
      </w:r>
      <w:r>
        <w:rPr>
          <w:spacing w:val="-16"/>
          <w:w w:val="110"/>
        </w:rPr>
        <w:t xml:space="preserve"> </w:t>
      </w:r>
      <w:del w:id="749" w:author="Hussain Hadah" w:date="2026-10-25T19:29:00Z" w16du:dateUtc="2026-10-25T23:29:00Z">
        <w:r>
          <w:rPr>
            <w:w w:val="110"/>
          </w:rPr>
          <w:delText>larger</w:delText>
        </w:r>
        <w:r>
          <w:rPr>
            <w:spacing w:val="-16"/>
            <w:w w:val="110"/>
          </w:rPr>
          <w:delText xml:space="preserve"> </w:delText>
        </w:r>
      </w:del>
      <w:r>
        <w:rPr>
          <w:w w:val="110"/>
        </w:rPr>
        <w:t>with</w:t>
      </w:r>
      <w:r>
        <w:rPr>
          <w:spacing w:val="-16"/>
          <w:w w:val="110"/>
        </w:rPr>
        <w:t xml:space="preserve"> </w:t>
      </w:r>
      <w:ins w:id="750" w:author="Hussain Hadah" w:date="2026-10-25T19:29:00Z" w16du:dateUtc="2026-10-25T23:29:00Z">
        <w:r w:rsidR="00665139">
          <w:t>the number of</w:t>
        </w:r>
      </w:ins>
      <w:del w:id="751" w:author="Hussain Hadah" w:date="2026-10-25T19:29:00Z" w16du:dateUtc="2026-10-25T23:29:00Z">
        <w:r>
          <w:rPr>
            <w:w w:val="110"/>
          </w:rPr>
          <w:delText>more</w:delText>
        </w:r>
      </w:del>
      <w:r>
        <w:rPr>
          <w:spacing w:val="-16"/>
          <w:w w:val="110"/>
        </w:rPr>
        <w:t xml:space="preserve"> </w:t>
      </w:r>
      <w:r>
        <w:rPr>
          <w:w w:val="110"/>
        </w:rPr>
        <w:t>Asian</w:t>
      </w:r>
      <w:r>
        <w:rPr>
          <w:spacing w:val="-16"/>
          <w:w w:val="110"/>
        </w:rPr>
        <w:t xml:space="preserve"> </w:t>
      </w:r>
      <w:r>
        <w:rPr>
          <w:w w:val="110"/>
        </w:rPr>
        <w:t>grandparents</w:t>
      </w:r>
      <w:ins w:id="752" w:author="Hussain Hadah" w:date="2026-10-25T19:29:00Z" w16du:dateUtc="2026-10-25T23:29:00Z">
        <w:r w:rsidR="00665139">
          <w:t xml:space="preserve"> (−0.02, −0.08, and −0.30 for one, two, and three grandparents), </w:t>
        </w:r>
      </w:ins>
      <w:del w:id="753" w:author="Hussain Hadah" w:date="2026-10-25T19:29:00Z" w16du:dateUtc="2026-10-25T23:29:00Z">
        <w:r>
          <w:rPr>
            <w:w w:val="110"/>
          </w:rPr>
          <w:delText>—</w:delText>
        </w:r>
      </w:del>
      <w:r>
        <w:rPr>
          <w:w w:val="110"/>
        </w:rPr>
        <w:t xml:space="preserve">but </w:t>
      </w:r>
      <w:ins w:id="754" w:author="Hussain Hadah" w:date="2026-10-25T19:29:00Z" w16du:dateUtc="2026-10-25T23:29:00Z">
        <w:r w:rsidR="00665139">
          <w:t>the subsamples are small and none is precisely</w:t>
        </w:r>
      </w:ins>
      <w:del w:id="755" w:author="Hussain Hadah" w:date="2026-10-25T19:29:00Z" w16du:dateUtc="2026-10-25T23:29:00Z">
        <w:r>
          <w:rPr>
            <w:w w:val="110"/>
          </w:rPr>
          <w:delText>are imprecisely</w:delText>
        </w:r>
      </w:del>
      <w:r>
        <w:rPr>
          <w:w w:val="110"/>
        </w:rPr>
        <w:t xml:space="preserve"> estimated</w:t>
      </w:r>
      <w:ins w:id="756" w:author="Hussain Hadah" w:date="2026-10-25T19:29:00Z" w16du:dateUtc="2026-10-25T23:29:00Z">
        <w:r w:rsidR="00665139">
          <w:t>; the</w:t>
        </w:r>
      </w:ins>
      <w:del w:id="757" w:author="Hussain Hadah" w:date="2026-10-25T19:29:00Z" w16du:dateUtc="2026-10-25T23:29:00Z">
        <w:r>
          <w:rPr>
            <w:w w:val="110"/>
          </w:rPr>
          <w:delText>.</w:delText>
        </w:r>
        <w:r>
          <w:rPr>
            <w:spacing w:val="40"/>
            <w:w w:val="110"/>
          </w:rPr>
          <w:delText xml:space="preserve"> </w:delText>
        </w:r>
        <w:r>
          <w:rPr>
            <w:w w:val="110"/>
          </w:rPr>
          <w:delText>The</w:delText>
        </w:r>
      </w:del>
      <w:r>
        <w:rPr>
          <w:w w:val="110"/>
        </w:rPr>
        <w:t xml:space="preserve"> pooled third-generation </w:t>
      </w:r>
      <w:ins w:id="758" w:author="Hussain Hadah" w:date="2026-10-25T19:29:00Z" w16du:dateUtc="2026-10-25T23:29:00Z">
        <w:r w:rsidR="00665139">
          <w:t>interaction is −0.07 (standard error 0.03). Interactions with sex, with paternal education, and with family income are not distinguishable from zero in any panel.</w:t>
        </w:r>
      </w:ins>
      <w:del w:id="759" w:author="Hussain Hadah" w:date="2026-10-25T19:29:00Z" w16du:dateUtc="2026-10-25T23:29:00Z">
        <w:r>
          <w:rPr>
            <w:w w:val="110"/>
          </w:rPr>
          <w:delText xml:space="preserve">bias-by-maternal-college interaction is significant (approximately </w:delText>
        </w:r>
        <w:r>
          <w:rPr>
            <w:rFonts w:ascii="Arial" w:hAnsi="Arial"/>
            <w:w w:val="110"/>
          </w:rPr>
          <w:delText>−</w:delText>
        </w:r>
        <w:r>
          <w:rPr>
            <w:w w:val="110"/>
          </w:rPr>
          <w:delText>0.05).</w:delText>
        </w:r>
      </w:del>
    </w:p>
    <w:p w14:paraId="550874A8" w14:textId="77777777" w:rsidR="00E746E6" w:rsidRDefault="000245FA">
      <w:pPr>
        <w:pStyle w:val="BodyText"/>
        <w:spacing w:before="2" w:line="415" w:lineRule="auto"/>
        <w:ind w:left="36" w:right="393" w:firstLine="351"/>
        <w:jc w:val="both"/>
      </w:pPr>
      <w:r>
        <w:rPr>
          <w:w w:val="110"/>
        </w:rPr>
        <w:t>These results imply that higher-educated individuals of Asian ancestry are disproportionately likely to exit Asian identification in high-bias states.</w:t>
      </w:r>
      <w:r>
        <w:rPr>
          <w:spacing w:val="40"/>
          <w:w w:val="110"/>
        </w:rPr>
        <w:t xml:space="preserve"> </w:t>
      </w:r>
      <w:r>
        <w:rPr>
          <w:w w:val="110"/>
        </w:rPr>
        <w:t xml:space="preserve">The </w:t>
      </w:r>
      <w:ins w:id="760" w:author="Hussain Hadah" w:date="2026-10-25T19:29:00Z" w16du:dateUtc="2026-10-25T23:29:00Z">
        <w:r w:rsidR="00665139">
          <w:t>remaining</w:t>
        </w:r>
      </w:ins>
      <w:del w:id="761" w:author="Hussain Hadah" w:date="2026-10-25T19:29:00Z" w16du:dateUtc="2026-10-25T23:29:00Z">
        <w:r>
          <w:rPr>
            <w:w w:val="110"/>
          </w:rPr>
          <w:delText>re-maining</w:delText>
        </w:r>
      </w:del>
      <w:r>
        <w:rPr>
          <w:w w:val="110"/>
        </w:rPr>
        <w:t xml:space="preserve"> Asian-identified population is therefore negatively selected on </w:t>
      </w:r>
      <w:ins w:id="762" w:author="Hussain Hadah" w:date="2026-10-25T19:29:00Z" w16du:dateUtc="2026-10-25T23:29:00Z">
        <w:r w:rsidR="00665139">
          <w:t>education</w:t>
        </w:r>
      </w:ins>
      <w:del w:id="763" w:author="Hussain Hadah" w:date="2026-10-25T19:29:00Z" w16du:dateUtc="2026-10-25T23:29:00Z">
        <w:r>
          <w:rPr>
            <w:w w:val="110"/>
          </w:rPr>
          <w:delText>educa-tion</w:delText>
        </w:r>
      </w:del>
      <w:r>
        <w:rPr>
          <w:spacing w:val="-9"/>
          <w:w w:val="110"/>
        </w:rPr>
        <w:t xml:space="preserve"> </w:t>
      </w:r>
      <w:r>
        <w:rPr>
          <w:w w:val="110"/>
        </w:rPr>
        <w:t>and</w:t>
      </w:r>
      <w:r>
        <w:rPr>
          <w:spacing w:val="-9"/>
          <w:w w:val="110"/>
        </w:rPr>
        <w:t xml:space="preserve"> </w:t>
      </w:r>
      <w:r>
        <w:rPr>
          <w:w w:val="110"/>
        </w:rPr>
        <w:t>socioeconomic</w:t>
      </w:r>
      <w:r>
        <w:rPr>
          <w:spacing w:val="-9"/>
          <w:w w:val="110"/>
        </w:rPr>
        <w:t xml:space="preserve"> </w:t>
      </w:r>
      <w:r>
        <w:rPr>
          <w:w w:val="110"/>
        </w:rPr>
        <w:t>status,</w:t>
      </w:r>
      <w:r>
        <w:rPr>
          <w:spacing w:val="-8"/>
          <w:w w:val="110"/>
        </w:rPr>
        <w:t xml:space="preserve"> </w:t>
      </w:r>
      <w:ins w:id="764" w:author="Hussain Hadah" w:date="2026-10-25T19:29:00Z" w16du:dateUtc="2026-10-25T23:29:00Z">
        <w:r w:rsidR="00665139">
          <w:t>so outcomes measured on self-reported race understate the outcomes of people of</w:t>
        </w:r>
      </w:ins>
      <w:del w:id="765" w:author="Hussain Hadah" w:date="2026-10-25T19:29:00Z" w16du:dateUtc="2026-10-25T23:29:00Z">
        <w:r>
          <w:rPr>
            <w:w w:val="110"/>
          </w:rPr>
          <w:delText>implying</w:delText>
        </w:r>
        <w:r>
          <w:rPr>
            <w:spacing w:val="-9"/>
            <w:w w:val="110"/>
          </w:rPr>
          <w:delText xml:space="preserve"> </w:delText>
        </w:r>
        <w:r>
          <w:rPr>
            <w:w w:val="110"/>
          </w:rPr>
          <w:delText>that</w:delText>
        </w:r>
        <w:r>
          <w:rPr>
            <w:spacing w:val="-9"/>
            <w:w w:val="110"/>
          </w:rPr>
          <w:delText xml:space="preserve"> </w:delText>
        </w:r>
        <w:r>
          <w:rPr>
            <w:w w:val="110"/>
          </w:rPr>
          <w:delText>conventional</w:delText>
        </w:r>
        <w:r>
          <w:rPr>
            <w:spacing w:val="-9"/>
            <w:w w:val="110"/>
          </w:rPr>
          <w:delText xml:space="preserve"> </w:delText>
        </w:r>
        <w:r>
          <w:rPr>
            <w:w w:val="110"/>
          </w:rPr>
          <w:delText>analyses</w:delText>
        </w:r>
        <w:r>
          <w:rPr>
            <w:spacing w:val="-9"/>
            <w:w w:val="110"/>
          </w:rPr>
          <w:delText xml:space="preserve"> </w:delText>
        </w:r>
        <w:r>
          <w:rPr>
            <w:w w:val="110"/>
          </w:rPr>
          <w:delText>could</w:delText>
        </w:r>
        <w:r>
          <w:rPr>
            <w:spacing w:val="-9"/>
            <w:w w:val="110"/>
          </w:rPr>
          <w:delText xml:space="preserve"> </w:delText>
        </w:r>
        <w:r>
          <w:rPr>
            <w:w w:val="110"/>
          </w:rPr>
          <w:delText>overes-timate</w:delText>
        </w:r>
      </w:del>
      <w:r>
        <w:rPr>
          <w:w w:val="110"/>
        </w:rPr>
        <w:t xml:space="preserve"> Asian</w:t>
      </w:r>
      <w:ins w:id="766" w:author="Hussain Hadah" w:date="2026-10-25T19:29:00Z" w16du:dateUtc="2026-10-25T23:29:00Z">
        <w:r w:rsidR="00665139">
          <w:t xml:space="preserve"> ancestry</w:t>
        </w:r>
      </w:ins>
      <w:del w:id="767" w:author="Hussain Hadah" w:date="2026-10-25T19:29:00Z" w16du:dateUtc="2026-10-25T23:29:00Z">
        <w:r>
          <w:rPr>
            <w:w w:val="110"/>
          </w:rPr>
          <w:delText>–White gaps</w:delText>
        </w:r>
      </w:del>
      <w:r>
        <w:rPr>
          <w:w w:val="110"/>
        </w:rPr>
        <w:t xml:space="preserve"> in states where anti-Asian prejudice is</w:t>
      </w:r>
      <w:del w:id="768" w:author="Hussain Hadah" w:date="2026-10-25T19:29:00Z" w16du:dateUtc="2026-10-25T23:29:00Z">
        <w:r>
          <w:rPr>
            <w:w w:val="110"/>
          </w:rPr>
          <w:delText xml:space="preserve"> strongest.</w:delText>
        </w:r>
      </w:del>
    </w:p>
    <w:p w14:paraId="40702FE4" w14:textId="77777777" w:rsidR="00E746E6" w:rsidRDefault="00665139">
      <w:pPr>
        <w:pStyle w:val="BodyText"/>
        <w:spacing w:before="170"/>
      </w:pPr>
      <w:ins w:id="769" w:author="Hussain Hadah" w:date="2026-10-25T19:29:00Z" w16du:dateUtc="2026-10-25T23:29:00Z">
        <w:r>
          <w:t>strongest.</w:t>
        </w:r>
      </w:ins>
    </w:p>
    <w:p w14:paraId="2AEA1605" w14:textId="77777777" w:rsidR="00E746E6" w:rsidRDefault="000245FA">
      <w:pPr>
        <w:pStyle w:val="Heading3"/>
        <w:numPr>
          <w:ilvl w:val="1"/>
          <w:numId w:val="8"/>
        </w:numPr>
        <w:tabs>
          <w:tab w:val="left" w:pos="681"/>
        </w:tabs>
        <w:ind w:hanging="645"/>
      </w:pPr>
      <w:bookmarkStart w:id="770" w:name="Robustness_Checks"/>
      <w:bookmarkStart w:id="771" w:name="_bookmark13"/>
      <w:bookmarkEnd w:id="770"/>
      <w:bookmarkEnd w:id="771"/>
      <w:r>
        <w:rPr>
          <w:w w:val="110"/>
        </w:rPr>
        <w:t>Robustness</w:t>
      </w:r>
      <w:r>
        <w:rPr>
          <w:spacing w:val="7"/>
          <w:w w:val="110"/>
        </w:rPr>
        <w:t xml:space="preserve"> </w:t>
      </w:r>
      <w:r>
        <w:rPr>
          <w:spacing w:val="-2"/>
          <w:w w:val="110"/>
        </w:rPr>
        <w:t>Checks</w:t>
      </w:r>
    </w:p>
    <w:p w14:paraId="715B8FA3" w14:textId="77777777" w:rsidR="00E746E6" w:rsidRDefault="00E746E6">
      <w:pPr>
        <w:pStyle w:val="BodyText"/>
        <w:spacing w:before="39"/>
        <w:rPr>
          <w:del w:id="772" w:author="Hussain Hadah" w:date="2026-10-25T19:29:00Z" w16du:dateUtc="2026-10-25T23:29:00Z"/>
          <w:b/>
          <w:sz w:val="28"/>
        </w:rPr>
      </w:pPr>
    </w:p>
    <w:p w14:paraId="60A2478A" w14:textId="77777777" w:rsidR="00E746E6" w:rsidRDefault="000245FA">
      <w:pPr>
        <w:pStyle w:val="BodyText"/>
        <w:spacing w:before="1" w:line="415" w:lineRule="auto"/>
        <w:ind w:left="36" w:right="393" w:firstLine="351"/>
        <w:jc w:val="both"/>
      </w:pPr>
      <w:r>
        <w:rPr>
          <w:w w:val="110"/>
        </w:rPr>
        <w:t>I</w:t>
      </w:r>
      <w:r>
        <w:rPr>
          <w:spacing w:val="-10"/>
          <w:w w:val="110"/>
        </w:rPr>
        <w:t xml:space="preserve"> </w:t>
      </w:r>
      <w:r>
        <w:rPr>
          <w:w w:val="110"/>
        </w:rPr>
        <w:t>examine</w:t>
      </w:r>
      <w:r>
        <w:rPr>
          <w:spacing w:val="-10"/>
          <w:w w:val="110"/>
        </w:rPr>
        <w:t xml:space="preserve"> </w:t>
      </w:r>
      <w:ins w:id="773" w:author="Hussain Hadah" w:date="2026-10-25T19:29:00Z" w16du:dateUtc="2026-10-25T23:29:00Z">
        <w:r w:rsidR="00665139">
          <w:t>four</w:t>
        </w:r>
      </w:ins>
      <w:del w:id="774" w:author="Hussain Hadah" w:date="2026-10-25T19:29:00Z" w16du:dateUtc="2026-10-25T23:29:00Z">
        <w:r>
          <w:rPr>
            <w:w w:val="110"/>
          </w:rPr>
          <w:delText>three</w:delText>
        </w:r>
      </w:del>
      <w:r>
        <w:rPr>
          <w:spacing w:val="-10"/>
          <w:w w:val="110"/>
        </w:rPr>
        <w:t xml:space="preserve"> </w:t>
      </w:r>
      <w:r>
        <w:rPr>
          <w:w w:val="110"/>
        </w:rPr>
        <w:t>potential</w:t>
      </w:r>
      <w:r>
        <w:rPr>
          <w:spacing w:val="-10"/>
          <w:w w:val="110"/>
        </w:rPr>
        <w:t xml:space="preserve"> </w:t>
      </w:r>
      <w:r>
        <w:rPr>
          <w:w w:val="110"/>
        </w:rPr>
        <w:t>threats</w:t>
      </w:r>
      <w:r>
        <w:rPr>
          <w:spacing w:val="-10"/>
          <w:w w:val="110"/>
        </w:rPr>
        <w:t xml:space="preserve"> </w:t>
      </w:r>
      <w:r>
        <w:rPr>
          <w:w w:val="110"/>
        </w:rPr>
        <w:t>to</w:t>
      </w:r>
      <w:r>
        <w:rPr>
          <w:spacing w:val="-10"/>
          <w:w w:val="110"/>
        </w:rPr>
        <w:t xml:space="preserve"> </w:t>
      </w:r>
      <w:r>
        <w:rPr>
          <w:w w:val="110"/>
        </w:rPr>
        <w:t>identification: endogenous</w:t>
      </w:r>
      <w:r>
        <w:rPr>
          <w:spacing w:val="-10"/>
          <w:w w:val="110"/>
        </w:rPr>
        <w:t xml:space="preserve"> </w:t>
      </w:r>
      <w:r>
        <w:rPr>
          <w:w w:val="110"/>
        </w:rPr>
        <w:t>interracial</w:t>
      </w:r>
      <w:r>
        <w:rPr>
          <w:spacing w:val="-10"/>
          <w:w w:val="110"/>
        </w:rPr>
        <w:t xml:space="preserve"> </w:t>
      </w:r>
      <w:ins w:id="775" w:author="Hussain Hadah" w:date="2026-10-25T19:29:00Z" w16du:dateUtc="2026-10-25T23:29:00Z">
        <w:r w:rsidR="00665139">
          <w:t>marriage</w:t>
        </w:r>
      </w:ins>
      <w:del w:id="776" w:author="Hussain Hadah" w:date="2026-10-25T19:29:00Z" w16du:dateUtc="2026-10-25T23:29:00Z">
        <w:r>
          <w:rPr>
            <w:w w:val="110"/>
          </w:rPr>
          <w:delText>mar-riage</w:delText>
        </w:r>
      </w:del>
      <w:r>
        <w:rPr>
          <w:w w:val="110"/>
        </w:rPr>
        <w:t>,</w:t>
      </w:r>
      <w:r>
        <w:rPr>
          <w:spacing w:val="-14"/>
          <w:w w:val="110"/>
        </w:rPr>
        <w:t xml:space="preserve"> </w:t>
      </w:r>
      <w:r>
        <w:rPr>
          <w:w w:val="110"/>
        </w:rPr>
        <w:t>selective</w:t>
      </w:r>
      <w:r>
        <w:rPr>
          <w:spacing w:val="-15"/>
          <w:w w:val="110"/>
        </w:rPr>
        <w:t xml:space="preserve"> </w:t>
      </w:r>
      <w:r>
        <w:rPr>
          <w:w w:val="110"/>
        </w:rPr>
        <w:t>migration,</w:t>
      </w:r>
      <w:r>
        <w:rPr>
          <w:spacing w:val="-14"/>
          <w:w w:val="110"/>
        </w:rPr>
        <w:t xml:space="preserve"> </w:t>
      </w:r>
      <w:del w:id="777" w:author="Hussain Hadah" w:date="2026-10-25T19:29:00Z" w16du:dateUtc="2026-10-25T23:29:00Z">
        <w:r>
          <w:rPr>
            <w:w w:val="110"/>
          </w:rPr>
          <w:delText>and</w:delText>
        </w:r>
        <w:r>
          <w:rPr>
            <w:spacing w:val="-15"/>
            <w:w w:val="110"/>
          </w:rPr>
          <w:delText xml:space="preserve"> </w:delText>
        </w:r>
      </w:del>
      <w:r>
        <w:rPr>
          <w:w w:val="110"/>
        </w:rPr>
        <w:t>proxy</w:t>
      </w:r>
      <w:r>
        <w:rPr>
          <w:spacing w:val="-15"/>
          <w:w w:val="110"/>
        </w:rPr>
        <w:t xml:space="preserve"> </w:t>
      </w:r>
      <w:r>
        <w:rPr>
          <w:w w:val="110"/>
        </w:rPr>
        <w:t>reporting</w:t>
      </w:r>
      <w:ins w:id="778" w:author="Hussain Hadah" w:date="2026-10-25T19:29:00Z" w16du:dateUtc="2026-10-25T23:29:00Z">
        <w:r w:rsidR="00665139">
          <w:t>, and fixed state characteristics.</w:t>
        </w:r>
      </w:ins>
      <w:del w:id="779" w:author="Hussain Hadah" w:date="2026-10-25T19:29:00Z" w16du:dateUtc="2026-10-25T23:29:00Z">
        <w:r>
          <w:rPr>
            <w:w w:val="110"/>
          </w:rPr>
          <w:delText>.</w:delText>
        </w:r>
      </w:del>
      <w:r>
        <w:rPr>
          <w:w w:val="110"/>
        </w:rPr>
        <w:t xml:space="preserve"> If</w:t>
      </w:r>
      <w:r>
        <w:rPr>
          <w:spacing w:val="-15"/>
          <w:w w:val="110"/>
        </w:rPr>
        <w:t xml:space="preserve"> </w:t>
      </w:r>
      <w:ins w:id="780" w:author="Hussain Hadah" w:date="2026-10-25T19:29:00Z" w16du:dateUtc="2026-10-25T23:29:00Z">
        <w:r w:rsidR="00665139">
          <w:t>antiAsian</w:t>
        </w:r>
      </w:ins>
      <w:del w:id="781" w:author="Hussain Hadah" w:date="2026-10-25T19:29:00Z" w16du:dateUtc="2026-10-25T23:29:00Z">
        <w:r>
          <w:rPr>
            <w:w w:val="110"/>
          </w:rPr>
          <w:delText>anti-Asian</w:delText>
        </w:r>
      </w:del>
      <w:r>
        <w:rPr>
          <w:spacing w:val="-15"/>
          <w:w w:val="110"/>
        </w:rPr>
        <w:t xml:space="preserve"> </w:t>
      </w:r>
      <w:r>
        <w:rPr>
          <w:w w:val="110"/>
        </w:rPr>
        <w:t>bias</w:t>
      </w:r>
      <w:r>
        <w:rPr>
          <w:spacing w:val="-15"/>
          <w:w w:val="110"/>
        </w:rPr>
        <w:t xml:space="preserve"> </w:t>
      </w:r>
      <w:r>
        <w:rPr>
          <w:w w:val="110"/>
        </w:rPr>
        <w:t>influences</w:t>
      </w:r>
      <w:r>
        <w:rPr>
          <w:spacing w:val="-15"/>
          <w:w w:val="110"/>
        </w:rPr>
        <w:t xml:space="preserve"> </w:t>
      </w:r>
      <w:ins w:id="782" w:author="Hussain Hadah" w:date="2026-10-25T19:29:00Z" w16du:dateUtc="2026-10-25T23:29:00Z">
        <w:r w:rsidR="00665139">
          <w:t>interracial</w:t>
        </w:r>
      </w:ins>
      <w:del w:id="783" w:author="Hussain Hadah" w:date="2026-10-25T19:29:00Z" w16du:dateUtc="2026-10-25T23:29:00Z">
        <w:r>
          <w:rPr>
            <w:w w:val="110"/>
          </w:rPr>
          <w:delText>inter-racial</w:delText>
        </w:r>
      </w:del>
      <w:r>
        <w:rPr>
          <w:w w:val="110"/>
        </w:rPr>
        <w:t xml:space="preserve"> </w:t>
      </w:r>
      <w:r>
        <w:rPr>
          <w:w w:val="110"/>
        </w:rPr>
        <w:lastRenderedPageBreak/>
        <w:t>marriage rates, it could affect the composition of the mixed-race sample.</w:t>
      </w:r>
      <w:r>
        <w:rPr>
          <w:spacing w:val="36"/>
          <w:w w:val="110"/>
        </w:rPr>
        <w:t xml:space="preserve"> </w:t>
      </w:r>
      <w:r>
        <w:rPr>
          <w:w w:val="110"/>
        </w:rPr>
        <w:t xml:space="preserve">I regress </w:t>
      </w:r>
      <w:ins w:id="784" w:author="Hussain Hadah" w:date="2026-10-25T19:29:00Z" w16du:dateUtc="2026-10-25T23:29:00Z">
        <w:r w:rsidR="00665139">
          <w:t xml:space="preserve">an indicator for an </w:t>
        </w:r>
      </w:ins>
      <w:r>
        <w:rPr>
          <w:w w:val="110"/>
        </w:rPr>
        <w:t xml:space="preserve">interracial couple </w:t>
      </w:r>
      <w:del w:id="785" w:author="Hussain Hadah" w:date="2026-10-25T19:29:00Z" w16du:dateUtc="2026-10-25T23:29:00Z">
        <w:r>
          <w:rPr>
            <w:w w:val="110"/>
          </w:rPr>
          <w:delText xml:space="preserve">status </w:delText>
        </w:r>
      </w:del>
      <w:r>
        <w:rPr>
          <w:w w:val="110"/>
        </w:rPr>
        <w:t xml:space="preserve">on </w:t>
      </w:r>
      <w:ins w:id="786" w:author="Hussain Hadah" w:date="2026-10-25T19:29:00Z" w16du:dateUtc="2026-10-25T23:29:00Z">
        <w:r w:rsidR="00665139">
          <w:t>statelevel</w:t>
        </w:r>
      </w:ins>
      <w:del w:id="787" w:author="Hussain Hadah" w:date="2026-10-25T19:29:00Z" w16du:dateUtc="2026-10-25T23:29:00Z">
        <w:r>
          <w:rPr>
            <w:w w:val="110"/>
          </w:rPr>
          <w:delText>state-level</w:delText>
        </w:r>
      </w:del>
      <w:r>
        <w:rPr>
          <w:w w:val="110"/>
        </w:rPr>
        <w:t xml:space="preserve"> bias with partner-specific controls </w:t>
      </w:r>
      <w:ins w:id="788" w:author="Hussain Hadah" w:date="2026-10-25T19:29:00Z" w16du:dateUtc="2026-10-25T23:29:00Z">
        <w:r w:rsidR="00665139">
          <w:t xml:space="preserve">among the parents of second-generation children </w:t>
        </w:r>
      </w:ins>
      <w:r>
        <w:rPr>
          <w:w w:val="110"/>
        </w:rPr>
        <w:t>(Table</w:t>
      </w:r>
      <w:r>
        <w:rPr>
          <w:spacing w:val="-8"/>
          <w:w w:val="110"/>
        </w:rPr>
        <w:t xml:space="preserve"> </w:t>
      </w:r>
      <w:ins w:id="789" w:author="Hussain Hadah" w:date="2026-10-25T19:29:00Z" w16du:dateUtc="2026-10-25T23:29:00Z">
        <w:r w:rsidR="00665139">
          <w:rPr>
            <w:color w:val="0000FF"/>
          </w:rPr>
          <w:t>7</w:t>
        </w:r>
        <w:r w:rsidR="00665139">
          <w:t>). The point estimates are small.</w:t>
        </w:r>
      </w:ins>
      <w:del w:id="790" w:author="Hussain Hadah" w:date="2026-10-25T19:29:00Z" w16du:dateUtc="2026-10-25T23:29:00Z">
        <w:r w:rsidR="00E746E6">
          <w:fldChar w:fldCharType="begin"/>
        </w:r>
        <w:r w:rsidR="00E746E6">
          <w:delInstrText>HYPERLINK \l "_bookmark70"</w:delInstrText>
        </w:r>
        <w:r w:rsidR="00E746E6">
          <w:fldChar w:fldCharType="separate"/>
        </w:r>
        <w:r w:rsidR="00E746E6">
          <w:rPr>
            <w:color w:val="0000FF"/>
            <w:w w:val="110"/>
          </w:rPr>
          <w:delText>7</w:delText>
        </w:r>
        <w:r w:rsidR="00E746E6">
          <w:fldChar w:fldCharType="end"/>
        </w:r>
        <w:r>
          <w:rPr>
            <w:w w:val="110"/>
          </w:rPr>
          <w:delText>).</w:delText>
        </w:r>
      </w:del>
      <w:r>
        <w:rPr>
          <w:w w:val="110"/>
        </w:rPr>
        <w:t xml:space="preserve"> A</w:t>
      </w:r>
      <w:r>
        <w:rPr>
          <w:spacing w:val="-8"/>
          <w:w w:val="110"/>
        </w:rPr>
        <w:t xml:space="preserve"> </w:t>
      </w:r>
      <w:r>
        <w:rPr>
          <w:w w:val="110"/>
        </w:rPr>
        <w:t>one</w:t>
      </w:r>
      <w:r>
        <w:rPr>
          <w:spacing w:val="-9"/>
          <w:w w:val="110"/>
        </w:rPr>
        <w:t xml:space="preserve"> </w:t>
      </w:r>
      <w:r>
        <w:rPr>
          <w:w w:val="110"/>
        </w:rPr>
        <w:t>standard</w:t>
      </w:r>
      <w:r>
        <w:rPr>
          <w:spacing w:val="-8"/>
          <w:w w:val="110"/>
        </w:rPr>
        <w:t xml:space="preserve"> </w:t>
      </w:r>
      <w:r>
        <w:rPr>
          <w:w w:val="110"/>
        </w:rPr>
        <w:t>deviation</w:t>
      </w:r>
      <w:r>
        <w:rPr>
          <w:spacing w:val="-9"/>
          <w:w w:val="110"/>
        </w:rPr>
        <w:t xml:space="preserve"> </w:t>
      </w:r>
      <w:r>
        <w:rPr>
          <w:w w:val="110"/>
        </w:rPr>
        <w:t>increase</w:t>
      </w:r>
      <w:r>
        <w:rPr>
          <w:spacing w:val="-8"/>
          <w:w w:val="110"/>
        </w:rPr>
        <w:t xml:space="preserve"> </w:t>
      </w:r>
      <w:r>
        <w:rPr>
          <w:w w:val="110"/>
        </w:rPr>
        <w:t>in</w:t>
      </w:r>
      <w:r>
        <w:rPr>
          <w:spacing w:val="-8"/>
          <w:w w:val="110"/>
        </w:rPr>
        <w:t xml:space="preserve"> </w:t>
      </w:r>
      <w:r>
        <w:rPr>
          <w:w w:val="110"/>
        </w:rPr>
        <w:t>bias</w:t>
      </w:r>
      <w:r>
        <w:rPr>
          <w:spacing w:val="-9"/>
          <w:w w:val="110"/>
        </w:rPr>
        <w:t xml:space="preserve"> </w:t>
      </w:r>
      <w:ins w:id="791" w:author="Hussain Hadah" w:date="2026-10-25T19:29:00Z" w16du:dateUtc="2026-10-25T23:29:00Z">
        <w:r w:rsidR="00665139">
          <w:t xml:space="preserve">is associated with a </w:t>
        </w:r>
      </w:ins>
      <w:del w:id="792" w:author="Hussain Hadah" w:date="2026-10-25T19:29:00Z" w16du:dateUtc="2026-10-25T23:29:00Z">
        <w:r>
          <w:rPr>
            <w:w w:val="110"/>
          </w:rPr>
          <w:delText>raises</w:delText>
        </w:r>
        <w:r>
          <w:rPr>
            <w:spacing w:val="-8"/>
            <w:w w:val="110"/>
          </w:rPr>
          <w:delText xml:space="preserve"> </w:delText>
        </w:r>
        <w:r>
          <w:rPr>
            <w:w w:val="110"/>
          </w:rPr>
          <w:delText>interracial</w:delText>
        </w:r>
        <w:r>
          <w:rPr>
            <w:spacing w:val="-9"/>
            <w:w w:val="110"/>
          </w:rPr>
          <w:delText xml:space="preserve"> </w:delText>
        </w:r>
        <w:r>
          <w:rPr>
            <w:w w:val="110"/>
          </w:rPr>
          <w:delText>parent</w:delText>
        </w:r>
        <w:r>
          <w:rPr>
            <w:spacing w:val="-8"/>
            <w:w w:val="110"/>
          </w:rPr>
          <w:delText xml:space="preserve"> </w:delText>
        </w:r>
        <w:r>
          <w:rPr>
            <w:w w:val="110"/>
          </w:rPr>
          <w:delText>prob-abilities</w:delText>
        </w:r>
        <w:r>
          <w:rPr>
            <w:spacing w:val="-2"/>
            <w:w w:val="110"/>
          </w:rPr>
          <w:delText xml:space="preserve"> </w:delText>
        </w:r>
        <w:r>
          <w:rPr>
            <w:w w:val="110"/>
          </w:rPr>
          <w:delText>by</w:delText>
        </w:r>
        <w:r>
          <w:rPr>
            <w:spacing w:val="-2"/>
            <w:w w:val="110"/>
          </w:rPr>
          <w:delText xml:space="preserve"> </w:delText>
        </w:r>
      </w:del>
      <w:r>
        <w:rPr>
          <w:w w:val="110"/>
        </w:rPr>
        <w:t>4</w:t>
      </w:r>
      <w:r>
        <w:rPr>
          <w:spacing w:val="-2"/>
          <w:w w:val="110"/>
        </w:rPr>
        <w:t xml:space="preserve"> </w:t>
      </w:r>
      <w:r>
        <w:rPr>
          <w:w w:val="110"/>
        </w:rPr>
        <w:t>pp</w:t>
      </w:r>
      <w:ins w:id="793" w:author="Hussain Hadah" w:date="2026-10-25T19:29:00Z" w16du:dateUtc="2026-10-25T23:29:00Z">
        <w:r w:rsidR="00665139">
          <w:t xml:space="preserve"> higher probability that a child’s parents are an interracial couple (standard error 3 pp),</w:t>
        </w:r>
      </w:ins>
      <w:del w:id="794" w:author="Hussain Hadah" w:date="2026-10-25T19:29:00Z" w16du:dateUtc="2026-10-25T23:29:00Z">
        <w:r>
          <w:rPr>
            <w:w w:val="110"/>
          </w:rPr>
          <w:delText>,</w:delText>
        </w:r>
        <w:r>
          <w:rPr>
            <w:spacing w:val="-1"/>
            <w:w w:val="110"/>
          </w:rPr>
          <w:delText xml:space="preserve"> </w:delText>
        </w:r>
        <w:r>
          <w:rPr>
            <w:w w:val="110"/>
          </w:rPr>
          <w:delText>driven</w:delText>
        </w:r>
        <w:r>
          <w:rPr>
            <w:spacing w:val="-2"/>
            <w:w w:val="110"/>
          </w:rPr>
          <w:delText xml:space="preserve"> </w:delText>
        </w:r>
        <w:r>
          <w:rPr>
            <w:w w:val="110"/>
          </w:rPr>
          <w:delText>by</w:delText>
        </w:r>
      </w:del>
      <w:r>
        <w:rPr>
          <w:spacing w:val="-2"/>
          <w:w w:val="110"/>
        </w:rPr>
        <w:t xml:space="preserve"> </w:t>
      </w:r>
      <w:r>
        <w:rPr>
          <w:w w:val="110"/>
        </w:rPr>
        <w:t>a</w:t>
      </w:r>
      <w:r>
        <w:rPr>
          <w:spacing w:val="-2"/>
          <w:w w:val="110"/>
        </w:rPr>
        <w:t xml:space="preserve"> </w:t>
      </w:r>
      <w:r>
        <w:rPr>
          <w:w w:val="110"/>
        </w:rPr>
        <w:t>3</w:t>
      </w:r>
      <w:r>
        <w:rPr>
          <w:spacing w:val="-2"/>
          <w:w w:val="110"/>
        </w:rPr>
        <w:t xml:space="preserve"> </w:t>
      </w:r>
      <w:r>
        <w:rPr>
          <w:w w:val="110"/>
        </w:rPr>
        <w:t>pp</w:t>
      </w:r>
      <w:r>
        <w:rPr>
          <w:spacing w:val="-2"/>
          <w:w w:val="110"/>
        </w:rPr>
        <w:t xml:space="preserve"> </w:t>
      </w:r>
      <w:r>
        <w:rPr>
          <w:w w:val="110"/>
        </w:rPr>
        <w:t>increase</w:t>
      </w:r>
      <w:r>
        <w:rPr>
          <w:spacing w:val="-2"/>
          <w:w w:val="110"/>
        </w:rPr>
        <w:t xml:space="preserve"> </w:t>
      </w:r>
      <w:ins w:id="795" w:author="Hussain Hadah" w:date="2026-10-25T19:29:00Z" w16du:dateUtc="2026-10-25T23:29:00Z">
        <w:r w:rsidR="00665139">
          <w:t>among children of</w:t>
        </w:r>
      </w:ins>
      <w:del w:id="796" w:author="Hussain Hadah" w:date="2026-10-25T19:29:00Z" w16du:dateUtc="2026-10-25T23:29:00Z">
        <w:r>
          <w:rPr>
            <w:w w:val="110"/>
          </w:rPr>
          <w:delText>in</w:delText>
        </w:r>
      </w:del>
      <w:r>
        <w:rPr>
          <w:spacing w:val="-2"/>
          <w:w w:val="110"/>
        </w:rPr>
        <w:t xml:space="preserve"> </w:t>
      </w:r>
      <w:r>
        <w:rPr>
          <w:w w:val="110"/>
        </w:rPr>
        <w:t>Asian</w:t>
      </w:r>
      <w:ins w:id="797" w:author="Hussain Hadah" w:date="2026-10-25T19:29:00Z" w16du:dateUtc="2026-10-25T23:29:00Z">
        <w:r w:rsidR="00665139">
          <w:t>-born mothers,</w:t>
        </w:r>
      </w:ins>
      <w:del w:id="798" w:author="Hussain Hadah" w:date="2026-10-25T19:29:00Z" w16du:dateUtc="2026-10-25T23:29:00Z">
        <w:r>
          <w:rPr>
            <w:spacing w:val="-2"/>
            <w:w w:val="110"/>
          </w:rPr>
          <w:delText xml:space="preserve"> </w:delText>
        </w:r>
        <w:r>
          <w:rPr>
            <w:w w:val="110"/>
          </w:rPr>
          <w:delText>wife–White</w:delText>
        </w:r>
        <w:r>
          <w:rPr>
            <w:spacing w:val="-2"/>
            <w:w w:val="110"/>
          </w:rPr>
          <w:delText xml:space="preserve"> </w:delText>
        </w:r>
        <w:r>
          <w:rPr>
            <w:w w:val="110"/>
          </w:rPr>
          <w:delText>husband</w:delText>
        </w:r>
        <w:r>
          <w:rPr>
            <w:spacing w:val="-2"/>
            <w:w w:val="110"/>
          </w:rPr>
          <w:delText xml:space="preserve"> </w:delText>
        </w:r>
        <w:r>
          <w:rPr>
            <w:w w:val="110"/>
          </w:rPr>
          <w:delText>couples</w:delText>
        </w:r>
      </w:del>
      <w:r>
        <w:rPr>
          <w:w w:val="110"/>
        </w:rPr>
        <w:t xml:space="preserve"> and a 1 pp decrease </w:t>
      </w:r>
      <w:ins w:id="799" w:author="Hussain Hadah" w:date="2026-10-25T19:29:00Z" w16du:dateUtc="2026-10-25T23:29:00Z">
        <w:r w:rsidR="00665139">
          <w:t>among children of Asian-born fathers, and none of the three is statistically distinguishable from zero with standard errors clustered at the state level.</w:t>
        </w:r>
        <w:r w:rsidR="00665139">
          <w:rPr>
            <w:color w:val="0000FF"/>
            <w:vertAlign w:val="superscript"/>
          </w:rPr>
          <w:footnoteReference w:id="15"/>
        </w:r>
        <w:r w:rsidR="00665139">
          <w:rPr>
            <w:color w:val="0000FF"/>
            <w:vertAlign w:val="superscript"/>
          </w:rPr>
          <w:t xml:space="preserve"> </w:t>
        </w:r>
        <w:r w:rsidR="00665139">
          <w:t xml:space="preserve">The opposite signs for </w:t>
        </w:r>
      </w:ins>
      <w:del w:id="801" w:author="Hussain Hadah" w:date="2026-10-25T19:29:00Z" w16du:dateUtc="2026-10-25T23:29:00Z">
        <w:r>
          <w:rPr>
            <w:w w:val="110"/>
          </w:rPr>
          <w:delText xml:space="preserve">in </w:delText>
        </w:r>
      </w:del>
      <w:r>
        <w:rPr>
          <w:w w:val="110"/>
        </w:rPr>
        <w:t>Asian</w:t>
      </w:r>
      <w:ins w:id="802" w:author="Hussain Hadah" w:date="2026-10-25T19:29:00Z" w16du:dateUtc="2026-10-25T23:29:00Z">
        <w:r w:rsidR="00665139">
          <w:t>-born mothers and fathers deserve comment, because in a closed marriage market every Asian woman who marries a White man is matched by an Asian man who does not marry an Asian woman. This sample is not a closed market. It conditions on couples with a co-resident child, it includes only</w:t>
        </w:r>
      </w:ins>
      <w:del w:id="803" w:author="Hussain Hadah" w:date="2026-10-25T19:29:00Z" w16du:dateUtc="2026-10-25T23:29:00Z">
        <w:r>
          <w:rPr>
            <w:w w:val="110"/>
          </w:rPr>
          <w:delText xml:space="preserve"> husband–White wife</w:delText>
        </w:r>
      </w:del>
      <w:r>
        <w:rPr>
          <w:w w:val="110"/>
        </w:rPr>
        <w:t xml:space="preserve"> couples</w:t>
      </w:r>
      <w:ins w:id="804" w:author="Hussain Hadah" w:date="2026-10-25T19:29:00Z" w16du:dateUtc="2026-10-25T23:29:00Z">
        <w:r w:rsidR="00665139">
          <w:t xml:space="preserve"> in which one partner was born in Asia and the other was not, and Asian-born women are in such couples far more often than Asian-born men (20,247 children of a White father and an Asian mother against 9,055 children of an Asian father and a White mother). A bias-induced change in whether Asian men marry at all, or in whether they form a family with a co-resident child, would appear as a difference between the two columns rather than as an interracial marriage. The estimates are therefore consistent with bias affecting marriage itself for Asian men, not only partner choice, although their imprecision means the data do not settle this</w:t>
        </w:r>
      </w:ins>
      <w:r>
        <w:rPr>
          <w:w w:val="110"/>
        </w:rPr>
        <w:t>.</w:t>
      </w:r>
    </w:p>
    <w:p w14:paraId="4C9F658E" w14:textId="77777777" w:rsidR="00E746E6" w:rsidRDefault="000245FA">
      <w:pPr>
        <w:pStyle w:val="BodyText"/>
        <w:spacing w:before="5" w:line="415" w:lineRule="auto"/>
        <w:ind w:left="36" w:right="393" w:firstLine="351"/>
        <w:jc w:val="both"/>
        <w:rPr>
          <w:del w:id="805" w:author="Hussain Hadah" w:date="2026-10-25T19:29:00Z" w16du:dateUtc="2026-10-25T23:29:00Z"/>
        </w:rPr>
      </w:pPr>
      <w:r>
        <w:rPr>
          <w:w w:val="110"/>
        </w:rPr>
        <w:t xml:space="preserve">Using 2004–2021 </w:t>
      </w:r>
      <w:ins w:id="806" w:author="Hussain Hadah" w:date="2026-10-25T19:29:00Z" w16du:dateUtc="2026-10-25T23:29:00Z">
        <w:r w:rsidR="00665139">
          <w:t>American Community Survey</w:t>
        </w:r>
      </w:ins>
      <w:del w:id="807" w:author="Hussain Hadah" w:date="2026-10-25T19:29:00Z" w16du:dateUtc="2026-10-25T23:29:00Z">
        <w:r>
          <w:rPr>
            <w:w w:val="110"/>
          </w:rPr>
          <w:delText>Census</w:delText>
        </w:r>
      </w:del>
      <w:r>
        <w:rPr>
          <w:w w:val="110"/>
        </w:rPr>
        <w:t xml:space="preserve"> data (Flood, Ronald, et </w:t>
      </w:r>
      <w:r>
        <w:rPr>
          <w:w w:val="110"/>
        </w:rPr>
        <w:lastRenderedPageBreak/>
        <w:t xml:space="preserve">al., </w:t>
      </w:r>
      <w:ins w:id="808" w:author="Hussain Hadah" w:date="2026-10-25T19:29:00Z" w16du:dateUtc="2026-10-25T23:29:00Z">
        <w:r w:rsidR="00665139">
          <w:rPr>
            <w:color w:val="0000FF"/>
          </w:rPr>
          <w:t>Integrated Public Use Microdata Series, USA</w:t>
        </w:r>
        <w:r w:rsidR="00665139">
          <w:t>),</w:t>
        </w:r>
      </w:ins>
      <w:del w:id="809" w:author="Hussain Hadah" w:date="2026-10-25T19:29:00Z" w16du:dateUtc="2026-10-25T23:29:00Z">
        <w:r w:rsidR="00E746E6">
          <w:fldChar w:fldCharType="begin"/>
        </w:r>
        <w:r w:rsidR="00E746E6">
          <w:delInstrText>HYPERLINK \l "_bookmark45"</w:delInstrText>
        </w:r>
        <w:r w:rsidR="00E746E6">
          <w:fldChar w:fldCharType="separate"/>
        </w:r>
        <w:r w:rsidR="00E746E6">
          <w:rPr>
            <w:color w:val="0000FF"/>
            <w:w w:val="110"/>
          </w:rPr>
          <w:delText>Integrated Public Use</w:delText>
        </w:r>
        <w:r w:rsidR="00E746E6">
          <w:fldChar w:fldCharType="end"/>
        </w:r>
        <w:r>
          <w:rPr>
            <w:color w:val="0000FF"/>
            <w:w w:val="110"/>
          </w:rPr>
          <w:delText xml:space="preserve"> </w:delText>
        </w:r>
        <w:r w:rsidR="00E746E6">
          <w:fldChar w:fldCharType="begin"/>
        </w:r>
        <w:r w:rsidR="00E746E6">
          <w:delInstrText>HYPERLINK \l "_bookmark45"</w:delInstrText>
        </w:r>
        <w:r w:rsidR="00E746E6">
          <w:fldChar w:fldCharType="separate"/>
        </w:r>
        <w:r w:rsidR="00E746E6">
          <w:rPr>
            <w:color w:val="0000FF"/>
            <w:w w:val="110"/>
          </w:rPr>
          <w:delText>Microdata Series, USA</w:delText>
        </w:r>
        <w:r w:rsidR="00E746E6">
          <w:fldChar w:fldCharType="end"/>
        </w:r>
        <w:r>
          <w:rPr>
            <w:w w:val="110"/>
          </w:rPr>
          <w:delText>),</w:delText>
        </w:r>
      </w:del>
      <w:r>
        <w:rPr>
          <w:w w:val="110"/>
        </w:rPr>
        <w:t xml:space="preserve"> I test whether anti-Asian bias predicts interstate </w:t>
      </w:r>
      <w:ins w:id="810" w:author="Hussain Hadah" w:date="2026-10-25T19:29:00Z" w16du:dateUtc="2026-10-25T23:29:00Z">
        <w:r w:rsidR="00665139">
          <w:t>migration</w:t>
        </w:r>
      </w:ins>
      <w:del w:id="811" w:author="Hussain Hadah" w:date="2026-10-25T19:29:00Z" w16du:dateUtc="2026-10-25T23:29:00Z">
        <w:r>
          <w:rPr>
            <w:w w:val="110"/>
          </w:rPr>
          <w:delText>migra-tion</w:delText>
        </w:r>
      </w:del>
      <w:r>
        <w:rPr>
          <w:spacing w:val="-13"/>
          <w:w w:val="110"/>
        </w:rPr>
        <w:t xml:space="preserve"> </w:t>
      </w:r>
      <w:r>
        <w:rPr>
          <w:w w:val="110"/>
        </w:rPr>
        <w:t>among</w:t>
      </w:r>
      <w:r>
        <w:rPr>
          <w:spacing w:val="-13"/>
          <w:w w:val="110"/>
        </w:rPr>
        <w:t xml:space="preserve"> </w:t>
      </w:r>
      <w:r>
        <w:rPr>
          <w:w w:val="110"/>
        </w:rPr>
        <w:t>second-generation</w:t>
      </w:r>
      <w:r>
        <w:rPr>
          <w:spacing w:val="-13"/>
          <w:w w:val="110"/>
        </w:rPr>
        <w:t xml:space="preserve"> </w:t>
      </w:r>
      <w:r>
        <w:rPr>
          <w:w w:val="110"/>
        </w:rPr>
        <w:t>Asian</w:t>
      </w:r>
      <w:r>
        <w:rPr>
          <w:spacing w:val="-13"/>
          <w:w w:val="110"/>
        </w:rPr>
        <w:t xml:space="preserve"> </w:t>
      </w:r>
      <w:r>
        <w:rPr>
          <w:w w:val="110"/>
        </w:rPr>
        <w:t>Americans</w:t>
      </w:r>
      <w:r>
        <w:rPr>
          <w:spacing w:val="-13"/>
          <w:w w:val="110"/>
        </w:rPr>
        <w:t xml:space="preserve"> </w:t>
      </w:r>
      <w:r>
        <w:rPr>
          <w:w w:val="110"/>
        </w:rPr>
        <w:t>with</w:t>
      </w:r>
      <w:r>
        <w:rPr>
          <w:spacing w:val="-13"/>
          <w:w w:val="110"/>
        </w:rPr>
        <w:t xml:space="preserve"> </w:t>
      </w:r>
      <w:r>
        <w:rPr>
          <w:w w:val="110"/>
        </w:rPr>
        <w:t>two</w:t>
      </w:r>
      <w:r>
        <w:rPr>
          <w:spacing w:val="-13"/>
          <w:w w:val="110"/>
        </w:rPr>
        <w:t xml:space="preserve"> </w:t>
      </w:r>
      <w:ins w:id="812" w:author="Hussain Hadah" w:date="2026-10-25T19:29:00Z" w16du:dateUtc="2026-10-25T23:29:00Z">
        <w:r w:rsidR="00665139">
          <w:t>Asianborn</w:t>
        </w:r>
      </w:ins>
      <w:del w:id="813" w:author="Hussain Hadah" w:date="2026-10-25T19:29:00Z" w16du:dateUtc="2026-10-25T23:29:00Z">
        <w:r>
          <w:rPr>
            <w:w w:val="110"/>
          </w:rPr>
          <w:delText>Asian-born</w:delText>
        </w:r>
      </w:del>
      <w:r>
        <w:rPr>
          <w:spacing w:val="-13"/>
          <w:w w:val="110"/>
        </w:rPr>
        <w:t xml:space="preserve"> </w:t>
      </w:r>
      <w:r>
        <w:rPr>
          <w:w w:val="110"/>
        </w:rPr>
        <w:t>parents</w:t>
      </w:r>
      <w:r>
        <w:rPr>
          <w:spacing w:val="-13"/>
          <w:w w:val="110"/>
        </w:rPr>
        <w:t xml:space="preserve"> </w:t>
      </w:r>
      <w:r>
        <w:rPr>
          <w:spacing w:val="-4"/>
          <w:w w:val="110"/>
        </w:rPr>
        <w:t>(</w:t>
      </w:r>
      <w:ins w:id="814" w:author="Hussain Hadah" w:date="2026-10-25T19:29:00Z" w16du:dateUtc="2026-10-25T23:29:00Z">
        <w:r w:rsidR="00665139">
          <w:t xml:space="preserve">Table </w:t>
        </w:r>
        <w:r w:rsidR="00665139">
          <w:rPr>
            <w:color w:val="0000FF"/>
          </w:rPr>
          <w:t>6</w:t>
        </w:r>
        <w:r w:rsidR="00665139">
          <w:t>).</w:t>
        </w:r>
      </w:ins>
      <w:del w:id="815" w:author="Hussain Hadah" w:date="2026-10-25T19:29:00Z" w16du:dateUtc="2026-10-25T23:29:00Z">
        <w:r>
          <w:rPr>
            <w:spacing w:val="-4"/>
            <w:w w:val="110"/>
          </w:rPr>
          <w:delText>Ta-</w:delText>
        </w:r>
      </w:del>
    </w:p>
    <w:p w14:paraId="1A07CC0F" w14:textId="77777777" w:rsidR="00E746E6" w:rsidRDefault="00E746E6">
      <w:pPr>
        <w:pStyle w:val="BodyText"/>
        <w:spacing w:line="415" w:lineRule="auto"/>
        <w:jc w:val="both"/>
        <w:rPr>
          <w:del w:id="816" w:author="Hussain Hadah" w:date="2026-10-25T19:29:00Z" w16du:dateUtc="2026-10-25T23:29:00Z"/>
        </w:rPr>
        <w:sectPr w:rsidR="00E746E6">
          <w:pgSz w:w="12240" w:h="15840"/>
          <w:pgMar w:top="1820" w:right="1440" w:bottom="2460" w:left="1800" w:header="0" w:footer="2279" w:gutter="0"/>
          <w:cols w:space="720"/>
        </w:sectPr>
      </w:pPr>
    </w:p>
    <w:p w14:paraId="382C1C43" w14:textId="77777777" w:rsidR="00E746E6" w:rsidRDefault="000245FA">
      <w:pPr>
        <w:pStyle w:val="BodyText"/>
        <w:spacing w:before="96" w:line="415" w:lineRule="auto"/>
        <w:ind w:left="36" w:right="393"/>
        <w:jc w:val="both"/>
      </w:pPr>
      <w:del w:id="817" w:author="Hussain Hadah" w:date="2026-10-25T19:29:00Z" w16du:dateUtc="2026-10-25T23:29:00Z">
        <w:r>
          <w:rPr>
            <w:w w:val="110"/>
          </w:rPr>
          <w:lastRenderedPageBreak/>
          <w:delText xml:space="preserve">ble </w:delText>
        </w:r>
        <w:r w:rsidR="00E746E6">
          <w:fldChar w:fldCharType="begin"/>
        </w:r>
        <w:r w:rsidR="00E746E6">
          <w:delInstrText>HYPERLINK \l "_bookmark69"</w:delInstrText>
        </w:r>
        <w:r w:rsidR="00E746E6">
          <w:fldChar w:fldCharType="separate"/>
        </w:r>
        <w:r w:rsidR="00E746E6">
          <w:rPr>
            <w:color w:val="0000FF"/>
            <w:w w:val="110"/>
          </w:rPr>
          <w:delText>6</w:delText>
        </w:r>
        <w:r w:rsidR="00E746E6">
          <w:fldChar w:fldCharType="end"/>
        </w:r>
        <w:r>
          <w:rPr>
            <w:w w:val="110"/>
          </w:rPr>
          <w:delText>).</w:delText>
        </w:r>
      </w:del>
      <w:r>
        <w:rPr>
          <w:spacing w:val="40"/>
          <w:w w:val="110"/>
        </w:rPr>
        <w:t xml:space="preserve"> </w:t>
      </w:r>
      <w:r>
        <w:rPr>
          <w:w w:val="110"/>
        </w:rPr>
        <w:t xml:space="preserve">I find no significant correlation between bias and migration decisions. Among movers, </w:t>
      </w:r>
      <w:ins w:id="818" w:author="Hussain Hadah" w:date="2026-10-25T19:29:00Z" w16du:dateUtc="2026-10-25T23:29:00Z">
        <w:r w:rsidR="00665139">
          <w:t>self-identified Asians</w:t>
        </w:r>
      </w:ins>
      <w:del w:id="819" w:author="Hussain Hadah" w:date="2026-10-25T19:29:00Z" w16du:dateUtc="2026-10-25T23:29:00Z">
        <w:r>
          <w:rPr>
            <w:w w:val="110"/>
          </w:rPr>
          <w:delText>Asian-identifying individuals</w:delText>
        </w:r>
      </w:del>
      <w:r>
        <w:rPr>
          <w:w w:val="110"/>
        </w:rPr>
        <w:t xml:space="preserve"> live in states with 0.</w:t>
      </w:r>
      <w:ins w:id="820" w:author="Hussain Hadah" w:date="2026-10-25T19:29:00Z" w16du:dateUtc="2026-10-25T23:29:00Z">
        <w:r w:rsidR="00665139">
          <w:t>02</w:t>
        </w:r>
      </w:ins>
      <w:del w:id="821" w:author="Hussain Hadah" w:date="2026-10-25T19:29:00Z" w16du:dateUtc="2026-10-25T23:29:00Z">
        <w:r>
          <w:rPr>
            <w:w w:val="110"/>
          </w:rPr>
          <w:delText>06</w:delText>
        </w:r>
      </w:del>
      <w:r>
        <w:rPr>
          <w:w w:val="110"/>
        </w:rPr>
        <w:t xml:space="preserve"> standard deviations</w:t>
      </w:r>
      <w:r>
        <w:rPr>
          <w:spacing w:val="-4"/>
          <w:w w:val="110"/>
        </w:rPr>
        <w:t xml:space="preserve"> </w:t>
      </w:r>
      <w:ins w:id="822" w:author="Hussain Hadah" w:date="2026-10-25T19:29:00Z" w16du:dateUtc="2026-10-25T23:29:00Z">
        <w:r w:rsidR="00665139">
          <w:t>more</w:t>
        </w:r>
      </w:ins>
      <w:del w:id="823" w:author="Hussain Hadah" w:date="2026-10-25T19:29:00Z" w16du:dateUtc="2026-10-25T23:29:00Z">
        <w:r>
          <w:rPr>
            <w:i/>
            <w:w w:val="110"/>
          </w:rPr>
          <w:delText>greater</w:delText>
        </w:r>
      </w:del>
      <w:r>
        <w:rPr>
          <w:i/>
          <w:spacing w:val="-4"/>
          <w:w w:val="110"/>
        </w:rPr>
        <w:t xml:space="preserve"> </w:t>
      </w:r>
      <w:r>
        <w:rPr>
          <w:w w:val="110"/>
        </w:rPr>
        <w:t>bias</w:t>
      </w:r>
      <w:r>
        <w:rPr>
          <w:spacing w:val="-4"/>
          <w:w w:val="110"/>
        </w:rPr>
        <w:t xml:space="preserve"> </w:t>
      </w:r>
      <w:r>
        <w:rPr>
          <w:w w:val="110"/>
        </w:rPr>
        <w:t>than</w:t>
      </w:r>
      <w:r>
        <w:rPr>
          <w:spacing w:val="-4"/>
          <w:w w:val="110"/>
        </w:rPr>
        <w:t xml:space="preserve"> </w:t>
      </w:r>
      <w:r>
        <w:rPr>
          <w:w w:val="110"/>
        </w:rPr>
        <w:t>their</w:t>
      </w:r>
      <w:r>
        <w:rPr>
          <w:spacing w:val="-4"/>
          <w:w w:val="110"/>
        </w:rPr>
        <w:t xml:space="preserve"> </w:t>
      </w:r>
      <w:r>
        <w:rPr>
          <w:w w:val="110"/>
        </w:rPr>
        <w:t>birth</w:t>
      </w:r>
      <w:r>
        <w:rPr>
          <w:spacing w:val="-4"/>
          <w:w w:val="110"/>
        </w:rPr>
        <w:t xml:space="preserve"> </w:t>
      </w:r>
      <w:r>
        <w:rPr>
          <w:w w:val="110"/>
        </w:rPr>
        <w:t>states</w:t>
      </w:r>
      <w:ins w:id="824" w:author="Hussain Hadah" w:date="2026-10-25T19:29:00Z" w16du:dateUtc="2026-10-25T23:29:00Z">
        <w:r w:rsidR="00665139">
          <w:t xml:space="preserve"> (standard error 0.04), a difference not distinguishable from zero; the positive sign means that selective migration, </w:t>
        </w:r>
      </w:ins>
      <w:del w:id="825" w:author="Hussain Hadah" w:date="2026-10-25T19:29:00Z" w16du:dateUtc="2026-10-25T23:29:00Z">
        <w:r>
          <w:rPr>
            <w:w w:val="110"/>
          </w:rPr>
          <w:delText>,</w:delText>
        </w:r>
        <w:r>
          <w:rPr>
            <w:spacing w:val="-3"/>
            <w:w w:val="110"/>
          </w:rPr>
          <w:delText xml:space="preserve"> </w:delText>
        </w:r>
        <w:r>
          <w:rPr>
            <w:w w:val="110"/>
          </w:rPr>
          <w:delText>suggesting</w:delText>
        </w:r>
        <w:r>
          <w:rPr>
            <w:spacing w:val="-4"/>
            <w:w w:val="110"/>
          </w:rPr>
          <w:delText xml:space="preserve"> </w:delText>
        </w:r>
        <w:r>
          <w:rPr>
            <w:w w:val="110"/>
          </w:rPr>
          <w:delText>that</w:delText>
        </w:r>
        <w:r>
          <w:rPr>
            <w:spacing w:val="-4"/>
            <w:w w:val="110"/>
          </w:rPr>
          <w:delText xml:space="preserve"> </w:delText>
        </w:r>
      </w:del>
      <w:r>
        <w:rPr>
          <w:w w:val="110"/>
        </w:rPr>
        <w:t>if</w:t>
      </w:r>
      <w:r>
        <w:rPr>
          <w:spacing w:val="-4"/>
          <w:w w:val="110"/>
        </w:rPr>
        <w:t xml:space="preserve"> </w:t>
      </w:r>
      <w:r>
        <w:rPr>
          <w:w w:val="110"/>
        </w:rPr>
        <w:t>anything</w:t>
      </w:r>
      <w:ins w:id="826" w:author="Hussain Hadah" w:date="2026-10-25T19:29:00Z" w16du:dateUtc="2026-10-25T23:29:00Z">
        <w:r w:rsidR="00665139">
          <w:t xml:space="preserve">, works against finding an </w:t>
        </w:r>
      </w:ins>
      <w:del w:id="827" w:author="Hussain Hadah" w:date="2026-10-25T19:29:00Z" w16du:dateUtc="2026-10-25T23:29:00Z">
        <w:r>
          <w:rPr>
            <w:spacing w:val="-4"/>
            <w:w w:val="110"/>
          </w:rPr>
          <w:delText xml:space="preserve"> </w:delText>
        </w:r>
        <w:r>
          <w:rPr>
            <w:w w:val="110"/>
          </w:rPr>
          <w:delText>my</w:delText>
        </w:r>
        <w:r>
          <w:rPr>
            <w:spacing w:val="-4"/>
            <w:w w:val="110"/>
          </w:rPr>
          <w:delText xml:space="preserve"> </w:delText>
        </w:r>
        <w:r>
          <w:rPr>
            <w:w w:val="110"/>
          </w:rPr>
          <w:delText xml:space="preserve">esti-mates understate the </w:delText>
        </w:r>
      </w:del>
      <w:r>
        <w:rPr>
          <w:w w:val="110"/>
        </w:rPr>
        <w:t>effect of bias on identity switching.</w:t>
      </w:r>
    </w:p>
    <w:p w14:paraId="0F4514C1" w14:textId="77777777" w:rsidR="00E746E6" w:rsidRDefault="000245FA">
      <w:pPr>
        <w:pStyle w:val="BodyText"/>
        <w:spacing w:before="2" w:line="408" w:lineRule="auto"/>
        <w:ind w:left="36" w:right="393" w:firstLine="351"/>
        <w:jc w:val="both"/>
        <w:rPr>
          <w:del w:id="828" w:author="Hussain Hadah" w:date="2026-10-25T19:29:00Z" w16du:dateUtc="2026-10-25T23:29:00Z"/>
        </w:rPr>
      </w:pPr>
      <w:r>
        <w:rPr>
          <w:w w:val="110"/>
        </w:rPr>
        <w:t>In the CPS, a household respondent reports racial identity for all members, raising</w:t>
      </w:r>
      <w:r>
        <w:rPr>
          <w:spacing w:val="-11"/>
          <w:w w:val="110"/>
        </w:rPr>
        <w:t xml:space="preserve"> </w:t>
      </w:r>
      <w:r>
        <w:rPr>
          <w:w w:val="110"/>
        </w:rPr>
        <w:t>the</w:t>
      </w:r>
      <w:r>
        <w:rPr>
          <w:spacing w:val="-11"/>
          <w:w w:val="110"/>
        </w:rPr>
        <w:t xml:space="preserve"> </w:t>
      </w:r>
      <w:r>
        <w:rPr>
          <w:w w:val="110"/>
        </w:rPr>
        <w:t>concern</w:t>
      </w:r>
      <w:r>
        <w:rPr>
          <w:spacing w:val="-11"/>
          <w:w w:val="110"/>
        </w:rPr>
        <w:t xml:space="preserve"> </w:t>
      </w:r>
      <w:r>
        <w:rPr>
          <w:w w:val="110"/>
        </w:rPr>
        <w:t>that</w:t>
      </w:r>
      <w:r>
        <w:rPr>
          <w:spacing w:val="-11"/>
          <w:w w:val="110"/>
        </w:rPr>
        <w:t xml:space="preserve"> </w:t>
      </w:r>
      <w:r>
        <w:rPr>
          <w:w w:val="110"/>
        </w:rPr>
        <w:t>proxy</w:t>
      </w:r>
      <w:r>
        <w:rPr>
          <w:spacing w:val="-11"/>
          <w:w w:val="110"/>
        </w:rPr>
        <w:t xml:space="preserve"> </w:t>
      </w:r>
      <w:r>
        <w:rPr>
          <w:w w:val="110"/>
        </w:rPr>
        <w:t>responses</w:t>
      </w:r>
      <w:r>
        <w:rPr>
          <w:spacing w:val="-11"/>
          <w:w w:val="110"/>
        </w:rPr>
        <w:t xml:space="preserve"> </w:t>
      </w:r>
      <w:r>
        <w:rPr>
          <w:w w:val="110"/>
        </w:rPr>
        <w:t>may</w:t>
      </w:r>
      <w:r>
        <w:rPr>
          <w:spacing w:val="-11"/>
          <w:w w:val="110"/>
        </w:rPr>
        <w:t xml:space="preserve"> </w:t>
      </w:r>
      <w:r>
        <w:rPr>
          <w:w w:val="110"/>
        </w:rPr>
        <w:t>not</w:t>
      </w:r>
      <w:r>
        <w:rPr>
          <w:spacing w:val="-11"/>
          <w:w w:val="110"/>
        </w:rPr>
        <w:t xml:space="preserve"> </w:t>
      </w:r>
      <w:r>
        <w:rPr>
          <w:w w:val="110"/>
        </w:rPr>
        <w:t>reflect</w:t>
      </w:r>
      <w:r>
        <w:rPr>
          <w:spacing w:val="-11"/>
          <w:w w:val="110"/>
        </w:rPr>
        <w:t xml:space="preserve"> </w:t>
      </w:r>
      <w:r>
        <w:rPr>
          <w:w w:val="110"/>
        </w:rPr>
        <w:t>children’s</w:t>
      </w:r>
      <w:r>
        <w:rPr>
          <w:spacing w:val="-11"/>
          <w:w w:val="110"/>
        </w:rPr>
        <w:t xml:space="preserve"> </w:t>
      </w:r>
      <w:r>
        <w:rPr>
          <w:w w:val="110"/>
        </w:rPr>
        <w:t>own</w:t>
      </w:r>
      <w:r>
        <w:rPr>
          <w:spacing w:val="-11"/>
          <w:w w:val="110"/>
        </w:rPr>
        <w:t xml:space="preserve"> </w:t>
      </w:r>
      <w:r>
        <w:rPr>
          <w:w w:val="110"/>
        </w:rPr>
        <w:t xml:space="preserve">identities. </w:t>
      </w:r>
      <w:r>
        <w:t>Two</w:t>
      </w:r>
      <w:r>
        <w:rPr>
          <w:spacing w:val="39"/>
        </w:rPr>
        <w:t xml:space="preserve"> </w:t>
      </w:r>
      <w:r>
        <w:t>pieces</w:t>
      </w:r>
      <w:r>
        <w:rPr>
          <w:spacing w:val="39"/>
        </w:rPr>
        <w:t xml:space="preserve"> </w:t>
      </w:r>
      <w:r>
        <w:t>of</w:t>
      </w:r>
      <w:r>
        <w:rPr>
          <w:spacing w:val="39"/>
        </w:rPr>
        <w:t xml:space="preserve"> </w:t>
      </w:r>
      <w:r>
        <w:t>evidence</w:t>
      </w:r>
      <w:r>
        <w:rPr>
          <w:spacing w:val="39"/>
        </w:rPr>
        <w:t xml:space="preserve"> </w:t>
      </w:r>
      <w:r>
        <w:t>mitigate</w:t>
      </w:r>
      <w:r>
        <w:rPr>
          <w:spacing w:val="39"/>
        </w:rPr>
        <w:t xml:space="preserve"> </w:t>
      </w:r>
      <w:r>
        <w:t>this</w:t>
      </w:r>
      <w:r>
        <w:rPr>
          <w:spacing w:val="39"/>
        </w:rPr>
        <w:t xml:space="preserve"> </w:t>
      </w:r>
      <w:r>
        <w:t>concern.</w:t>
      </w:r>
      <w:r>
        <w:rPr>
          <w:spacing w:val="40"/>
        </w:rPr>
        <w:t xml:space="preserve"> </w:t>
      </w:r>
      <w:r>
        <w:t>First,</w:t>
      </w:r>
      <w:r>
        <w:rPr>
          <w:spacing w:val="40"/>
        </w:rPr>
        <w:t xml:space="preserve"> </w:t>
      </w:r>
      <w:r>
        <w:t>Duncan</w:t>
      </w:r>
      <w:r>
        <w:rPr>
          <w:spacing w:val="39"/>
        </w:rPr>
        <w:t xml:space="preserve"> </w:t>
      </w:r>
      <w:r>
        <w:t>and</w:t>
      </w:r>
      <w:r>
        <w:rPr>
          <w:spacing w:val="39"/>
        </w:rPr>
        <w:t xml:space="preserve"> </w:t>
      </w:r>
      <w:r>
        <w:t>Trejo</w:t>
      </w:r>
      <w:r>
        <w:rPr>
          <w:spacing w:val="39"/>
        </w:rPr>
        <w:t xml:space="preserve"> </w:t>
      </w:r>
      <w:ins w:id="829" w:author="Hussain Hadah" w:date="2026-10-25T19:29:00Z" w16du:dateUtc="2026-10-25T23:29:00Z">
        <w:r w:rsidR="00665139">
          <w:t>(</w:t>
        </w:r>
        <w:r w:rsidR="00665139">
          <w:rPr>
            <w:color w:val="0000FF"/>
          </w:rPr>
          <w:t>2011</w:t>
        </w:r>
        <w:r w:rsidR="00665139">
          <w:t>)</w:t>
        </w:r>
      </w:ins>
      <w:del w:id="830" w:author="Hussain Hadah" w:date="2026-10-25T19:29:00Z" w16du:dateUtc="2026-10-25T23:29:00Z">
        <w:r>
          <w:delText>(</w:delText>
        </w:r>
        <w:r w:rsidR="00E746E6">
          <w:fldChar w:fldCharType="begin"/>
        </w:r>
        <w:r w:rsidR="00E746E6">
          <w:delInstrText>HYPERLINK \l "_bookmark40"</w:delInstrText>
        </w:r>
        <w:r w:rsidR="00E746E6">
          <w:fldChar w:fldCharType="separate"/>
        </w:r>
        <w:r w:rsidR="00E746E6">
          <w:rPr>
            <w:color w:val="0000FF"/>
          </w:rPr>
          <w:delText>2011</w:delText>
        </w:r>
        <w:r w:rsidR="00E746E6">
          <w:fldChar w:fldCharType="end"/>
        </w:r>
        <w:r>
          <w:delText>)</w:delText>
        </w:r>
      </w:del>
      <w:r>
        <w:rPr>
          <w:spacing w:val="39"/>
        </w:rPr>
        <w:t xml:space="preserve"> </w:t>
      </w:r>
      <w:r>
        <w:t xml:space="preserve">show </w:t>
      </w:r>
      <w:r>
        <w:rPr>
          <w:w w:val="110"/>
        </w:rPr>
        <w:t>that reported Hispanic identity does not vary with respondent identity,</w:t>
      </w:r>
      <w:r>
        <w:rPr>
          <w:spacing w:val="27"/>
          <w:w w:val="110"/>
        </w:rPr>
        <w:t xml:space="preserve"> </w:t>
      </w:r>
      <w:r>
        <w:rPr>
          <w:w w:val="110"/>
        </w:rPr>
        <w:t xml:space="preserve">and </w:t>
      </w:r>
      <w:ins w:id="831" w:author="Hussain Hadah" w:date="2026-10-25T19:29:00Z" w16du:dateUtc="2026-10-25T23:29:00Z">
        <w:r w:rsidR="00665139">
          <w:t xml:space="preserve">Table </w:t>
        </w:r>
        <w:r w:rsidR="00665139">
          <w:rPr>
            <w:color w:val="0000FF"/>
          </w:rPr>
          <w:t>3</w:t>
        </w:r>
      </w:ins>
      <w:del w:id="832" w:author="Hussain Hadah" w:date="2026-10-25T19:29:00Z" w16du:dateUtc="2026-10-25T23:29:00Z">
        <w:r>
          <w:rPr>
            <w:w w:val="110"/>
          </w:rPr>
          <w:delText>Ta-ble</w:delText>
        </w:r>
        <w:r>
          <w:rPr>
            <w:spacing w:val="-3"/>
            <w:w w:val="110"/>
          </w:rPr>
          <w:delText xml:space="preserve"> </w:delText>
        </w:r>
        <w:r w:rsidR="00E746E6">
          <w:fldChar w:fldCharType="begin"/>
        </w:r>
        <w:r w:rsidR="00E746E6">
          <w:delInstrText>HYPERLINK \l "_bookmark66"</w:delInstrText>
        </w:r>
        <w:r w:rsidR="00E746E6">
          <w:fldChar w:fldCharType="separate"/>
        </w:r>
        <w:r w:rsidR="00E746E6">
          <w:rPr>
            <w:color w:val="0000FF"/>
            <w:w w:val="110"/>
          </w:rPr>
          <w:delText>3</w:delText>
        </w:r>
        <w:r w:rsidR="00E746E6">
          <w:fldChar w:fldCharType="end"/>
        </w:r>
      </w:del>
      <w:r>
        <w:rPr>
          <w:color w:val="0000FF"/>
          <w:spacing w:val="-1"/>
          <w:w w:val="110"/>
        </w:rPr>
        <w:t xml:space="preserve"> </w:t>
      </w:r>
      <w:r>
        <w:rPr>
          <w:w w:val="110"/>
        </w:rPr>
        <w:t>shows</w:t>
      </w:r>
      <w:r>
        <w:rPr>
          <w:spacing w:val="-2"/>
          <w:w w:val="110"/>
        </w:rPr>
        <w:t xml:space="preserve"> </w:t>
      </w:r>
      <w:r>
        <w:rPr>
          <w:w w:val="110"/>
        </w:rPr>
        <w:t>a</w:t>
      </w:r>
      <w:r>
        <w:rPr>
          <w:spacing w:val="-1"/>
          <w:w w:val="110"/>
        </w:rPr>
        <w:t xml:space="preserve"> </w:t>
      </w:r>
      <w:r>
        <w:rPr>
          <w:w w:val="110"/>
        </w:rPr>
        <w:t>similar</w:t>
      </w:r>
      <w:r>
        <w:rPr>
          <w:spacing w:val="-1"/>
          <w:w w:val="110"/>
        </w:rPr>
        <w:t xml:space="preserve"> </w:t>
      </w:r>
      <w:r>
        <w:rPr>
          <w:w w:val="110"/>
        </w:rPr>
        <w:t>pattern</w:t>
      </w:r>
      <w:r>
        <w:rPr>
          <w:spacing w:val="-3"/>
          <w:w w:val="110"/>
        </w:rPr>
        <w:t xml:space="preserve"> </w:t>
      </w:r>
      <w:r>
        <w:rPr>
          <w:w w:val="110"/>
        </w:rPr>
        <w:t>for</w:t>
      </w:r>
      <w:r>
        <w:rPr>
          <w:spacing w:val="-1"/>
          <w:w w:val="110"/>
        </w:rPr>
        <w:t xml:space="preserve"> </w:t>
      </w:r>
      <w:r>
        <w:rPr>
          <w:w w:val="110"/>
        </w:rPr>
        <w:t>Asian</w:t>
      </w:r>
      <w:r>
        <w:rPr>
          <w:spacing w:val="-2"/>
          <w:w w:val="110"/>
        </w:rPr>
        <w:t xml:space="preserve"> </w:t>
      </w:r>
      <w:r>
        <w:rPr>
          <w:w w:val="110"/>
        </w:rPr>
        <w:t>identity</w:t>
      </w:r>
      <w:ins w:id="833" w:author="Hussain Hadah" w:date="2026-10-25T19:29:00Z" w16du:dateUtc="2026-10-25T23:29:00Z">
        <w:r w:rsidR="00665139">
          <w:t>.</w:t>
        </w:r>
        <w:r w:rsidR="00665139">
          <w:rPr>
            <w:color w:val="0000FF"/>
            <w:vertAlign w:val="superscript"/>
          </w:rPr>
          <w:footnoteReference w:id="16"/>
        </w:r>
      </w:ins>
      <w:del w:id="835" w:author="Hussain Hadah" w:date="2026-10-25T19:29:00Z" w16du:dateUtc="2026-10-25T23:29:00Z">
        <w:r>
          <w:rPr>
            <w:w w:val="110"/>
          </w:rPr>
          <w:delText>.</w:delText>
        </w:r>
        <w:r w:rsidR="00E746E6">
          <w:fldChar w:fldCharType="begin"/>
        </w:r>
        <w:r w:rsidR="00E746E6">
          <w:delInstrText>HYPERLINK \l "_bookmark14"</w:delInstrText>
        </w:r>
        <w:r w:rsidR="00E746E6">
          <w:fldChar w:fldCharType="separate"/>
        </w:r>
        <w:r w:rsidR="00E746E6">
          <w:rPr>
            <w:color w:val="0000FF"/>
            <w:w w:val="110"/>
            <w:position w:val="9"/>
            <w:sz w:val="18"/>
          </w:rPr>
          <w:delText>13</w:delText>
        </w:r>
        <w:r w:rsidR="00E746E6">
          <w:fldChar w:fldCharType="end"/>
        </w:r>
      </w:del>
      <w:r>
        <w:rPr>
          <w:color w:val="0000FF"/>
          <w:spacing w:val="55"/>
          <w:w w:val="110"/>
          <w:position w:val="9"/>
          <w:sz w:val="18"/>
        </w:rPr>
        <w:t xml:space="preserve"> </w:t>
      </w:r>
      <w:r>
        <w:rPr>
          <w:w w:val="110"/>
        </w:rPr>
        <w:t>Second, I</w:t>
      </w:r>
      <w:r>
        <w:rPr>
          <w:spacing w:val="-2"/>
          <w:w w:val="110"/>
        </w:rPr>
        <w:t xml:space="preserve"> </w:t>
      </w:r>
      <w:r>
        <w:rPr>
          <w:w w:val="110"/>
        </w:rPr>
        <w:t>find</w:t>
      </w:r>
      <w:r>
        <w:rPr>
          <w:spacing w:val="-1"/>
          <w:w w:val="110"/>
        </w:rPr>
        <w:t xml:space="preserve"> </w:t>
      </w:r>
      <w:r>
        <w:rPr>
          <w:w w:val="110"/>
        </w:rPr>
        <w:t>similar</w:t>
      </w:r>
      <w:r>
        <w:rPr>
          <w:spacing w:val="-2"/>
          <w:w w:val="110"/>
        </w:rPr>
        <w:t xml:space="preserve"> patterns</w:t>
      </w:r>
      <w:ins w:id="836" w:author="Hussain Hadah" w:date="2026-10-25T19:29:00Z" w16du:dateUtc="2026-10-25T23:29:00Z">
        <w:r w:rsidR="00665139">
          <w:t xml:space="preserve"> </w:t>
        </w:r>
      </w:ins>
    </w:p>
    <w:p w14:paraId="6839DE7E" w14:textId="77777777" w:rsidR="00E746E6" w:rsidRDefault="000245FA">
      <w:pPr>
        <w:pStyle w:val="BodyText"/>
        <w:spacing w:before="11" w:line="415" w:lineRule="auto"/>
        <w:ind w:left="36" w:right="393"/>
        <w:jc w:val="both"/>
      </w:pPr>
      <w:r>
        <w:rPr>
          <w:w w:val="110"/>
        </w:rPr>
        <w:t xml:space="preserve">of ethnic attrition and bias effects among adult Asian Americans who self-report their own identity (Table </w:t>
      </w:r>
      <w:ins w:id="837" w:author="Hussain Hadah" w:date="2026-10-25T19:29:00Z" w16du:dateUtc="2026-10-25T23:29:00Z">
        <w:r w:rsidR="00665139">
          <w:rPr>
            <w:color w:val="0000FF"/>
          </w:rPr>
          <w:t>5</w:t>
        </w:r>
        <w:r w:rsidR="00665139">
          <w:t>).</w:t>
        </w:r>
      </w:ins>
      <w:del w:id="838" w:author="Hussain Hadah" w:date="2026-10-25T19:29:00Z" w16du:dateUtc="2026-10-25T23:29:00Z">
        <w:r w:rsidR="00E746E6">
          <w:fldChar w:fldCharType="begin"/>
        </w:r>
        <w:r w:rsidR="00E746E6">
          <w:delInstrText>HYPERLINK \l "_bookmark68"</w:delInstrText>
        </w:r>
        <w:r w:rsidR="00E746E6">
          <w:fldChar w:fldCharType="separate"/>
        </w:r>
        <w:r w:rsidR="00E746E6">
          <w:rPr>
            <w:color w:val="0000FF"/>
            <w:w w:val="110"/>
          </w:rPr>
          <w:delText>5</w:delText>
        </w:r>
        <w:r w:rsidR="00E746E6">
          <w:fldChar w:fldCharType="end"/>
        </w:r>
        <w:r>
          <w:rPr>
            <w:w w:val="110"/>
          </w:rPr>
          <w:delText>).</w:delText>
        </w:r>
      </w:del>
    </w:p>
    <w:p w14:paraId="5441A229" w14:textId="77777777" w:rsidR="00EC5473" w:rsidRDefault="00665139">
      <w:pPr>
        <w:spacing w:line="404" w:lineRule="auto"/>
        <w:ind w:left="-14" w:right="367"/>
        <w:rPr>
          <w:ins w:id="839" w:author="Hussain Hadah" w:date="2026-10-25T19:29:00Z" w16du:dateUtc="2026-10-25T23:29:00Z"/>
        </w:rPr>
      </w:pPr>
      <w:ins w:id="840" w:author="Hussain Hadah" w:date="2026-10-25T19:29:00Z" w16du:dateUtc="2026-10-25T23:29:00Z">
        <w:r>
          <w:t xml:space="preserve">Finally, the main specification includes region </w:t>
        </w:r>
        <w:r>
          <w:rPr>
            <w:rFonts w:ascii="Cambria" w:eastAsia="Cambria" w:hAnsi="Cambria" w:cs="Cambria"/>
          </w:rPr>
          <w:t xml:space="preserve">× </w:t>
        </w:r>
        <w:r>
          <w:t xml:space="preserve">year fixed effects and identifies the effect of bias from differences across states within a region and year and from changes within states over time. It does not include state fixed effects, and this is a limitation. Appendix Table </w:t>
        </w:r>
        <w:r>
          <w:rPr>
            <w:b/>
          </w:rPr>
          <w:t xml:space="preserve">?? </w:t>
        </w:r>
        <w:r>
          <w:t xml:space="preserve">re-estimates the pooled linear probability model with region, state, year, and region </w:t>
        </w:r>
        <w:r>
          <w:rPr>
            <w:rFonts w:ascii="Cambria" w:eastAsia="Cambria" w:hAnsi="Cambria" w:cs="Cambria"/>
          </w:rPr>
          <w:t xml:space="preserve">× </w:t>
        </w:r>
        <w:r>
          <w:t xml:space="preserve">year fixed effects in every combination. Adding state fixed effects to the baseline specification (column 8) moves the bias coefficient from −0.10 (standard error 0.03) to −0.04 with a standard error of 0.03, and the specification with state and year fixed effects (column 4) gives −0.02 with the same standard error. Neither estimate is statistically distinguishable from zero. The 95 percent confidence interval in column 8, roughly −0.10 to 0.02, reaches the baseline estimate, while the interval in </w:t>
        </w:r>
        <w:r>
          <w:lastRenderedPageBreak/>
          <w:t xml:space="preserve">column 4, roughly −0.08 to 0.04, excludes it; the point estimates are less than half and about a fifth of the baseline. The imprecision does not come from a lack of within-state variation (the residual standard deviation of the index after state and region </w:t>
        </w:r>
        <w:r>
          <w:rPr>
            <w:rFonts w:ascii="Cambria" w:eastAsia="Cambria" w:hAnsi="Cambria" w:cs="Cambria"/>
          </w:rPr>
          <w:t xml:space="preserve">× </w:t>
        </w:r>
        <w:r>
          <w:t xml:space="preserve">year effects is 0.18, against 0.22 after region </w:t>
        </w:r>
        <w:r>
          <w:rPr>
            <w:rFonts w:ascii="Cambria" w:eastAsia="Cambria" w:hAnsi="Cambria" w:cs="Cambria"/>
          </w:rPr>
          <w:t xml:space="preserve">× </w:t>
        </w:r>
        <w:r>
          <w:t>year effects alone, and each state contributes at most five distinct values of the index); it is the point estimate itself that falls once state effects are included. Two explanations are consistent with that pattern and the data do not distinguish them: a fixed characteristic of states with high anti-Asian bias, rather than the bias itself, could lower Asian identification among children of mixed ancestry; or measurement error in the proxy-based index, which is proportionally larger for changes within a state than for differences between states, could attenuate the within-state estimate. A specification with state fixed effects and no time controls (column 3) yields a precise −0.02, but it attributes to bias any common time trend in identification and is not the baseline model with state effects added. The within-state estimates are therefore uninformative rather than reassuring, and the results in this paper should be read with the possibility of confounding by fixed state characteristics left open.</w:t>
        </w:r>
      </w:ins>
    </w:p>
    <w:p w14:paraId="0F197253" w14:textId="77777777" w:rsidR="00E746E6" w:rsidRDefault="000245FA">
      <w:pPr>
        <w:pStyle w:val="BodyText"/>
        <w:spacing w:before="2" w:line="415" w:lineRule="auto"/>
        <w:ind w:left="36" w:right="393" w:firstLine="351"/>
        <w:jc w:val="both"/>
        <w:rPr>
          <w:del w:id="841" w:author="Hussain Hadah" w:date="2026-10-25T19:29:00Z" w16du:dateUtc="2026-10-25T23:29:00Z"/>
        </w:rPr>
      </w:pPr>
      <w:del w:id="842" w:author="Hussain Hadah" w:date="2026-10-25T19:29:00Z" w16du:dateUtc="2026-10-25T23:29:00Z">
        <w:r>
          <w:rPr>
            <w:w w:val="110"/>
          </w:rPr>
          <w:delText>Moreover, the results are also robust to fixed state characteristics.</w:delText>
        </w:r>
        <w:r>
          <w:rPr>
            <w:spacing w:val="40"/>
            <w:w w:val="110"/>
          </w:rPr>
          <w:delText xml:space="preserve"> </w:delText>
        </w:r>
        <w:r>
          <w:rPr>
            <w:w w:val="110"/>
          </w:rPr>
          <w:delText xml:space="preserve">Appendix Table </w:delText>
        </w:r>
        <w:r w:rsidR="00E746E6">
          <w:fldChar w:fldCharType="begin"/>
        </w:r>
        <w:r w:rsidR="00E746E6">
          <w:delInstrText>HYPERLINK \l "_bookmark89"</w:delInstrText>
        </w:r>
        <w:r w:rsidR="00E746E6">
          <w:fldChar w:fldCharType="separate"/>
        </w:r>
        <w:r w:rsidR="00E746E6">
          <w:rPr>
            <w:color w:val="0000FF"/>
            <w:w w:val="110"/>
          </w:rPr>
          <w:delText>A.1</w:delText>
        </w:r>
        <w:r w:rsidR="00E746E6">
          <w:fldChar w:fldCharType="end"/>
        </w:r>
        <w:r>
          <w:rPr>
            <w:color w:val="0000FF"/>
            <w:w w:val="110"/>
          </w:rPr>
          <w:delText xml:space="preserve"> </w:delText>
        </w:r>
        <w:r>
          <w:rPr>
            <w:w w:val="110"/>
          </w:rPr>
          <w:delText>re-estimates the linear probability model adding region, state, year, and year-by-region fixed effects in all combinations.</w:delText>
        </w:r>
        <w:r>
          <w:rPr>
            <w:spacing w:val="40"/>
            <w:w w:val="110"/>
          </w:rPr>
          <w:delText xml:space="preserve"> </w:delText>
        </w:r>
        <w:r>
          <w:rPr>
            <w:w w:val="110"/>
          </w:rPr>
          <w:delText>With state fixed effects—identifying</w:delText>
        </w:r>
        <w:r>
          <w:rPr>
            <w:spacing w:val="-17"/>
            <w:w w:val="110"/>
          </w:rPr>
          <w:delText xml:space="preserve"> </w:delText>
        </w:r>
        <w:r>
          <w:rPr>
            <w:w w:val="110"/>
          </w:rPr>
          <w:delText>only</w:delText>
        </w:r>
        <w:r>
          <w:rPr>
            <w:spacing w:val="-16"/>
            <w:w w:val="110"/>
          </w:rPr>
          <w:delText xml:space="preserve"> </w:delText>
        </w:r>
        <w:r>
          <w:rPr>
            <w:w w:val="110"/>
          </w:rPr>
          <w:delText>from</w:delText>
        </w:r>
        <w:r>
          <w:rPr>
            <w:spacing w:val="-17"/>
            <w:w w:val="110"/>
          </w:rPr>
          <w:delText xml:space="preserve"> </w:delText>
        </w:r>
        <w:r>
          <w:rPr>
            <w:w w:val="110"/>
          </w:rPr>
          <w:delText>within-state</w:delText>
        </w:r>
        <w:r>
          <w:rPr>
            <w:spacing w:val="-16"/>
            <w:w w:val="110"/>
          </w:rPr>
          <w:delText xml:space="preserve"> </w:delText>
        </w:r>
        <w:r>
          <w:rPr>
            <w:w w:val="110"/>
          </w:rPr>
          <w:delText>variation</w:delText>
        </w:r>
        <w:r>
          <w:rPr>
            <w:spacing w:val="-17"/>
            <w:w w:val="110"/>
          </w:rPr>
          <w:delText xml:space="preserve"> </w:delText>
        </w:r>
        <w:r>
          <w:rPr>
            <w:w w:val="110"/>
          </w:rPr>
          <w:delText>in</w:delText>
        </w:r>
        <w:r>
          <w:rPr>
            <w:spacing w:val="-16"/>
            <w:w w:val="110"/>
          </w:rPr>
          <w:delText xml:space="preserve"> </w:delText>
        </w:r>
        <w:r>
          <w:rPr>
            <w:w w:val="110"/>
          </w:rPr>
          <w:delText>bias—the</w:delText>
        </w:r>
        <w:r>
          <w:rPr>
            <w:spacing w:val="-17"/>
            <w:w w:val="110"/>
          </w:rPr>
          <w:delText xml:space="preserve"> </w:delText>
        </w:r>
        <w:r>
          <w:rPr>
            <w:w w:val="110"/>
          </w:rPr>
          <w:delText>coefficient</w:delText>
        </w:r>
        <w:r>
          <w:rPr>
            <w:spacing w:val="-16"/>
            <w:w w:val="110"/>
          </w:rPr>
          <w:delText xml:space="preserve"> </w:delText>
        </w:r>
        <w:r>
          <w:rPr>
            <w:w w:val="110"/>
          </w:rPr>
          <w:delText>remains</w:delText>
        </w:r>
        <w:r>
          <w:rPr>
            <w:spacing w:val="-17"/>
            <w:w w:val="110"/>
          </w:rPr>
          <w:delText xml:space="preserve"> </w:delText>
        </w:r>
        <w:r>
          <w:rPr>
            <w:w w:val="110"/>
          </w:rPr>
          <w:delText>nega-tive and statistically significant, and point estimates remain negative and compa-rable in magnitude to the baseline across all eight specifications.</w:delText>
        </w:r>
      </w:del>
    </w:p>
    <w:p w14:paraId="5E4398DE" w14:textId="77777777" w:rsidR="00E746E6" w:rsidRDefault="000245FA">
      <w:pPr>
        <w:pStyle w:val="BodyText"/>
        <w:spacing w:before="4" w:line="415" w:lineRule="auto"/>
        <w:ind w:left="36" w:right="393" w:firstLine="351"/>
        <w:jc w:val="both"/>
      </w:pPr>
      <w:del w:id="843" w:author="Hussain Hadah" w:date="2026-10-25T19:29:00Z" w16du:dateUtc="2026-10-25T23:29:00Z">
        <w:r>
          <w:rPr>
            <w:noProof/>
          </w:rPr>
          <mc:AlternateContent>
            <mc:Choice Requires="wps">
              <w:drawing>
                <wp:anchor distT="0" distB="0" distL="0" distR="0" simplePos="0" relativeHeight="15740928" behindDoc="0" locked="0" layoutInCell="1" allowOverlap="1" wp14:anchorId="76AEEFEA" wp14:editId="3036E257">
                  <wp:simplePos x="0" y="0"/>
                  <wp:positionH relativeFrom="page">
                    <wp:posOffset>1165872</wp:posOffset>
                  </wp:positionH>
                  <wp:positionV relativeFrom="paragraph">
                    <wp:posOffset>896404</wp:posOffset>
                  </wp:positionV>
                  <wp:extent cx="1088390"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8390" cy="1270"/>
                          </a:xfrm>
                          <a:custGeom>
                            <a:avLst/>
                            <a:gdLst/>
                            <a:ahLst/>
                            <a:cxnLst/>
                            <a:rect l="l" t="t" r="r" b="b"/>
                            <a:pathLst>
                              <a:path w="1088390">
                                <a:moveTo>
                                  <a:pt x="0" y="0"/>
                                </a:moveTo>
                                <a:lnTo>
                                  <a:pt x="108811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40928" from="91.801003pt,70.583069pt" to="177.479003pt,70.583069pt" stroked="true" strokeweight=".398pt" strokecolor="#000000">
                  <v:stroke dashstyle="solid"/>
                  <w10:wrap type="none"/>
                </v:line>
              </w:pict>
            </mc:Fallback>
          </mc:AlternateContent>
        </w:r>
      </w:del>
      <w:r>
        <w:rPr>
          <w:w w:val="110"/>
        </w:rPr>
        <w:t>Larger Asian American populations could themselves affect state-level bias. Figure</w:t>
      </w:r>
      <w:r>
        <w:rPr>
          <w:spacing w:val="-9"/>
          <w:w w:val="110"/>
        </w:rPr>
        <w:t xml:space="preserve"> </w:t>
      </w:r>
      <w:ins w:id="844" w:author="Hussain Hadah" w:date="2026-10-25T19:29:00Z" w16du:dateUtc="2026-10-25T23:29:00Z">
        <w:r w:rsidR="00665139">
          <w:rPr>
            <w:b/>
          </w:rPr>
          <w:t>??</w:t>
        </w:r>
      </w:ins>
      <w:del w:id="845" w:author="Hussain Hadah" w:date="2026-10-25T19:29:00Z" w16du:dateUtc="2026-10-25T23:29:00Z">
        <w:r w:rsidR="00E746E6">
          <w:fldChar w:fldCharType="begin"/>
        </w:r>
        <w:r w:rsidR="00E746E6">
          <w:delInstrText>HYPERLINK \l "_bookmark94"</w:delInstrText>
        </w:r>
        <w:r w:rsidR="00E746E6">
          <w:fldChar w:fldCharType="separate"/>
        </w:r>
        <w:r w:rsidR="00E746E6">
          <w:rPr>
            <w:color w:val="0000FF"/>
            <w:w w:val="110"/>
          </w:rPr>
          <w:delText>A.4</w:delText>
        </w:r>
        <w:r w:rsidR="00E746E6">
          <w:fldChar w:fldCharType="end"/>
        </w:r>
      </w:del>
      <w:r>
        <w:rPr>
          <w:color w:val="0000FF"/>
          <w:spacing w:val="-9"/>
          <w:w w:val="110"/>
        </w:rPr>
        <w:t xml:space="preserve"> </w:t>
      </w:r>
      <w:r>
        <w:rPr>
          <w:w w:val="110"/>
        </w:rPr>
        <w:t>shows</w:t>
      </w:r>
      <w:r>
        <w:rPr>
          <w:spacing w:val="-8"/>
          <w:w w:val="110"/>
        </w:rPr>
        <w:t xml:space="preserve"> </w:t>
      </w:r>
      <w:r>
        <w:rPr>
          <w:w w:val="110"/>
        </w:rPr>
        <w:t>no</w:t>
      </w:r>
      <w:r>
        <w:rPr>
          <w:spacing w:val="-9"/>
          <w:w w:val="110"/>
        </w:rPr>
        <w:t xml:space="preserve"> </w:t>
      </w:r>
      <w:r>
        <w:rPr>
          <w:w w:val="110"/>
        </w:rPr>
        <w:t>correlation</w:t>
      </w:r>
      <w:r>
        <w:rPr>
          <w:spacing w:val="-9"/>
          <w:w w:val="110"/>
        </w:rPr>
        <w:t xml:space="preserve"> </w:t>
      </w:r>
      <w:r>
        <w:rPr>
          <w:w w:val="110"/>
        </w:rPr>
        <w:t>between</w:t>
      </w:r>
      <w:r>
        <w:rPr>
          <w:spacing w:val="-9"/>
          <w:w w:val="110"/>
        </w:rPr>
        <w:t xml:space="preserve"> </w:t>
      </w:r>
      <w:r>
        <w:rPr>
          <w:w w:val="110"/>
        </w:rPr>
        <w:t>state</w:t>
      </w:r>
      <w:r>
        <w:rPr>
          <w:spacing w:val="-9"/>
          <w:w w:val="110"/>
        </w:rPr>
        <w:t xml:space="preserve"> </w:t>
      </w:r>
      <w:r>
        <w:rPr>
          <w:w w:val="110"/>
        </w:rPr>
        <w:t>Asian</w:t>
      </w:r>
      <w:r>
        <w:rPr>
          <w:spacing w:val="-9"/>
          <w:w w:val="110"/>
        </w:rPr>
        <w:t xml:space="preserve"> </w:t>
      </w:r>
      <w:r>
        <w:rPr>
          <w:w w:val="110"/>
        </w:rPr>
        <w:t>American</w:t>
      </w:r>
      <w:r>
        <w:rPr>
          <w:spacing w:val="-8"/>
          <w:w w:val="110"/>
        </w:rPr>
        <w:t xml:space="preserve"> </w:t>
      </w:r>
      <w:r>
        <w:rPr>
          <w:w w:val="110"/>
        </w:rPr>
        <w:t>population</w:t>
      </w:r>
      <w:r>
        <w:rPr>
          <w:spacing w:val="-8"/>
          <w:w w:val="110"/>
        </w:rPr>
        <w:t xml:space="preserve"> </w:t>
      </w:r>
      <w:r>
        <w:rPr>
          <w:w w:val="110"/>
        </w:rPr>
        <w:t>shares and average anti-Asian bias.</w:t>
      </w:r>
    </w:p>
    <w:p w14:paraId="624C57C2" w14:textId="77777777" w:rsidR="00E746E6" w:rsidRDefault="000245FA">
      <w:pPr>
        <w:pStyle w:val="ListParagraph"/>
        <w:numPr>
          <w:ilvl w:val="0"/>
          <w:numId w:val="7"/>
        </w:numPr>
        <w:tabs>
          <w:tab w:val="left" w:pos="493"/>
        </w:tabs>
        <w:spacing w:before="11" w:line="249" w:lineRule="auto"/>
        <w:ind w:right="394" w:firstLine="142"/>
        <w:jc w:val="both"/>
        <w:rPr>
          <w:del w:id="846" w:author="Hussain Hadah" w:date="2026-10-25T19:29:00Z" w16du:dateUtc="2026-10-25T23:29:00Z"/>
          <w:sz w:val="20"/>
        </w:rPr>
      </w:pPr>
      <w:bookmarkStart w:id="847" w:name="_bookmark14"/>
      <w:bookmarkEnd w:id="847"/>
      <w:del w:id="848" w:author="Hussain Hadah" w:date="2026-10-25T19:29:00Z" w16du:dateUtc="2026-10-25T23:29:00Z">
        <w:r>
          <w:rPr>
            <w:w w:val="110"/>
            <w:sz w:val="20"/>
          </w:rPr>
          <w:delText>According to CPS guidelines, household respondents must be at least 15 years old with suf-ficient household knowledge.</w:delText>
        </w:r>
        <w:r>
          <w:rPr>
            <w:spacing w:val="40"/>
            <w:w w:val="110"/>
            <w:sz w:val="20"/>
          </w:rPr>
          <w:delText xml:space="preserve"> </w:delText>
        </w:r>
        <w:r>
          <w:rPr>
            <w:w w:val="110"/>
            <w:sz w:val="20"/>
          </w:rPr>
          <w:delText xml:space="preserve">When the proxy is “self,” respondents range from 15 to 17 years </w:delText>
        </w:r>
        <w:r>
          <w:rPr>
            <w:spacing w:val="-4"/>
            <w:w w:val="110"/>
            <w:sz w:val="20"/>
          </w:rPr>
          <w:delText>old.</w:delText>
        </w:r>
      </w:del>
    </w:p>
    <w:p w14:paraId="25CFA8E3" w14:textId="77777777" w:rsidR="00E746E6" w:rsidRDefault="00E746E6">
      <w:pPr>
        <w:pStyle w:val="ListParagraph"/>
        <w:spacing w:line="249" w:lineRule="auto"/>
        <w:jc w:val="both"/>
        <w:rPr>
          <w:del w:id="849" w:author="Hussain Hadah" w:date="2026-10-25T19:29:00Z" w16du:dateUtc="2026-10-25T23:29:00Z"/>
          <w:sz w:val="20"/>
        </w:rPr>
        <w:sectPr w:rsidR="00E746E6">
          <w:pgSz w:w="12240" w:h="15840"/>
          <w:pgMar w:top="1820" w:right="1440" w:bottom="2460" w:left="1800" w:header="0" w:footer="2279" w:gutter="0"/>
          <w:cols w:space="720"/>
        </w:sectPr>
      </w:pPr>
    </w:p>
    <w:p w14:paraId="2A8EC629" w14:textId="77777777" w:rsidR="00E746E6" w:rsidRDefault="000245FA">
      <w:pPr>
        <w:pStyle w:val="Heading2"/>
        <w:numPr>
          <w:ilvl w:val="0"/>
          <w:numId w:val="8"/>
        </w:numPr>
        <w:tabs>
          <w:tab w:val="left" w:pos="552"/>
        </w:tabs>
        <w:ind w:hanging="516"/>
      </w:pPr>
      <w:bookmarkStart w:id="850" w:name="Conclusion"/>
      <w:bookmarkEnd w:id="850"/>
      <w:r>
        <w:rPr>
          <w:spacing w:val="-2"/>
          <w:w w:val="110"/>
        </w:rPr>
        <w:lastRenderedPageBreak/>
        <w:t>Conclusion</w:t>
      </w:r>
    </w:p>
    <w:p w14:paraId="4254E77D" w14:textId="77777777" w:rsidR="00E746E6" w:rsidRDefault="00E746E6">
      <w:pPr>
        <w:pStyle w:val="BodyText"/>
        <w:spacing w:before="47"/>
        <w:rPr>
          <w:del w:id="851" w:author="Hussain Hadah" w:date="2026-10-25T19:29:00Z" w16du:dateUtc="2026-10-25T23:29:00Z"/>
          <w:b/>
          <w:sz w:val="34"/>
        </w:rPr>
      </w:pPr>
    </w:p>
    <w:p w14:paraId="4E418305" w14:textId="77777777" w:rsidR="00E746E6" w:rsidRDefault="000245FA">
      <w:pPr>
        <w:pStyle w:val="BodyText"/>
        <w:spacing w:line="415" w:lineRule="auto"/>
        <w:ind w:left="36" w:right="393" w:firstLine="351"/>
        <w:jc w:val="both"/>
      </w:pPr>
      <w:r>
        <w:rPr>
          <w:w w:val="110"/>
        </w:rPr>
        <w:t>As</w:t>
      </w:r>
      <w:r>
        <w:rPr>
          <w:spacing w:val="-6"/>
          <w:w w:val="110"/>
        </w:rPr>
        <w:t xml:space="preserve"> </w:t>
      </w:r>
      <w:r>
        <w:rPr>
          <w:w w:val="110"/>
        </w:rPr>
        <w:t>American</w:t>
      </w:r>
      <w:r>
        <w:rPr>
          <w:spacing w:val="-6"/>
          <w:w w:val="110"/>
        </w:rPr>
        <w:t xml:space="preserve"> </w:t>
      </w:r>
      <w:r>
        <w:rPr>
          <w:w w:val="110"/>
        </w:rPr>
        <w:t>society</w:t>
      </w:r>
      <w:r>
        <w:rPr>
          <w:spacing w:val="-6"/>
          <w:w w:val="110"/>
        </w:rPr>
        <w:t xml:space="preserve"> </w:t>
      </w:r>
      <w:r>
        <w:rPr>
          <w:w w:val="110"/>
        </w:rPr>
        <w:t>becomes</w:t>
      </w:r>
      <w:r>
        <w:rPr>
          <w:spacing w:val="-6"/>
          <w:w w:val="110"/>
        </w:rPr>
        <w:t xml:space="preserve"> </w:t>
      </w:r>
      <w:r>
        <w:rPr>
          <w:w w:val="110"/>
        </w:rPr>
        <w:t>increasingly</w:t>
      </w:r>
      <w:r>
        <w:rPr>
          <w:spacing w:val="-6"/>
          <w:w w:val="110"/>
        </w:rPr>
        <w:t xml:space="preserve"> </w:t>
      </w:r>
      <w:r>
        <w:rPr>
          <w:w w:val="110"/>
        </w:rPr>
        <w:t>multiracial,</w:t>
      </w:r>
      <w:r>
        <w:rPr>
          <w:spacing w:val="-3"/>
          <w:w w:val="110"/>
        </w:rPr>
        <w:t xml:space="preserve"> </w:t>
      </w:r>
      <w:r>
        <w:rPr>
          <w:w w:val="110"/>
        </w:rPr>
        <w:t>racial</w:t>
      </w:r>
      <w:r>
        <w:rPr>
          <w:spacing w:val="-6"/>
          <w:w w:val="110"/>
        </w:rPr>
        <w:t xml:space="preserve"> </w:t>
      </w:r>
      <w:r>
        <w:rPr>
          <w:w w:val="110"/>
        </w:rPr>
        <w:t>identity</w:t>
      </w:r>
      <w:r>
        <w:rPr>
          <w:spacing w:val="-6"/>
          <w:w w:val="110"/>
        </w:rPr>
        <w:t xml:space="preserve"> </w:t>
      </w:r>
      <w:r>
        <w:rPr>
          <w:w w:val="110"/>
        </w:rPr>
        <w:t>choices will</w:t>
      </w:r>
      <w:r>
        <w:rPr>
          <w:spacing w:val="-17"/>
          <w:w w:val="110"/>
        </w:rPr>
        <w:t xml:space="preserve"> </w:t>
      </w:r>
      <w:ins w:id="852" w:author="Hussain Hadah" w:date="2026-10-25T19:29:00Z" w16du:dateUtc="2026-10-25T23:29:00Z">
        <w:r w:rsidR="00665139">
          <w:t>shape</w:t>
        </w:r>
      </w:ins>
      <w:del w:id="853" w:author="Hussain Hadah" w:date="2026-10-25T19:29:00Z" w16du:dateUtc="2026-10-25T23:29:00Z">
        <w:r>
          <w:rPr>
            <w:w w:val="110"/>
          </w:rPr>
          <w:delText>significantly</w:delText>
        </w:r>
        <w:r>
          <w:rPr>
            <w:spacing w:val="-16"/>
            <w:w w:val="110"/>
          </w:rPr>
          <w:delText xml:space="preserve"> </w:delText>
        </w:r>
        <w:r>
          <w:rPr>
            <w:w w:val="110"/>
          </w:rPr>
          <w:delText>influence</w:delText>
        </w:r>
      </w:del>
      <w:r>
        <w:rPr>
          <w:spacing w:val="-17"/>
          <w:w w:val="110"/>
        </w:rPr>
        <w:t xml:space="preserve"> </w:t>
      </w:r>
      <w:r>
        <w:rPr>
          <w:w w:val="110"/>
        </w:rPr>
        <w:t>political</w:t>
      </w:r>
      <w:r>
        <w:rPr>
          <w:spacing w:val="-16"/>
          <w:w w:val="110"/>
        </w:rPr>
        <w:t xml:space="preserve"> </w:t>
      </w:r>
      <w:r>
        <w:rPr>
          <w:w w:val="110"/>
        </w:rPr>
        <w:t>representation,</w:t>
      </w:r>
      <w:r>
        <w:rPr>
          <w:spacing w:val="-17"/>
          <w:w w:val="110"/>
        </w:rPr>
        <w:t xml:space="preserve"> </w:t>
      </w:r>
      <w:r>
        <w:rPr>
          <w:w w:val="110"/>
        </w:rPr>
        <w:t>resource</w:t>
      </w:r>
      <w:r>
        <w:rPr>
          <w:spacing w:val="-16"/>
          <w:w w:val="110"/>
        </w:rPr>
        <w:t xml:space="preserve"> </w:t>
      </w:r>
      <w:r>
        <w:rPr>
          <w:w w:val="110"/>
        </w:rPr>
        <w:t>allocation,</w:t>
      </w:r>
      <w:r>
        <w:rPr>
          <w:spacing w:val="-17"/>
          <w:w w:val="110"/>
        </w:rPr>
        <w:t xml:space="preserve"> </w:t>
      </w:r>
      <w:r>
        <w:rPr>
          <w:w w:val="110"/>
        </w:rPr>
        <w:t>and</w:t>
      </w:r>
      <w:r>
        <w:rPr>
          <w:spacing w:val="-16"/>
          <w:w w:val="110"/>
        </w:rPr>
        <w:t xml:space="preserve"> </w:t>
      </w:r>
      <w:r>
        <w:rPr>
          <w:w w:val="110"/>
        </w:rPr>
        <w:t>social cohesion</w:t>
      </w:r>
      <w:ins w:id="854" w:author="Hussain Hadah" w:date="2026-10-25T19:29:00Z" w16du:dateUtc="2026-10-25T23:29:00Z">
        <w:r w:rsidR="00665139">
          <w:t>, and the statistics that policy relies on will continue to count people by the race they report.</w:t>
        </w:r>
      </w:ins>
      <w:del w:id="855" w:author="Hussain Hadah" w:date="2026-10-25T19:29:00Z" w16du:dateUtc="2026-10-25T23:29:00Z">
        <w:r>
          <w:rPr>
            <w:w w:val="110"/>
          </w:rPr>
          <w:delText>.</w:delText>
        </w:r>
      </w:del>
      <w:r>
        <w:rPr>
          <w:spacing w:val="40"/>
          <w:w w:val="110"/>
        </w:rPr>
        <w:t xml:space="preserve"> </w:t>
      </w:r>
      <w:r>
        <w:rPr>
          <w:w w:val="110"/>
        </w:rPr>
        <w:t xml:space="preserve">Understanding the determinants of identity is </w:t>
      </w:r>
      <w:ins w:id="856" w:author="Hussain Hadah" w:date="2026-10-25T19:29:00Z" w16du:dateUtc="2026-10-25T23:29:00Z">
        <w:r w:rsidR="00665139">
          <w:t>therefore</w:t>
        </w:r>
      </w:ins>
      <w:del w:id="857" w:author="Hussain Hadah" w:date="2026-10-25T19:29:00Z" w16du:dateUtc="2026-10-25T23:29:00Z">
        <w:r>
          <w:rPr>
            <w:w w:val="110"/>
          </w:rPr>
          <w:delText>particularly</w:delText>
        </w:r>
      </w:del>
      <w:r>
        <w:rPr>
          <w:w w:val="110"/>
        </w:rPr>
        <w:t xml:space="preserve"> important </w:t>
      </w:r>
      <w:ins w:id="858" w:author="Hussain Hadah" w:date="2026-10-25T19:29:00Z" w16du:dateUtc="2026-10-25T23:29:00Z">
        <w:r w:rsidR="00665139">
          <w:t xml:space="preserve">both </w:t>
        </w:r>
      </w:ins>
      <w:r>
        <w:rPr>
          <w:w w:val="110"/>
        </w:rPr>
        <w:t>for</w:t>
      </w:r>
      <w:r>
        <w:rPr>
          <w:spacing w:val="-10"/>
          <w:w w:val="110"/>
        </w:rPr>
        <w:t xml:space="preserve"> </w:t>
      </w:r>
      <w:r>
        <w:rPr>
          <w:w w:val="110"/>
        </w:rPr>
        <w:t>researchers</w:t>
      </w:r>
      <w:r>
        <w:rPr>
          <w:spacing w:val="-10"/>
          <w:w w:val="110"/>
        </w:rPr>
        <w:t xml:space="preserve"> </w:t>
      </w:r>
      <w:r>
        <w:rPr>
          <w:w w:val="110"/>
        </w:rPr>
        <w:t>studying</w:t>
      </w:r>
      <w:r>
        <w:rPr>
          <w:spacing w:val="-10"/>
          <w:w w:val="110"/>
        </w:rPr>
        <w:t xml:space="preserve"> </w:t>
      </w:r>
      <w:r>
        <w:rPr>
          <w:w w:val="110"/>
        </w:rPr>
        <w:t>discrimination’s</w:t>
      </w:r>
      <w:r>
        <w:rPr>
          <w:spacing w:val="-10"/>
          <w:w w:val="110"/>
        </w:rPr>
        <w:t xml:space="preserve"> </w:t>
      </w:r>
      <w:r>
        <w:rPr>
          <w:w w:val="110"/>
        </w:rPr>
        <w:t>role</w:t>
      </w:r>
      <w:r>
        <w:rPr>
          <w:spacing w:val="-10"/>
          <w:w w:val="110"/>
        </w:rPr>
        <w:t xml:space="preserve"> </w:t>
      </w:r>
      <w:r>
        <w:rPr>
          <w:w w:val="110"/>
        </w:rPr>
        <w:t>in</w:t>
      </w:r>
      <w:r>
        <w:rPr>
          <w:spacing w:val="-10"/>
          <w:w w:val="110"/>
        </w:rPr>
        <w:t xml:space="preserve"> </w:t>
      </w:r>
      <w:r>
        <w:rPr>
          <w:w w:val="110"/>
        </w:rPr>
        <w:t>racial</w:t>
      </w:r>
      <w:r>
        <w:rPr>
          <w:spacing w:val="-10"/>
          <w:w w:val="110"/>
        </w:rPr>
        <w:t xml:space="preserve"> </w:t>
      </w:r>
      <w:r>
        <w:rPr>
          <w:w w:val="110"/>
        </w:rPr>
        <w:t>economic</w:t>
      </w:r>
      <w:r>
        <w:rPr>
          <w:spacing w:val="-10"/>
          <w:w w:val="110"/>
        </w:rPr>
        <w:t xml:space="preserve"> </w:t>
      </w:r>
      <w:r>
        <w:rPr>
          <w:w w:val="110"/>
        </w:rPr>
        <w:t>gaps</w:t>
      </w:r>
      <w:ins w:id="859" w:author="Hussain Hadah" w:date="2026-10-25T19:29:00Z" w16du:dateUtc="2026-10-25T23:29:00Z">
        <w:r w:rsidR="00665139">
          <w:t xml:space="preserve"> and for the agencies that enforce civil rights law and monitor disparities with self-reported data.</w:t>
        </w:r>
      </w:ins>
      <w:del w:id="860" w:author="Hussain Hadah" w:date="2026-10-25T19:29:00Z" w16du:dateUtc="2026-10-25T23:29:00Z">
        <w:r>
          <w:rPr>
            <w:w w:val="110"/>
          </w:rPr>
          <w:delText>.</w:delText>
        </w:r>
      </w:del>
      <w:r>
        <w:rPr>
          <w:w w:val="110"/>
        </w:rPr>
        <w:t xml:space="preserve"> This</w:t>
      </w:r>
      <w:r>
        <w:rPr>
          <w:spacing w:val="-10"/>
          <w:w w:val="110"/>
        </w:rPr>
        <w:t xml:space="preserve"> </w:t>
      </w:r>
      <w:r>
        <w:rPr>
          <w:w w:val="110"/>
        </w:rPr>
        <w:t xml:space="preserve">paper </w:t>
      </w:r>
      <w:ins w:id="861" w:author="Hussain Hadah" w:date="2026-10-25T19:29:00Z" w16du:dateUtc="2026-10-25T23:29:00Z">
        <w:r w:rsidR="00665139">
          <w:t>shows</w:t>
        </w:r>
      </w:ins>
      <w:del w:id="862" w:author="Hussain Hadah" w:date="2026-10-25T19:29:00Z" w16du:dateUtc="2026-10-25T23:29:00Z">
        <w:r>
          <w:rPr>
            <w:w w:val="110"/>
          </w:rPr>
          <w:delText>demonstrates</w:delText>
        </w:r>
      </w:del>
      <w:r>
        <w:rPr>
          <w:w w:val="110"/>
        </w:rPr>
        <w:t xml:space="preserve"> how individual characteristics and anti-Asian sentiment influence racial identity reporting among Asian Americans.</w:t>
      </w:r>
    </w:p>
    <w:p w14:paraId="424C4423" w14:textId="77777777" w:rsidR="00E746E6" w:rsidRDefault="000245FA">
      <w:pPr>
        <w:pStyle w:val="BodyText"/>
        <w:spacing w:before="5" w:line="415" w:lineRule="auto"/>
        <w:ind w:left="36" w:right="393" w:firstLine="351"/>
        <w:jc w:val="both"/>
      </w:pPr>
      <w:r>
        <w:rPr>
          <w:w w:val="110"/>
        </w:rPr>
        <w:t xml:space="preserve">Using multinomial logit analysis, I show that anti-Asian bias </w:t>
      </w:r>
      <w:del w:id="863" w:author="Hussain Hadah" w:date="2026-10-25T19:29:00Z" w16du:dateUtc="2026-10-25T23:29:00Z">
        <w:r>
          <w:rPr>
            <w:w w:val="110"/>
          </w:rPr>
          <w:delText xml:space="preserve">fundamentally </w:delText>
        </w:r>
      </w:del>
      <w:r>
        <w:rPr>
          <w:w w:val="110"/>
        </w:rPr>
        <w:t>reshapes</w:t>
      </w:r>
      <w:r>
        <w:rPr>
          <w:spacing w:val="-1"/>
          <w:w w:val="110"/>
        </w:rPr>
        <w:t xml:space="preserve"> </w:t>
      </w:r>
      <w:r>
        <w:rPr>
          <w:w w:val="110"/>
        </w:rPr>
        <w:t>racial</w:t>
      </w:r>
      <w:r>
        <w:rPr>
          <w:spacing w:val="-1"/>
          <w:w w:val="110"/>
        </w:rPr>
        <w:t xml:space="preserve"> </w:t>
      </w:r>
      <w:r>
        <w:rPr>
          <w:w w:val="110"/>
        </w:rPr>
        <w:t>identity choices, with</w:t>
      </w:r>
      <w:r>
        <w:rPr>
          <w:spacing w:val="-1"/>
          <w:w w:val="110"/>
        </w:rPr>
        <w:t xml:space="preserve"> </w:t>
      </w:r>
      <w:r>
        <w:rPr>
          <w:w w:val="110"/>
        </w:rPr>
        <w:t>effects</w:t>
      </w:r>
      <w:r>
        <w:rPr>
          <w:spacing w:val="-1"/>
          <w:w w:val="110"/>
        </w:rPr>
        <w:t xml:space="preserve"> </w:t>
      </w:r>
      <w:r>
        <w:rPr>
          <w:w w:val="110"/>
        </w:rPr>
        <w:t>that</w:t>
      </w:r>
      <w:r>
        <w:rPr>
          <w:spacing w:val="-1"/>
          <w:w w:val="110"/>
        </w:rPr>
        <w:t xml:space="preserve"> </w:t>
      </w:r>
      <w:r>
        <w:rPr>
          <w:w w:val="110"/>
        </w:rPr>
        <w:t>vary</w:t>
      </w:r>
      <w:del w:id="864" w:author="Hussain Hadah" w:date="2026-10-25T19:29:00Z" w16du:dateUtc="2026-10-25T23:29:00Z">
        <w:r>
          <w:rPr>
            <w:spacing w:val="-1"/>
            <w:w w:val="110"/>
          </w:rPr>
          <w:delText xml:space="preserve"> </w:delText>
        </w:r>
        <w:r>
          <w:rPr>
            <w:w w:val="110"/>
          </w:rPr>
          <w:delText>significantly</w:delText>
        </w:r>
      </w:del>
      <w:r>
        <w:rPr>
          <w:spacing w:val="-1"/>
          <w:w w:val="110"/>
        </w:rPr>
        <w:t xml:space="preserve"> </w:t>
      </w:r>
      <w:r>
        <w:rPr>
          <w:w w:val="110"/>
        </w:rPr>
        <w:t>across family structures and generational distance from immigration.</w:t>
      </w:r>
      <w:r>
        <w:rPr>
          <w:spacing w:val="40"/>
          <w:w w:val="110"/>
        </w:rPr>
        <w:t xml:space="preserve"> </w:t>
      </w:r>
      <w:r>
        <w:rPr>
          <w:w w:val="110"/>
        </w:rPr>
        <w:t xml:space="preserve">Among pooled second-generation children of </w:t>
      </w:r>
      <w:ins w:id="865" w:author="Hussain Hadah" w:date="2026-10-25T19:29:00Z" w16du:dateUtc="2026-10-25T23:29:00Z">
        <w:r w:rsidR="00665139">
          <w:t>mixedrace</w:t>
        </w:r>
      </w:ins>
      <w:del w:id="866" w:author="Hussain Hadah" w:date="2026-10-25T19:29:00Z" w16du:dateUtc="2026-10-25T23:29:00Z">
        <w:r>
          <w:rPr>
            <w:w w:val="110"/>
          </w:rPr>
          <w:delText>mixed-race</w:delText>
        </w:r>
      </w:del>
      <w:r>
        <w:rPr>
          <w:w w:val="110"/>
        </w:rPr>
        <w:t xml:space="preserve"> parents, a one standard deviation increase in bias raises “White only” reporting by 12 percentage points and reduces “Asian only” by 10 pp.</w:t>
      </w:r>
      <w:r>
        <w:rPr>
          <w:spacing w:val="40"/>
          <w:w w:val="110"/>
        </w:rPr>
        <w:t xml:space="preserve"> </w:t>
      </w:r>
      <w:r>
        <w:rPr>
          <w:w w:val="110"/>
        </w:rPr>
        <w:t>The effects differ</w:t>
      </w:r>
      <w:del w:id="867" w:author="Hussain Hadah" w:date="2026-10-25T19:29:00Z" w16du:dateUtc="2026-10-25T23:29:00Z">
        <w:r>
          <w:rPr>
            <w:w w:val="110"/>
          </w:rPr>
          <w:delText xml:space="preserve"> markedly</w:delText>
        </w:r>
      </w:del>
      <w:r>
        <w:rPr>
          <w:w w:val="110"/>
        </w:rPr>
        <w:t xml:space="preserve"> by parental composition:</w:t>
      </w:r>
      <w:r>
        <w:rPr>
          <w:spacing w:val="40"/>
          <w:w w:val="110"/>
        </w:rPr>
        <w:t xml:space="preserve"> </w:t>
      </w:r>
      <w:r>
        <w:rPr>
          <w:w w:val="110"/>
        </w:rPr>
        <w:t xml:space="preserve">in AW families, the same increase in bias reduces “Asian only” by 13 pp and increases </w:t>
      </w:r>
      <w:r>
        <w:t xml:space="preserve">“White only” by 20 pp, while in WA families, “Asian only” decreases by 12 pp and </w:t>
      </w:r>
      <w:r>
        <w:rPr>
          <w:w w:val="110"/>
        </w:rPr>
        <w:t>“White</w:t>
      </w:r>
      <w:r>
        <w:rPr>
          <w:spacing w:val="-15"/>
          <w:w w:val="110"/>
        </w:rPr>
        <w:t xml:space="preserve"> </w:t>
      </w:r>
      <w:r>
        <w:rPr>
          <w:w w:val="110"/>
        </w:rPr>
        <w:t>only”</w:t>
      </w:r>
      <w:r>
        <w:rPr>
          <w:spacing w:val="-15"/>
          <w:w w:val="110"/>
        </w:rPr>
        <w:t xml:space="preserve"> </w:t>
      </w:r>
      <w:r>
        <w:rPr>
          <w:w w:val="110"/>
        </w:rPr>
        <w:t>increases</w:t>
      </w:r>
      <w:r>
        <w:rPr>
          <w:spacing w:val="-15"/>
          <w:w w:val="110"/>
        </w:rPr>
        <w:t xml:space="preserve"> </w:t>
      </w:r>
      <w:r>
        <w:rPr>
          <w:w w:val="110"/>
        </w:rPr>
        <w:t>by</w:t>
      </w:r>
      <w:r>
        <w:rPr>
          <w:spacing w:val="-15"/>
          <w:w w:val="110"/>
        </w:rPr>
        <w:t xml:space="preserve"> </w:t>
      </w:r>
      <w:r>
        <w:rPr>
          <w:w w:val="110"/>
        </w:rPr>
        <w:t>10</w:t>
      </w:r>
      <w:r>
        <w:rPr>
          <w:spacing w:val="-15"/>
          <w:w w:val="110"/>
        </w:rPr>
        <w:t xml:space="preserve"> </w:t>
      </w:r>
      <w:r>
        <w:rPr>
          <w:w w:val="110"/>
        </w:rPr>
        <w:t>pp.</w:t>
      </w:r>
      <w:r>
        <w:rPr>
          <w:spacing w:val="-1"/>
          <w:w w:val="110"/>
        </w:rPr>
        <w:t xml:space="preserve"> </w:t>
      </w:r>
      <w:ins w:id="868" w:author="Hussain Hadah" w:date="2026-10-25T19:29:00Z" w16du:dateUtc="2026-10-25T23:29:00Z">
        <w:r w:rsidR="00665139">
          <w:t xml:space="preserve">Both betweenmodel </w:t>
        </w:r>
      </w:ins>
      <w:del w:id="869" w:author="Hussain Hadah" w:date="2026-10-25T19:29:00Z" w16du:dateUtc="2026-10-25T23:29:00Z">
        <w:r>
          <w:rPr>
            <w:w w:val="110"/>
          </w:rPr>
          <w:delText>Between-model</w:delText>
        </w:r>
        <w:r>
          <w:rPr>
            <w:spacing w:val="-15"/>
            <w:w w:val="110"/>
          </w:rPr>
          <w:delText xml:space="preserve"> </w:delText>
        </w:r>
      </w:del>
      <w:r>
        <w:rPr>
          <w:w w:val="110"/>
        </w:rPr>
        <w:t>tests</w:t>
      </w:r>
      <w:r>
        <w:rPr>
          <w:spacing w:val="-15"/>
          <w:w w:val="110"/>
        </w:rPr>
        <w:t xml:space="preserve"> </w:t>
      </w:r>
      <w:ins w:id="870" w:author="Hussain Hadah" w:date="2026-10-25T19:29:00Z" w16du:dateUtc="2026-10-25T23:29:00Z">
        <w:r w:rsidR="00665139">
          <w:t xml:space="preserve">and a pooled model that interacts bias with an AW indicator </w:t>
        </w:r>
      </w:ins>
      <w:r>
        <w:rPr>
          <w:w w:val="110"/>
        </w:rPr>
        <w:t>confirm</w:t>
      </w:r>
      <w:r>
        <w:rPr>
          <w:spacing w:val="-15"/>
          <w:w w:val="110"/>
        </w:rPr>
        <w:t xml:space="preserve"> </w:t>
      </w:r>
      <w:r>
        <w:rPr>
          <w:w w:val="110"/>
        </w:rPr>
        <w:t>that</w:t>
      </w:r>
      <w:r>
        <w:rPr>
          <w:spacing w:val="-15"/>
          <w:w w:val="110"/>
        </w:rPr>
        <w:t xml:space="preserve"> </w:t>
      </w:r>
      <w:r>
        <w:rPr>
          <w:w w:val="110"/>
        </w:rPr>
        <w:t>the</w:t>
      </w:r>
      <w:r>
        <w:rPr>
          <w:spacing w:val="-15"/>
          <w:w w:val="110"/>
        </w:rPr>
        <w:t xml:space="preserve"> </w:t>
      </w:r>
      <w:r>
        <w:rPr>
          <w:w w:val="110"/>
        </w:rPr>
        <w:t>bias</w:t>
      </w:r>
      <w:r>
        <w:rPr>
          <w:spacing w:val="-15"/>
          <w:w w:val="110"/>
        </w:rPr>
        <w:t xml:space="preserve"> </w:t>
      </w:r>
      <w:r>
        <w:rPr>
          <w:w w:val="110"/>
        </w:rPr>
        <w:t>effect on</w:t>
      </w:r>
      <w:r>
        <w:rPr>
          <w:spacing w:val="-7"/>
          <w:w w:val="110"/>
        </w:rPr>
        <w:t xml:space="preserve"> </w:t>
      </w:r>
      <w:r>
        <w:rPr>
          <w:w w:val="110"/>
        </w:rPr>
        <w:t>“White</w:t>
      </w:r>
      <w:r>
        <w:rPr>
          <w:spacing w:val="-7"/>
          <w:w w:val="110"/>
        </w:rPr>
        <w:t xml:space="preserve"> </w:t>
      </w:r>
      <w:r>
        <w:rPr>
          <w:w w:val="110"/>
        </w:rPr>
        <w:t>only”</w:t>
      </w:r>
      <w:r>
        <w:rPr>
          <w:spacing w:val="-7"/>
          <w:w w:val="110"/>
        </w:rPr>
        <w:t xml:space="preserve"> </w:t>
      </w:r>
      <w:r>
        <w:rPr>
          <w:w w:val="110"/>
        </w:rPr>
        <w:t>identity</w:t>
      </w:r>
      <w:r>
        <w:rPr>
          <w:spacing w:val="-7"/>
          <w:w w:val="110"/>
        </w:rPr>
        <w:t xml:space="preserve"> </w:t>
      </w:r>
      <w:r>
        <w:rPr>
          <w:w w:val="110"/>
        </w:rPr>
        <w:t>is</w:t>
      </w:r>
      <w:r>
        <w:rPr>
          <w:spacing w:val="-7"/>
          <w:w w:val="110"/>
        </w:rPr>
        <w:t xml:space="preserve"> </w:t>
      </w:r>
      <w:del w:id="871" w:author="Hussain Hadah" w:date="2026-10-25T19:29:00Z" w16du:dateUtc="2026-10-25T23:29:00Z">
        <w:r>
          <w:rPr>
            <w:w w:val="110"/>
          </w:rPr>
          <w:delText>significantly</w:delText>
        </w:r>
        <w:r>
          <w:rPr>
            <w:spacing w:val="-7"/>
            <w:w w:val="110"/>
          </w:rPr>
          <w:delText xml:space="preserve"> </w:delText>
        </w:r>
      </w:del>
      <w:r>
        <w:rPr>
          <w:w w:val="110"/>
        </w:rPr>
        <w:t>larger</w:t>
      </w:r>
      <w:r>
        <w:rPr>
          <w:spacing w:val="-7"/>
          <w:w w:val="110"/>
        </w:rPr>
        <w:t xml:space="preserve"> </w:t>
      </w:r>
      <w:r>
        <w:rPr>
          <w:w w:val="110"/>
        </w:rPr>
        <w:t>in</w:t>
      </w:r>
      <w:r>
        <w:rPr>
          <w:spacing w:val="-7"/>
          <w:w w:val="110"/>
        </w:rPr>
        <w:t xml:space="preserve"> </w:t>
      </w:r>
      <w:r>
        <w:rPr>
          <w:w w:val="110"/>
        </w:rPr>
        <w:t>AW</w:t>
      </w:r>
      <w:r>
        <w:rPr>
          <w:spacing w:val="-6"/>
          <w:w w:val="110"/>
        </w:rPr>
        <w:t xml:space="preserve"> </w:t>
      </w:r>
      <w:r>
        <w:rPr>
          <w:w w:val="110"/>
        </w:rPr>
        <w:t>families</w:t>
      </w:r>
      <w:r>
        <w:rPr>
          <w:spacing w:val="-7"/>
          <w:w w:val="110"/>
        </w:rPr>
        <w:t xml:space="preserve"> </w:t>
      </w:r>
      <w:r>
        <w:rPr>
          <w:w w:val="110"/>
        </w:rPr>
        <w:t>(</w:t>
      </w:r>
      <w:ins w:id="872" w:author="Hussain Hadah" w:date="2026-10-25T19:29:00Z" w16du:dateUtc="2026-10-25T23:29:00Z">
        <w:r w:rsidR="00665139">
          <w:t xml:space="preserve">by </w:t>
        </w:r>
      </w:ins>
      <w:r>
        <w:rPr>
          <w:w w:val="110"/>
        </w:rPr>
        <w:t>10.6</w:t>
      </w:r>
      <w:r>
        <w:rPr>
          <w:spacing w:val="-7"/>
          <w:w w:val="110"/>
        </w:rPr>
        <w:t xml:space="preserve"> </w:t>
      </w:r>
      <w:r>
        <w:rPr>
          <w:w w:val="110"/>
        </w:rPr>
        <w:t>pp</w:t>
      </w:r>
      <w:ins w:id="873" w:author="Hussain Hadah" w:date="2026-10-25T19:29:00Z" w16du:dateUtc="2026-10-25T23:29:00Z">
        <w:r w:rsidR="00665139">
          <w:t xml:space="preserve"> in the between-model comparison and 15.1 pp in the pooled model).</w:t>
        </w:r>
      </w:ins>
      <w:del w:id="874" w:author="Hussain Hadah" w:date="2026-10-25T19:29:00Z" w16du:dateUtc="2026-10-25T23:29:00Z">
        <w:r>
          <w:rPr>
            <w:w w:val="110"/>
          </w:rPr>
          <w:delText>).</w:delText>
        </w:r>
      </w:del>
      <w:r>
        <w:rPr>
          <w:spacing w:val="20"/>
          <w:w w:val="110"/>
        </w:rPr>
        <w:t xml:space="preserve"> </w:t>
      </w:r>
      <w:r>
        <w:rPr>
          <w:w w:val="110"/>
        </w:rPr>
        <w:t xml:space="preserve">Among </w:t>
      </w:r>
      <w:ins w:id="875" w:author="Hussain Hadah" w:date="2026-10-25T19:29:00Z" w16du:dateUtc="2026-10-25T23:29:00Z">
        <w:r w:rsidR="00665139">
          <w:t>thirdgeneration</w:t>
        </w:r>
      </w:ins>
      <w:del w:id="876" w:author="Hussain Hadah" w:date="2026-10-25T19:29:00Z" w16du:dateUtc="2026-10-25T23:29:00Z">
        <w:r>
          <w:rPr>
            <w:w w:val="110"/>
          </w:rPr>
          <w:delText>third-generation</w:delText>
        </w:r>
      </w:del>
      <w:r>
        <w:rPr>
          <w:w w:val="110"/>
        </w:rPr>
        <w:t xml:space="preserve"> respondents, bias effects scale with the number of Asian </w:t>
      </w:r>
      <w:ins w:id="877" w:author="Hussain Hadah" w:date="2026-10-25T19:29:00Z" w16du:dateUtc="2026-10-25T23:29:00Z">
        <w:r w:rsidR="00665139">
          <w:t>grandparents</w:t>
        </w:r>
      </w:ins>
      <w:del w:id="878" w:author="Hussain Hadah" w:date="2026-10-25T19:29:00Z" w16du:dateUtc="2026-10-25T23:29:00Z">
        <w:r>
          <w:rPr>
            <w:w w:val="110"/>
          </w:rPr>
          <w:delText>grand-parents</w:delText>
        </w:r>
      </w:del>
      <w:r>
        <w:rPr>
          <w:w w:val="110"/>
        </w:rPr>
        <w:t>:</w:t>
      </w:r>
      <w:r>
        <w:rPr>
          <w:spacing w:val="40"/>
          <w:w w:val="110"/>
        </w:rPr>
        <w:t xml:space="preserve"> </w:t>
      </w:r>
      <w:r>
        <w:rPr>
          <w:w w:val="110"/>
        </w:rPr>
        <w:t xml:space="preserve">those with three Asian </w:t>
      </w:r>
      <w:r>
        <w:rPr>
          <w:w w:val="110"/>
        </w:rPr>
        <w:lastRenderedPageBreak/>
        <w:t>grandparents show the largest shifts (</w:t>
      </w:r>
      <w:r>
        <w:rPr>
          <w:rFonts w:ascii="Arial" w:hAnsi="Arial"/>
          <w:w w:val="110"/>
        </w:rPr>
        <w:t>+</w:t>
      </w:r>
      <w:r>
        <w:rPr>
          <w:w w:val="110"/>
        </w:rPr>
        <w:t>19 pp “White only”), while those with one grandparent show small, imprecise effects.</w:t>
      </w:r>
    </w:p>
    <w:p w14:paraId="02DECD15" w14:textId="77777777" w:rsidR="00E746E6" w:rsidRDefault="000245FA">
      <w:pPr>
        <w:pStyle w:val="BodyText"/>
        <w:spacing w:before="8" w:line="415" w:lineRule="auto"/>
        <w:ind w:left="36" w:right="393" w:firstLine="351"/>
        <w:jc w:val="both"/>
        <w:rPr>
          <w:del w:id="879" w:author="Hussain Hadah" w:date="2026-10-25T19:29:00Z" w16du:dateUtc="2026-10-25T23:29:00Z"/>
        </w:rPr>
      </w:pPr>
      <w:r>
        <w:rPr>
          <w:w w:val="110"/>
        </w:rPr>
        <w:t>Parental</w:t>
      </w:r>
      <w:r>
        <w:rPr>
          <w:spacing w:val="-15"/>
          <w:w w:val="110"/>
        </w:rPr>
        <w:t xml:space="preserve"> </w:t>
      </w:r>
      <w:r>
        <w:rPr>
          <w:w w:val="110"/>
        </w:rPr>
        <w:t>education</w:t>
      </w:r>
      <w:r>
        <w:rPr>
          <w:spacing w:val="-15"/>
          <w:w w:val="110"/>
        </w:rPr>
        <w:t xml:space="preserve"> </w:t>
      </w:r>
      <w:r>
        <w:rPr>
          <w:w w:val="110"/>
        </w:rPr>
        <w:t>shapes</w:t>
      </w:r>
      <w:r>
        <w:rPr>
          <w:spacing w:val="-15"/>
          <w:w w:val="110"/>
        </w:rPr>
        <w:t xml:space="preserve"> </w:t>
      </w:r>
      <w:r>
        <w:rPr>
          <w:w w:val="110"/>
        </w:rPr>
        <w:t>identity</w:t>
      </w:r>
      <w:r>
        <w:rPr>
          <w:spacing w:val="-15"/>
          <w:w w:val="110"/>
        </w:rPr>
        <w:t xml:space="preserve"> </w:t>
      </w:r>
      <w:r>
        <w:rPr>
          <w:w w:val="110"/>
        </w:rPr>
        <w:t>choices</w:t>
      </w:r>
      <w:r>
        <w:rPr>
          <w:spacing w:val="-15"/>
          <w:w w:val="110"/>
        </w:rPr>
        <w:t xml:space="preserve"> </w:t>
      </w:r>
      <w:r>
        <w:rPr>
          <w:w w:val="110"/>
        </w:rPr>
        <w:t>in</w:t>
      </w:r>
      <w:r>
        <w:rPr>
          <w:spacing w:val="-15"/>
          <w:w w:val="110"/>
        </w:rPr>
        <w:t xml:space="preserve"> </w:t>
      </w:r>
      <w:r>
        <w:rPr>
          <w:w w:val="110"/>
        </w:rPr>
        <w:t>ways</w:t>
      </w:r>
      <w:r>
        <w:rPr>
          <w:spacing w:val="-15"/>
          <w:w w:val="110"/>
        </w:rPr>
        <w:t xml:space="preserve"> </w:t>
      </w:r>
      <w:r>
        <w:rPr>
          <w:w w:val="110"/>
        </w:rPr>
        <w:t>that</w:t>
      </w:r>
      <w:r>
        <w:rPr>
          <w:spacing w:val="-15"/>
          <w:w w:val="110"/>
        </w:rPr>
        <w:t xml:space="preserve"> </w:t>
      </w:r>
      <w:r>
        <w:rPr>
          <w:w w:val="110"/>
        </w:rPr>
        <w:t>also</w:t>
      </w:r>
      <w:r>
        <w:rPr>
          <w:spacing w:val="-15"/>
          <w:w w:val="110"/>
        </w:rPr>
        <w:t xml:space="preserve"> </w:t>
      </w:r>
      <w:r>
        <w:rPr>
          <w:w w:val="110"/>
        </w:rPr>
        <w:t>differ</w:t>
      </w:r>
      <w:r>
        <w:rPr>
          <w:spacing w:val="-15"/>
          <w:w w:val="110"/>
        </w:rPr>
        <w:t xml:space="preserve"> </w:t>
      </w:r>
      <w:del w:id="880" w:author="Hussain Hadah" w:date="2026-10-25T19:29:00Z" w16du:dateUtc="2026-10-25T23:29:00Z">
        <w:r>
          <w:rPr>
            <w:w w:val="110"/>
          </w:rPr>
          <w:delText xml:space="preserve">significantly </w:delText>
        </w:r>
      </w:del>
      <w:r>
        <w:rPr>
          <w:w w:val="110"/>
        </w:rPr>
        <w:t>across family structures.</w:t>
      </w:r>
      <w:r>
        <w:rPr>
          <w:spacing w:val="40"/>
          <w:w w:val="110"/>
        </w:rPr>
        <w:t xml:space="preserve"> </w:t>
      </w:r>
      <w:r>
        <w:rPr>
          <w:w w:val="110"/>
        </w:rPr>
        <w:t>In AW families, maternal college education increases “Asian</w:t>
      </w:r>
      <w:r>
        <w:rPr>
          <w:spacing w:val="5"/>
          <w:w w:val="110"/>
        </w:rPr>
        <w:t xml:space="preserve"> </w:t>
      </w:r>
      <w:r>
        <w:rPr>
          <w:w w:val="110"/>
        </w:rPr>
        <w:t>only”</w:t>
      </w:r>
      <w:r>
        <w:rPr>
          <w:spacing w:val="6"/>
          <w:w w:val="110"/>
        </w:rPr>
        <w:t xml:space="preserve"> </w:t>
      </w:r>
      <w:r>
        <w:rPr>
          <w:w w:val="110"/>
        </w:rPr>
        <w:t>by</w:t>
      </w:r>
      <w:r>
        <w:rPr>
          <w:spacing w:val="6"/>
          <w:w w:val="110"/>
        </w:rPr>
        <w:t xml:space="preserve"> </w:t>
      </w:r>
      <w:r>
        <w:rPr>
          <w:w w:val="110"/>
        </w:rPr>
        <w:t>10</w:t>
      </w:r>
      <w:r>
        <w:rPr>
          <w:spacing w:val="6"/>
          <w:w w:val="110"/>
        </w:rPr>
        <w:t xml:space="preserve"> </w:t>
      </w:r>
      <w:r>
        <w:rPr>
          <w:w w:val="110"/>
        </w:rPr>
        <w:t>pp</w:t>
      </w:r>
      <w:r>
        <w:rPr>
          <w:spacing w:val="6"/>
          <w:w w:val="110"/>
        </w:rPr>
        <w:t xml:space="preserve"> </w:t>
      </w:r>
      <w:r>
        <w:rPr>
          <w:w w:val="110"/>
        </w:rPr>
        <w:t>and</w:t>
      </w:r>
      <w:r>
        <w:rPr>
          <w:spacing w:val="6"/>
          <w:w w:val="110"/>
        </w:rPr>
        <w:t xml:space="preserve"> </w:t>
      </w:r>
      <w:r>
        <w:rPr>
          <w:w w:val="110"/>
        </w:rPr>
        <w:t>decreases</w:t>
      </w:r>
      <w:r>
        <w:rPr>
          <w:spacing w:val="6"/>
          <w:w w:val="110"/>
        </w:rPr>
        <w:t xml:space="preserve"> </w:t>
      </w:r>
      <w:r>
        <w:rPr>
          <w:w w:val="110"/>
        </w:rPr>
        <w:t>“White</w:t>
      </w:r>
      <w:r>
        <w:rPr>
          <w:spacing w:val="6"/>
          <w:w w:val="110"/>
        </w:rPr>
        <w:t xml:space="preserve"> </w:t>
      </w:r>
      <w:r>
        <w:rPr>
          <w:w w:val="110"/>
        </w:rPr>
        <w:t>only”</w:t>
      </w:r>
      <w:r>
        <w:rPr>
          <w:spacing w:val="6"/>
          <w:w w:val="110"/>
        </w:rPr>
        <w:t xml:space="preserve"> </w:t>
      </w:r>
      <w:r>
        <w:rPr>
          <w:w w:val="110"/>
        </w:rPr>
        <w:t>by</w:t>
      </w:r>
      <w:r>
        <w:rPr>
          <w:spacing w:val="6"/>
          <w:w w:val="110"/>
        </w:rPr>
        <w:t xml:space="preserve"> </w:t>
      </w:r>
      <w:r>
        <w:rPr>
          <w:w w:val="110"/>
        </w:rPr>
        <w:t>12</w:t>
      </w:r>
      <w:r>
        <w:rPr>
          <w:spacing w:val="6"/>
          <w:w w:val="110"/>
        </w:rPr>
        <w:t xml:space="preserve"> </w:t>
      </w:r>
      <w:r>
        <w:rPr>
          <w:w w:val="110"/>
        </w:rPr>
        <w:t>pp,</w:t>
      </w:r>
      <w:r>
        <w:rPr>
          <w:spacing w:val="10"/>
          <w:w w:val="110"/>
        </w:rPr>
        <w:t xml:space="preserve"> </w:t>
      </w:r>
      <w:r>
        <w:rPr>
          <w:w w:val="110"/>
        </w:rPr>
        <w:t>while</w:t>
      </w:r>
      <w:r>
        <w:rPr>
          <w:spacing w:val="6"/>
          <w:w w:val="110"/>
        </w:rPr>
        <w:t xml:space="preserve"> </w:t>
      </w:r>
      <w:r>
        <w:rPr>
          <w:w w:val="110"/>
        </w:rPr>
        <w:t>in</w:t>
      </w:r>
      <w:r>
        <w:rPr>
          <w:spacing w:val="6"/>
          <w:w w:val="110"/>
        </w:rPr>
        <w:t xml:space="preserve"> </w:t>
      </w:r>
      <w:r>
        <w:rPr>
          <w:w w:val="110"/>
        </w:rPr>
        <w:t>WA</w:t>
      </w:r>
      <w:r>
        <w:rPr>
          <w:spacing w:val="6"/>
          <w:w w:val="110"/>
        </w:rPr>
        <w:t xml:space="preserve"> </w:t>
      </w:r>
      <w:ins w:id="881" w:author="Hussain Hadah" w:date="2026-10-25T19:29:00Z" w16du:dateUtc="2026-10-25T23:29:00Z">
        <w:r w:rsidR="00665139">
          <w:t>families</w:t>
        </w:r>
      </w:ins>
      <w:del w:id="882" w:author="Hussain Hadah" w:date="2026-10-25T19:29:00Z" w16du:dateUtc="2026-10-25T23:29:00Z">
        <w:r>
          <w:rPr>
            <w:spacing w:val="-4"/>
            <w:w w:val="110"/>
          </w:rPr>
          <w:delText>fam-</w:delText>
        </w:r>
      </w:del>
    </w:p>
    <w:p w14:paraId="386E545A" w14:textId="77777777" w:rsidR="00E746E6" w:rsidRDefault="00E746E6">
      <w:pPr>
        <w:pStyle w:val="BodyText"/>
        <w:spacing w:line="415" w:lineRule="auto"/>
        <w:jc w:val="both"/>
        <w:rPr>
          <w:del w:id="883" w:author="Hussain Hadah" w:date="2026-10-25T19:29:00Z" w16du:dateUtc="2026-10-25T23:29:00Z"/>
        </w:rPr>
        <w:sectPr w:rsidR="00E746E6">
          <w:pgSz w:w="12240" w:h="15840"/>
          <w:pgMar w:top="1740" w:right="1440" w:bottom="2460" w:left="1800" w:header="0" w:footer="2279" w:gutter="0"/>
          <w:cols w:space="720"/>
        </w:sectPr>
      </w:pPr>
    </w:p>
    <w:p w14:paraId="7BA6E39A" w14:textId="77777777" w:rsidR="00E746E6" w:rsidRDefault="000245FA">
      <w:pPr>
        <w:pStyle w:val="BodyText"/>
        <w:spacing w:before="96" w:line="415" w:lineRule="auto"/>
        <w:ind w:left="36" w:right="393"/>
        <w:jc w:val="both"/>
      </w:pPr>
      <w:del w:id="884" w:author="Hussain Hadah" w:date="2026-10-25T19:29:00Z" w16du:dateUtc="2026-10-25T23:29:00Z">
        <w:r>
          <w:rPr>
            <w:w w:val="110"/>
          </w:rPr>
          <w:lastRenderedPageBreak/>
          <w:delText>ilies</w:delText>
        </w:r>
      </w:del>
      <w:r>
        <w:rPr>
          <w:spacing w:val="-1"/>
          <w:w w:val="110"/>
        </w:rPr>
        <w:t xml:space="preserve"> </w:t>
      </w:r>
      <w:r>
        <w:rPr>
          <w:w w:val="110"/>
        </w:rPr>
        <w:t>maternal</w:t>
      </w:r>
      <w:r>
        <w:rPr>
          <w:spacing w:val="-1"/>
          <w:w w:val="110"/>
        </w:rPr>
        <w:t xml:space="preserve"> </w:t>
      </w:r>
      <w:r>
        <w:rPr>
          <w:w w:val="110"/>
        </w:rPr>
        <w:t>education</w:t>
      </w:r>
      <w:r>
        <w:rPr>
          <w:spacing w:val="-1"/>
          <w:w w:val="110"/>
        </w:rPr>
        <w:t xml:space="preserve"> </w:t>
      </w:r>
      <w:r>
        <w:rPr>
          <w:w w:val="110"/>
        </w:rPr>
        <w:t>produces</w:t>
      </w:r>
      <w:r>
        <w:rPr>
          <w:spacing w:val="-1"/>
          <w:w w:val="110"/>
        </w:rPr>
        <w:t xml:space="preserve"> </w:t>
      </w:r>
      <w:r>
        <w:rPr>
          <w:w w:val="110"/>
        </w:rPr>
        <w:t>no</w:t>
      </w:r>
      <w:r>
        <w:rPr>
          <w:spacing w:val="-1"/>
          <w:w w:val="110"/>
        </w:rPr>
        <w:t xml:space="preserve"> </w:t>
      </w:r>
      <w:r>
        <w:rPr>
          <w:w w:val="110"/>
        </w:rPr>
        <w:t>significant</w:t>
      </w:r>
      <w:r>
        <w:rPr>
          <w:spacing w:val="-1"/>
          <w:w w:val="110"/>
        </w:rPr>
        <w:t xml:space="preserve"> </w:t>
      </w:r>
      <w:r>
        <w:rPr>
          <w:w w:val="110"/>
        </w:rPr>
        <w:t>change—a</w:t>
      </w:r>
      <w:r>
        <w:rPr>
          <w:spacing w:val="-1"/>
          <w:w w:val="110"/>
        </w:rPr>
        <w:t xml:space="preserve"> </w:t>
      </w:r>
      <w:r>
        <w:rPr>
          <w:w w:val="110"/>
        </w:rPr>
        <w:t>difference</w:t>
      </w:r>
      <w:r>
        <w:rPr>
          <w:spacing w:val="-1"/>
          <w:w w:val="110"/>
        </w:rPr>
        <w:t xml:space="preserve"> </w:t>
      </w:r>
      <w:ins w:id="885" w:author="Hussain Hadah" w:date="2026-10-25T19:29:00Z" w16du:dateUtc="2026-10-25T23:29:00Z">
        <w:r w:rsidR="00665139">
          <w:t>the</w:t>
        </w:r>
      </w:ins>
      <w:del w:id="886" w:author="Hussain Hadah" w:date="2026-10-25T19:29:00Z" w16du:dateUtc="2026-10-25T23:29:00Z">
        <w:r>
          <w:rPr>
            <w:w w:val="110"/>
          </w:rPr>
          <w:delText>confirmed by formal</w:delText>
        </w:r>
      </w:del>
      <w:r>
        <w:rPr>
          <w:w w:val="110"/>
        </w:rPr>
        <w:t xml:space="preserve"> between-model tests </w:t>
      </w:r>
      <w:ins w:id="887" w:author="Hussain Hadah" w:date="2026-10-25T19:29:00Z" w16du:dateUtc="2026-10-25T23:29:00Z">
        <w:r w:rsidR="00665139">
          <w:t xml:space="preserve">find significant </w:t>
        </w:r>
      </w:ins>
      <w:r>
        <w:rPr>
          <w:w w:val="110"/>
        </w:rPr>
        <w:t>on both outcomes</w:t>
      </w:r>
      <w:ins w:id="888" w:author="Hussain Hadah" w:date="2026-10-25T19:29:00Z" w16du:dateUtc="2026-10-25T23:29:00Z">
        <w:r w:rsidR="00665139">
          <w:t>, although those tests do not account for state-level dependence.</w:t>
        </w:r>
      </w:ins>
      <w:del w:id="889" w:author="Hussain Hadah" w:date="2026-10-25T19:29:00Z" w16du:dateUtc="2026-10-25T23:29:00Z">
        <w:r>
          <w:rPr>
            <w:w w:val="110"/>
          </w:rPr>
          <w:delText>.</w:delText>
        </w:r>
      </w:del>
      <w:r>
        <w:rPr>
          <w:spacing w:val="40"/>
          <w:w w:val="110"/>
        </w:rPr>
        <w:t xml:space="preserve"> </w:t>
      </w:r>
      <w:r>
        <w:rPr>
          <w:w w:val="110"/>
        </w:rPr>
        <w:t>Among the third generation, parental</w:t>
      </w:r>
      <w:r>
        <w:rPr>
          <w:spacing w:val="-14"/>
          <w:w w:val="110"/>
        </w:rPr>
        <w:t xml:space="preserve"> </w:t>
      </w:r>
      <w:r>
        <w:rPr>
          <w:w w:val="110"/>
        </w:rPr>
        <w:t>education</w:t>
      </w:r>
      <w:r>
        <w:rPr>
          <w:spacing w:val="-14"/>
          <w:w w:val="110"/>
        </w:rPr>
        <w:t xml:space="preserve"> </w:t>
      </w:r>
      <w:r>
        <w:rPr>
          <w:w w:val="110"/>
        </w:rPr>
        <w:t>effects</w:t>
      </w:r>
      <w:r>
        <w:rPr>
          <w:spacing w:val="-14"/>
          <w:w w:val="110"/>
        </w:rPr>
        <w:t xml:space="preserve"> </w:t>
      </w:r>
      <w:ins w:id="890" w:author="Hussain Hadah" w:date="2026-10-25T19:29:00Z" w16du:dateUtc="2026-10-25T23:29:00Z">
        <w:r w:rsidR="00665139">
          <w:t>increase</w:t>
        </w:r>
      </w:ins>
      <w:del w:id="891" w:author="Hussain Hadah" w:date="2026-10-25T19:29:00Z" w16du:dateUtc="2026-10-25T23:29:00Z">
        <w:r>
          <w:rPr>
            <w:w w:val="110"/>
          </w:rPr>
          <w:delText>increases</w:delText>
        </w:r>
      </w:del>
      <w:r>
        <w:rPr>
          <w:spacing w:val="-14"/>
          <w:w w:val="110"/>
        </w:rPr>
        <w:t xml:space="preserve"> </w:t>
      </w:r>
      <w:r>
        <w:rPr>
          <w:w w:val="110"/>
        </w:rPr>
        <w:t>with</w:t>
      </w:r>
      <w:r>
        <w:rPr>
          <w:spacing w:val="-14"/>
          <w:w w:val="110"/>
        </w:rPr>
        <w:t xml:space="preserve"> </w:t>
      </w:r>
      <w:r>
        <w:rPr>
          <w:w w:val="110"/>
        </w:rPr>
        <w:t>ancestry</w:t>
      </w:r>
      <w:r>
        <w:rPr>
          <w:spacing w:val="-14"/>
          <w:w w:val="110"/>
        </w:rPr>
        <w:t xml:space="preserve"> </w:t>
      </w:r>
      <w:r>
        <w:rPr>
          <w:w w:val="110"/>
        </w:rPr>
        <w:t>concentration: maternal</w:t>
      </w:r>
      <w:r>
        <w:rPr>
          <w:spacing w:val="-14"/>
          <w:w w:val="110"/>
        </w:rPr>
        <w:t xml:space="preserve"> </w:t>
      </w:r>
      <w:r>
        <w:rPr>
          <w:w w:val="110"/>
        </w:rPr>
        <w:t>college raises</w:t>
      </w:r>
      <w:r>
        <w:rPr>
          <w:spacing w:val="-1"/>
          <w:w w:val="110"/>
        </w:rPr>
        <w:t xml:space="preserve"> </w:t>
      </w:r>
      <w:r>
        <w:rPr>
          <w:w w:val="110"/>
        </w:rPr>
        <w:t>“Asian</w:t>
      </w:r>
      <w:r>
        <w:rPr>
          <w:spacing w:val="-2"/>
          <w:w w:val="110"/>
        </w:rPr>
        <w:t xml:space="preserve"> </w:t>
      </w:r>
      <w:r>
        <w:rPr>
          <w:w w:val="110"/>
        </w:rPr>
        <w:t>only”</w:t>
      </w:r>
      <w:r>
        <w:rPr>
          <w:spacing w:val="-1"/>
          <w:w w:val="110"/>
        </w:rPr>
        <w:t xml:space="preserve"> </w:t>
      </w:r>
      <w:r>
        <w:rPr>
          <w:w w:val="110"/>
        </w:rPr>
        <w:t>by</w:t>
      </w:r>
      <w:r>
        <w:rPr>
          <w:spacing w:val="-2"/>
          <w:w w:val="110"/>
        </w:rPr>
        <w:t xml:space="preserve"> </w:t>
      </w:r>
      <w:r>
        <w:rPr>
          <w:w w:val="110"/>
        </w:rPr>
        <w:t>32</w:t>
      </w:r>
      <w:r>
        <w:rPr>
          <w:spacing w:val="-1"/>
          <w:w w:val="110"/>
        </w:rPr>
        <w:t xml:space="preserve"> </w:t>
      </w:r>
      <w:r>
        <w:rPr>
          <w:w w:val="110"/>
        </w:rPr>
        <w:t>pp</w:t>
      </w:r>
      <w:r>
        <w:rPr>
          <w:spacing w:val="-1"/>
          <w:w w:val="110"/>
        </w:rPr>
        <w:t xml:space="preserve"> </w:t>
      </w:r>
      <w:r>
        <w:rPr>
          <w:w w:val="110"/>
        </w:rPr>
        <w:t>for</w:t>
      </w:r>
      <w:r>
        <w:rPr>
          <w:spacing w:val="-2"/>
          <w:w w:val="110"/>
        </w:rPr>
        <w:t xml:space="preserve"> </w:t>
      </w:r>
      <w:r>
        <w:rPr>
          <w:w w:val="110"/>
        </w:rPr>
        <w:t>those</w:t>
      </w:r>
      <w:r>
        <w:rPr>
          <w:spacing w:val="-1"/>
          <w:w w:val="110"/>
        </w:rPr>
        <w:t xml:space="preserve"> </w:t>
      </w:r>
      <w:r>
        <w:rPr>
          <w:w w:val="110"/>
        </w:rPr>
        <w:t>with</w:t>
      </w:r>
      <w:r>
        <w:rPr>
          <w:spacing w:val="-1"/>
          <w:w w:val="110"/>
        </w:rPr>
        <w:t xml:space="preserve"> </w:t>
      </w:r>
      <w:r>
        <w:rPr>
          <w:w w:val="110"/>
        </w:rPr>
        <w:t>three</w:t>
      </w:r>
      <w:r>
        <w:rPr>
          <w:spacing w:val="-2"/>
          <w:w w:val="110"/>
        </w:rPr>
        <w:t xml:space="preserve"> </w:t>
      </w:r>
      <w:r>
        <w:rPr>
          <w:w w:val="110"/>
        </w:rPr>
        <w:t>Asian</w:t>
      </w:r>
      <w:r>
        <w:rPr>
          <w:spacing w:val="-1"/>
          <w:w w:val="110"/>
        </w:rPr>
        <w:t xml:space="preserve"> </w:t>
      </w:r>
      <w:r>
        <w:rPr>
          <w:w w:val="110"/>
        </w:rPr>
        <w:t>grandparents</w:t>
      </w:r>
      <w:r>
        <w:rPr>
          <w:spacing w:val="-2"/>
          <w:w w:val="110"/>
        </w:rPr>
        <w:t xml:space="preserve"> </w:t>
      </w:r>
      <w:r>
        <w:rPr>
          <w:w w:val="110"/>
        </w:rPr>
        <w:t>versus</w:t>
      </w:r>
      <w:r>
        <w:rPr>
          <w:spacing w:val="-1"/>
          <w:w w:val="110"/>
        </w:rPr>
        <w:t xml:space="preserve"> </w:t>
      </w:r>
      <w:r>
        <w:rPr>
          <w:w w:val="110"/>
        </w:rPr>
        <w:t>7</w:t>
      </w:r>
      <w:r>
        <w:rPr>
          <w:spacing w:val="-1"/>
          <w:w w:val="110"/>
        </w:rPr>
        <w:t xml:space="preserve"> </w:t>
      </w:r>
      <w:r>
        <w:rPr>
          <w:w w:val="110"/>
        </w:rPr>
        <w:t>pp for those with two, differences that are statistically significant</w:t>
      </w:r>
      <w:ins w:id="892" w:author="Hussain Hadah" w:date="2026-10-25T19:29:00Z" w16du:dateUtc="2026-10-25T23:29:00Z">
        <w:r w:rsidR="00665139">
          <w:t xml:space="preserve"> by the same bootstrap criterion.</w:t>
        </w:r>
      </w:ins>
      <w:del w:id="893" w:author="Hussain Hadah" w:date="2026-10-25T19:29:00Z" w16du:dateUtc="2026-10-25T23:29:00Z">
        <w:r>
          <w:rPr>
            <w:w w:val="110"/>
          </w:rPr>
          <w:delText>.</w:delText>
        </w:r>
      </w:del>
      <w:r>
        <w:rPr>
          <w:spacing w:val="40"/>
          <w:w w:val="110"/>
        </w:rPr>
        <w:t xml:space="preserve"> </w:t>
      </w:r>
      <w:r>
        <w:rPr>
          <w:w w:val="110"/>
        </w:rPr>
        <w:t xml:space="preserve">However, the </w:t>
      </w:r>
      <w:ins w:id="894" w:author="Hussain Hadah" w:date="2026-10-25T19:29:00Z" w16du:dateUtc="2026-10-25T23:29:00Z">
        <w:r w:rsidR="00665139">
          <w:t>relationship</w:t>
        </w:r>
      </w:ins>
      <w:del w:id="895" w:author="Hussain Hadah" w:date="2026-10-25T19:29:00Z" w16du:dateUtc="2026-10-25T23:29:00Z">
        <w:r>
          <w:rPr>
            <w:w w:val="110"/>
          </w:rPr>
          <w:delText>re-lationship</w:delText>
        </w:r>
      </w:del>
      <w:r>
        <w:rPr>
          <w:w w:val="110"/>
        </w:rPr>
        <w:t xml:space="preserve"> between maternal education and identification varies by environment. For</w:t>
      </w:r>
      <w:r>
        <w:rPr>
          <w:spacing w:val="-2"/>
          <w:w w:val="110"/>
        </w:rPr>
        <w:t xml:space="preserve"> </w:t>
      </w:r>
      <w:r>
        <w:rPr>
          <w:w w:val="110"/>
        </w:rPr>
        <w:t>Asian-White</w:t>
      </w:r>
      <w:r>
        <w:rPr>
          <w:spacing w:val="-2"/>
          <w:w w:val="110"/>
        </w:rPr>
        <w:t xml:space="preserve"> </w:t>
      </w:r>
      <w:r>
        <w:rPr>
          <w:w w:val="110"/>
        </w:rPr>
        <w:t>(AW)</w:t>
      </w:r>
      <w:r>
        <w:rPr>
          <w:spacing w:val="-2"/>
          <w:w w:val="110"/>
        </w:rPr>
        <w:t xml:space="preserve"> </w:t>
      </w:r>
      <w:r>
        <w:rPr>
          <w:w w:val="110"/>
        </w:rPr>
        <w:t>families, the</w:t>
      </w:r>
      <w:r>
        <w:rPr>
          <w:spacing w:val="-2"/>
          <w:w w:val="110"/>
        </w:rPr>
        <w:t xml:space="preserve"> </w:t>
      </w:r>
      <w:r>
        <w:rPr>
          <w:w w:val="110"/>
        </w:rPr>
        <w:t>interaction</w:t>
      </w:r>
      <w:r>
        <w:rPr>
          <w:spacing w:val="-2"/>
          <w:w w:val="110"/>
        </w:rPr>
        <w:t xml:space="preserve"> </w:t>
      </w:r>
      <w:r>
        <w:rPr>
          <w:w w:val="110"/>
        </w:rPr>
        <w:t>between</w:t>
      </w:r>
      <w:r>
        <w:rPr>
          <w:spacing w:val="-2"/>
          <w:w w:val="110"/>
        </w:rPr>
        <w:t xml:space="preserve"> </w:t>
      </w:r>
      <w:r>
        <w:rPr>
          <w:w w:val="110"/>
        </w:rPr>
        <w:t>state-level</w:t>
      </w:r>
      <w:r>
        <w:rPr>
          <w:spacing w:val="-2"/>
          <w:w w:val="110"/>
        </w:rPr>
        <w:t xml:space="preserve"> </w:t>
      </w:r>
      <w:r>
        <w:rPr>
          <w:w w:val="110"/>
        </w:rPr>
        <w:t>bias</w:t>
      </w:r>
      <w:r>
        <w:rPr>
          <w:spacing w:val="-2"/>
          <w:w w:val="110"/>
        </w:rPr>
        <w:t xml:space="preserve"> </w:t>
      </w:r>
      <w:r>
        <w:rPr>
          <w:w w:val="110"/>
        </w:rPr>
        <w:t>and</w:t>
      </w:r>
      <w:r>
        <w:rPr>
          <w:spacing w:val="-2"/>
          <w:w w:val="110"/>
        </w:rPr>
        <w:t xml:space="preserve"> </w:t>
      </w:r>
      <w:ins w:id="896" w:author="Hussain Hadah" w:date="2026-10-25T19:29:00Z" w16du:dateUtc="2026-10-25T23:29:00Z">
        <w:r w:rsidR="00665139">
          <w:t>maternal</w:t>
        </w:r>
      </w:ins>
      <w:del w:id="897" w:author="Hussain Hadah" w:date="2026-10-25T19:29:00Z" w16du:dateUtc="2026-10-25T23:29:00Z">
        <w:r>
          <w:rPr>
            <w:w w:val="110"/>
          </w:rPr>
          <w:delText>ma-ternal</w:delText>
        </w:r>
      </w:del>
      <w:r>
        <w:rPr>
          <w:spacing w:val="-17"/>
          <w:w w:val="110"/>
        </w:rPr>
        <w:t xml:space="preserve"> </w:t>
      </w:r>
      <w:r>
        <w:rPr>
          <w:w w:val="110"/>
        </w:rPr>
        <w:t>college</w:t>
      </w:r>
      <w:r>
        <w:rPr>
          <w:spacing w:val="-16"/>
          <w:w w:val="110"/>
        </w:rPr>
        <w:t xml:space="preserve"> </w:t>
      </w:r>
      <w:r>
        <w:rPr>
          <w:w w:val="110"/>
        </w:rPr>
        <w:t>education</w:t>
      </w:r>
      <w:r>
        <w:rPr>
          <w:spacing w:val="-17"/>
          <w:w w:val="110"/>
        </w:rPr>
        <w:t xml:space="preserve"> </w:t>
      </w:r>
      <w:r>
        <w:rPr>
          <w:w w:val="110"/>
        </w:rPr>
        <w:t>is</w:t>
      </w:r>
      <w:r>
        <w:rPr>
          <w:spacing w:val="-16"/>
          <w:w w:val="110"/>
        </w:rPr>
        <w:t xml:space="preserve"> </w:t>
      </w:r>
      <w:r>
        <w:rPr>
          <w:rFonts w:ascii="Arial" w:hAnsi="Arial"/>
          <w:w w:val="110"/>
        </w:rPr>
        <w:t>−</w:t>
      </w:r>
      <w:r>
        <w:rPr>
          <w:w w:val="110"/>
        </w:rPr>
        <w:t>0.</w:t>
      </w:r>
      <w:ins w:id="898" w:author="Hussain Hadah" w:date="2026-10-25T19:29:00Z" w16du:dateUtc="2026-10-25T23:29:00Z">
        <w:r w:rsidR="00665139">
          <w:t>23 (standard error 0.10),</w:t>
        </w:r>
      </w:ins>
      <w:del w:id="899" w:author="Hussain Hadah" w:date="2026-10-25T19:29:00Z" w16du:dateUtc="2026-10-25T23:29:00Z">
        <w:r>
          <w:rPr>
            <w:w w:val="110"/>
          </w:rPr>
          <w:delText>20,</w:delText>
        </w:r>
      </w:del>
      <w:r>
        <w:rPr>
          <w:spacing w:val="-17"/>
          <w:w w:val="110"/>
        </w:rPr>
        <w:t xml:space="preserve"> </w:t>
      </w:r>
      <w:r>
        <w:rPr>
          <w:w w:val="110"/>
        </w:rPr>
        <w:t>indicating</w:t>
      </w:r>
      <w:r>
        <w:rPr>
          <w:spacing w:val="-16"/>
          <w:w w:val="110"/>
        </w:rPr>
        <w:t xml:space="preserve"> </w:t>
      </w:r>
      <w:r>
        <w:rPr>
          <w:w w:val="110"/>
        </w:rPr>
        <w:t>that</w:t>
      </w:r>
      <w:r>
        <w:rPr>
          <w:spacing w:val="-17"/>
          <w:w w:val="110"/>
        </w:rPr>
        <w:t xml:space="preserve"> </w:t>
      </w:r>
      <w:r>
        <w:rPr>
          <w:w w:val="110"/>
        </w:rPr>
        <w:t>the</w:t>
      </w:r>
      <w:r>
        <w:rPr>
          <w:spacing w:val="-16"/>
          <w:w w:val="110"/>
        </w:rPr>
        <w:t xml:space="preserve"> </w:t>
      </w:r>
      <w:r>
        <w:rPr>
          <w:w w:val="110"/>
        </w:rPr>
        <w:t>negative</w:t>
      </w:r>
      <w:r>
        <w:rPr>
          <w:spacing w:val="-17"/>
          <w:w w:val="110"/>
        </w:rPr>
        <w:t xml:space="preserve"> </w:t>
      </w:r>
      <w:r>
        <w:rPr>
          <w:w w:val="110"/>
        </w:rPr>
        <w:t>relationship</w:t>
      </w:r>
      <w:r>
        <w:rPr>
          <w:spacing w:val="-16"/>
          <w:w w:val="110"/>
        </w:rPr>
        <w:t xml:space="preserve"> </w:t>
      </w:r>
      <w:r>
        <w:rPr>
          <w:w w:val="110"/>
        </w:rPr>
        <w:t>between bias and Asian identification is more pronounced among individuals with higher maternal education.</w:t>
      </w:r>
    </w:p>
    <w:p w14:paraId="22EE3289" w14:textId="77777777" w:rsidR="00EC5473" w:rsidRDefault="000245FA">
      <w:pPr>
        <w:spacing w:line="396" w:lineRule="auto"/>
        <w:ind w:left="-14" w:right="367"/>
        <w:rPr>
          <w:ins w:id="900" w:author="Hussain Hadah" w:date="2026-10-25T19:29:00Z" w16du:dateUtc="2026-10-25T23:29:00Z"/>
        </w:rPr>
      </w:pPr>
      <w:r>
        <w:rPr>
          <w:w w:val="110"/>
        </w:rPr>
        <w:t>These</w:t>
      </w:r>
      <w:r>
        <w:rPr>
          <w:spacing w:val="-2"/>
          <w:w w:val="110"/>
        </w:rPr>
        <w:t xml:space="preserve"> </w:t>
      </w:r>
      <w:r>
        <w:rPr>
          <w:w w:val="110"/>
        </w:rPr>
        <w:t>results</w:t>
      </w:r>
      <w:r>
        <w:rPr>
          <w:spacing w:val="-2"/>
          <w:w w:val="110"/>
        </w:rPr>
        <w:t xml:space="preserve"> </w:t>
      </w:r>
      <w:r>
        <w:rPr>
          <w:w w:val="110"/>
        </w:rPr>
        <w:t>have</w:t>
      </w:r>
      <w:r>
        <w:rPr>
          <w:spacing w:val="-2"/>
          <w:w w:val="110"/>
        </w:rPr>
        <w:t xml:space="preserve"> </w:t>
      </w:r>
      <w:del w:id="901" w:author="Hussain Hadah" w:date="2026-10-25T19:29:00Z" w16du:dateUtc="2026-10-25T23:29:00Z">
        <w:r>
          <w:rPr>
            <w:w w:val="110"/>
          </w:rPr>
          <w:delText>important</w:delText>
        </w:r>
        <w:r>
          <w:rPr>
            <w:spacing w:val="-2"/>
            <w:w w:val="110"/>
          </w:rPr>
          <w:delText xml:space="preserve"> </w:delText>
        </w:r>
      </w:del>
      <w:r>
        <w:rPr>
          <w:w w:val="110"/>
        </w:rPr>
        <w:t>consequences</w:t>
      </w:r>
      <w:r>
        <w:rPr>
          <w:spacing w:val="-2"/>
          <w:w w:val="110"/>
        </w:rPr>
        <w:t xml:space="preserve"> </w:t>
      </w:r>
      <w:r>
        <w:rPr>
          <w:w w:val="110"/>
        </w:rPr>
        <w:t>for</w:t>
      </w:r>
      <w:r>
        <w:rPr>
          <w:spacing w:val="-2"/>
          <w:w w:val="110"/>
        </w:rPr>
        <w:t xml:space="preserve"> </w:t>
      </w:r>
      <w:r>
        <w:rPr>
          <w:w w:val="110"/>
        </w:rPr>
        <w:t>the</w:t>
      </w:r>
      <w:r>
        <w:rPr>
          <w:spacing w:val="-2"/>
          <w:w w:val="110"/>
        </w:rPr>
        <w:t xml:space="preserve"> </w:t>
      </w:r>
      <w:r>
        <w:rPr>
          <w:w w:val="110"/>
        </w:rPr>
        <w:t>measurement</w:t>
      </w:r>
      <w:r>
        <w:rPr>
          <w:spacing w:val="-2"/>
          <w:w w:val="110"/>
        </w:rPr>
        <w:t xml:space="preserve"> </w:t>
      </w:r>
      <w:r>
        <w:rPr>
          <w:w w:val="110"/>
        </w:rPr>
        <w:t>of</w:t>
      </w:r>
      <w:r>
        <w:rPr>
          <w:spacing w:val="-2"/>
          <w:w w:val="110"/>
        </w:rPr>
        <w:t xml:space="preserve"> </w:t>
      </w:r>
      <w:r>
        <w:rPr>
          <w:w w:val="110"/>
        </w:rPr>
        <w:t>racial</w:t>
      </w:r>
      <w:r>
        <w:rPr>
          <w:spacing w:val="-2"/>
          <w:w w:val="110"/>
        </w:rPr>
        <w:t xml:space="preserve"> </w:t>
      </w:r>
      <w:ins w:id="902" w:author="Hussain Hadah" w:date="2026-10-25T19:29:00Z" w16du:dateUtc="2026-10-25T23:29:00Z">
        <w:r w:rsidR="00665139">
          <w:t>disparities and for the policies that depend on it.</w:t>
        </w:r>
      </w:ins>
      <w:del w:id="903" w:author="Hussain Hadah" w:date="2026-10-25T19:29:00Z" w16du:dateUtc="2026-10-25T23:29:00Z">
        <w:r>
          <w:rPr>
            <w:w w:val="110"/>
          </w:rPr>
          <w:delText>dis-parities.</w:delText>
        </w:r>
      </w:del>
      <w:r>
        <w:rPr>
          <w:spacing w:val="40"/>
          <w:w w:val="110"/>
        </w:rPr>
        <w:t xml:space="preserve"> </w:t>
      </w:r>
      <w:r>
        <w:rPr>
          <w:w w:val="110"/>
        </w:rPr>
        <w:t xml:space="preserve">Because the combination of higher education and higher bias is </w:t>
      </w:r>
      <w:ins w:id="904" w:author="Hussain Hadah" w:date="2026-10-25T19:29:00Z" w16du:dateUtc="2026-10-25T23:29:00Z">
        <w:r w:rsidR="00665139">
          <w:t>associated</w:t>
        </w:r>
      </w:ins>
      <w:del w:id="905" w:author="Hussain Hadah" w:date="2026-10-25T19:29:00Z" w16du:dateUtc="2026-10-25T23:29:00Z">
        <w:r>
          <w:rPr>
            <w:w w:val="110"/>
          </w:rPr>
          <w:delText>associ-ated</w:delText>
        </w:r>
      </w:del>
      <w:r>
        <w:rPr>
          <w:w w:val="110"/>
        </w:rPr>
        <w:t xml:space="preserve"> with less</w:t>
      </w:r>
      <w:ins w:id="906" w:author="Hussain Hadah" w:date="2026-10-25T19:29:00Z" w16du:dateUtc="2026-10-25T23:29:00Z">
        <w:r w:rsidR="00665139">
          <w:t xml:space="preserve">, </w:t>
        </w:r>
      </w:ins>
      <w:del w:id="907" w:author="Hussain Hadah" w:date="2026-10-25T19:29:00Z" w16du:dateUtc="2026-10-25T23:29:00Z">
        <w:r>
          <w:rPr>
            <w:w w:val="110"/>
          </w:rPr>
          <w:delText>—</w:delText>
        </w:r>
      </w:del>
      <w:r>
        <w:rPr>
          <w:w w:val="110"/>
        </w:rPr>
        <w:t>not more</w:t>
      </w:r>
      <w:ins w:id="908" w:author="Hussain Hadah" w:date="2026-10-25T19:29:00Z" w16du:dateUtc="2026-10-25T23:29:00Z">
        <w:r w:rsidR="00665139">
          <w:t xml:space="preserve">, </w:t>
        </w:r>
      </w:ins>
      <w:del w:id="909" w:author="Hussain Hadah" w:date="2026-10-25T19:29:00Z" w16du:dateUtc="2026-10-25T23:29:00Z">
        <w:r>
          <w:rPr>
            <w:w w:val="110"/>
          </w:rPr>
          <w:delText>—</w:delText>
        </w:r>
      </w:del>
      <w:r>
        <w:rPr>
          <w:w w:val="110"/>
        </w:rPr>
        <w:t xml:space="preserve">Asian identification, the </w:t>
      </w:r>
      <w:ins w:id="910" w:author="Hussain Hadah" w:date="2026-10-25T19:29:00Z" w16du:dateUtc="2026-10-25T23:29:00Z">
        <w:r w:rsidR="00665139">
          <w:t>Asianidentified</w:t>
        </w:r>
      </w:ins>
      <w:del w:id="911" w:author="Hussain Hadah" w:date="2026-10-25T19:29:00Z" w16du:dateUtc="2026-10-25T23:29:00Z">
        <w:r>
          <w:rPr>
            <w:w w:val="110"/>
          </w:rPr>
          <w:delText>Asian-identified</w:delText>
        </w:r>
      </w:del>
      <w:r>
        <w:rPr>
          <w:w w:val="110"/>
        </w:rPr>
        <w:t xml:space="preserve"> population in high-bias states is negatively selected on education and socioeconomic status. </w:t>
      </w:r>
      <w:ins w:id="912" w:author="Hussain Hadah" w:date="2026-10-25T19:29:00Z" w16du:dateUtc="2026-10-25T23:29:00Z">
        <w:r w:rsidR="00665139">
          <w:t>Outcomes measured</w:t>
        </w:r>
      </w:ins>
      <w:del w:id="913" w:author="Hussain Hadah" w:date="2026-10-25T19:29:00Z" w16du:dateUtc="2026-10-25T23:29:00Z">
        <w:r>
          <w:rPr>
            <w:spacing w:val="-2"/>
            <w:w w:val="110"/>
          </w:rPr>
          <w:delText>Conventional</w:delText>
        </w:r>
        <w:r>
          <w:rPr>
            <w:spacing w:val="-3"/>
            <w:w w:val="110"/>
          </w:rPr>
          <w:delText xml:space="preserve"> </w:delText>
        </w:r>
        <w:r>
          <w:rPr>
            <w:spacing w:val="-2"/>
            <w:w w:val="110"/>
          </w:rPr>
          <w:delText>analyses</w:delText>
        </w:r>
        <w:r>
          <w:rPr>
            <w:spacing w:val="-3"/>
            <w:w w:val="110"/>
          </w:rPr>
          <w:delText xml:space="preserve"> </w:delText>
        </w:r>
        <w:r>
          <w:rPr>
            <w:spacing w:val="-2"/>
            <w:w w:val="110"/>
          </w:rPr>
          <w:delText>relying</w:delText>
        </w:r>
      </w:del>
      <w:r>
        <w:rPr>
          <w:spacing w:val="-3"/>
          <w:w w:val="110"/>
        </w:rPr>
        <w:t xml:space="preserve"> </w:t>
      </w:r>
      <w:r>
        <w:rPr>
          <w:spacing w:val="-2"/>
          <w:w w:val="110"/>
        </w:rPr>
        <w:t>on</w:t>
      </w:r>
      <w:r>
        <w:rPr>
          <w:spacing w:val="-3"/>
          <w:w w:val="110"/>
        </w:rPr>
        <w:t xml:space="preserve"> </w:t>
      </w:r>
      <w:r>
        <w:rPr>
          <w:spacing w:val="-2"/>
          <w:w w:val="110"/>
        </w:rPr>
        <w:t>self-reported</w:t>
      </w:r>
      <w:r>
        <w:rPr>
          <w:spacing w:val="-3"/>
          <w:w w:val="110"/>
        </w:rPr>
        <w:t xml:space="preserve"> </w:t>
      </w:r>
      <w:r>
        <w:rPr>
          <w:spacing w:val="-2"/>
          <w:w w:val="110"/>
        </w:rPr>
        <w:t>race</w:t>
      </w:r>
      <w:r>
        <w:rPr>
          <w:spacing w:val="-3"/>
          <w:w w:val="110"/>
        </w:rPr>
        <w:t xml:space="preserve"> </w:t>
      </w:r>
      <w:r>
        <w:rPr>
          <w:spacing w:val="-2"/>
          <w:w w:val="110"/>
        </w:rPr>
        <w:t>therefore</w:t>
      </w:r>
      <w:r>
        <w:rPr>
          <w:spacing w:val="-3"/>
          <w:w w:val="110"/>
        </w:rPr>
        <w:t xml:space="preserve"> </w:t>
      </w:r>
      <w:ins w:id="914" w:author="Hussain Hadah" w:date="2026-10-25T19:29:00Z" w16du:dateUtc="2026-10-25T23:29:00Z">
        <w:r w:rsidR="00665139">
          <w:t>understate the outcomes of people of Asian ancestry</w:t>
        </w:r>
      </w:ins>
      <w:del w:id="915" w:author="Hussain Hadah" w:date="2026-10-25T19:29:00Z" w16du:dateUtc="2026-10-25T23:29:00Z">
        <w:r>
          <w:rPr>
            <w:spacing w:val="-2"/>
            <w:w w:val="110"/>
          </w:rPr>
          <w:delText>overestimate</w:delText>
        </w:r>
        <w:r>
          <w:rPr>
            <w:spacing w:val="-3"/>
            <w:w w:val="110"/>
          </w:rPr>
          <w:delText xml:space="preserve"> </w:delText>
        </w:r>
        <w:r>
          <w:rPr>
            <w:spacing w:val="-2"/>
            <w:w w:val="110"/>
          </w:rPr>
          <w:delText>Asian–</w:delText>
        </w:r>
        <w:r>
          <w:rPr>
            <w:w w:val="110"/>
          </w:rPr>
          <w:delText>White gaps</w:delText>
        </w:r>
      </w:del>
      <w:r>
        <w:rPr>
          <w:w w:val="110"/>
        </w:rPr>
        <w:t xml:space="preserve"> in the most prejudiced areas</w:t>
      </w:r>
      <w:ins w:id="916" w:author="Hussain Hadah" w:date="2026-10-25T19:29:00Z" w16du:dateUtc="2026-10-25T23:29:00Z">
        <w:r w:rsidR="00665139">
          <w:t xml:space="preserve">, and comparisons of Asian and White outcomes there are biased in a direction that depends on which group is ahead: where Asian Americans trail, the gap is overstated, and where they lead, the lead is understated. Federal race and ethnicity statistics, hate crime reporting, and the disparity measures used to target and evaluate programs all rest on self-identification (Office of Management and Budget </w:t>
        </w:r>
        <w:r w:rsidR="00665139">
          <w:rPr>
            <w:color w:val="0000FF"/>
          </w:rPr>
          <w:t>2024</w:t>
        </w:r>
        <w:r w:rsidR="00665139">
          <w:t>; United States Congress 2021), so these distortions are not confined to academic estimates.</w:t>
        </w:r>
      </w:ins>
      <w:del w:id="917" w:author="Hussain Hadah" w:date="2026-10-25T19:29:00Z" w16du:dateUtc="2026-10-25T23:29:00Z">
        <w:r>
          <w:rPr>
            <w:w w:val="110"/>
          </w:rPr>
          <w:delText>.</w:delText>
        </w:r>
      </w:del>
      <w:r>
        <w:rPr>
          <w:spacing w:val="39"/>
          <w:w w:val="110"/>
        </w:rPr>
        <w:t xml:space="preserve"> </w:t>
      </w:r>
      <w:r>
        <w:rPr>
          <w:w w:val="110"/>
        </w:rPr>
        <w:t xml:space="preserve">More broadly, </w:t>
      </w:r>
      <w:ins w:id="918" w:author="Hussain Hadah" w:date="2026-10-25T19:29:00Z" w16du:dateUtc="2026-10-25T23:29:00Z">
        <w:r w:rsidR="00665139">
          <w:t xml:space="preserve">the strategic nature of </w:t>
        </w:r>
      </w:ins>
      <w:r>
        <w:rPr>
          <w:w w:val="110"/>
        </w:rPr>
        <w:t xml:space="preserve">identity decisions </w:t>
      </w:r>
      <w:del w:id="919" w:author="Hussain Hadah" w:date="2026-10-25T19:29:00Z" w16du:dateUtc="2026-10-25T23:29:00Z">
        <w:r>
          <w:rPr>
            <w:w w:val="110"/>
          </w:rPr>
          <w:delText xml:space="preserve">likely profoundly affect people’s choices, investments, and well-being, and the strate-gic nature of these decisions </w:delText>
        </w:r>
      </w:del>
      <w:r>
        <w:rPr>
          <w:w w:val="110"/>
        </w:rPr>
        <w:t xml:space="preserve">means that </w:t>
      </w:r>
      <w:r>
        <w:rPr>
          <w:w w:val="110"/>
        </w:rPr>
        <w:lastRenderedPageBreak/>
        <w:t>studies relying on self-reported racial identity</w:t>
      </w:r>
      <w:r>
        <w:rPr>
          <w:spacing w:val="-10"/>
          <w:w w:val="110"/>
        </w:rPr>
        <w:t xml:space="preserve"> </w:t>
      </w:r>
      <w:r>
        <w:rPr>
          <w:w w:val="110"/>
        </w:rPr>
        <w:t>may</w:t>
      </w:r>
      <w:r>
        <w:rPr>
          <w:spacing w:val="-10"/>
          <w:w w:val="110"/>
        </w:rPr>
        <w:t xml:space="preserve"> </w:t>
      </w:r>
      <w:ins w:id="920" w:author="Hussain Hadah" w:date="2026-10-25T19:29:00Z" w16du:dateUtc="2026-10-25T23:29:00Z">
        <w:r w:rsidR="00665139">
          <w:t>understate</w:t>
        </w:r>
      </w:ins>
      <w:del w:id="921" w:author="Hussain Hadah" w:date="2026-10-25T19:29:00Z" w16du:dateUtc="2026-10-25T23:29:00Z">
        <w:r>
          <w:rPr>
            <w:w w:val="110"/>
          </w:rPr>
          <w:delText>overstate</w:delText>
        </w:r>
      </w:del>
      <w:r>
        <w:rPr>
          <w:spacing w:val="-10"/>
          <w:w w:val="110"/>
        </w:rPr>
        <w:t xml:space="preserve"> </w:t>
      </w:r>
      <w:r>
        <w:rPr>
          <w:w w:val="110"/>
        </w:rPr>
        <w:t>Asian</w:t>
      </w:r>
      <w:r>
        <w:rPr>
          <w:spacing w:val="-10"/>
          <w:w w:val="110"/>
        </w:rPr>
        <w:t xml:space="preserve"> </w:t>
      </w:r>
      <w:r>
        <w:rPr>
          <w:w w:val="110"/>
        </w:rPr>
        <w:t>American</w:t>
      </w:r>
      <w:r>
        <w:rPr>
          <w:spacing w:val="-10"/>
          <w:w w:val="110"/>
        </w:rPr>
        <w:t xml:space="preserve"> </w:t>
      </w:r>
      <w:r>
        <w:rPr>
          <w:w w:val="110"/>
        </w:rPr>
        <w:t>socioeconomic</w:t>
      </w:r>
      <w:r>
        <w:rPr>
          <w:spacing w:val="-10"/>
          <w:w w:val="110"/>
        </w:rPr>
        <w:t xml:space="preserve"> </w:t>
      </w:r>
      <w:r>
        <w:rPr>
          <w:w w:val="110"/>
        </w:rPr>
        <w:t>success</w:t>
      </w:r>
      <w:r>
        <w:rPr>
          <w:spacing w:val="-10"/>
          <w:w w:val="110"/>
        </w:rPr>
        <w:t xml:space="preserve"> </w:t>
      </w:r>
      <w:ins w:id="922" w:author="Hussain Hadah" w:date="2026-10-25T19:29:00Z" w16du:dateUtc="2026-10-25T23:29:00Z">
        <w:r w:rsidR="00665139">
          <w:t xml:space="preserve">in high-bias areas </w:t>
        </w:r>
      </w:ins>
      <w:r>
        <w:rPr>
          <w:w w:val="110"/>
        </w:rPr>
        <w:t>and</w:t>
      </w:r>
      <w:r>
        <w:rPr>
          <w:spacing w:val="-10"/>
          <w:w w:val="110"/>
        </w:rPr>
        <w:t xml:space="preserve"> </w:t>
      </w:r>
      <w:r>
        <w:rPr>
          <w:w w:val="110"/>
        </w:rPr>
        <w:t>understate</w:t>
      </w:r>
      <w:r>
        <w:rPr>
          <w:spacing w:val="-10"/>
          <w:w w:val="110"/>
        </w:rPr>
        <w:t xml:space="preserve"> </w:t>
      </w:r>
      <w:ins w:id="923" w:author="Hussain Hadah" w:date="2026-10-25T19:29:00Z" w16du:dateUtc="2026-10-25T23:29:00Z">
        <w:r w:rsidR="00665139">
          <w:t>the group’s progress across generations.</w:t>
        </w:r>
      </w:ins>
    </w:p>
    <w:p w14:paraId="27158983" w14:textId="77777777" w:rsidR="00EC5473" w:rsidRDefault="00665139">
      <w:pPr>
        <w:spacing w:line="393" w:lineRule="auto"/>
        <w:ind w:left="-14" w:right="367"/>
        <w:rPr>
          <w:ins w:id="924" w:author="Hussain Hadah" w:date="2026-10-25T19:29:00Z" w16du:dateUtc="2026-10-25T23:29:00Z"/>
        </w:rPr>
      </w:pPr>
      <w:ins w:id="925" w:author="Hussain Hadah" w:date="2026-10-25T19:29:00Z" w16du:dateUtc="2026-10-25T23:29:00Z">
        <w:r>
          <w:t>One limitation qualifies these conclusions. The estimates rely on variation in bias across states within a region and year and on changes within states over time; when state fixed effects are added to the baseline specification, the estimates become too imprecise to be informative. The possibility that fixed characteristics of high-bias states, rather than bias itself, lower Asian identification among children</w:t>
        </w:r>
      </w:ins>
    </w:p>
    <w:p w14:paraId="4C7672CC" w14:textId="77777777" w:rsidR="00E746E6" w:rsidRDefault="00665139">
      <w:pPr>
        <w:pStyle w:val="BodyText"/>
        <w:spacing w:before="6" w:line="415" w:lineRule="auto"/>
        <w:ind w:left="36" w:right="393" w:firstLine="351"/>
        <w:jc w:val="both"/>
      </w:pPr>
      <w:ins w:id="926" w:author="Hussain Hadah" w:date="2026-10-25T19:29:00Z" w16du:dateUtc="2026-10-25T23:29:00Z">
        <w:r>
          <w:t>of mixed ancestry therefore cannot be ruled out with these data</w:t>
        </w:r>
      </w:ins>
      <w:del w:id="927" w:author="Hussain Hadah" w:date="2026-10-25T19:29:00Z" w16du:dateUtc="2026-10-25T23:29:00Z">
        <w:r w:rsidR="000245FA">
          <w:rPr>
            <w:w w:val="110"/>
          </w:rPr>
          <w:delText>as-similation speed</w:delText>
        </w:r>
      </w:del>
      <w:r w:rsidR="000245FA">
        <w:rPr>
          <w:w w:val="110"/>
        </w:rPr>
        <w:t>.</w:t>
      </w:r>
    </w:p>
    <w:p w14:paraId="771ECC81" w14:textId="77777777" w:rsidR="00E746E6" w:rsidRDefault="000245FA">
      <w:pPr>
        <w:pStyle w:val="BodyText"/>
        <w:spacing w:before="7" w:line="415" w:lineRule="auto"/>
        <w:ind w:left="36" w:right="393" w:firstLine="351"/>
        <w:jc w:val="both"/>
        <w:rPr>
          <w:del w:id="928" w:author="Hussain Hadah" w:date="2026-10-25T19:29:00Z" w16du:dateUtc="2026-10-25T23:29:00Z"/>
        </w:rPr>
      </w:pPr>
      <w:r>
        <w:rPr>
          <w:w w:val="110"/>
        </w:rPr>
        <w:t>This study encourages further research into relationships between bias and self-reported</w:t>
      </w:r>
      <w:r>
        <w:rPr>
          <w:spacing w:val="-3"/>
          <w:w w:val="110"/>
        </w:rPr>
        <w:t xml:space="preserve"> </w:t>
      </w:r>
      <w:r>
        <w:rPr>
          <w:w w:val="110"/>
        </w:rPr>
        <w:t>identities</w:t>
      </w:r>
      <w:r>
        <w:rPr>
          <w:spacing w:val="-3"/>
          <w:w w:val="110"/>
        </w:rPr>
        <w:t xml:space="preserve"> </w:t>
      </w:r>
      <w:r>
        <w:rPr>
          <w:w w:val="110"/>
        </w:rPr>
        <w:t>for</w:t>
      </w:r>
      <w:r>
        <w:rPr>
          <w:spacing w:val="-3"/>
          <w:w w:val="110"/>
        </w:rPr>
        <w:t xml:space="preserve"> </w:t>
      </w:r>
      <w:r>
        <w:rPr>
          <w:w w:val="110"/>
        </w:rPr>
        <w:t>other</w:t>
      </w:r>
      <w:r>
        <w:rPr>
          <w:spacing w:val="-3"/>
          <w:w w:val="110"/>
        </w:rPr>
        <w:t xml:space="preserve"> </w:t>
      </w:r>
      <w:r>
        <w:rPr>
          <w:w w:val="110"/>
        </w:rPr>
        <w:t>groups,</w:t>
      </w:r>
      <w:r>
        <w:rPr>
          <w:spacing w:val="-2"/>
          <w:w w:val="110"/>
        </w:rPr>
        <w:t xml:space="preserve"> </w:t>
      </w:r>
      <w:r>
        <w:rPr>
          <w:w w:val="110"/>
        </w:rPr>
        <w:t>including</w:t>
      </w:r>
      <w:r>
        <w:rPr>
          <w:spacing w:val="-2"/>
          <w:w w:val="110"/>
        </w:rPr>
        <w:t xml:space="preserve"> </w:t>
      </w:r>
      <w:r>
        <w:rPr>
          <w:w w:val="110"/>
        </w:rPr>
        <w:t>other</w:t>
      </w:r>
      <w:r>
        <w:rPr>
          <w:spacing w:val="-3"/>
          <w:w w:val="110"/>
        </w:rPr>
        <w:t xml:space="preserve"> </w:t>
      </w:r>
      <w:r>
        <w:rPr>
          <w:w w:val="110"/>
        </w:rPr>
        <w:t>ethnic</w:t>
      </w:r>
      <w:r>
        <w:rPr>
          <w:spacing w:val="-3"/>
          <w:w w:val="110"/>
        </w:rPr>
        <w:t xml:space="preserve"> </w:t>
      </w:r>
      <w:r>
        <w:rPr>
          <w:w w:val="110"/>
        </w:rPr>
        <w:t>and</w:t>
      </w:r>
      <w:r>
        <w:rPr>
          <w:spacing w:val="-3"/>
          <w:w w:val="110"/>
        </w:rPr>
        <w:t xml:space="preserve"> </w:t>
      </w:r>
      <w:r>
        <w:rPr>
          <w:w w:val="110"/>
        </w:rPr>
        <w:t>racial</w:t>
      </w:r>
      <w:r>
        <w:rPr>
          <w:spacing w:val="-3"/>
          <w:w w:val="110"/>
        </w:rPr>
        <w:t xml:space="preserve"> </w:t>
      </w:r>
      <w:ins w:id="929" w:author="Hussain Hadah" w:date="2026-10-25T19:29:00Z" w16du:dateUtc="2026-10-25T23:29:00Z">
        <w:r w:rsidR="00665139">
          <w:t>minorities</w:t>
        </w:r>
      </w:ins>
      <w:del w:id="930" w:author="Hussain Hadah" w:date="2026-10-25T19:29:00Z" w16du:dateUtc="2026-10-25T23:29:00Z">
        <w:r>
          <w:rPr>
            <w:w w:val="110"/>
          </w:rPr>
          <w:delText>minori-ties</w:delText>
        </w:r>
      </w:del>
      <w:r>
        <w:rPr>
          <w:spacing w:val="24"/>
          <w:w w:val="110"/>
        </w:rPr>
        <w:t xml:space="preserve"> </w:t>
      </w:r>
      <w:r>
        <w:rPr>
          <w:w w:val="110"/>
        </w:rPr>
        <w:t>and</w:t>
      </w:r>
      <w:r>
        <w:rPr>
          <w:spacing w:val="24"/>
          <w:w w:val="110"/>
        </w:rPr>
        <w:t xml:space="preserve"> </w:t>
      </w:r>
      <w:r>
        <w:rPr>
          <w:w w:val="110"/>
        </w:rPr>
        <w:t>sexual</w:t>
      </w:r>
      <w:r>
        <w:rPr>
          <w:spacing w:val="25"/>
          <w:w w:val="110"/>
        </w:rPr>
        <w:t xml:space="preserve"> </w:t>
      </w:r>
      <w:r>
        <w:rPr>
          <w:w w:val="110"/>
        </w:rPr>
        <w:t>minorities.</w:t>
      </w:r>
      <w:r>
        <w:rPr>
          <w:spacing w:val="76"/>
          <w:w w:val="150"/>
        </w:rPr>
        <w:t xml:space="preserve"> </w:t>
      </w:r>
      <w:r>
        <w:rPr>
          <w:w w:val="110"/>
        </w:rPr>
        <w:t>Scholars</w:t>
      </w:r>
      <w:r>
        <w:rPr>
          <w:spacing w:val="25"/>
          <w:w w:val="110"/>
        </w:rPr>
        <w:t xml:space="preserve"> </w:t>
      </w:r>
      <w:r>
        <w:rPr>
          <w:w w:val="110"/>
        </w:rPr>
        <w:t>could</w:t>
      </w:r>
      <w:r>
        <w:rPr>
          <w:spacing w:val="24"/>
          <w:w w:val="110"/>
        </w:rPr>
        <w:t xml:space="preserve"> </w:t>
      </w:r>
      <w:r>
        <w:rPr>
          <w:w w:val="110"/>
        </w:rPr>
        <w:t>examine</w:t>
      </w:r>
      <w:r>
        <w:rPr>
          <w:spacing w:val="25"/>
          <w:w w:val="110"/>
        </w:rPr>
        <w:t xml:space="preserve"> </w:t>
      </w:r>
      <w:r>
        <w:rPr>
          <w:w w:val="110"/>
        </w:rPr>
        <w:t>how</w:t>
      </w:r>
      <w:r>
        <w:rPr>
          <w:spacing w:val="25"/>
          <w:w w:val="110"/>
        </w:rPr>
        <w:t xml:space="preserve"> </w:t>
      </w:r>
      <w:r>
        <w:rPr>
          <w:w w:val="110"/>
        </w:rPr>
        <w:t>recent</w:t>
      </w:r>
      <w:r>
        <w:rPr>
          <w:spacing w:val="23"/>
          <w:w w:val="110"/>
        </w:rPr>
        <w:t xml:space="preserve"> </w:t>
      </w:r>
      <w:r>
        <w:rPr>
          <w:w w:val="110"/>
        </w:rPr>
        <w:t>anti-Asian</w:t>
      </w:r>
      <w:r>
        <w:rPr>
          <w:spacing w:val="25"/>
          <w:w w:val="110"/>
        </w:rPr>
        <w:t xml:space="preserve"> </w:t>
      </w:r>
      <w:ins w:id="931" w:author="Hussain Hadah" w:date="2026-10-25T19:29:00Z" w16du:dateUtc="2026-10-25T23:29:00Z">
        <w:r w:rsidR="00665139">
          <w:t>violence</w:t>
        </w:r>
      </w:ins>
      <w:del w:id="932" w:author="Hussain Hadah" w:date="2026-10-25T19:29:00Z" w16du:dateUtc="2026-10-25T23:29:00Z">
        <w:r>
          <w:rPr>
            <w:spacing w:val="-4"/>
            <w:w w:val="110"/>
          </w:rPr>
          <w:delText>vio-</w:delText>
        </w:r>
      </w:del>
    </w:p>
    <w:p w14:paraId="73986D3E" w14:textId="77777777" w:rsidR="00E746E6" w:rsidRDefault="00E746E6">
      <w:pPr>
        <w:pStyle w:val="BodyText"/>
        <w:spacing w:line="415" w:lineRule="auto"/>
        <w:jc w:val="both"/>
        <w:rPr>
          <w:del w:id="933" w:author="Hussain Hadah" w:date="2026-10-25T19:29:00Z" w16du:dateUtc="2026-10-25T23:29:00Z"/>
        </w:rPr>
        <w:sectPr w:rsidR="00E746E6">
          <w:pgSz w:w="12240" w:h="15840"/>
          <w:pgMar w:top="1820" w:right="1440" w:bottom="2460" w:left="1800" w:header="0" w:footer="2279" w:gutter="0"/>
          <w:cols w:space="720"/>
        </w:sectPr>
      </w:pPr>
    </w:p>
    <w:p w14:paraId="39A3D172" w14:textId="77777777" w:rsidR="00E746E6" w:rsidRDefault="000245FA">
      <w:pPr>
        <w:pStyle w:val="BodyText"/>
        <w:spacing w:before="96" w:line="415" w:lineRule="auto"/>
        <w:ind w:left="36" w:right="393"/>
        <w:jc w:val="both"/>
      </w:pPr>
      <w:del w:id="934" w:author="Hussain Hadah" w:date="2026-10-25T19:29:00Z" w16du:dateUtc="2026-10-25T23:29:00Z">
        <w:r>
          <w:rPr>
            <w:w w:val="110"/>
          </w:rPr>
          <w:lastRenderedPageBreak/>
          <w:delText>lence</w:delText>
        </w:r>
      </w:del>
      <w:r>
        <w:rPr>
          <w:w w:val="110"/>
        </w:rPr>
        <w:t xml:space="preserve"> following the COVID-19 pandemic has influenced identity patterns, </w:t>
      </w:r>
      <w:ins w:id="935" w:author="Hussain Hadah" w:date="2026-10-25T19:29:00Z" w16du:dateUtc="2026-10-25T23:29:00Z">
        <w:r w:rsidR="00665139">
          <w:t>providing</w:t>
        </w:r>
      </w:ins>
      <w:del w:id="936" w:author="Hussain Hadah" w:date="2026-10-25T19:29:00Z" w16du:dateUtc="2026-10-25T23:29:00Z">
        <w:r>
          <w:rPr>
            <w:w w:val="110"/>
          </w:rPr>
          <w:delText>pro-viding</w:delText>
        </w:r>
      </w:del>
      <w:r>
        <w:rPr>
          <w:w w:val="110"/>
        </w:rPr>
        <w:t xml:space="preserve"> natural experiments in bias effects.</w:t>
      </w:r>
      <w:r>
        <w:rPr>
          <w:spacing w:val="40"/>
          <w:w w:val="110"/>
        </w:rPr>
        <w:t xml:space="preserve"> </w:t>
      </w:r>
      <w:r>
        <w:rPr>
          <w:w w:val="110"/>
        </w:rPr>
        <w:t xml:space="preserve">Researchers might also explore </w:t>
      </w:r>
      <w:ins w:id="937" w:author="Hussain Hadah" w:date="2026-10-25T19:29:00Z" w16du:dateUtc="2026-10-25T23:29:00Z">
        <w:r w:rsidR="00665139">
          <w:t>identity</w:t>
        </w:r>
      </w:ins>
      <w:del w:id="938" w:author="Hussain Hadah" w:date="2026-10-25T19:29:00Z" w16du:dateUtc="2026-10-25T23:29:00Z">
        <w:r>
          <w:rPr>
            <w:w w:val="110"/>
          </w:rPr>
          <w:delText>iden-tity</w:delText>
        </w:r>
      </w:del>
      <w:r>
        <w:rPr>
          <w:spacing w:val="-9"/>
          <w:w w:val="110"/>
        </w:rPr>
        <w:t xml:space="preserve"> </w:t>
      </w:r>
      <w:r>
        <w:rPr>
          <w:w w:val="110"/>
        </w:rPr>
        <w:t>choices</w:t>
      </w:r>
      <w:r>
        <w:rPr>
          <w:spacing w:val="-10"/>
          <w:w w:val="110"/>
        </w:rPr>
        <w:t xml:space="preserve"> </w:t>
      </w:r>
      <w:r>
        <w:rPr>
          <w:w w:val="110"/>
        </w:rPr>
        <w:t>in</w:t>
      </w:r>
      <w:r>
        <w:rPr>
          <w:spacing w:val="-9"/>
          <w:w w:val="110"/>
        </w:rPr>
        <w:t xml:space="preserve"> </w:t>
      </w:r>
      <w:r>
        <w:rPr>
          <w:w w:val="110"/>
        </w:rPr>
        <w:t>specific</w:t>
      </w:r>
      <w:r>
        <w:rPr>
          <w:spacing w:val="-10"/>
          <w:w w:val="110"/>
        </w:rPr>
        <w:t xml:space="preserve"> </w:t>
      </w:r>
      <w:r>
        <w:rPr>
          <w:w w:val="110"/>
        </w:rPr>
        <w:t>institutional</w:t>
      </w:r>
      <w:r>
        <w:rPr>
          <w:spacing w:val="-9"/>
          <w:w w:val="110"/>
        </w:rPr>
        <w:t xml:space="preserve"> </w:t>
      </w:r>
      <w:r>
        <w:rPr>
          <w:w w:val="110"/>
        </w:rPr>
        <w:t>contexts</w:t>
      </w:r>
      <w:r>
        <w:rPr>
          <w:spacing w:val="-10"/>
          <w:w w:val="110"/>
        </w:rPr>
        <w:t xml:space="preserve"> </w:t>
      </w:r>
      <w:r>
        <w:rPr>
          <w:w w:val="110"/>
        </w:rPr>
        <w:t>like</w:t>
      </w:r>
      <w:r>
        <w:rPr>
          <w:spacing w:val="-9"/>
          <w:w w:val="110"/>
        </w:rPr>
        <w:t xml:space="preserve"> </w:t>
      </w:r>
      <w:r>
        <w:rPr>
          <w:w w:val="110"/>
        </w:rPr>
        <w:t>college</w:t>
      </w:r>
      <w:r>
        <w:rPr>
          <w:spacing w:val="-9"/>
          <w:w w:val="110"/>
        </w:rPr>
        <w:t xml:space="preserve"> </w:t>
      </w:r>
      <w:r>
        <w:rPr>
          <w:w w:val="110"/>
        </w:rPr>
        <w:t>admissions</w:t>
      </w:r>
      <w:r>
        <w:rPr>
          <w:spacing w:val="-10"/>
          <w:w w:val="110"/>
        </w:rPr>
        <w:t xml:space="preserve"> </w:t>
      </w:r>
      <w:r>
        <w:rPr>
          <w:w w:val="110"/>
        </w:rPr>
        <w:t>or</w:t>
      </w:r>
      <w:r>
        <w:rPr>
          <w:spacing w:val="-9"/>
          <w:w w:val="110"/>
        </w:rPr>
        <w:t xml:space="preserve"> </w:t>
      </w:r>
      <w:r>
        <w:rPr>
          <w:w w:val="110"/>
        </w:rPr>
        <w:t xml:space="preserve">workplace advancement, where model minority stereotypes create complex incentive </w:t>
      </w:r>
      <w:ins w:id="939" w:author="Hussain Hadah" w:date="2026-10-25T19:29:00Z" w16du:dateUtc="2026-10-25T23:29:00Z">
        <w:r w:rsidR="00665139">
          <w:t>structures</w:t>
        </w:r>
      </w:ins>
      <w:del w:id="940" w:author="Hussain Hadah" w:date="2026-10-25T19:29:00Z" w16du:dateUtc="2026-10-25T23:29:00Z">
        <w:r>
          <w:rPr>
            <w:w w:val="110"/>
          </w:rPr>
          <w:delText>struc-tures</w:delText>
        </w:r>
      </w:del>
      <w:r>
        <w:rPr>
          <w:w w:val="110"/>
        </w:rPr>
        <w:t>,</w:t>
      </w:r>
      <w:r>
        <w:rPr>
          <w:spacing w:val="-4"/>
          <w:w w:val="110"/>
        </w:rPr>
        <w:t xml:space="preserve"> </w:t>
      </w:r>
      <w:r>
        <w:rPr>
          <w:w w:val="110"/>
        </w:rPr>
        <w:t>or</w:t>
      </w:r>
      <w:r>
        <w:rPr>
          <w:spacing w:val="-5"/>
          <w:w w:val="110"/>
        </w:rPr>
        <w:t xml:space="preserve"> </w:t>
      </w:r>
      <w:r>
        <w:rPr>
          <w:w w:val="110"/>
        </w:rPr>
        <w:t>extend</w:t>
      </w:r>
      <w:r>
        <w:rPr>
          <w:spacing w:val="-5"/>
          <w:w w:val="110"/>
        </w:rPr>
        <w:t xml:space="preserve"> </w:t>
      </w:r>
      <w:r>
        <w:rPr>
          <w:w w:val="110"/>
        </w:rPr>
        <w:t>the</w:t>
      </w:r>
      <w:r>
        <w:rPr>
          <w:spacing w:val="-5"/>
          <w:w w:val="110"/>
        </w:rPr>
        <w:t xml:space="preserve"> </w:t>
      </w:r>
      <w:r>
        <w:rPr>
          <w:w w:val="110"/>
        </w:rPr>
        <w:t>analysis</w:t>
      </w:r>
      <w:r>
        <w:rPr>
          <w:spacing w:val="-5"/>
          <w:w w:val="110"/>
        </w:rPr>
        <w:t xml:space="preserve"> </w:t>
      </w:r>
      <w:r>
        <w:rPr>
          <w:w w:val="110"/>
        </w:rPr>
        <w:t>to</w:t>
      </w:r>
      <w:r>
        <w:rPr>
          <w:spacing w:val="-5"/>
          <w:w w:val="110"/>
        </w:rPr>
        <w:t xml:space="preserve"> </w:t>
      </w:r>
      <w:r>
        <w:rPr>
          <w:w w:val="110"/>
        </w:rPr>
        <w:t>subgroups</w:t>
      </w:r>
      <w:r>
        <w:rPr>
          <w:spacing w:val="-5"/>
          <w:w w:val="110"/>
        </w:rPr>
        <w:t xml:space="preserve"> </w:t>
      </w:r>
      <w:r>
        <w:rPr>
          <w:w w:val="110"/>
        </w:rPr>
        <w:t>facing</w:t>
      </w:r>
      <w:r>
        <w:rPr>
          <w:spacing w:val="-5"/>
          <w:w w:val="110"/>
        </w:rPr>
        <w:t xml:space="preserve"> </w:t>
      </w:r>
      <w:r>
        <w:rPr>
          <w:w w:val="110"/>
        </w:rPr>
        <w:t>distinct</w:t>
      </w:r>
      <w:r>
        <w:rPr>
          <w:spacing w:val="-5"/>
          <w:w w:val="110"/>
        </w:rPr>
        <w:t xml:space="preserve"> </w:t>
      </w:r>
      <w:r>
        <w:rPr>
          <w:w w:val="110"/>
        </w:rPr>
        <w:t>stereotypes</w:t>
      </w:r>
      <w:r>
        <w:rPr>
          <w:spacing w:val="-5"/>
          <w:w w:val="110"/>
        </w:rPr>
        <w:t xml:space="preserve"> </w:t>
      </w:r>
      <w:r>
        <w:rPr>
          <w:w w:val="110"/>
        </w:rPr>
        <w:t>and</w:t>
      </w:r>
      <w:r>
        <w:rPr>
          <w:spacing w:val="-5"/>
          <w:w w:val="110"/>
        </w:rPr>
        <w:t xml:space="preserve"> </w:t>
      </w:r>
      <w:ins w:id="941" w:author="Hussain Hadah" w:date="2026-10-25T19:29:00Z" w16du:dateUtc="2026-10-25T23:29:00Z">
        <w:r w:rsidR="00665139">
          <w:t>discrimination</w:t>
        </w:r>
      </w:ins>
      <w:del w:id="942" w:author="Hussain Hadah" w:date="2026-10-25T19:29:00Z" w16du:dateUtc="2026-10-25T23:29:00Z">
        <w:r>
          <w:rPr>
            <w:w w:val="110"/>
          </w:rPr>
          <w:delText>discrim-ination</w:delText>
        </w:r>
      </w:del>
      <w:r>
        <w:rPr>
          <w:w w:val="110"/>
        </w:rPr>
        <w:t xml:space="preserve"> patterns.</w:t>
      </w:r>
      <w:r>
        <w:rPr>
          <w:spacing w:val="40"/>
          <w:w w:val="110"/>
        </w:rPr>
        <w:t xml:space="preserve"> </w:t>
      </w:r>
      <w:r>
        <w:rPr>
          <w:w w:val="110"/>
        </w:rPr>
        <w:t>More granular geographic analysis at the county or zip-code level could provide more precise measures of local bias, though data limitations prevent this in the current analysis.</w:t>
      </w:r>
      <w:r>
        <w:rPr>
          <w:spacing w:val="40"/>
          <w:w w:val="110"/>
        </w:rPr>
        <w:t xml:space="preserve"> </w:t>
      </w:r>
      <w:r>
        <w:rPr>
          <w:w w:val="110"/>
        </w:rPr>
        <w:t>Understanding strategic racial identification among Asian Americans is essential for designing effective anti-discrimination policies and accurately measuring racial equity progress.</w:t>
      </w:r>
      <w:ins w:id="943" w:author="Hussain Hadah" w:date="2026-10-25T19:29:00Z" w16du:dateUtc="2026-10-25T23:29:00Z">
        <w:r w:rsidR="00665139">
          <w:br w:type="page"/>
        </w:r>
      </w:ins>
    </w:p>
    <w:p w14:paraId="5CA6C7DF" w14:textId="77777777" w:rsidR="00E746E6" w:rsidRDefault="00E746E6">
      <w:pPr>
        <w:pStyle w:val="BodyText"/>
        <w:spacing w:line="415" w:lineRule="auto"/>
        <w:jc w:val="both"/>
        <w:rPr>
          <w:del w:id="944" w:author="Hussain Hadah" w:date="2026-10-25T19:29:00Z" w16du:dateUtc="2026-10-25T23:29:00Z"/>
        </w:rPr>
        <w:sectPr w:rsidR="00E746E6">
          <w:pgSz w:w="12240" w:h="15840"/>
          <w:pgMar w:top="1820" w:right="1440" w:bottom="2460" w:left="1800" w:header="0" w:footer="2279" w:gutter="0"/>
          <w:cols w:space="720"/>
        </w:sectPr>
      </w:pPr>
    </w:p>
    <w:p w14:paraId="054E9E77" w14:textId="77777777" w:rsidR="00E746E6" w:rsidRDefault="000245FA">
      <w:pPr>
        <w:pStyle w:val="Heading2"/>
      </w:pPr>
      <w:r>
        <w:rPr>
          <w:w w:val="105"/>
        </w:rPr>
        <w:lastRenderedPageBreak/>
        <w:t>References</w:t>
      </w:r>
      <w:r>
        <w:rPr>
          <w:spacing w:val="20"/>
          <w:w w:val="105"/>
        </w:rPr>
        <w:t xml:space="preserve"> </w:t>
      </w:r>
      <w:r>
        <w:rPr>
          <w:w w:val="105"/>
        </w:rPr>
        <w:t>for</w:t>
      </w:r>
      <w:r>
        <w:rPr>
          <w:spacing w:val="21"/>
          <w:w w:val="105"/>
        </w:rPr>
        <w:t xml:space="preserve"> </w:t>
      </w:r>
      <w:r>
        <w:rPr>
          <w:spacing w:val="-2"/>
          <w:w w:val="105"/>
        </w:rPr>
        <w:t>Manuscript</w:t>
      </w:r>
    </w:p>
    <w:p w14:paraId="3421F6A6" w14:textId="77777777" w:rsidR="00E746E6" w:rsidRDefault="000245FA">
      <w:pPr>
        <w:pStyle w:val="BodyText"/>
        <w:spacing w:before="249" w:line="252" w:lineRule="auto"/>
        <w:ind w:left="514" w:right="393" w:hanging="479"/>
        <w:jc w:val="both"/>
      </w:pPr>
      <w:bookmarkStart w:id="945" w:name="_bookmark15"/>
      <w:bookmarkEnd w:id="945"/>
      <w:r>
        <w:rPr>
          <w:w w:val="110"/>
        </w:rPr>
        <w:t>Abramitzky,</w:t>
      </w:r>
      <w:r>
        <w:rPr>
          <w:spacing w:val="-17"/>
          <w:w w:val="110"/>
        </w:rPr>
        <w:t xml:space="preserve"> </w:t>
      </w:r>
      <w:r>
        <w:rPr>
          <w:w w:val="110"/>
        </w:rPr>
        <w:t>Ran,</w:t>
      </w:r>
      <w:r>
        <w:rPr>
          <w:spacing w:val="-16"/>
          <w:w w:val="110"/>
        </w:rPr>
        <w:t xml:space="preserve"> </w:t>
      </w:r>
      <w:r>
        <w:rPr>
          <w:w w:val="110"/>
        </w:rPr>
        <w:t>Leah</w:t>
      </w:r>
      <w:r>
        <w:rPr>
          <w:spacing w:val="-17"/>
          <w:w w:val="110"/>
        </w:rPr>
        <w:t xml:space="preserve"> </w:t>
      </w:r>
      <w:r>
        <w:rPr>
          <w:w w:val="110"/>
        </w:rPr>
        <w:t>Platt</w:t>
      </w:r>
      <w:r>
        <w:rPr>
          <w:spacing w:val="-16"/>
          <w:w w:val="110"/>
        </w:rPr>
        <w:t xml:space="preserve"> </w:t>
      </w:r>
      <w:r>
        <w:rPr>
          <w:w w:val="110"/>
        </w:rPr>
        <w:t>Boustan,</w:t>
      </w:r>
      <w:r>
        <w:rPr>
          <w:spacing w:val="-17"/>
          <w:w w:val="110"/>
        </w:rPr>
        <w:t xml:space="preserve"> </w:t>
      </w:r>
      <w:r>
        <w:rPr>
          <w:w w:val="110"/>
        </w:rPr>
        <w:t>and</w:t>
      </w:r>
      <w:r>
        <w:rPr>
          <w:spacing w:val="-16"/>
          <w:w w:val="110"/>
        </w:rPr>
        <w:t xml:space="preserve"> </w:t>
      </w:r>
      <w:r>
        <w:rPr>
          <w:w w:val="110"/>
        </w:rPr>
        <w:t>Katherine</w:t>
      </w:r>
      <w:r>
        <w:rPr>
          <w:spacing w:val="-17"/>
          <w:w w:val="110"/>
        </w:rPr>
        <w:t xml:space="preserve"> </w:t>
      </w:r>
      <w:r>
        <w:rPr>
          <w:w w:val="110"/>
        </w:rPr>
        <w:t>Eriksson.</w:t>
      </w:r>
      <w:r>
        <w:rPr>
          <w:spacing w:val="-16"/>
          <w:w w:val="110"/>
        </w:rPr>
        <w:t xml:space="preserve"> </w:t>
      </w:r>
      <w:r>
        <w:rPr>
          <w:w w:val="110"/>
        </w:rPr>
        <w:t>2014.</w:t>
      </w:r>
      <w:r>
        <w:rPr>
          <w:spacing w:val="-17"/>
          <w:w w:val="110"/>
        </w:rPr>
        <w:t xml:space="preserve"> </w:t>
      </w:r>
      <w:r>
        <w:rPr>
          <w:w w:val="110"/>
        </w:rPr>
        <w:t>“A</w:t>
      </w:r>
      <w:r>
        <w:rPr>
          <w:spacing w:val="-16"/>
          <w:w w:val="110"/>
        </w:rPr>
        <w:t xml:space="preserve"> </w:t>
      </w:r>
      <w:r>
        <w:rPr>
          <w:w w:val="110"/>
        </w:rPr>
        <w:t>Nation</w:t>
      </w:r>
      <w:r>
        <w:rPr>
          <w:spacing w:val="-17"/>
          <w:w w:val="110"/>
        </w:rPr>
        <w:t xml:space="preserve"> </w:t>
      </w:r>
      <w:r>
        <w:rPr>
          <w:w w:val="110"/>
        </w:rPr>
        <w:t xml:space="preserve">of Immigrants: Assimilation and Economic Outcomes in the Age of Mass </w:t>
      </w:r>
      <w:ins w:id="946" w:author="Hussain Hadah" w:date="2026-10-25T19:29:00Z" w16du:dateUtc="2026-10-25T23:29:00Z">
        <w:r w:rsidR="00665139">
          <w:t>Migration</w:t>
        </w:r>
      </w:ins>
      <w:del w:id="947" w:author="Hussain Hadah" w:date="2026-10-25T19:29:00Z" w16du:dateUtc="2026-10-25T23:29:00Z">
        <w:r>
          <w:rPr>
            <w:w w:val="110"/>
          </w:rPr>
          <w:delText>Mi-</w:delText>
        </w:r>
        <w:r>
          <w:delText>gration</w:delText>
        </w:r>
      </w:del>
      <w:r>
        <w:t xml:space="preserve">.” </w:t>
      </w:r>
      <w:r>
        <w:rPr>
          <w:i/>
        </w:rPr>
        <w:t xml:space="preserve">Journal of Political Economy </w:t>
      </w:r>
      <w:r>
        <w:t xml:space="preserve">122, no. 3 (June): 467–506. </w:t>
      </w:r>
      <w:r w:rsidR="00E746E6">
        <w:fldChar w:fldCharType="begin"/>
      </w:r>
      <w:r w:rsidR="00E746E6">
        <w:instrText>HYPERLINK "https://doi.org/10.1086/675805" \h</w:instrText>
      </w:r>
      <w:r w:rsidR="00E746E6">
        <w:fldChar w:fldCharType="separate"/>
      </w:r>
      <w:r w:rsidR="00E746E6">
        <w:rPr>
          <w:color w:val="0000FF"/>
        </w:rPr>
        <w:t>https://doi</w:t>
      </w:r>
      <w:ins w:id="948" w:author="Hussain Hadah" w:date="2026-10-25T19:29:00Z" w16du:dateUtc="2026-10-25T23:29:00Z">
        <w:r w:rsidR="00665139">
          <w:rPr>
            <w:color w:val="0000FF"/>
          </w:rPr>
          <w:t xml:space="preserve">. </w:t>
        </w:r>
      </w:ins>
      <w:del w:id="949" w:author="Hussain Hadah" w:date="2026-10-25T19:29:00Z" w16du:dateUtc="2026-10-25T23:29:00Z">
        <w:r w:rsidR="00E746E6">
          <w:rPr>
            <w:color w:val="0000FF"/>
          </w:rPr>
          <w:delText>.</w:delText>
        </w:r>
      </w:del>
      <w:r w:rsidR="00E746E6">
        <w:fldChar w:fldCharType="end"/>
      </w:r>
      <w:del w:id="950" w:author="Hussain Hadah" w:date="2026-10-25T19:29:00Z" w16du:dateUtc="2026-10-25T23:29:00Z">
        <w:r>
          <w:rPr>
            <w:color w:val="0000FF"/>
          </w:rPr>
          <w:delText xml:space="preserve"> </w:delText>
        </w:r>
      </w:del>
      <w:hyperlink r:id="rId16">
        <w:r w:rsidR="00E746E6">
          <w:rPr>
            <w:color w:val="0000FF"/>
            <w:spacing w:val="-2"/>
            <w:w w:val="110"/>
          </w:rPr>
          <w:t>org/10.1086/675805</w:t>
        </w:r>
      </w:hyperlink>
      <w:ins w:id="951" w:author="Hussain Hadah" w:date="2026-10-25T19:29:00Z" w16du:dateUtc="2026-10-25T23:29:00Z">
        <w:r w:rsidR="00665139">
          <w:fldChar w:fldCharType="begin"/>
        </w:r>
        <w:r w:rsidR="00665139">
          <w:instrText>HYPERLINK "https://doi.org/10.1086/675805" \h</w:instrText>
        </w:r>
        <w:r w:rsidR="00665139">
          <w:fldChar w:fldCharType="separate"/>
        </w:r>
        <w:r w:rsidR="00665139">
          <w:t>.</w:t>
        </w:r>
        <w:r w:rsidR="00665139">
          <w:fldChar w:fldCharType="end"/>
        </w:r>
      </w:ins>
      <w:del w:id="952" w:author="Hussain Hadah" w:date="2026-10-25T19:29:00Z" w16du:dateUtc="2026-10-25T23:29:00Z">
        <w:r>
          <w:rPr>
            <w:spacing w:val="-2"/>
            <w:w w:val="110"/>
          </w:rPr>
          <w:delText>.</w:delText>
        </w:r>
      </w:del>
    </w:p>
    <w:p w14:paraId="160019B8" w14:textId="77777777" w:rsidR="00E746E6" w:rsidRDefault="00665139">
      <w:pPr>
        <w:pStyle w:val="BodyText"/>
        <w:spacing w:before="96" w:line="252" w:lineRule="auto"/>
        <w:ind w:left="514" w:right="393" w:firstLine="239"/>
        <w:jc w:val="both"/>
      </w:pPr>
      <w:ins w:id="953" w:author="Hussain Hadah" w:date="2026-10-25T19:29:00Z" w16du:dateUtc="2026-10-25T23:29:00Z">
        <w:r>
          <w:rPr>
            <w:noProof/>
            <w:sz w:val="22"/>
          </w:rPr>
          <mc:AlternateContent>
            <mc:Choice Requires="wpg">
              <w:drawing>
                <wp:anchor distT="0" distB="0" distL="114300" distR="114300" simplePos="0" relativeHeight="487632896" behindDoc="0" locked="0" layoutInCell="1" allowOverlap="1" wp14:anchorId="307F17DC" wp14:editId="16C31396">
                  <wp:simplePos x="0" y="0"/>
                  <wp:positionH relativeFrom="column">
                    <wp:posOffset>1</wp:posOffset>
                  </wp:positionH>
                  <wp:positionV relativeFrom="paragraph">
                    <wp:posOffset>76288</wp:posOffset>
                  </wp:positionV>
                  <wp:extent cx="455498" cy="7595"/>
                  <wp:effectExtent l="0" t="0" r="0" b="0"/>
                  <wp:wrapNone/>
                  <wp:docPr id="35150" name="Group 35150"/>
                  <wp:cNvGraphicFramePr/>
                  <a:graphic xmlns:a="http://schemas.openxmlformats.org/drawingml/2006/main">
                    <a:graphicData uri="http://schemas.microsoft.com/office/word/2010/wordprocessingGroup">
                      <wpg:wgp>
                        <wpg:cNvGrpSpPr/>
                        <wpg:grpSpPr>
                          <a:xfrm>
                            <a:off x="0" y="0"/>
                            <a:ext cx="455498" cy="7595"/>
                            <a:chOff x="0" y="0"/>
                            <a:chExt cx="455498" cy="7595"/>
                          </a:xfrm>
                        </wpg:grpSpPr>
                        <wps:wsp>
                          <wps:cNvPr id="1879" name="Shape 1879"/>
                          <wps:cNvSpPr/>
                          <wps:spPr>
                            <a:xfrm>
                              <a:off x="0" y="0"/>
                              <a:ext cx="455498" cy="0"/>
                            </a:xfrm>
                            <a:custGeom>
                              <a:avLst/>
                              <a:gdLst/>
                              <a:ahLst/>
                              <a:cxnLst/>
                              <a:rect l="0" t="0" r="0" b="0"/>
                              <a:pathLst>
                                <a:path w="455498">
                                  <a:moveTo>
                                    <a:pt x="0" y="0"/>
                                  </a:moveTo>
                                  <a:lnTo>
                                    <a:pt x="455498"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5150" style="width:35.866pt;height:0.598pt;position:absolute;z-index:10;mso-position-horizontal-relative:text;mso-position-horizontal:absolute;margin-left:6.86646e-05pt;mso-position-vertical-relative:text;margin-top:6.00694pt;" coordsize="4554,75">
                  <v:shape id="Shape 1879" style="position:absolute;width:4554;height:0;left:0;top:0;" coordsize="455498,0" path="m0,0l455498,0">
                    <v:stroke weight="0.598pt" endcap="flat" joinstyle="miter" miterlimit="10" on="true" color="#000000"/>
                    <v:fill on="false" color="#000000" opacity="0"/>
                  </v:shape>
                </v:group>
              </w:pict>
            </mc:Fallback>
          </mc:AlternateContent>
        </w:r>
      </w:ins>
      <w:del w:id="954" w:author="Hussain Hadah" w:date="2026-10-25T19:29:00Z" w16du:dateUtc="2026-10-25T23:29:00Z">
        <w:r w:rsidR="000245FA">
          <w:rPr>
            <w:noProof/>
          </w:rPr>
          <mc:AlternateContent>
            <mc:Choice Requires="wps">
              <w:drawing>
                <wp:anchor distT="0" distB="0" distL="0" distR="0" simplePos="0" relativeHeight="15741440" behindDoc="0" locked="0" layoutInCell="1" allowOverlap="1" wp14:anchorId="4495E086" wp14:editId="44D34201">
                  <wp:simplePos x="0" y="0"/>
                  <wp:positionH relativeFrom="page">
                    <wp:posOffset>1165872</wp:posOffset>
                  </wp:positionH>
                  <wp:positionV relativeFrom="paragraph">
                    <wp:posOffset>171330</wp:posOffset>
                  </wp:positionV>
                  <wp:extent cx="455930"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5930" cy="1270"/>
                          </a:xfrm>
                          <a:custGeom>
                            <a:avLst/>
                            <a:gdLst/>
                            <a:ahLst/>
                            <a:cxnLst/>
                            <a:rect l="l" t="t" r="r" b="b"/>
                            <a:pathLst>
                              <a:path w="455930">
                                <a:moveTo>
                                  <a:pt x="0" y="0"/>
                                </a:moveTo>
                                <a:lnTo>
                                  <a:pt x="455498" y="0"/>
                                </a:lnTo>
                              </a:path>
                            </a:pathLst>
                          </a:custGeom>
                          <a:ln w="759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41440" from="91.801003pt,13.490582pt" to="127.667003pt,13.490582pt" stroked="true" strokeweight=".598pt" strokecolor="#000000">
                  <v:stroke dashstyle="solid"/>
                  <w10:wrap type="none"/>
                </v:line>
              </w:pict>
            </mc:Fallback>
          </mc:AlternateContent>
        </w:r>
      </w:del>
      <w:bookmarkStart w:id="955" w:name="_bookmark16"/>
      <w:bookmarkEnd w:id="955"/>
      <w:r w:rsidR="000245FA">
        <w:rPr>
          <w:w w:val="110"/>
        </w:rPr>
        <w:t xml:space="preserve">. 2016. “Cultural Assimilation during the Age of Mass Migration.” </w:t>
      </w:r>
      <w:ins w:id="956" w:author="Hussain Hadah" w:date="2026-10-25T19:29:00Z" w16du:dateUtc="2026-10-25T23:29:00Z">
        <w:r>
          <w:t>Prepublished</w:t>
        </w:r>
      </w:ins>
      <w:del w:id="957" w:author="Hussain Hadah" w:date="2026-10-25T19:29:00Z" w16du:dateUtc="2026-10-25T23:29:00Z">
        <w:r w:rsidR="000245FA">
          <w:rPr>
            <w:w w:val="110"/>
          </w:rPr>
          <w:delText>Pre-published</w:delText>
        </w:r>
      </w:del>
      <w:r w:rsidR="000245FA">
        <w:rPr>
          <w:w w:val="110"/>
        </w:rPr>
        <w:t xml:space="preserve">, July. Working Paper. </w:t>
      </w:r>
      <w:hyperlink r:id="rId17">
        <w:r w:rsidR="00E746E6">
          <w:rPr>
            <w:color w:val="0000FF"/>
            <w:w w:val="110"/>
          </w:rPr>
          <w:t>https://doi.org/10.3386/w22381</w:t>
        </w:r>
      </w:hyperlink>
      <w:ins w:id="958" w:author="Hussain Hadah" w:date="2026-10-25T19:29:00Z" w16du:dateUtc="2026-10-25T23:29:00Z">
        <w:r>
          <w:fldChar w:fldCharType="begin"/>
        </w:r>
        <w:r>
          <w:instrText>HYPERLINK "https://doi.org/10.3386/w22381" \h</w:instrText>
        </w:r>
        <w:r>
          <w:fldChar w:fldCharType="separate"/>
        </w:r>
        <w:r>
          <w:t>.</w:t>
        </w:r>
        <w:r>
          <w:fldChar w:fldCharType="end"/>
        </w:r>
      </w:ins>
      <w:del w:id="959" w:author="Hussain Hadah" w:date="2026-10-25T19:29:00Z" w16du:dateUtc="2026-10-25T23:29:00Z">
        <w:r w:rsidR="000245FA">
          <w:rPr>
            <w:w w:val="110"/>
          </w:rPr>
          <w:delText>.</w:delText>
        </w:r>
      </w:del>
      <w:r w:rsidR="000245FA">
        <w:rPr>
          <w:w w:val="110"/>
        </w:rPr>
        <w:t xml:space="preserve"> National Bureau</w:t>
      </w:r>
      <w:r w:rsidR="000245FA">
        <w:rPr>
          <w:spacing w:val="-5"/>
          <w:w w:val="110"/>
        </w:rPr>
        <w:t xml:space="preserve"> </w:t>
      </w:r>
      <w:r w:rsidR="000245FA">
        <w:rPr>
          <w:w w:val="110"/>
        </w:rPr>
        <w:t>of</w:t>
      </w:r>
      <w:r w:rsidR="000245FA">
        <w:rPr>
          <w:spacing w:val="-5"/>
          <w:w w:val="110"/>
        </w:rPr>
        <w:t xml:space="preserve"> </w:t>
      </w:r>
      <w:r w:rsidR="000245FA">
        <w:rPr>
          <w:w w:val="110"/>
        </w:rPr>
        <w:t>Economic</w:t>
      </w:r>
      <w:r w:rsidR="000245FA">
        <w:rPr>
          <w:spacing w:val="-5"/>
          <w:w w:val="110"/>
        </w:rPr>
        <w:t xml:space="preserve"> </w:t>
      </w:r>
      <w:r w:rsidR="000245FA">
        <w:rPr>
          <w:w w:val="110"/>
        </w:rPr>
        <w:t>Research:</w:t>
      </w:r>
      <w:r w:rsidR="000245FA">
        <w:rPr>
          <w:spacing w:val="-5"/>
          <w:w w:val="110"/>
        </w:rPr>
        <w:t xml:space="preserve"> </w:t>
      </w:r>
      <w:ins w:id="960" w:author="Hussain Hadah" w:date="2026-10-25T19:29:00Z" w16du:dateUtc="2026-10-25T23:29:00Z">
        <w:r>
          <w:rPr>
            <w:color w:val="0000FF"/>
          </w:rPr>
          <w:t>22381</w:t>
        </w:r>
        <w:r>
          <w:t>.</w:t>
        </w:r>
      </w:ins>
      <w:del w:id="961" w:author="Hussain Hadah" w:date="2026-10-25T19:29:00Z" w16du:dateUtc="2026-10-25T23:29:00Z">
        <w:r w:rsidR="00E746E6">
          <w:fldChar w:fldCharType="begin"/>
        </w:r>
        <w:r w:rsidR="00E746E6">
          <w:delInstrText>HYPERLINK "22381" \h</w:delInstrText>
        </w:r>
        <w:r w:rsidR="00E746E6">
          <w:fldChar w:fldCharType="separate"/>
        </w:r>
        <w:r w:rsidR="00E746E6">
          <w:rPr>
            <w:color w:val="0000FF"/>
            <w:w w:val="110"/>
          </w:rPr>
          <w:delText>22381</w:delText>
        </w:r>
        <w:r w:rsidR="00E746E6">
          <w:fldChar w:fldCharType="end"/>
        </w:r>
        <w:r w:rsidR="000245FA">
          <w:rPr>
            <w:w w:val="110"/>
          </w:rPr>
          <w:delText>.</w:delText>
        </w:r>
      </w:del>
    </w:p>
    <w:p w14:paraId="1CE77266" w14:textId="77777777" w:rsidR="00E746E6" w:rsidRDefault="000245FA">
      <w:pPr>
        <w:pStyle w:val="BodyText"/>
        <w:spacing w:before="97" w:line="252" w:lineRule="auto"/>
        <w:ind w:left="514" w:right="393" w:hanging="479"/>
        <w:jc w:val="both"/>
      </w:pPr>
      <w:bookmarkStart w:id="962" w:name="_bookmark17"/>
      <w:bookmarkEnd w:id="962"/>
      <w:r>
        <w:rPr>
          <w:w w:val="105"/>
        </w:rPr>
        <w:t xml:space="preserve">Akerlof, George A., and Rachel E. Kranton. 2000. “Economics and Identity.” </w:t>
      </w:r>
      <w:ins w:id="963" w:author="Hussain Hadah" w:date="2026-10-25T19:29:00Z" w16du:dateUtc="2026-10-25T23:29:00Z">
        <w:r w:rsidR="00665139">
          <w:rPr>
            <w:i/>
          </w:rPr>
          <w:t>Quarterly</w:t>
        </w:r>
      </w:ins>
      <w:del w:id="964" w:author="Hussain Hadah" w:date="2026-10-25T19:29:00Z" w16du:dateUtc="2026-10-25T23:29:00Z">
        <w:r>
          <w:rPr>
            <w:i/>
            <w:w w:val="105"/>
          </w:rPr>
          <w:delText>Quar-terly</w:delText>
        </w:r>
      </w:del>
      <w:r>
        <w:rPr>
          <w:i/>
          <w:w w:val="105"/>
        </w:rPr>
        <w:t xml:space="preserve"> Journal of Economics </w:t>
      </w:r>
      <w:r>
        <w:rPr>
          <w:w w:val="105"/>
        </w:rPr>
        <w:t xml:space="preserve">115, no. 3 (August): 715–753. </w:t>
      </w:r>
      <w:r w:rsidR="00E746E6">
        <w:fldChar w:fldCharType="begin"/>
      </w:r>
      <w:r w:rsidR="00E746E6">
        <w:instrText>HYPERLINK "https://doi.org/10.1162/003355300554881" \h</w:instrText>
      </w:r>
      <w:r w:rsidR="00E746E6">
        <w:fldChar w:fldCharType="separate"/>
      </w:r>
      <w:r w:rsidR="00E746E6">
        <w:rPr>
          <w:color w:val="0000FF"/>
          <w:w w:val="105"/>
        </w:rPr>
        <w:t>https://doi.org/10</w:t>
      </w:r>
      <w:ins w:id="965" w:author="Hussain Hadah" w:date="2026-10-25T19:29:00Z" w16du:dateUtc="2026-10-25T23:29:00Z">
        <w:r w:rsidR="00665139">
          <w:rPr>
            <w:color w:val="0000FF"/>
          </w:rPr>
          <w:t xml:space="preserve">. </w:t>
        </w:r>
      </w:ins>
      <w:del w:id="966" w:author="Hussain Hadah" w:date="2026-10-25T19:29:00Z" w16du:dateUtc="2026-10-25T23:29:00Z">
        <w:r w:rsidR="00E746E6">
          <w:rPr>
            <w:color w:val="0000FF"/>
            <w:w w:val="105"/>
          </w:rPr>
          <w:delText>.</w:delText>
        </w:r>
      </w:del>
      <w:r w:rsidR="00E746E6">
        <w:fldChar w:fldCharType="end"/>
      </w:r>
      <w:del w:id="967" w:author="Hussain Hadah" w:date="2026-10-25T19:29:00Z" w16du:dateUtc="2026-10-25T23:29:00Z">
        <w:r>
          <w:rPr>
            <w:color w:val="0000FF"/>
            <w:w w:val="105"/>
          </w:rPr>
          <w:delText xml:space="preserve"> </w:delText>
        </w:r>
      </w:del>
      <w:hyperlink r:id="rId18">
        <w:r w:rsidR="00E746E6">
          <w:rPr>
            <w:color w:val="0000FF"/>
            <w:spacing w:val="-2"/>
            <w:w w:val="105"/>
          </w:rPr>
          <w:t>1162/003355300554881</w:t>
        </w:r>
      </w:hyperlink>
      <w:ins w:id="968" w:author="Hussain Hadah" w:date="2026-10-25T19:29:00Z" w16du:dateUtc="2026-10-25T23:29:00Z">
        <w:r w:rsidR="00665139">
          <w:fldChar w:fldCharType="begin"/>
        </w:r>
        <w:r w:rsidR="00665139">
          <w:instrText>HYPERLINK "https://doi.org/10.1162/003355300554881" \h</w:instrText>
        </w:r>
        <w:r w:rsidR="00665139">
          <w:fldChar w:fldCharType="separate"/>
        </w:r>
        <w:r w:rsidR="00665139">
          <w:t>.</w:t>
        </w:r>
        <w:r w:rsidR="00665139">
          <w:fldChar w:fldCharType="end"/>
        </w:r>
      </w:ins>
      <w:del w:id="969" w:author="Hussain Hadah" w:date="2026-10-25T19:29:00Z" w16du:dateUtc="2026-10-25T23:29:00Z">
        <w:r>
          <w:rPr>
            <w:spacing w:val="-2"/>
            <w:w w:val="105"/>
          </w:rPr>
          <w:delText>.</w:delText>
        </w:r>
      </w:del>
    </w:p>
    <w:p w14:paraId="761C82A0" w14:textId="77777777" w:rsidR="00E746E6" w:rsidRDefault="000245FA">
      <w:pPr>
        <w:pStyle w:val="BodyText"/>
        <w:spacing w:before="97" w:line="252" w:lineRule="auto"/>
        <w:ind w:left="514" w:right="393" w:hanging="479"/>
        <w:jc w:val="both"/>
      </w:pPr>
      <w:bookmarkStart w:id="970" w:name="_bookmark18"/>
      <w:bookmarkEnd w:id="970"/>
      <w:r>
        <w:rPr>
          <w:w w:val="110"/>
        </w:rPr>
        <w:t>Almasalkhi,</w:t>
      </w:r>
      <w:r>
        <w:rPr>
          <w:spacing w:val="-9"/>
          <w:w w:val="110"/>
        </w:rPr>
        <w:t xml:space="preserve"> </w:t>
      </w:r>
      <w:r>
        <w:rPr>
          <w:w w:val="110"/>
        </w:rPr>
        <w:t>Nadia.</w:t>
      </w:r>
      <w:r>
        <w:rPr>
          <w:spacing w:val="-9"/>
          <w:w w:val="110"/>
        </w:rPr>
        <w:t xml:space="preserve"> </w:t>
      </w:r>
      <w:r>
        <w:rPr>
          <w:w w:val="110"/>
        </w:rPr>
        <w:t>2023.</w:t>
      </w:r>
      <w:r>
        <w:rPr>
          <w:spacing w:val="-9"/>
          <w:w w:val="110"/>
        </w:rPr>
        <w:t xml:space="preserve"> </w:t>
      </w:r>
      <w:r>
        <w:rPr>
          <w:w w:val="110"/>
        </w:rPr>
        <w:t>“Links</w:t>
      </w:r>
      <w:r>
        <w:rPr>
          <w:spacing w:val="-9"/>
          <w:w w:val="110"/>
        </w:rPr>
        <w:t xml:space="preserve"> </w:t>
      </w:r>
      <w:r>
        <w:rPr>
          <w:w w:val="110"/>
        </w:rPr>
        <w:t>between</w:t>
      </w:r>
      <w:r>
        <w:rPr>
          <w:spacing w:val="-9"/>
          <w:w w:val="110"/>
        </w:rPr>
        <w:t xml:space="preserve"> </w:t>
      </w:r>
      <w:r>
        <w:rPr>
          <w:w w:val="110"/>
        </w:rPr>
        <w:t>Anti-Immigrant</w:t>
      </w:r>
      <w:r>
        <w:rPr>
          <w:spacing w:val="-9"/>
          <w:w w:val="110"/>
        </w:rPr>
        <w:t xml:space="preserve"> </w:t>
      </w:r>
      <w:r>
        <w:rPr>
          <w:w w:val="110"/>
        </w:rPr>
        <w:t>Bias</w:t>
      </w:r>
      <w:r>
        <w:rPr>
          <w:spacing w:val="-9"/>
          <w:w w:val="110"/>
        </w:rPr>
        <w:t xml:space="preserve"> </w:t>
      </w:r>
      <w:r>
        <w:rPr>
          <w:w w:val="110"/>
        </w:rPr>
        <w:t>and</w:t>
      </w:r>
      <w:r>
        <w:rPr>
          <w:spacing w:val="-9"/>
          <w:w w:val="110"/>
        </w:rPr>
        <w:t xml:space="preserve"> </w:t>
      </w:r>
      <w:r>
        <w:rPr>
          <w:w w:val="110"/>
        </w:rPr>
        <w:t>Racial</w:t>
      </w:r>
      <w:r>
        <w:rPr>
          <w:spacing w:val="-9"/>
          <w:w w:val="110"/>
        </w:rPr>
        <w:t xml:space="preserve"> </w:t>
      </w:r>
      <w:ins w:id="971" w:author="Hussain Hadah" w:date="2026-10-25T19:29:00Z" w16du:dateUtc="2026-10-25T23:29:00Z">
        <w:r w:rsidR="00665139">
          <w:t>Prejudice</w:t>
        </w:r>
      </w:ins>
      <w:del w:id="972" w:author="Hussain Hadah" w:date="2026-10-25T19:29:00Z" w16du:dateUtc="2026-10-25T23:29:00Z">
        <w:r>
          <w:rPr>
            <w:w w:val="110"/>
          </w:rPr>
          <w:delText>Preju-dice</w:delText>
        </w:r>
      </w:del>
      <w:r>
        <w:rPr>
          <w:w w:val="110"/>
        </w:rPr>
        <w:t xml:space="preserve"> in California.”</w:t>
      </w:r>
    </w:p>
    <w:p w14:paraId="3ECC3095" w14:textId="77777777" w:rsidR="00E746E6" w:rsidRDefault="000245FA">
      <w:pPr>
        <w:spacing w:before="98" w:line="252" w:lineRule="auto"/>
        <w:ind w:left="514" w:right="394" w:hanging="479"/>
        <w:jc w:val="both"/>
        <w:rPr>
          <w:sz w:val="24"/>
        </w:rPr>
      </w:pPr>
      <w:bookmarkStart w:id="973" w:name="_bookmark19"/>
      <w:bookmarkEnd w:id="973"/>
      <w:r>
        <w:rPr>
          <w:spacing w:val="-2"/>
          <w:w w:val="105"/>
          <w:sz w:val="24"/>
        </w:rPr>
        <w:t>American</w:t>
      </w:r>
      <w:r>
        <w:rPr>
          <w:spacing w:val="-8"/>
          <w:w w:val="105"/>
          <w:sz w:val="24"/>
        </w:rPr>
        <w:t xml:space="preserve"> </w:t>
      </w:r>
      <w:r>
        <w:rPr>
          <w:spacing w:val="-2"/>
          <w:w w:val="105"/>
          <w:sz w:val="24"/>
        </w:rPr>
        <w:t>National</w:t>
      </w:r>
      <w:r>
        <w:rPr>
          <w:spacing w:val="-8"/>
          <w:w w:val="105"/>
          <w:sz w:val="24"/>
        </w:rPr>
        <w:t xml:space="preserve"> </w:t>
      </w:r>
      <w:r>
        <w:rPr>
          <w:spacing w:val="-2"/>
          <w:w w:val="105"/>
          <w:sz w:val="24"/>
        </w:rPr>
        <w:t>Election</w:t>
      </w:r>
      <w:r>
        <w:rPr>
          <w:spacing w:val="-8"/>
          <w:w w:val="105"/>
          <w:sz w:val="24"/>
        </w:rPr>
        <w:t xml:space="preserve"> </w:t>
      </w:r>
      <w:r>
        <w:rPr>
          <w:spacing w:val="-2"/>
          <w:w w:val="105"/>
          <w:sz w:val="24"/>
        </w:rPr>
        <w:t>Studies.</w:t>
      </w:r>
      <w:r>
        <w:rPr>
          <w:spacing w:val="-8"/>
          <w:w w:val="105"/>
          <w:sz w:val="24"/>
        </w:rPr>
        <w:t xml:space="preserve"> </w:t>
      </w:r>
      <w:r>
        <w:rPr>
          <w:spacing w:val="-2"/>
          <w:w w:val="105"/>
          <w:sz w:val="24"/>
        </w:rPr>
        <w:t>2021.</w:t>
      </w:r>
      <w:r>
        <w:rPr>
          <w:spacing w:val="-8"/>
          <w:w w:val="105"/>
          <w:sz w:val="24"/>
        </w:rPr>
        <w:t xml:space="preserve"> </w:t>
      </w:r>
      <w:r>
        <w:rPr>
          <w:i/>
          <w:spacing w:val="-2"/>
          <w:w w:val="105"/>
          <w:sz w:val="24"/>
        </w:rPr>
        <w:t>ANES</w:t>
      </w:r>
      <w:r>
        <w:rPr>
          <w:i/>
          <w:spacing w:val="-8"/>
          <w:w w:val="105"/>
          <w:sz w:val="24"/>
        </w:rPr>
        <w:t xml:space="preserve"> </w:t>
      </w:r>
      <w:r>
        <w:rPr>
          <w:i/>
          <w:spacing w:val="-2"/>
          <w:w w:val="105"/>
          <w:sz w:val="24"/>
        </w:rPr>
        <w:t>2020</w:t>
      </w:r>
      <w:r>
        <w:rPr>
          <w:i/>
          <w:spacing w:val="-8"/>
          <w:w w:val="105"/>
          <w:sz w:val="24"/>
        </w:rPr>
        <w:t xml:space="preserve"> </w:t>
      </w:r>
      <w:r>
        <w:rPr>
          <w:i/>
          <w:spacing w:val="-2"/>
          <w:w w:val="105"/>
          <w:sz w:val="24"/>
        </w:rPr>
        <w:t>Time</w:t>
      </w:r>
      <w:r>
        <w:rPr>
          <w:i/>
          <w:spacing w:val="-8"/>
          <w:w w:val="105"/>
          <w:sz w:val="24"/>
        </w:rPr>
        <w:t xml:space="preserve"> </w:t>
      </w:r>
      <w:r>
        <w:rPr>
          <w:i/>
          <w:spacing w:val="-2"/>
          <w:w w:val="105"/>
          <w:sz w:val="24"/>
        </w:rPr>
        <w:t>Series</w:t>
      </w:r>
      <w:r>
        <w:rPr>
          <w:i/>
          <w:spacing w:val="-8"/>
          <w:w w:val="105"/>
          <w:sz w:val="24"/>
        </w:rPr>
        <w:t xml:space="preserve"> </w:t>
      </w:r>
      <w:r>
        <w:rPr>
          <w:i/>
          <w:spacing w:val="-2"/>
          <w:w w:val="105"/>
          <w:sz w:val="24"/>
        </w:rPr>
        <w:t>Study</w:t>
      </w:r>
      <w:r>
        <w:rPr>
          <w:i/>
          <w:spacing w:val="-8"/>
          <w:w w:val="105"/>
          <w:sz w:val="24"/>
        </w:rPr>
        <w:t xml:space="preserve"> </w:t>
      </w:r>
      <w:r>
        <w:rPr>
          <w:i/>
          <w:spacing w:val="-2"/>
          <w:w w:val="105"/>
          <w:sz w:val="24"/>
        </w:rPr>
        <w:t>Full</w:t>
      </w:r>
      <w:r>
        <w:rPr>
          <w:i/>
          <w:spacing w:val="-8"/>
          <w:w w:val="105"/>
          <w:sz w:val="24"/>
        </w:rPr>
        <w:t xml:space="preserve"> </w:t>
      </w:r>
      <w:r>
        <w:rPr>
          <w:i/>
          <w:spacing w:val="-2"/>
          <w:w w:val="105"/>
          <w:sz w:val="24"/>
        </w:rPr>
        <w:t xml:space="preserve">Release </w:t>
      </w:r>
      <w:r>
        <w:rPr>
          <w:i/>
          <w:w w:val="105"/>
          <w:sz w:val="24"/>
        </w:rPr>
        <w:t xml:space="preserve">[Dataset and Documentation]. </w:t>
      </w:r>
      <w:hyperlink r:id="rId19">
        <w:r w:rsidR="00E746E6">
          <w:rPr>
            <w:color w:val="0000FF"/>
            <w:w w:val="105"/>
            <w:sz w:val="24"/>
          </w:rPr>
          <w:t>https://www.electionstudies.org</w:t>
        </w:r>
      </w:hyperlink>
      <w:ins w:id="974" w:author="Hussain Hadah" w:date="2026-10-25T19:29:00Z" w16du:dateUtc="2026-10-25T23:29:00Z">
        <w:r w:rsidR="00665139">
          <w:fldChar w:fldCharType="begin"/>
        </w:r>
        <w:r w:rsidR="00665139">
          <w:instrText>HYPERLINK "https://www.electionstudies.org/" \h</w:instrText>
        </w:r>
        <w:r w:rsidR="00665139">
          <w:fldChar w:fldCharType="separate"/>
        </w:r>
        <w:r w:rsidR="00665139">
          <w:t>.</w:t>
        </w:r>
        <w:r w:rsidR="00665139">
          <w:fldChar w:fldCharType="end"/>
        </w:r>
      </w:ins>
      <w:del w:id="975" w:author="Hussain Hadah" w:date="2026-10-25T19:29:00Z" w16du:dateUtc="2026-10-25T23:29:00Z">
        <w:r>
          <w:rPr>
            <w:w w:val="105"/>
            <w:sz w:val="24"/>
          </w:rPr>
          <w:delText>.</w:delText>
        </w:r>
      </w:del>
    </w:p>
    <w:p w14:paraId="3A7092BB" w14:textId="77777777" w:rsidR="00E746E6" w:rsidRDefault="000245FA">
      <w:pPr>
        <w:pStyle w:val="BodyText"/>
        <w:spacing w:before="98" w:line="252" w:lineRule="auto"/>
        <w:ind w:left="514" w:right="393" w:hanging="479"/>
        <w:jc w:val="both"/>
      </w:pPr>
      <w:bookmarkStart w:id="976" w:name="_bookmark20"/>
      <w:bookmarkEnd w:id="976"/>
      <w:r>
        <w:rPr>
          <w:w w:val="105"/>
        </w:rPr>
        <w:t xml:space="preserve">Antman, Francisca, and Brian Duncan. 2015. “Incentives to Identify: Racial </w:t>
      </w:r>
      <w:ins w:id="977" w:author="Hussain Hadah" w:date="2026-10-25T19:29:00Z" w16du:dateUtc="2026-10-25T23:29:00Z">
        <w:r w:rsidR="00665139">
          <w:t>Identity</w:t>
        </w:r>
      </w:ins>
      <w:del w:id="978" w:author="Hussain Hadah" w:date="2026-10-25T19:29:00Z" w16du:dateUtc="2026-10-25T23:29:00Z">
        <w:r>
          <w:rPr>
            <w:w w:val="105"/>
          </w:rPr>
          <w:delText>Iden-tity</w:delText>
        </w:r>
      </w:del>
      <w:r>
        <w:rPr>
          <w:spacing w:val="-4"/>
          <w:w w:val="105"/>
        </w:rPr>
        <w:t xml:space="preserve"> </w:t>
      </w:r>
      <w:r>
        <w:rPr>
          <w:w w:val="105"/>
        </w:rPr>
        <w:t>in</w:t>
      </w:r>
      <w:r>
        <w:rPr>
          <w:spacing w:val="-4"/>
          <w:w w:val="105"/>
        </w:rPr>
        <w:t xml:space="preserve"> </w:t>
      </w:r>
      <w:r>
        <w:rPr>
          <w:w w:val="105"/>
        </w:rPr>
        <w:t>the</w:t>
      </w:r>
      <w:r>
        <w:rPr>
          <w:spacing w:val="-4"/>
          <w:w w:val="105"/>
        </w:rPr>
        <w:t xml:space="preserve"> </w:t>
      </w:r>
      <w:r>
        <w:rPr>
          <w:w w:val="105"/>
        </w:rPr>
        <w:t>Age</w:t>
      </w:r>
      <w:r>
        <w:rPr>
          <w:spacing w:val="-4"/>
          <w:w w:val="105"/>
        </w:rPr>
        <w:t xml:space="preserve"> </w:t>
      </w:r>
      <w:r>
        <w:rPr>
          <w:w w:val="105"/>
        </w:rPr>
        <w:t>of</w:t>
      </w:r>
      <w:r>
        <w:rPr>
          <w:spacing w:val="-4"/>
          <w:w w:val="105"/>
        </w:rPr>
        <w:t xml:space="preserve"> </w:t>
      </w:r>
      <w:r>
        <w:rPr>
          <w:w w:val="105"/>
        </w:rPr>
        <w:t>Affirmative</w:t>
      </w:r>
      <w:r>
        <w:rPr>
          <w:spacing w:val="-4"/>
          <w:w w:val="105"/>
        </w:rPr>
        <w:t xml:space="preserve"> </w:t>
      </w:r>
      <w:r>
        <w:rPr>
          <w:w w:val="105"/>
        </w:rPr>
        <w:t>Action.”</w:t>
      </w:r>
      <w:r>
        <w:rPr>
          <w:spacing w:val="-4"/>
          <w:w w:val="105"/>
        </w:rPr>
        <w:t xml:space="preserve"> </w:t>
      </w:r>
      <w:r>
        <w:rPr>
          <w:i/>
          <w:w w:val="105"/>
        </w:rPr>
        <w:t>Review</w:t>
      </w:r>
      <w:r>
        <w:rPr>
          <w:i/>
          <w:spacing w:val="-4"/>
          <w:w w:val="105"/>
        </w:rPr>
        <w:t xml:space="preserve"> </w:t>
      </w:r>
      <w:r>
        <w:rPr>
          <w:i/>
          <w:w w:val="105"/>
        </w:rPr>
        <w:t>of</w:t>
      </w:r>
      <w:r>
        <w:rPr>
          <w:i/>
          <w:spacing w:val="-4"/>
          <w:w w:val="105"/>
        </w:rPr>
        <w:t xml:space="preserve"> </w:t>
      </w:r>
      <w:r>
        <w:rPr>
          <w:i/>
          <w:w w:val="105"/>
        </w:rPr>
        <w:t>Economics</w:t>
      </w:r>
      <w:r>
        <w:rPr>
          <w:i/>
          <w:spacing w:val="-4"/>
          <w:w w:val="105"/>
        </w:rPr>
        <w:t xml:space="preserve"> </w:t>
      </w:r>
      <w:r>
        <w:rPr>
          <w:i/>
          <w:w w:val="105"/>
        </w:rPr>
        <w:t>&amp;</w:t>
      </w:r>
      <w:r>
        <w:rPr>
          <w:i/>
          <w:spacing w:val="-4"/>
          <w:w w:val="105"/>
        </w:rPr>
        <w:t xml:space="preserve"> </w:t>
      </w:r>
      <w:r>
        <w:rPr>
          <w:i/>
          <w:w w:val="105"/>
        </w:rPr>
        <w:t>Statistics</w:t>
      </w:r>
      <w:r>
        <w:rPr>
          <w:i/>
          <w:spacing w:val="-4"/>
          <w:w w:val="105"/>
        </w:rPr>
        <w:t xml:space="preserve"> </w:t>
      </w:r>
      <w:r>
        <w:rPr>
          <w:w w:val="105"/>
        </w:rPr>
        <w:t>97,</w:t>
      </w:r>
      <w:r>
        <w:rPr>
          <w:spacing w:val="-4"/>
          <w:w w:val="105"/>
        </w:rPr>
        <w:t xml:space="preserve"> </w:t>
      </w:r>
      <w:r>
        <w:rPr>
          <w:w w:val="105"/>
        </w:rPr>
        <w:t xml:space="preserve">no. 3 (July): 710–713. </w:t>
      </w:r>
      <w:hyperlink r:id="rId20">
        <w:r w:rsidR="00E746E6">
          <w:rPr>
            <w:color w:val="0000FF"/>
            <w:w w:val="105"/>
          </w:rPr>
          <w:t>https://doi.org/10.1162/REST_a_00527</w:t>
        </w:r>
      </w:hyperlink>
      <w:ins w:id="979" w:author="Hussain Hadah" w:date="2026-10-25T19:29:00Z" w16du:dateUtc="2026-10-25T23:29:00Z">
        <w:r w:rsidR="00665139">
          <w:fldChar w:fldCharType="begin"/>
        </w:r>
        <w:r w:rsidR="00665139">
          <w:instrText>HYPERLINK "https://doi.org/10.1162/REST_a_00527" \h</w:instrText>
        </w:r>
        <w:r w:rsidR="00665139">
          <w:fldChar w:fldCharType="separate"/>
        </w:r>
        <w:r w:rsidR="00665139">
          <w:t>.</w:t>
        </w:r>
        <w:r w:rsidR="00665139">
          <w:fldChar w:fldCharType="end"/>
        </w:r>
      </w:ins>
      <w:del w:id="980" w:author="Hussain Hadah" w:date="2026-10-25T19:29:00Z" w16du:dateUtc="2026-10-25T23:29:00Z">
        <w:r>
          <w:rPr>
            <w:w w:val="105"/>
          </w:rPr>
          <w:delText>.</w:delText>
        </w:r>
      </w:del>
    </w:p>
    <w:p w14:paraId="0BB9D82B" w14:textId="77777777" w:rsidR="00E746E6" w:rsidRDefault="00665139">
      <w:pPr>
        <w:pStyle w:val="BodyText"/>
        <w:spacing w:before="97" w:line="252" w:lineRule="auto"/>
        <w:ind w:left="514" w:right="393" w:firstLine="239"/>
        <w:jc w:val="both"/>
      </w:pPr>
      <w:ins w:id="981" w:author="Hussain Hadah" w:date="2026-10-25T19:29:00Z" w16du:dateUtc="2026-10-25T23:29:00Z">
        <w:r>
          <w:rPr>
            <w:noProof/>
            <w:sz w:val="22"/>
          </w:rPr>
          <mc:AlternateContent>
            <mc:Choice Requires="wpg">
              <w:drawing>
                <wp:anchor distT="0" distB="0" distL="114300" distR="114300" simplePos="0" relativeHeight="487634944" behindDoc="0" locked="0" layoutInCell="1" allowOverlap="1" wp14:anchorId="54D331F7" wp14:editId="4530ADB7">
                  <wp:simplePos x="0" y="0"/>
                  <wp:positionH relativeFrom="column">
                    <wp:posOffset>1</wp:posOffset>
                  </wp:positionH>
                  <wp:positionV relativeFrom="paragraph">
                    <wp:posOffset>76276</wp:posOffset>
                  </wp:positionV>
                  <wp:extent cx="455498" cy="7595"/>
                  <wp:effectExtent l="0" t="0" r="0" b="0"/>
                  <wp:wrapNone/>
                  <wp:docPr id="35151" name="Group 35151"/>
                  <wp:cNvGraphicFramePr/>
                  <a:graphic xmlns:a="http://schemas.openxmlformats.org/drawingml/2006/main">
                    <a:graphicData uri="http://schemas.microsoft.com/office/word/2010/wordprocessingGroup">
                      <wpg:wgp>
                        <wpg:cNvGrpSpPr/>
                        <wpg:grpSpPr>
                          <a:xfrm>
                            <a:off x="0" y="0"/>
                            <a:ext cx="455498" cy="7595"/>
                            <a:chOff x="0" y="0"/>
                            <a:chExt cx="455498" cy="7595"/>
                          </a:xfrm>
                        </wpg:grpSpPr>
                        <wps:wsp>
                          <wps:cNvPr id="1908" name="Shape 1908"/>
                          <wps:cNvSpPr/>
                          <wps:spPr>
                            <a:xfrm>
                              <a:off x="0" y="0"/>
                              <a:ext cx="455498" cy="0"/>
                            </a:xfrm>
                            <a:custGeom>
                              <a:avLst/>
                              <a:gdLst/>
                              <a:ahLst/>
                              <a:cxnLst/>
                              <a:rect l="0" t="0" r="0" b="0"/>
                              <a:pathLst>
                                <a:path w="455498">
                                  <a:moveTo>
                                    <a:pt x="0" y="0"/>
                                  </a:moveTo>
                                  <a:lnTo>
                                    <a:pt x="455498"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5151" style="width:35.866pt;height:0.598pt;position:absolute;z-index:39;mso-position-horizontal-relative:text;mso-position-horizontal:absolute;margin-left:6.86646e-05pt;mso-position-vertical-relative:text;margin-top:6.00598pt;" coordsize="4554,75">
                  <v:shape id="Shape 1908" style="position:absolute;width:4554;height:0;left:0;top:0;" coordsize="455498,0" path="m0,0l455498,0">
                    <v:stroke weight="0.598pt" endcap="flat" joinstyle="miter" miterlimit="10" on="true" color="#000000"/>
                    <v:fill on="false" color="#000000" opacity="0"/>
                  </v:shape>
                </v:group>
              </w:pict>
            </mc:Fallback>
          </mc:AlternateContent>
        </w:r>
      </w:ins>
      <w:del w:id="982" w:author="Hussain Hadah" w:date="2026-10-25T19:29:00Z" w16du:dateUtc="2026-10-25T23:29:00Z">
        <w:r w:rsidR="000245FA">
          <w:rPr>
            <w:noProof/>
          </w:rPr>
          <mc:AlternateContent>
            <mc:Choice Requires="wps">
              <w:drawing>
                <wp:anchor distT="0" distB="0" distL="0" distR="0" simplePos="0" relativeHeight="15741952" behindDoc="0" locked="0" layoutInCell="1" allowOverlap="1" wp14:anchorId="77980B95" wp14:editId="1F015090">
                  <wp:simplePos x="0" y="0"/>
                  <wp:positionH relativeFrom="page">
                    <wp:posOffset>1165872</wp:posOffset>
                  </wp:positionH>
                  <wp:positionV relativeFrom="paragraph">
                    <wp:posOffset>171939</wp:posOffset>
                  </wp:positionV>
                  <wp:extent cx="455930"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5930" cy="1270"/>
                          </a:xfrm>
                          <a:custGeom>
                            <a:avLst/>
                            <a:gdLst/>
                            <a:ahLst/>
                            <a:cxnLst/>
                            <a:rect l="l" t="t" r="r" b="b"/>
                            <a:pathLst>
                              <a:path w="455930">
                                <a:moveTo>
                                  <a:pt x="0" y="0"/>
                                </a:moveTo>
                                <a:lnTo>
                                  <a:pt x="455498" y="0"/>
                                </a:lnTo>
                              </a:path>
                            </a:pathLst>
                          </a:custGeom>
                          <a:ln w="759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41952" from="91.801003pt,13.538578pt" to="127.667003pt,13.538578pt" stroked="true" strokeweight=".598pt" strokecolor="#000000">
                  <v:stroke dashstyle="solid"/>
                  <w10:wrap type="none"/>
                </v:line>
              </w:pict>
            </mc:Fallback>
          </mc:AlternateContent>
        </w:r>
      </w:del>
      <w:bookmarkStart w:id="983" w:name="_bookmark21"/>
      <w:bookmarkEnd w:id="983"/>
      <w:r w:rsidR="000245FA">
        <w:rPr>
          <w:w w:val="105"/>
        </w:rPr>
        <w:t>. 2021. “American Indian Casinos and Native American Self-Identification” (August 29, 2021).</w:t>
      </w:r>
    </w:p>
    <w:p w14:paraId="73A6A0FE" w14:textId="77777777" w:rsidR="00E746E6" w:rsidRDefault="000245FA">
      <w:pPr>
        <w:pStyle w:val="BodyText"/>
        <w:spacing w:before="98" w:line="252" w:lineRule="auto"/>
        <w:ind w:left="514" w:right="369" w:hanging="479"/>
        <w:jc w:val="both"/>
      </w:pPr>
      <w:bookmarkStart w:id="984" w:name="_bookmark22"/>
      <w:bookmarkEnd w:id="984"/>
      <w:r>
        <w:rPr>
          <w:w w:val="105"/>
        </w:rPr>
        <w:t>Antman,</w:t>
      </w:r>
      <w:r>
        <w:rPr>
          <w:spacing w:val="40"/>
          <w:w w:val="105"/>
        </w:rPr>
        <w:t xml:space="preserve"> </w:t>
      </w:r>
      <w:r>
        <w:rPr>
          <w:w w:val="105"/>
        </w:rPr>
        <w:t>Francisca,</w:t>
      </w:r>
      <w:r>
        <w:rPr>
          <w:spacing w:val="40"/>
          <w:w w:val="105"/>
        </w:rPr>
        <w:t xml:space="preserve"> </w:t>
      </w:r>
      <w:r>
        <w:rPr>
          <w:w w:val="105"/>
        </w:rPr>
        <w:t>Brian</w:t>
      </w:r>
      <w:r>
        <w:rPr>
          <w:spacing w:val="40"/>
          <w:w w:val="105"/>
        </w:rPr>
        <w:t xml:space="preserve"> </w:t>
      </w:r>
      <w:r>
        <w:rPr>
          <w:w w:val="105"/>
        </w:rPr>
        <w:t>Duncan,</w:t>
      </w:r>
      <w:r>
        <w:rPr>
          <w:spacing w:val="40"/>
          <w:w w:val="105"/>
        </w:rPr>
        <w:t xml:space="preserve"> </w:t>
      </w:r>
      <w:r>
        <w:rPr>
          <w:w w:val="105"/>
        </w:rPr>
        <w:t>and</w:t>
      </w:r>
      <w:r>
        <w:rPr>
          <w:spacing w:val="40"/>
          <w:w w:val="105"/>
        </w:rPr>
        <w:t xml:space="preserve"> </w:t>
      </w:r>
      <w:r>
        <w:rPr>
          <w:w w:val="105"/>
        </w:rPr>
        <w:t>Stephen</w:t>
      </w:r>
      <w:r>
        <w:rPr>
          <w:spacing w:val="40"/>
          <w:w w:val="105"/>
        </w:rPr>
        <w:t xml:space="preserve"> </w:t>
      </w:r>
      <w:r>
        <w:rPr>
          <w:w w:val="105"/>
        </w:rPr>
        <w:t>J.</w:t>
      </w:r>
      <w:r>
        <w:rPr>
          <w:spacing w:val="40"/>
          <w:w w:val="105"/>
        </w:rPr>
        <w:t xml:space="preserve"> </w:t>
      </w:r>
      <w:r>
        <w:rPr>
          <w:w w:val="105"/>
        </w:rPr>
        <w:t>Trejo.</w:t>
      </w:r>
      <w:r>
        <w:rPr>
          <w:spacing w:val="40"/>
          <w:w w:val="105"/>
        </w:rPr>
        <w:t xml:space="preserve"> </w:t>
      </w:r>
      <w:r>
        <w:rPr>
          <w:w w:val="105"/>
        </w:rPr>
        <w:t>2016.</w:t>
      </w:r>
      <w:r>
        <w:rPr>
          <w:spacing w:val="40"/>
          <w:w w:val="105"/>
        </w:rPr>
        <w:t xml:space="preserve"> </w:t>
      </w:r>
      <w:r>
        <w:rPr>
          <w:w w:val="105"/>
        </w:rPr>
        <w:t>“Ethnic</w:t>
      </w:r>
      <w:r>
        <w:rPr>
          <w:spacing w:val="40"/>
          <w:w w:val="105"/>
        </w:rPr>
        <w:t xml:space="preserve"> </w:t>
      </w:r>
      <w:r>
        <w:rPr>
          <w:w w:val="105"/>
        </w:rPr>
        <w:t xml:space="preserve">Attrition and the Observed Health of Later-Generation Mexican Americans.” </w:t>
      </w:r>
      <w:r>
        <w:rPr>
          <w:i/>
          <w:w w:val="105"/>
        </w:rPr>
        <w:t xml:space="preserve">The </w:t>
      </w:r>
      <w:ins w:id="985" w:author="Hussain Hadah" w:date="2026-10-25T19:29:00Z" w16du:dateUtc="2026-10-25T23:29:00Z">
        <w:r w:rsidR="00665139">
          <w:rPr>
            <w:i/>
          </w:rPr>
          <w:t>American</w:t>
        </w:r>
      </w:ins>
      <w:del w:id="986" w:author="Hussain Hadah" w:date="2026-10-25T19:29:00Z" w16du:dateUtc="2026-10-25T23:29:00Z">
        <w:r>
          <w:rPr>
            <w:i/>
            <w:w w:val="105"/>
          </w:rPr>
          <w:delText>Amer-</w:delText>
        </w:r>
        <w:r>
          <w:rPr>
            <w:i/>
          </w:rPr>
          <w:delText>ican</w:delText>
        </w:r>
      </w:del>
      <w:r>
        <w:rPr>
          <w:i/>
          <w:spacing w:val="71"/>
        </w:rPr>
        <w:t xml:space="preserve"> </w:t>
      </w:r>
      <w:r>
        <w:rPr>
          <w:i/>
        </w:rPr>
        <w:t>Economic</w:t>
      </w:r>
      <w:r>
        <w:rPr>
          <w:i/>
          <w:spacing w:val="71"/>
        </w:rPr>
        <w:t xml:space="preserve"> </w:t>
      </w:r>
      <w:r>
        <w:rPr>
          <w:i/>
        </w:rPr>
        <w:t>Review</w:t>
      </w:r>
      <w:r>
        <w:rPr>
          <w:i/>
          <w:spacing w:val="72"/>
        </w:rPr>
        <w:t xml:space="preserve"> </w:t>
      </w:r>
      <w:r>
        <w:t>106</w:t>
      </w:r>
      <w:r>
        <w:rPr>
          <w:spacing w:val="71"/>
        </w:rPr>
        <w:t xml:space="preserve"> </w:t>
      </w:r>
      <w:r>
        <w:t>(5):</w:t>
      </w:r>
      <w:r>
        <w:rPr>
          <w:spacing w:val="69"/>
        </w:rPr>
        <w:t xml:space="preserve"> </w:t>
      </w:r>
      <w:r>
        <w:t>467–471.</w:t>
      </w:r>
      <w:r>
        <w:rPr>
          <w:spacing w:val="72"/>
        </w:rPr>
        <w:t xml:space="preserve"> </w:t>
      </w:r>
      <w:hyperlink r:id="rId21">
        <w:r w:rsidR="00E746E6">
          <w:rPr>
            <w:color w:val="0000FF"/>
            <w:spacing w:val="-2"/>
          </w:rPr>
          <w:t>http://www.jstor.org/stable/4386106</w:t>
        </w:r>
      </w:hyperlink>
    </w:p>
    <w:p w14:paraId="7EDC7609" w14:textId="77777777" w:rsidR="00EC5473" w:rsidRDefault="00E746E6">
      <w:pPr>
        <w:spacing w:after="83"/>
        <w:ind w:left="478" w:right="367"/>
        <w:rPr>
          <w:ins w:id="987" w:author="Hussain Hadah" w:date="2026-10-25T19:29:00Z" w16du:dateUtc="2026-10-25T23:29:00Z"/>
        </w:rPr>
      </w:pPr>
      <w:hyperlink r:id="rId22">
        <w:r>
          <w:rPr>
            <w:color w:val="0000FF"/>
            <w:spacing w:val="-5"/>
          </w:rPr>
          <w:t>5</w:t>
        </w:r>
      </w:hyperlink>
      <w:ins w:id="988" w:author="Hussain Hadah" w:date="2026-10-25T19:29:00Z" w16du:dateUtc="2026-10-25T23:29:00Z">
        <w:r w:rsidR="00665139">
          <w:fldChar w:fldCharType="begin"/>
        </w:r>
        <w:r w:rsidR="00665139">
          <w:instrText>HYPERLINK "http://www.jstor.org/stable/43861065" \h</w:instrText>
        </w:r>
        <w:r w:rsidR="00665139">
          <w:fldChar w:fldCharType="separate"/>
        </w:r>
        <w:r w:rsidR="00665139">
          <w:t>.</w:t>
        </w:r>
        <w:r w:rsidR="00665139">
          <w:fldChar w:fldCharType="end"/>
        </w:r>
      </w:ins>
    </w:p>
    <w:p w14:paraId="5A7B1307" w14:textId="77777777" w:rsidR="00E746E6" w:rsidRDefault="00E746E6">
      <w:pPr>
        <w:pStyle w:val="BodyText"/>
        <w:spacing w:line="273" w:lineRule="exact"/>
        <w:ind w:left="514"/>
        <w:rPr>
          <w:del w:id="989" w:author="Hussain Hadah" w:date="2026-10-25T19:29:00Z" w16du:dateUtc="2026-10-25T23:29:00Z"/>
        </w:rPr>
      </w:pPr>
      <w:del w:id="990" w:author="Hussain Hadah" w:date="2026-10-25T19:29:00Z" w16du:dateUtc="2026-10-25T23:29:00Z">
        <w:r>
          <w:rPr>
            <w:spacing w:val="-5"/>
          </w:rPr>
          <w:delText>.</w:delText>
        </w:r>
      </w:del>
    </w:p>
    <w:p w14:paraId="3E95DCD1" w14:textId="77777777" w:rsidR="00E746E6" w:rsidRDefault="000245FA">
      <w:pPr>
        <w:pStyle w:val="BodyText"/>
        <w:spacing w:before="113" w:line="252" w:lineRule="auto"/>
        <w:ind w:left="514" w:right="393" w:hanging="479"/>
        <w:jc w:val="both"/>
      </w:pPr>
      <w:bookmarkStart w:id="991" w:name="_bookmark23"/>
      <w:bookmarkEnd w:id="991"/>
      <w:r>
        <w:t xml:space="preserve">Antman, Francisca M., Brian Duncan, and Stephen J. Trejo. 2020. “Ethnic Attrition, </w:t>
      </w:r>
      <w:r>
        <w:rPr>
          <w:w w:val="110"/>
        </w:rPr>
        <w:t xml:space="preserve">Assimilation, and the Measured Health Outcomes of Mexican Americans.” </w:t>
      </w:r>
      <w:r>
        <w:rPr>
          <w:i/>
        </w:rPr>
        <w:t xml:space="preserve">Journal of Population Economics </w:t>
      </w:r>
      <w:r>
        <w:t xml:space="preserve">(Heidelberg, Netherlands) 33, no. 4 (October): </w:t>
      </w:r>
      <w:r>
        <w:rPr>
          <w:w w:val="110"/>
        </w:rPr>
        <w:t xml:space="preserve">1499–1522. </w:t>
      </w:r>
      <w:ins w:id="992" w:author="Hussain Hadah" w:date="2026-10-25T19:29:00Z" w16du:dateUtc="2026-10-25T23:29:00Z">
        <w:r w:rsidR="00665139">
          <w:fldChar w:fldCharType="begin"/>
        </w:r>
        <w:r w:rsidR="00665139">
          <w:instrText>HYPERLINK "https://doi.org/https://doi-org.ezproxy.lib.uh.edu/10.1007/s00148-020-00772-8" \h</w:instrText>
        </w:r>
        <w:r w:rsidR="00665139">
          <w:fldChar w:fldCharType="separate"/>
        </w:r>
        <w:r w:rsidR="00665139">
          <w:rPr>
            <w:color w:val="0000FF"/>
          </w:rPr>
          <w:t xml:space="preserve">https://doi.org/https://doi-org.ezproxy.lib.uh.edu/10.1007/ </w:t>
        </w:r>
        <w:r w:rsidR="00665139">
          <w:fldChar w:fldCharType="end"/>
        </w:r>
        <w:r w:rsidR="00665139">
          <w:fldChar w:fldCharType="begin"/>
        </w:r>
        <w:r w:rsidR="00665139">
          <w:instrText>HYPERLINK "https://doi.org/https://doi-org.ezproxy.lib.uh.edu/10.1007/s00148-020-00772-8" \h</w:instrText>
        </w:r>
        <w:r w:rsidR="00665139">
          <w:fldChar w:fldCharType="separate"/>
        </w:r>
        <w:r w:rsidR="00665139">
          <w:rPr>
            <w:color w:val="0000FF"/>
          </w:rPr>
          <w:t>s00148-020-00772-8</w:t>
        </w:r>
        <w:r w:rsidR="00665139">
          <w:fldChar w:fldCharType="end"/>
        </w:r>
        <w:r w:rsidR="00665139">
          <w:fldChar w:fldCharType="begin"/>
        </w:r>
        <w:r w:rsidR="00665139">
          <w:instrText>HYPERLINK "https://doi.org/https://doi-org.ezproxy.lib.uh.edu/10.1007/s00148-020-00772-8" \h</w:instrText>
        </w:r>
        <w:r w:rsidR="00665139">
          <w:fldChar w:fldCharType="separate"/>
        </w:r>
        <w:r w:rsidR="00665139">
          <w:t>.</w:t>
        </w:r>
        <w:r w:rsidR="00665139">
          <w:fldChar w:fldCharType="end"/>
        </w:r>
      </w:ins>
      <w:del w:id="993" w:author="Hussain Hadah" w:date="2026-10-25T19:29:00Z" w16du:dateUtc="2026-10-25T23:29:00Z">
        <w:r>
          <w:rPr>
            <w:color w:val="0000FF"/>
            <w:w w:val="110"/>
          </w:rPr>
          <w:delText>https://doi.org/</w:delText>
        </w:r>
        <w:r w:rsidR="00E746E6">
          <w:fldChar w:fldCharType="begin"/>
        </w:r>
        <w:r w:rsidR="00E746E6">
          <w:delInstrText>HYPERLINK "https://doi/" \h</w:delInstrText>
        </w:r>
        <w:r w:rsidR="00E746E6">
          <w:fldChar w:fldCharType="separate"/>
        </w:r>
        <w:r w:rsidR="00E746E6">
          <w:rPr>
            <w:color w:val="0000FF"/>
            <w:w w:val="110"/>
          </w:rPr>
          <w:delText>https://doi-</w:delText>
        </w:r>
        <w:r w:rsidR="00E746E6">
          <w:fldChar w:fldCharType="end"/>
        </w:r>
        <w:r>
          <w:rPr>
            <w:color w:val="0000FF"/>
            <w:w w:val="110"/>
          </w:rPr>
          <w:delText xml:space="preserve">org.ezproxy.lib.uh.edu/10.1007/ </w:delText>
        </w:r>
        <w:r>
          <w:rPr>
            <w:color w:val="0000FF"/>
            <w:spacing w:val="-2"/>
          </w:rPr>
          <w:delText>s00148-020-00772-8</w:delText>
        </w:r>
        <w:r>
          <w:rPr>
            <w:spacing w:val="-2"/>
          </w:rPr>
          <w:delText>.</w:delText>
        </w:r>
      </w:del>
    </w:p>
    <w:p w14:paraId="16451FA3" w14:textId="77777777" w:rsidR="00E746E6" w:rsidRDefault="000245FA">
      <w:pPr>
        <w:pStyle w:val="BodyText"/>
        <w:spacing w:before="95" w:line="252" w:lineRule="auto"/>
        <w:ind w:left="514" w:right="393" w:hanging="479"/>
        <w:jc w:val="both"/>
      </w:pPr>
      <w:bookmarkStart w:id="994" w:name="_bookmark24"/>
      <w:bookmarkEnd w:id="994"/>
      <w:r>
        <w:rPr>
          <w:w w:val="105"/>
        </w:rPr>
        <w:t>Arabsheibani,</w:t>
      </w:r>
      <w:r>
        <w:rPr>
          <w:spacing w:val="28"/>
          <w:w w:val="105"/>
        </w:rPr>
        <w:t xml:space="preserve"> </w:t>
      </w:r>
      <w:r>
        <w:rPr>
          <w:w w:val="105"/>
        </w:rPr>
        <w:t>G</w:t>
      </w:r>
      <w:r>
        <w:rPr>
          <w:spacing w:val="28"/>
          <w:w w:val="105"/>
        </w:rPr>
        <w:t xml:space="preserve"> </w:t>
      </w:r>
      <w:r>
        <w:rPr>
          <w:w w:val="105"/>
        </w:rPr>
        <w:t>Reza,</w:t>
      </w:r>
      <w:r>
        <w:rPr>
          <w:spacing w:val="28"/>
          <w:w w:val="105"/>
        </w:rPr>
        <w:t xml:space="preserve"> </w:t>
      </w:r>
      <w:r>
        <w:rPr>
          <w:w w:val="105"/>
        </w:rPr>
        <w:t>and</w:t>
      </w:r>
      <w:r>
        <w:rPr>
          <w:spacing w:val="28"/>
          <w:w w:val="105"/>
        </w:rPr>
        <w:t xml:space="preserve"> </w:t>
      </w:r>
      <w:r>
        <w:rPr>
          <w:w w:val="105"/>
        </w:rPr>
        <w:t>Jie</w:t>
      </w:r>
      <w:r>
        <w:rPr>
          <w:spacing w:val="28"/>
          <w:w w:val="105"/>
        </w:rPr>
        <w:t xml:space="preserve"> </w:t>
      </w:r>
      <w:r>
        <w:rPr>
          <w:w w:val="105"/>
        </w:rPr>
        <w:t>Wang.</w:t>
      </w:r>
      <w:r>
        <w:rPr>
          <w:spacing w:val="28"/>
          <w:w w:val="105"/>
        </w:rPr>
        <w:t xml:space="preserve"> </w:t>
      </w:r>
      <w:r>
        <w:rPr>
          <w:w w:val="105"/>
        </w:rPr>
        <w:t>2010.</w:t>
      </w:r>
      <w:r>
        <w:rPr>
          <w:spacing w:val="28"/>
          <w:w w:val="105"/>
        </w:rPr>
        <w:t xml:space="preserve"> </w:t>
      </w:r>
      <w:r>
        <w:rPr>
          <w:w w:val="105"/>
        </w:rPr>
        <w:t>“Asian-white</w:t>
      </w:r>
      <w:r>
        <w:rPr>
          <w:spacing w:val="28"/>
          <w:w w:val="105"/>
        </w:rPr>
        <w:t xml:space="preserve"> </w:t>
      </w:r>
      <w:r>
        <w:rPr>
          <w:w w:val="105"/>
        </w:rPr>
        <w:t>male</w:t>
      </w:r>
      <w:r>
        <w:rPr>
          <w:spacing w:val="28"/>
          <w:w w:val="105"/>
        </w:rPr>
        <w:t xml:space="preserve"> </w:t>
      </w:r>
      <w:r>
        <w:rPr>
          <w:w w:val="105"/>
        </w:rPr>
        <w:t>wage</w:t>
      </w:r>
      <w:r>
        <w:rPr>
          <w:spacing w:val="28"/>
          <w:w w:val="105"/>
        </w:rPr>
        <w:t xml:space="preserve"> </w:t>
      </w:r>
      <w:r>
        <w:rPr>
          <w:w w:val="105"/>
        </w:rPr>
        <w:t xml:space="preserve">differentials in the United States.” </w:t>
      </w:r>
      <w:r>
        <w:rPr>
          <w:i/>
          <w:w w:val="105"/>
        </w:rPr>
        <w:t xml:space="preserve">Applied Economics Letters </w:t>
      </w:r>
      <w:r>
        <w:rPr>
          <w:w w:val="105"/>
        </w:rPr>
        <w:t>17 (1): 37–43.</w:t>
      </w:r>
    </w:p>
    <w:p w14:paraId="74DB5E4B" w14:textId="77777777" w:rsidR="00E746E6" w:rsidRDefault="000245FA">
      <w:pPr>
        <w:pStyle w:val="BodyText"/>
        <w:spacing w:before="98" w:line="252" w:lineRule="auto"/>
        <w:ind w:left="514" w:right="393" w:hanging="479"/>
        <w:jc w:val="both"/>
      </w:pPr>
      <w:bookmarkStart w:id="995" w:name="_bookmark25"/>
      <w:bookmarkEnd w:id="995"/>
      <w:r>
        <w:rPr>
          <w:w w:val="110"/>
        </w:rPr>
        <w:lastRenderedPageBreak/>
        <w:t>Arkes,</w:t>
      </w:r>
      <w:r>
        <w:rPr>
          <w:spacing w:val="-7"/>
          <w:w w:val="110"/>
        </w:rPr>
        <w:t xml:space="preserve"> </w:t>
      </w:r>
      <w:r>
        <w:rPr>
          <w:w w:val="110"/>
        </w:rPr>
        <w:t>Hal</w:t>
      </w:r>
      <w:r>
        <w:rPr>
          <w:spacing w:val="-7"/>
          <w:w w:val="110"/>
        </w:rPr>
        <w:t xml:space="preserve"> </w:t>
      </w:r>
      <w:r>
        <w:rPr>
          <w:w w:val="110"/>
        </w:rPr>
        <w:t>R.,</w:t>
      </w:r>
      <w:r>
        <w:rPr>
          <w:spacing w:val="-7"/>
          <w:w w:val="110"/>
        </w:rPr>
        <w:t xml:space="preserve"> </w:t>
      </w:r>
      <w:r>
        <w:rPr>
          <w:w w:val="110"/>
        </w:rPr>
        <w:t>and</w:t>
      </w:r>
      <w:r>
        <w:rPr>
          <w:spacing w:val="-7"/>
          <w:w w:val="110"/>
        </w:rPr>
        <w:t xml:space="preserve"> </w:t>
      </w:r>
      <w:r>
        <w:rPr>
          <w:w w:val="110"/>
        </w:rPr>
        <w:t>Philip</w:t>
      </w:r>
      <w:r>
        <w:rPr>
          <w:spacing w:val="-7"/>
          <w:w w:val="110"/>
        </w:rPr>
        <w:t xml:space="preserve"> </w:t>
      </w:r>
      <w:r>
        <w:rPr>
          <w:w w:val="110"/>
        </w:rPr>
        <w:t>E.</w:t>
      </w:r>
      <w:r>
        <w:rPr>
          <w:spacing w:val="-7"/>
          <w:w w:val="110"/>
        </w:rPr>
        <w:t xml:space="preserve"> </w:t>
      </w:r>
      <w:r>
        <w:rPr>
          <w:w w:val="110"/>
        </w:rPr>
        <w:t>Tetlock.</w:t>
      </w:r>
      <w:r>
        <w:rPr>
          <w:spacing w:val="-7"/>
          <w:w w:val="110"/>
        </w:rPr>
        <w:t xml:space="preserve"> </w:t>
      </w:r>
      <w:r>
        <w:rPr>
          <w:w w:val="110"/>
        </w:rPr>
        <w:t>2004.</w:t>
      </w:r>
      <w:r>
        <w:rPr>
          <w:spacing w:val="-7"/>
          <w:w w:val="110"/>
        </w:rPr>
        <w:t xml:space="preserve"> </w:t>
      </w:r>
      <w:r>
        <w:rPr>
          <w:w w:val="110"/>
        </w:rPr>
        <w:t>“Attributions</w:t>
      </w:r>
      <w:r>
        <w:rPr>
          <w:spacing w:val="-7"/>
          <w:w w:val="110"/>
        </w:rPr>
        <w:t xml:space="preserve"> </w:t>
      </w:r>
      <w:r>
        <w:rPr>
          <w:w w:val="110"/>
        </w:rPr>
        <w:t>of</w:t>
      </w:r>
      <w:r>
        <w:rPr>
          <w:spacing w:val="-7"/>
          <w:w w:val="110"/>
        </w:rPr>
        <w:t xml:space="preserve"> </w:t>
      </w:r>
      <w:r>
        <w:rPr>
          <w:w w:val="110"/>
        </w:rPr>
        <w:t>Implicit</w:t>
      </w:r>
      <w:r>
        <w:rPr>
          <w:spacing w:val="-7"/>
          <w:w w:val="110"/>
        </w:rPr>
        <w:t xml:space="preserve"> </w:t>
      </w:r>
      <w:r>
        <w:rPr>
          <w:w w:val="110"/>
        </w:rPr>
        <w:t>Prejudice,</w:t>
      </w:r>
      <w:r>
        <w:rPr>
          <w:spacing w:val="-7"/>
          <w:w w:val="110"/>
        </w:rPr>
        <w:t xml:space="preserve"> </w:t>
      </w:r>
      <w:r>
        <w:rPr>
          <w:w w:val="110"/>
        </w:rPr>
        <w:t xml:space="preserve">or </w:t>
      </w:r>
      <w:r>
        <w:t xml:space="preserve">"Would Jesse Jackson ’Fail’ the Implicit Association Test?"” </w:t>
      </w:r>
      <w:r>
        <w:rPr>
          <w:i/>
        </w:rPr>
        <w:t xml:space="preserve">Psychological </w:t>
      </w:r>
      <w:ins w:id="996" w:author="Hussain Hadah" w:date="2026-10-25T19:29:00Z" w16du:dateUtc="2026-10-25T23:29:00Z">
        <w:r w:rsidR="00665139">
          <w:rPr>
            <w:i/>
          </w:rPr>
          <w:t>Inquiry</w:t>
        </w:r>
      </w:ins>
      <w:del w:id="997" w:author="Hussain Hadah" w:date="2026-10-25T19:29:00Z" w16du:dateUtc="2026-10-25T23:29:00Z">
        <w:r>
          <w:rPr>
            <w:i/>
          </w:rPr>
          <w:delText>In-</w:delText>
        </w:r>
        <w:r>
          <w:rPr>
            <w:i/>
            <w:w w:val="110"/>
          </w:rPr>
          <w:delText>quiry</w:delText>
        </w:r>
      </w:del>
      <w:r>
        <w:rPr>
          <w:i/>
          <w:spacing w:val="-16"/>
          <w:w w:val="110"/>
        </w:rPr>
        <w:t xml:space="preserve"> </w:t>
      </w:r>
      <w:r>
        <w:rPr>
          <w:w w:val="110"/>
        </w:rPr>
        <w:t>(US)</w:t>
      </w:r>
      <w:r>
        <w:rPr>
          <w:spacing w:val="-16"/>
          <w:w w:val="110"/>
        </w:rPr>
        <w:t xml:space="preserve"> </w:t>
      </w:r>
      <w:r>
        <w:rPr>
          <w:w w:val="110"/>
        </w:rPr>
        <w:t>15</w:t>
      </w:r>
      <w:r>
        <w:rPr>
          <w:spacing w:val="-16"/>
          <w:w w:val="110"/>
        </w:rPr>
        <w:t xml:space="preserve"> </w:t>
      </w:r>
      <w:r>
        <w:rPr>
          <w:w w:val="110"/>
        </w:rPr>
        <w:t>(4):</w:t>
      </w:r>
      <w:r>
        <w:rPr>
          <w:spacing w:val="-16"/>
          <w:w w:val="110"/>
        </w:rPr>
        <w:t xml:space="preserve"> </w:t>
      </w:r>
      <w:r>
        <w:rPr>
          <w:w w:val="110"/>
        </w:rPr>
        <w:t>257–278.</w:t>
      </w:r>
      <w:r>
        <w:rPr>
          <w:spacing w:val="-16"/>
          <w:w w:val="110"/>
        </w:rPr>
        <w:t xml:space="preserve"> </w:t>
      </w:r>
      <w:hyperlink r:id="rId23">
        <w:r w:rsidR="00E746E6">
          <w:rPr>
            <w:color w:val="0000FF"/>
            <w:w w:val="110"/>
          </w:rPr>
          <w:t>https://doi.org/10.1207/s15327965pli1504_01</w:t>
        </w:r>
      </w:hyperlink>
      <w:ins w:id="998" w:author="Hussain Hadah" w:date="2026-10-25T19:29:00Z" w16du:dateUtc="2026-10-25T23:29:00Z">
        <w:r w:rsidR="00665139">
          <w:fldChar w:fldCharType="begin"/>
        </w:r>
        <w:r w:rsidR="00665139">
          <w:instrText>HYPERLINK "https://doi.org/10.1207/s15327965pli1504_01" \h</w:instrText>
        </w:r>
        <w:r w:rsidR="00665139">
          <w:fldChar w:fldCharType="separate"/>
        </w:r>
        <w:r w:rsidR="00665139">
          <w:t>.</w:t>
        </w:r>
        <w:r w:rsidR="00665139">
          <w:fldChar w:fldCharType="end"/>
        </w:r>
      </w:ins>
      <w:del w:id="999" w:author="Hussain Hadah" w:date="2026-10-25T19:29:00Z" w16du:dateUtc="2026-10-25T23:29:00Z">
        <w:r>
          <w:rPr>
            <w:w w:val="110"/>
          </w:rPr>
          <w:delText>.</w:delText>
        </w:r>
      </w:del>
    </w:p>
    <w:p w14:paraId="1EBD5849" w14:textId="77777777" w:rsidR="00E746E6" w:rsidRDefault="00E746E6">
      <w:pPr>
        <w:pStyle w:val="BodyText"/>
        <w:spacing w:line="252" w:lineRule="auto"/>
        <w:jc w:val="both"/>
        <w:rPr>
          <w:del w:id="1000" w:author="Hussain Hadah" w:date="2026-10-25T19:29:00Z" w16du:dateUtc="2026-10-25T23:29:00Z"/>
        </w:rPr>
        <w:sectPr w:rsidR="00E746E6">
          <w:pgSz w:w="12240" w:h="15840"/>
          <w:pgMar w:top="1740" w:right="1440" w:bottom="2460" w:left="1800" w:header="0" w:footer="2279" w:gutter="0"/>
          <w:cols w:space="720"/>
        </w:sectPr>
      </w:pPr>
    </w:p>
    <w:p w14:paraId="60F0B7B8" w14:textId="77777777" w:rsidR="00E746E6" w:rsidRDefault="000245FA">
      <w:pPr>
        <w:pStyle w:val="BodyText"/>
        <w:spacing w:before="96" w:line="252" w:lineRule="auto"/>
        <w:ind w:left="514" w:right="393" w:hanging="479"/>
        <w:jc w:val="both"/>
      </w:pPr>
      <w:bookmarkStart w:id="1001" w:name="_bookmark26"/>
      <w:bookmarkEnd w:id="1001"/>
      <w:r>
        <w:rPr>
          <w:w w:val="105"/>
        </w:rPr>
        <w:lastRenderedPageBreak/>
        <w:t>Atkin, David, Eve Colson-Sihra, and Moses Shayo. 2021. “How Do We Choose</w:t>
      </w:r>
      <w:r>
        <w:rPr>
          <w:spacing w:val="80"/>
          <w:w w:val="105"/>
        </w:rPr>
        <w:t xml:space="preserve"> </w:t>
      </w:r>
      <w:r>
        <w:rPr>
          <w:w w:val="105"/>
        </w:rPr>
        <w:t xml:space="preserve">Our Identity? A Revealed Preference Approach Using Food Consumption.” </w:t>
      </w:r>
      <w:r>
        <w:rPr>
          <w:i/>
          <w:w w:val="105"/>
        </w:rPr>
        <w:t xml:space="preserve">Journal of Political Economy </w:t>
      </w:r>
      <w:r>
        <w:rPr>
          <w:w w:val="105"/>
        </w:rPr>
        <w:t xml:space="preserve">129, no. 4 (April): 1193–1251. </w:t>
      </w:r>
      <w:r w:rsidR="00E746E6">
        <w:fldChar w:fldCharType="begin"/>
      </w:r>
      <w:r w:rsidR="00E746E6">
        <w:instrText>HYPERLINK "https://doi.org/10.1086/712761" \h</w:instrText>
      </w:r>
      <w:r w:rsidR="00E746E6">
        <w:fldChar w:fldCharType="separate"/>
      </w:r>
      <w:r w:rsidR="00E746E6">
        <w:rPr>
          <w:color w:val="0000FF"/>
          <w:w w:val="105"/>
        </w:rPr>
        <w:t>https://doi.org/10</w:t>
      </w:r>
      <w:ins w:id="1002" w:author="Hussain Hadah" w:date="2026-10-25T19:29:00Z" w16du:dateUtc="2026-10-25T23:29:00Z">
        <w:r w:rsidR="00665139">
          <w:rPr>
            <w:color w:val="0000FF"/>
          </w:rPr>
          <w:t xml:space="preserve">. </w:t>
        </w:r>
      </w:ins>
      <w:del w:id="1003" w:author="Hussain Hadah" w:date="2026-10-25T19:29:00Z" w16du:dateUtc="2026-10-25T23:29:00Z">
        <w:r w:rsidR="00E746E6">
          <w:rPr>
            <w:color w:val="0000FF"/>
            <w:w w:val="105"/>
          </w:rPr>
          <w:delText>.</w:delText>
        </w:r>
      </w:del>
      <w:r w:rsidR="00E746E6">
        <w:fldChar w:fldCharType="end"/>
      </w:r>
      <w:del w:id="1004" w:author="Hussain Hadah" w:date="2026-10-25T19:29:00Z" w16du:dateUtc="2026-10-25T23:29:00Z">
        <w:r>
          <w:rPr>
            <w:color w:val="0000FF"/>
            <w:w w:val="105"/>
          </w:rPr>
          <w:delText xml:space="preserve"> </w:delText>
        </w:r>
      </w:del>
      <w:hyperlink r:id="rId24">
        <w:r w:rsidR="00E746E6">
          <w:rPr>
            <w:color w:val="0000FF"/>
            <w:spacing w:val="-2"/>
            <w:w w:val="105"/>
          </w:rPr>
          <w:t>1086/712761</w:t>
        </w:r>
      </w:hyperlink>
      <w:ins w:id="1005" w:author="Hussain Hadah" w:date="2026-10-25T19:29:00Z" w16du:dateUtc="2026-10-25T23:29:00Z">
        <w:r w:rsidR="00665139">
          <w:fldChar w:fldCharType="begin"/>
        </w:r>
        <w:r w:rsidR="00665139">
          <w:instrText>HYPERLINK "https://doi.org/10.1086/712761" \h</w:instrText>
        </w:r>
        <w:r w:rsidR="00665139">
          <w:fldChar w:fldCharType="separate"/>
        </w:r>
        <w:r w:rsidR="00665139">
          <w:t>.</w:t>
        </w:r>
        <w:r w:rsidR="00665139">
          <w:fldChar w:fldCharType="end"/>
        </w:r>
      </w:ins>
      <w:del w:id="1006" w:author="Hussain Hadah" w:date="2026-10-25T19:29:00Z" w16du:dateUtc="2026-10-25T23:29:00Z">
        <w:r>
          <w:rPr>
            <w:spacing w:val="-2"/>
            <w:w w:val="105"/>
          </w:rPr>
          <w:delText>.</w:delText>
        </w:r>
      </w:del>
    </w:p>
    <w:p w14:paraId="0DC4E776" w14:textId="77777777" w:rsidR="00E746E6" w:rsidRDefault="000245FA">
      <w:pPr>
        <w:pStyle w:val="BodyText"/>
        <w:spacing w:before="96" w:line="252" w:lineRule="auto"/>
        <w:ind w:left="514" w:right="393" w:hanging="479"/>
        <w:jc w:val="both"/>
      </w:pPr>
      <w:bookmarkStart w:id="1007" w:name="_bookmark27"/>
      <w:bookmarkEnd w:id="1007"/>
      <w:r>
        <w:rPr>
          <w:w w:val="110"/>
        </w:rPr>
        <w:t>Bertrand,</w:t>
      </w:r>
      <w:r>
        <w:rPr>
          <w:spacing w:val="-9"/>
          <w:w w:val="110"/>
        </w:rPr>
        <w:t xml:space="preserve"> </w:t>
      </w:r>
      <w:r>
        <w:rPr>
          <w:w w:val="110"/>
        </w:rPr>
        <w:t>Marianne,</w:t>
      </w:r>
      <w:r>
        <w:rPr>
          <w:spacing w:val="-9"/>
          <w:w w:val="110"/>
        </w:rPr>
        <w:t xml:space="preserve"> </w:t>
      </w:r>
      <w:r>
        <w:rPr>
          <w:w w:val="110"/>
        </w:rPr>
        <w:t>and</w:t>
      </w:r>
      <w:r>
        <w:rPr>
          <w:spacing w:val="-9"/>
          <w:w w:val="110"/>
        </w:rPr>
        <w:t xml:space="preserve"> </w:t>
      </w:r>
      <w:r>
        <w:rPr>
          <w:w w:val="110"/>
        </w:rPr>
        <w:t>Sendhil</w:t>
      </w:r>
      <w:r>
        <w:rPr>
          <w:spacing w:val="-9"/>
          <w:w w:val="110"/>
        </w:rPr>
        <w:t xml:space="preserve"> </w:t>
      </w:r>
      <w:r>
        <w:rPr>
          <w:w w:val="110"/>
        </w:rPr>
        <w:t>Mullainathan.</w:t>
      </w:r>
      <w:r>
        <w:rPr>
          <w:spacing w:val="-9"/>
          <w:w w:val="110"/>
        </w:rPr>
        <w:t xml:space="preserve"> </w:t>
      </w:r>
      <w:r>
        <w:rPr>
          <w:w w:val="110"/>
        </w:rPr>
        <w:t>2004.</w:t>
      </w:r>
      <w:r>
        <w:rPr>
          <w:spacing w:val="-9"/>
          <w:w w:val="110"/>
        </w:rPr>
        <w:t xml:space="preserve"> </w:t>
      </w:r>
      <w:r>
        <w:rPr>
          <w:w w:val="110"/>
        </w:rPr>
        <w:t>“Are</w:t>
      </w:r>
      <w:r>
        <w:rPr>
          <w:spacing w:val="-9"/>
          <w:w w:val="110"/>
        </w:rPr>
        <w:t xml:space="preserve"> </w:t>
      </w:r>
      <w:r>
        <w:rPr>
          <w:w w:val="110"/>
        </w:rPr>
        <w:t>Emily</w:t>
      </w:r>
      <w:r>
        <w:rPr>
          <w:spacing w:val="-9"/>
          <w:w w:val="110"/>
        </w:rPr>
        <w:t xml:space="preserve"> </w:t>
      </w:r>
      <w:r>
        <w:rPr>
          <w:w w:val="110"/>
        </w:rPr>
        <w:t>and</w:t>
      </w:r>
      <w:r>
        <w:rPr>
          <w:spacing w:val="-9"/>
          <w:w w:val="110"/>
        </w:rPr>
        <w:t xml:space="preserve"> </w:t>
      </w:r>
      <w:r>
        <w:rPr>
          <w:w w:val="110"/>
        </w:rPr>
        <w:t>Greg</w:t>
      </w:r>
      <w:r>
        <w:rPr>
          <w:spacing w:val="-9"/>
          <w:w w:val="110"/>
        </w:rPr>
        <w:t xml:space="preserve"> </w:t>
      </w:r>
      <w:r>
        <w:rPr>
          <w:w w:val="110"/>
        </w:rPr>
        <w:t xml:space="preserve">More Employable Than Lakisha and Jamal? A Field Experiment on Labor Market </w:t>
      </w:r>
      <w:r>
        <w:t xml:space="preserve">Discrimination.” </w:t>
      </w:r>
      <w:r>
        <w:rPr>
          <w:i/>
        </w:rPr>
        <w:t xml:space="preserve">American Economic Review </w:t>
      </w:r>
      <w:r>
        <w:t>94, no. 4 (September): 991–1013.</w:t>
      </w:r>
      <w:del w:id="1008" w:author="Hussain Hadah" w:date="2026-10-25T19:29:00Z" w16du:dateUtc="2026-10-25T23:29:00Z">
        <w:r>
          <w:delText xml:space="preserve"> </w:delText>
        </w:r>
        <w:r w:rsidR="00E746E6">
          <w:fldChar w:fldCharType="begin"/>
        </w:r>
        <w:r w:rsidR="00E746E6">
          <w:delInstrText>HYPERLINK "https://doi.org/10.1257/0002828042002561" \h</w:delInstrText>
        </w:r>
        <w:r w:rsidR="00E746E6">
          <w:fldChar w:fldCharType="separate"/>
        </w:r>
        <w:r w:rsidR="00E746E6">
          <w:rPr>
            <w:color w:val="0000FF"/>
            <w:spacing w:val="-2"/>
            <w:w w:val="110"/>
          </w:rPr>
          <w:delText>https://doi.org/10.1257/0002828042002561</w:delText>
        </w:r>
        <w:r w:rsidR="00E746E6">
          <w:fldChar w:fldCharType="end"/>
        </w:r>
        <w:r>
          <w:rPr>
            <w:spacing w:val="-2"/>
            <w:w w:val="110"/>
          </w:rPr>
          <w:delText>.</w:delText>
        </w:r>
      </w:del>
    </w:p>
    <w:bookmarkStart w:id="1009" w:name="_bookmark28"/>
    <w:bookmarkEnd w:id="1009"/>
    <w:p w14:paraId="6EEC9FFD" w14:textId="77777777" w:rsidR="00EC5473" w:rsidRDefault="00665139">
      <w:pPr>
        <w:spacing w:after="86" w:line="248" w:lineRule="auto"/>
        <w:ind w:left="473" w:right="367" w:hanging="10"/>
        <w:rPr>
          <w:ins w:id="1010" w:author="Hussain Hadah" w:date="2026-10-25T19:29:00Z" w16du:dateUtc="2026-10-25T23:29:00Z"/>
        </w:rPr>
      </w:pPr>
      <w:ins w:id="1011" w:author="Hussain Hadah" w:date="2026-10-25T19:29:00Z" w16du:dateUtc="2026-10-25T23:29:00Z">
        <w:r>
          <w:fldChar w:fldCharType="begin"/>
        </w:r>
        <w:r>
          <w:instrText>HYPERLINK "https://doi.org/10.1257/0002828042002561" \h</w:instrText>
        </w:r>
        <w:r>
          <w:fldChar w:fldCharType="separate"/>
        </w:r>
        <w:r>
          <w:rPr>
            <w:color w:val="0000FF"/>
          </w:rPr>
          <w:t>https://doi.org/10.1257/0002828042002561</w:t>
        </w:r>
        <w:r>
          <w:fldChar w:fldCharType="end"/>
        </w:r>
        <w:r>
          <w:fldChar w:fldCharType="begin"/>
        </w:r>
        <w:r>
          <w:instrText>HYPERLINK "https://doi.org/10.1257/0002828042002561" \h</w:instrText>
        </w:r>
        <w:r>
          <w:fldChar w:fldCharType="separate"/>
        </w:r>
        <w:r>
          <w:t>.</w:t>
        </w:r>
        <w:r>
          <w:fldChar w:fldCharType="end"/>
        </w:r>
      </w:ins>
    </w:p>
    <w:p w14:paraId="55F056A2" w14:textId="77777777" w:rsidR="00E746E6" w:rsidRDefault="000245FA">
      <w:pPr>
        <w:pStyle w:val="BodyText"/>
        <w:spacing w:before="96" w:line="252" w:lineRule="auto"/>
        <w:ind w:left="514" w:right="393" w:hanging="479"/>
        <w:jc w:val="both"/>
      </w:pPr>
      <w:r>
        <w:rPr>
          <w:w w:val="110"/>
        </w:rPr>
        <w:t>Bordalo,</w:t>
      </w:r>
      <w:r>
        <w:rPr>
          <w:spacing w:val="-15"/>
          <w:w w:val="110"/>
        </w:rPr>
        <w:t xml:space="preserve"> </w:t>
      </w:r>
      <w:r>
        <w:rPr>
          <w:w w:val="110"/>
        </w:rPr>
        <w:t>Pedro,</w:t>
      </w:r>
      <w:r>
        <w:rPr>
          <w:spacing w:val="-15"/>
          <w:w w:val="110"/>
        </w:rPr>
        <w:t xml:space="preserve"> </w:t>
      </w:r>
      <w:r>
        <w:rPr>
          <w:w w:val="110"/>
        </w:rPr>
        <w:t>Katherine</w:t>
      </w:r>
      <w:r>
        <w:rPr>
          <w:spacing w:val="-15"/>
          <w:w w:val="110"/>
        </w:rPr>
        <w:t xml:space="preserve"> </w:t>
      </w:r>
      <w:r>
        <w:rPr>
          <w:w w:val="110"/>
        </w:rPr>
        <w:t>Coffman,</w:t>
      </w:r>
      <w:r>
        <w:rPr>
          <w:spacing w:val="-15"/>
          <w:w w:val="110"/>
        </w:rPr>
        <w:t xml:space="preserve"> </w:t>
      </w:r>
      <w:r>
        <w:rPr>
          <w:w w:val="110"/>
        </w:rPr>
        <w:t>Nicola</w:t>
      </w:r>
      <w:r>
        <w:rPr>
          <w:spacing w:val="-15"/>
          <w:w w:val="110"/>
        </w:rPr>
        <w:t xml:space="preserve"> </w:t>
      </w:r>
      <w:r>
        <w:rPr>
          <w:w w:val="110"/>
        </w:rPr>
        <w:t>Gennaioli,</w:t>
      </w:r>
      <w:r>
        <w:rPr>
          <w:spacing w:val="-15"/>
          <w:w w:val="110"/>
        </w:rPr>
        <w:t xml:space="preserve"> </w:t>
      </w:r>
      <w:r>
        <w:rPr>
          <w:w w:val="110"/>
        </w:rPr>
        <w:t>and</w:t>
      </w:r>
      <w:r>
        <w:rPr>
          <w:spacing w:val="-15"/>
          <w:w w:val="110"/>
        </w:rPr>
        <w:t xml:space="preserve"> </w:t>
      </w:r>
      <w:r>
        <w:rPr>
          <w:w w:val="110"/>
        </w:rPr>
        <w:t>Andrei</w:t>
      </w:r>
      <w:r>
        <w:rPr>
          <w:spacing w:val="-15"/>
          <w:w w:val="110"/>
        </w:rPr>
        <w:t xml:space="preserve"> </w:t>
      </w:r>
      <w:r>
        <w:rPr>
          <w:w w:val="110"/>
        </w:rPr>
        <w:t>Shleifer.</w:t>
      </w:r>
      <w:r>
        <w:rPr>
          <w:spacing w:val="-14"/>
          <w:w w:val="110"/>
        </w:rPr>
        <w:t xml:space="preserve"> </w:t>
      </w:r>
      <w:r>
        <w:rPr>
          <w:w w:val="110"/>
        </w:rPr>
        <w:t xml:space="preserve">2016. </w:t>
      </w:r>
      <w:r>
        <w:t xml:space="preserve">“Stereotypes*.” </w:t>
      </w:r>
      <w:r>
        <w:rPr>
          <w:i/>
        </w:rPr>
        <w:t xml:space="preserve">The Quarterly Journal of Economics </w:t>
      </w:r>
      <w:r>
        <w:t xml:space="preserve">131, no. 4 (November 1, </w:t>
      </w:r>
      <w:r>
        <w:rPr>
          <w:w w:val="110"/>
        </w:rPr>
        <w:t xml:space="preserve">2016): 1753–1794. </w:t>
      </w:r>
      <w:hyperlink r:id="rId25">
        <w:r w:rsidR="00E746E6">
          <w:rPr>
            <w:color w:val="0000FF"/>
            <w:w w:val="110"/>
          </w:rPr>
          <w:t>https://doi.org/10.1093/qje/qjw029</w:t>
        </w:r>
      </w:hyperlink>
      <w:ins w:id="1012" w:author="Hussain Hadah" w:date="2026-10-25T19:29:00Z" w16du:dateUtc="2026-10-25T23:29:00Z">
        <w:r w:rsidR="00665139">
          <w:fldChar w:fldCharType="begin"/>
        </w:r>
        <w:r w:rsidR="00665139">
          <w:instrText>HYPERLINK "https://doi.org/10.1093/qje/qjw029" \h</w:instrText>
        </w:r>
        <w:r w:rsidR="00665139">
          <w:fldChar w:fldCharType="separate"/>
        </w:r>
        <w:r w:rsidR="00665139">
          <w:t>.</w:t>
        </w:r>
        <w:r w:rsidR="00665139">
          <w:fldChar w:fldCharType="end"/>
        </w:r>
      </w:ins>
      <w:del w:id="1013" w:author="Hussain Hadah" w:date="2026-10-25T19:29:00Z" w16du:dateUtc="2026-10-25T23:29:00Z">
        <w:r>
          <w:rPr>
            <w:w w:val="110"/>
          </w:rPr>
          <w:delText>.</w:delText>
        </w:r>
      </w:del>
    </w:p>
    <w:p w14:paraId="00386A9C" w14:textId="77777777" w:rsidR="00E746E6" w:rsidRDefault="000245FA">
      <w:pPr>
        <w:spacing w:before="97" w:line="252" w:lineRule="auto"/>
        <w:ind w:left="514" w:right="12" w:hanging="479"/>
        <w:rPr>
          <w:sz w:val="24"/>
        </w:rPr>
      </w:pPr>
      <w:bookmarkStart w:id="1014" w:name="_bookmark29"/>
      <w:bookmarkEnd w:id="1014"/>
      <w:r>
        <w:rPr>
          <w:w w:val="106"/>
          <w:sz w:val="24"/>
        </w:rPr>
        <w:t>Bu</w:t>
      </w:r>
      <w:r>
        <w:rPr>
          <w:spacing w:val="-5"/>
          <w:w w:val="106"/>
          <w:sz w:val="24"/>
        </w:rPr>
        <w:t>r</w:t>
      </w:r>
      <w:r>
        <w:rPr>
          <w:w w:val="113"/>
          <w:sz w:val="24"/>
        </w:rPr>
        <w:t>eau</w:t>
      </w:r>
      <w:r>
        <w:rPr>
          <w:spacing w:val="-15"/>
          <w:sz w:val="24"/>
        </w:rPr>
        <w:t xml:space="preserve"> </w:t>
      </w:r>
      <w:r>
        <w:rPr>
          <w:w w:val="105"/>
          <w:sz w:val="24"/>
        </w:rPr>
        <w:t>of</w:t>
      </w:r>
      <w:r>
        <w:rPr>
          <w:spacing w:val="-15"/>
          <w:sz w:val="24"/>
        </w:rPr>
        <w:t xml:space="preserve"> </w:t>
      </w:r>
      <w:r>
        <w:rPr>
          <w:w w:val="106"/>
          <w:sz w:val="24"/>
        </w:rPr>
        <w:t>Justice</w:t>
      </w:r>
      <w:r>
        <w:rPr>
          <w:spacing w:val="-15"/>
          <w:sz w:val="24"/>
        </w:rPr>
        <w:t xml:space="preserve"> </w:t>
      </w:r>
      <w:r>
        <w:rPr>
          <w:w w:val="106"/>
          <w:sz w:val="24"/>
        </w:rPr>
        <w:t>Statistics.</w:t>
      </w:r>
      <w:r>
        <w:rPr>
          <w:spacing w:val="-15"/>
          <w:sz w:val="24"/>
        </w:rPr>
        <w:t xml:space="preserve"> </w:t>
      </w:r>
      <w:r>
        <w:rPr>
          <w:w w:val="99"/>
          <w:sz w:val="24"/>
        </w:rPr>
        <w:t>2023.</w:t>
      </w:r>
      <w:r>
        <w:rPr>
          <w:spacing w:val="-15"/>
          <w:sz w:val="24"/>
        </w:rPr>
        <w:t xml:space="preserve"> </w:t>
      </w:r>
      <w:r>
        <w:rPr>
          <w:i/>
          <w:w w:val="102"/>
          <w:sz w:val="24"/>
        </w:rPr>
        <w:t>Uniform</w:t>
      </w:r>
      <w:r>
        <w:rPr>
          <w:i/>
          <w:spacing w:val="-15"/>
          <w:sz w:val="24"/>
        </w:rPr>
        <w:t xml:space="preserve"> </w:t>
      </w:r>
      <w:r>
        <w:rPr>
          <w:i/>
          <w:w w:val="99"/>
          <w:sz w:val="24"/>
        </w:rPr>
        <w:t>Crime</w:t>
      </w:r>
      <w:r>
        <w:rPr>
          <w:i/>
          <w:spacing w:val="-15"/>
          <w:sz w:val="24"/>
        </w:rPr>
        <w:t xml:space="preserve"> </w:t>
      </w:r>
      <w:r>
        <w:rPr>
          <w:i/>
          <w:w w:val="101"/>
          <w:sz w:val="24"/>
        </w:rPr>
        <w:t>Reporting</w:t>
      </w:r>
      <w:r>
        <w:rPr>
          <w:i/>
          <w:spacing w:val="-15"/>
          <w:sz w:val="24"/>
        </w:rPr>
        <w:t xml:space="preserve"> </w:t>
      </w:r>
      <w:r>
        <w:rPr>
          <w:i/>
          <w:w w:val="99"/>
          <w:sz w:val="24"/>
        </w:rPr>
        <w:t>P</w:t>
      </w:r>
      <w:r>
        <w:rPr>
          <w:i/>
          <w:spacing w:val="-5"/>
          <w:w w:val="99"/>
          <w:sz w:val="24"/>
        </w:rPr>
        <w:t>r</w:t>
      </w:r>
      <w:r>
        <w:rPr>
          <w:i/>
          <w:w w:val="97"/>
          <w:sz w:val="24"/>
        </w:rPr>
        <w:t>ogram</w:t>
      </w:r>
      <w:r>
        <w:rPr>
          <w:i/>
          <w:spacing w:val="-15"/>
          <w:sz w:val="24"/>
        </w:rPr>
        <w:t xml:space="preserve"> </w:t>
      </w:r>
      <w:r>
        <w:rPr>
          <w:i/>
          <w:w w:val="99"/>
          <w:sz w:val="24"/>
        </w:rPr>
        <w:t>Data</w:t>
      </w:r>
      <w:r>
        <w:rPr>
          <w:i/>
          <w:spacing w:val="-15"/>
          <w:sz w:val="24"/>
        </w:rPr>
        <w:t xml:space="preserve"> </w:t>
      </w:r>
      <w:r>
        <w:rPr>
          <w:i/>
          <w:w w:val="97"/>
          <w:sz w:val="24"/>
        </w:rPr>
        <w:t>Series</w:t>
      </w:r>
      <w:r>
        <w:rPr>
          <w:i/>
          <w:spacing w:val="-15"/>
          <w:sz w:val="24"/>
        </w:rPr>
        <w:t xml:space="preserve"> </w:t>
      </w:r>
      <w:r>
        <w:rPr>
          <w:i/>
          <w:spacing w:val="-2"/>
          <w:w w:val="96"/>
          <w:sz w:val="24"/>
        </w:rPr>
        <w:t>[Dataset].</w:t>
      </w:r>
      <w:del w:id="1015" w:author="Hussain Hadah" w:date="2026-10-25T19:29:00Z" w16du:dateUtc="2026-10-25T23:29:00Z">
        <w:r>
          <w:rPr>
            <w:i/>
            <w:w w:val="96"/>
            <w:sz w:val="24"/>
          </w:rPr>
          <w:delText xml:space="preserve"> </w:delText>
        </w:r>
        <w:r w:rsidR="00E746E6">
          <w:fldChar w:fldCharType="begin"/>
        </w:r>
        <w:r w:rsidR="00E746E6">
          <w:delInstrText>HYPERLINK "https://catalog.data.gov/dataset/uniform-crime-reporting-program-data-series-16edb" \h</w:delInstrText>
        </w:r>
        <w:r w:rsidR="00E746E6">
          <w:fldChar w:fldCharType="separate"/>
        </w:r>
        <w:r w:rsidR="00E746E6">
          <w:rPr>
            <w:color w:val="0000FF"/>
            <w:w w:val="115"/>
            <w:sz w:val="24"/>
          </w:rPr>
          <w:delText>http</w:delText>
        </w:r>
        <w:r w:rsidR="00E746E6">
          <w:rPr>
            <w:color w:val="0000FF"/>
            <w:spacing w:val="5"/>
            <w:w w:val="115"/>
            <w:sz w:val="24"/>
          </w:rPr>
          <w:delText>s</w:delText>
        </w:r>
        <w:r w:rsidR="00E746E6">
          <w:rPr>
            <w:color w:val="0000FF"/>
            <w:spacing w:val="5"/>
            <w:w w:val="89"/>
            <w:sz w:val="24"/>
          </w:rPr>
          <w:delText>:</w:delText>
        </w:r>
        <w:r w:rsidR="00E746E6">
          <w:rPr>
            <w:color w:val="0000FF"/>
            <w:spacing w:val="5"/>
            <w:w w:val="217"/>
            <w:sz w:val="24"/>
          </w:rPr>
          <w:delText>//</w:delText>
        </w:r>
        <w:r w:rsidR="00E746E6">
          <w:rPr>
            <w:color w:val="0000FF"/>
            <w:w w:val="109"/>
            <w:sz w:val="24"/>
          </w:rPr>
          <w:delText>catalo</w:delText>
        </w:r>
        <w:r w:rsidR="00E746E6">
          <w:rPr>
            <w:color w:val="0000FF"/>
            <w:spacing w:val="5"/>
            <w:w w:val="109"/>
            <w:sz w:val="24"/>
          </w:rPr>
          <w:delText>g</w:delText>
        </w:r>
        <w:r w:rsidR="00E746E6">
          <w:rPr>
            <w:color w:val="0000FF"/>
            <w:spacing w:val="5"/>
            <w:w w:val="99"/>
            <w:sz w:val="24"/>
          </w:rPr>
          <w:delText>.</w:delText>
        </w:r>
        <w:r w:rsidR="00E746E6">
          <w:rPr>
            <w:color w:val="0000FF"/>
            <w:w w:val="115"/>
            <w:sz w:val="24"/>
          </w:rPr>
          <w:delText>dat</w:delText>
        </w:r>
        <w:r w:rsidR="00E746E6">
          <w:rPr>
            <w:color w:val="0000FF"/>
            <w:spacing w:val="5"/>
            <w:w w:val="115"/>
            <w:sz w:val="24"/>
          </w:rPr>
          <w:delText>a</w:delText>
        </w:r>
        <w:r w:rsidR="00E746E6">
          <w:rPr>
            <w:color w:val="0000FF"/>
            <w:spacing w:val="5"/>
            <w:w w:val="99"/>
            <w:sz w:val="24"/>
          </w:rPr>
          <w:delText>.</w:delText>
        </w:r>
        <w:r w:rsidR="00E746E6">
          <w:rPr>
            <w:color w:val="0000FF"/>
            <w:w w:val="110"/>
            <w:sz w:val="24"/>
          </w:rPr>
          <w:delText>go</w:delText>
        </w:r>
        <w:r w:rsidR="00E746E6">
          <w:rPr>
            <w:color w:val="0000FF"/>
            <w:spacing w:val="5"/>
            <w:w w:val="110"/>
            <w:sz w:val="24"/>
          </w:rPr>
          <w:delText>v</w:delText>
        </w:r>
        <w:r w:rsidR="00E746E6">
          <w:rPr>
            <w:color w:val="0000FF"/>
            <w:spacing w:val="5"/>
            <w:w w:val="217"/>
            <w:sz w:val="24"/>
          </w:rPr>
          <w:delText>/</w:delText>
        </w:r>
        <w:r w:rsidR="00E746E6">
          <w:rPr>
            <w:color w:val="0000FF"/>
            <w:w w:val="113"/>
            <w:sz w:val="24"/>
          </w:rPr>
          <w:delText>datase</w:delText>
        </w:r>
        <w:r w:rsidR="00E746E6">
          <w:rPr>
            <w:color w:val="0000FF"/>
            <w:spacing w:val="5"/>
            <w:w w:val="113"/>
            <w:sz w:val="24"/>
          </w:rPr>
          <w:delText>t</w:delText>
        </w:r>
        <w:r w:rsidR="00E746E6">
          <w:rPr>
            <w:color w:val="0000FF"/>
            <w:spacing w:val="5"/>
            <w:w w:val="217"/>
            <w:sz w:val="24"/>
          </w:rPr>
          <w:delText>/</w:delText>
        </w:r>
        <w:r w:rsidR="00E746E6">
          <w:rPr>
            <w:color w:val="0000FF"/>
            <w:w w:val="112"/>
            <w:sz w:val="24"/>
          </w:rPr>
          <w:delText>unifor</w:delText>
        </w:r>
        <w:r w:rsidR="00E746E6">
          <w:rPr>
            <w:color w:val="0000FF"/>
            <w:spacing w:val="5"/>
            <w:w w:val="112"/>
            <w:sz w:val="24"/>
          </w:rPr>
          <w:delText>m</w:delText>
        </w:r>
        <w:r w:rsidR="00E746E6">
          <w:rPr>
            <w:color w:val="0000FF"/>
            <w:spacing w:val="15"/>
            <w:w w:val="99"/>
            <w:sz w:val="24"/>
          </w:rPr>
          <w:delText>-</w:delText>
        </w:r>
        <w:r w:rsidR="00E746E6">
          <w:rPr>
            <w:color w:val="0000FF"/>
            <w:w w:val="109"/>
            <w:sz w:val="24"/>
          </w:rPr>
          <w:delText>crim</w:delText>
        </w:r>
        <w:r w:rsidR="00E746E6">
          <w:rPr>
            <w:color w:val="0000FF"/>
            <w:spacing w:val="5"/>
            <w:w w:val="109"/>
            <w:sz w:val="24"/>
          </w:rPr>
          <w:delText>e</w:delText>
        </w:r>
        <w:r w:rsidR="00E746E6">
          <w:rPr>
            <w:color w:val="0000FF"/>
            <w:spacing w:val="15"/>
            <w:w w:val="99"/>
            <w:sz w:val="24"/>
          </w:rPr>
          <w:delText>-</w:delText>
        </w:r>
        <w:r w:rsidR="00E746E6">
          <w:rPr>
            <w:color w:val="0000FF"/>
            <w:w w:val="113"/>
            <w:sz w:val="24"/>
          </w:rPr>
          <w:delText>reportin</w:delText>
        </w:r>
        <w:r w:rsidR="00E746E6">
          <w:rPr>
            <w:color w:val="0000FF"/>
            <w:spacing w:val="5"/>
            <w:w w:val="113"/>
            <w:sz w:val="24"/>
          </w:rPr>
          <w:delText>g</w:delText>
        </w:r>
        <w:r w:rsidR="00E746E6">
          <w:rPr>
            <w:color w:val="0000FF"/>
            <w:spacing w:val="15"/>
            <w:w w:val="99"/>
            <w:sz w:val="24"/>
          </w:rPr>
          <w:delText>-</w:delText>
        </w:r>
        <w:r w:rsidR="00E746E6">
          <w:rPr>
            <w:color w:val="0000FF"/>
            <w:w w:val="113"/>
            <w:sz w:val="24"/>
          </w:rPr>
          <w:delText>progra</w:delText>
        </w:r>
        <w:r w:rsidR="00E746E6">
          <w:rPr>
            <w:color w:val="0000FF"/>
            <w:spacing w:val="5"/>
            <w:w w:val="113"/>
            <w:sz w:val="24"/>
          </w:rPr>
          <w:delText>m</w:delText>
        </w:r>
        <w:r w:rsidR="00E746E6">
          <w:rPr>
            <w:color w:val="0000FF"/>
            <w:spacing w:val="15"/>
            <w:w w:val="99"/>
            <w:sz w:val="24"/>
          </w:rPr>
          <w:delText>-</w:delText>
        </w:r>
        <w:r w:rsidR="00E746E6">
          <w:rPr>
            <w:color w:val="0000FF"/>
            <w:w w:val="115"/>
            <w:sz w:val="24"/>
          </w:rPr>
          <w:delText>dat</w:delText>
        </w:r>
        <w:r w:rsidR="00E746E6">
          <w:rPr>
            <w:color w:val="0000FF"/>
            <w:spacing w:val="5"/>
            <w:w w:val="115"/>
            <w:sz w:val="24"/>
          </w:rPr>
          <w:delText>a</w:delText>
        </w:r>
        <w:r w:rsidR="00E746E6">
          <w:rPr>
            <w:color w:val="0000FF"/>
            <w:w w:val="99"/>
            <w:sz w:val="24"/>
          </w:rPr>
          <w:delText>-</w:delText>
        </w:r>
        <w:r w:rsidR="00E746E6">
          <w:fldChar w:fldCharType="end"/>
        </w:r>
        <w:r w:rsidR="00E746E6">
          <w:fldChar w:fldCharType="begin"/>
        </w:r>
        <w:r w:rsidR="00E746E6">
          <w:delInstrText>HYPERLINK "https://catalog.data.gov/dataset/uniform-crime-reporting-program-data-series-16edb" \h</w:delInstrText>
        </w:r>
        <w:r w:rsidR="00E746E6">
          <w:fldChar w:fldCharType="separate"/>
        </w:r>
        <w:r w:rsidR="00E746E6">
          <w:rPr>
            <w:color w:val="0000FF"/>
            <w:w w:val="107"/>
            <w:sz w:val="24"/>
          </w:rPr>
          <w:delText>series</w:delText>
        </w:r>
        <w:r w:rsidR="00E746E6">
          <w:rPr>
            <w:color w:val="0000FF"/>
            <w:spacing w:val="10"/>
            <w:w w:val="107"/>
            <w:sz w:val="24"/>
          </w:rPr>
          <w:delText>-</w:delText>
        </w:r>
        <w:r w:rsidR="00E746E6">
          <w:rPr>
            <w:color w:val="0000FF"/>
            <w:w w:val="107"/>
            <w:sz w:val="24"/>
          </w:rPr>
          <w:delText>16edb</w:delText>
        </w:r>
        <w:r w:rsidR="00E746E6">
          <w:fldChar w:fldCharType="end"/>
        </w:r>
        <w:r>
          <w:rPr>
            <w:w w:val="99"/>
            <w:sz w:val="24"/>
          </w:rPr>
          <w:delText>.</w:delText>
        </w:r>
      </w:del>
    </w:p>
    <w:bookmarkStart w:id="1016" w:name="_bookmark30"/>
    <w:bookmarkEnd w:id="1016"/>
    <w:p w14:paraId="37E462D8" w14:textId="77777777" w:rsidR="00EC5473" w:rsidRDefault="00665139">
      <w:pPr>
        <w:spacing w:after="86" w:line="248" w:lineRule="auto"/>
        <w:ind w:left="473" w:right="367" w:hanging="10"/>
        <w:rPr>
          <w:ins w:id="1017" w:author="Hussain Hadah" w:date="2026-10-25T19:29:00Z" w16du:dateUtc="2026-10-25T23:29:00Z"/>
        </w:rPr>
      </w:pPr>
      <w:ins w:id="1018" w:author="Hussain Hadah" w:date="2026-10-25T19:29:00Z" w16du:dateUtc="2026-10-25T23:29:00Z">
        <w:r>
          <w:fldChar w:fldCharType="begin"/>
        </w:r>
        <w:r>
          <w:instrText>HYPERLINK "https://catalog.data.gov/dataset/uniform-crime-reporting-program-data-series-16edb" \h</w:instrText>
        </w:r>
        <w:r>
          <w:fldChar w:fldCharType="separate"/>
        </w:r>
        <w:r>
          <w:rPr>
            <w:color w:val="0000FF"/>
          </w:rPr>
          <w:t>https://catalog.data.gov/dataset/uniform-crime-reporting-program-data</w:t>
        </w:r>
        <w:r>
          <w:fldChar w:fldCharType="end"/>
        </w:r>
        <w:r>
          <w:fldChar w:fldCharType="begin"/>
        </w:r>
        <w:r>
          <w:instrText>HYPERLINK "https://catalog.data.gov/dataset/uniform-crime-reporting-program-data-series-16edb" \h</w:instrText>
        </w:r>
        <w:r>
          <w:fldChar w:fldCharType="separate"/>
        </w:r>
        <w:r>
          <w:rPr>
            <w:color w:val="0000FF"/>
          </w:rPr>
          <w:t>series-16edb</w:t>
        </w:r>
        <w:r>
          <w:fldChar w:fldCharType="end"/>
        </w:r>
        <w:r>
          <w:fldChar w:fldCharType="begin"/>
        </w:r>
        <w:r>
          <w:instrText>HYPERLINK "https://catalog.data.gov/dataset/uniform-crime-reporting-program-data-series-16edb" \h</w:instrText>
        </w:r>
        <w:r>
          <w:fldChar w:fldCharType="separate"/>
        </w:r>
        <w:r>
          <w:t>.</w:t>
        </w:r>
        <w:r>
          <w:fldChar w:fldCharType="end"/>
        </w:r>
      </w:ins>
    </w:p>
    <w:p w14:paraId="0F5E896A" w14:textId="77777777" w:rsidR="00E746E6" w:rsidRDefault="000245FA">
      <w:pPr>
        <w:pStyle w:val="BodyText"/>
        <w:spacing w:before="97" w:line="252" w:lineRule="auto"/>
        <w:ind w:left="514" w:right="393" w:hanging="479"/>
        <w:jc w:val="both"/>
      </w:pPr>
      <w:r>
        <w:rPr>
          <w:w w:val="105"/>
        </w:rPr>
        <w:t xml:space="preserve">Bursztyn, Leonardo, Thomas Chaney, Tarek A. Hassan, and Aakash Rao. 2022. “The Immigrant Next Door: Long-Term Contact, Generosity, and Prejudice.” Pre-published, March 31, 2022. SSRN Scholarly Paper. </w:t>
      </w:r>
      <w:r w:rsidR="00E746E6">
        <w:fldChar w:fldCharType="begin"/>
      </w:r>
      <w:r w:rsidR="00E746E6">
        <w:instrText>HYPERLINK "https://doi.org/10.2139/ssrn.3781974" \h</w:instrText>
      </w:r>
      <w:r w:rsidR="00E746E6">
        <w:fldChar w:fldCharType="separate"/>
      </w:r>
      <w:r w:rsidR="00E746E6">
        <w:rPr>
          <w:color w:val="0000FF"/>
          <w:w w:val="105"/>
        </w:rPr>
        <w:t>https://doi.org/10</w:t>
      </w:r>
      <w:ins w:id="1019" w:author="Hussain Hadah" w:date="2026-10-25T19:29:00Z" w16du:dateUtc="2026-10-25T23:29:00Z">
        <w:r w:rsidR="00665139">
          <w:rPr>
            <w:color w:val="0000FF"/>
          </w:rPr>
          <w:t xml:space="preserve">. </w:t>
        </w:r>
      </w:ins>
      <w:del w:id="1020" w:author="Hussain Hadah" w:date="2026-10-25T19:29:00Z" w16du:dateUtc="2026-10-25T23:29:00Z">
        <w:r w:rsidR="00E746E6">
          <w:rPr>
            <w:color w:val="0000FF"/>
            <w:w w:val="105"/>
          </w:rPr>
          <w:delText>.</w:delText>
        </w:r>
      </w:del>
      <w:r w:rsidR="00E746E6">
        <w:fldChar w:fldCharType="end"/>
      </w:r>
      <w:del w:id="1021" w:author="Hussain Hadah" w:date="2026-10-25T19:29:00Z" w16du:dateUtc="2026-10-25T23:29:00Z">
        <w:r>
          <w:rPr>
            <w:color w:val="0000FF"/>
            <w:w w:val="105"/>
          </w:rPr>
          <w:delText xml:space="preserve"> </w:delText>
        </w:r>
      </w:del>
      <w:hyperlink r:id="rId26">
        <w:r w:rsidR="00E746E6">
          <w:rPr>
            <w:color w:val="0000FF"/>
            <w:spacing w:val="-2"/>
            <w:w w:val="105"/>
          </w:rPr>
          <w:t>2139/ssrn.3781974</w:t>
        </w:r>
      </w:hyperlink>
      <w:ins w:id="1022" w:author="Hussain Hadah" w:date="2026-10-25T19:29:00Z" w16du:dateUtc="2026-10-25T23:29:00Z">
        <w:r w:rsidR="00665139">
          <w:fldChar w:fldCharType="begin"/>
        </w:r>
        <w:r w:rsidR="00665139">
          <w:instrText>HYPERLINK "https://doi.org/10.2139/ssrn.3781974" \h</w:instrText>
        </w:r>
        <w:r w:rsidR="00665139">
          <w:fldChar w:fldCharType="separate"/>
        </w:r>
        <w:r w:rsidR="00665139">
          <w:t>.</w:t>
        </w:r>
        <w:r w:rsidR="00665139">
          <w:fldChar w:fldCharType="end"/>
        </w:r>
      </w:ins>
      <w:del w:id="1023" w:author="Hussain Hadah" w:date="2026-10-25T19:29:00Z" w16du:dateUtc="2026-10-25T23:29:00Z">
        <w:r>
          <w:rPr>
            <w:spacing w:val="-2"/>
            <w:w w:val="105"/>
          </w:rPr>
          <w:delText>.</w:delText>
        </w:r>
      </w:del>
    </w:p>
    <w:p w14:paraId="38CA5777" w14:textId="77777777" w:rsidR="00E746E6" w:rsidRDefault="000245FA">
      <w:pPr>
        <w:pStyle w:val="BodyText"/>
        <w:spacing w:before="96" w:line="252" w:lineRule="auto"/>
        <w:ind w:left="514" w:right="393" w:hanging="479"/>
        <w:jc w:val="both"/>
      </w:pPr>
      <w:bookmarkStart w:id="1024" w:name="_bookmark31"/>
      <w:bookmarkEnd w:id="1024"/>
      <w:r>
        <w:rPr>
          <w:w w:val="105"/>
        </w:rPr>
        <w:t xml:space="preserve">Charles, Kerwin Kofi, and Jonathan Guryan. 2008. “Prejudice and Wages: An </w:t>
      </w:r>
      <w:ins w:id="1025" w:author="Hussain Hadah" w:date="2026-10-25T19:29:00Z" w16du:dateUtc="2026-10-25T23:29:00Z">
        <w:r w:rsidR="00665139">
          <w:t>Empirical</w:t>
        </w:r>
      </w:ins>
      <w:del w:id="1026" w:author="Hussain Hadah" w:date="2026-10-25T19:29:00Z" w16du:dateUtc="2026-10-25T23:29:00Z">
        <w:r>
          <w:rPr>
            <w:w w:val="105"/>
          </w:rPr>
          <w:delText>Em-pirical</w:delText>
        </w:r>
      </w:del>
      <w:r>
        <w:rPr>
          <w:w w:val="105"/>
        </w:rPr>
        <w:t xml:space="preserve"> Assessment of Becker’s The Economics of Discrimination.” </w:t>
      </w:r>
      <w:r>
        <w:rPr>
          <w:i/>
          <w:w w:val="105"/>
        </w:rPr>
        <w:t xml:space="preserve">Journal of Political Economy </w:t>
      </w:r>
      <w:r>
        <w:rPr>
          <w:w w:val="105"/>
        </w:rPr>
        <w:t xml:space="preserve">116, no. 5 (October): 773–809. </w:t>
      </w:r>
      <w:r w:rsidR="00E746E6">
        <w:fldChar w:fldCharType="begin"/>
      </w:r>
      <w:r w:rsidR="00E746E6">
        <w:instrText>HYPERLINK "https://doi.org/10.1086/593073" \h</w:instrText>
      </w:r>
      <w:r w:rsidR="00E746E6">
        <w:fldChar w:fldCharType="separate"/>
      </w:r>
      <w:r w:rsidR="00E746E6">
        <w:rPr>
          <w:color w:val="0000FF"/>
          <w:spacing w:val="11"/>
          <w:w w:val="105"/>
        </w:rPr>
        <w:t>https://doi.org/10.1086</w:t>
      </w:r>
      <w:ins w:id="1027" w:author="Hussain Hadah" w:date="2026-10-25T19:29:00Z" w16du:dateUtc="2026-10-25T23:29:00Z">
        <w:r w:rsidR="00665139">
          <w:rPr>
            <w:color w:val="0000FF"/>
          </w:rPr>
          <w:t xml:space="preserve">/ </w:t>
        </w:r>
      </w:ins>
      <w:del w:id="1028" w:author="Hussain Hadah" w:date="2026-10-25T19:29:00Z" w16du:dateUtc="2026-10-25T23:29:00Z">
        <w:r w:rsidR="00E746E6">
          <w:rPr>
            <w:color w:val="0000FF"/>
            <w:spacing w:val="11"/>
            <w:w w:val="105"/>
          </w:rPr>
          <w:delText>/</w:delText>
        </w:r>
      </w:del>
      <w:r w:rsidR="00E746E6">
        <w:fldChar w:fldCharType="end"/>
      </w:r>
      <w:del w:id="1029" w:author="Hussain Hadah" w:date="2026-10-25T19:29:00Z" w16du:dateUtc="2026-10-25T23:29:00Z">
        <w:r>
          <w:rPr>
            <w:color w:val="0000FF"/>
            <w:spacing w:val="11"/>
            <w:w w:val="105"/>
          </w:rPr>
          <w:delText xml:space="preserve"> </w:delText>
        </w:r>
      </w:del>
      <w:hyperlink r:id="rId27">
        <w:r w:rsidR="00E746E6">
          <w:rPr>
            <w:color w:val="0000FF"/>
            <w:spacing w:val="-2"/>
            <w:w w:val="105"/>
          </w:rPr>
          <w:t>593073</w:t>
        </w:r>
      </w:hyperlink>
      <w:ins w:id="1030" w:author="Hussain Hadah" w:date="2026-10-25T19:29:00Z" w16du:dateUtc="2026-10-25T23:29:00Z">
        <w:r w:rsidR="00665139">
          <w:fldChar w:fldCharType="begin"/>
        </w:r>
        <w:r w:rsidR="00665139">
          <w:instrText>HYPERLINK "https://doi.org/10.1086/593073" \h</w:instrText>
        </w:r>
        <w:r w:rsidR="00665139">
          <w:fldChar w:fldCharType="separate"/>
        </w:r>
        <w:r w:rsidR="00665139">
          <w:t>.</w:t>
        </w:r>
        <w:r w:rsidR="00665139">
          <w:fldChar w:fldCharType="end"/>
        </w:r>
      </w:ins>
      <w:del w:id="1031" w:author="Hussain Hadah" w:date="2026-10-25T19:29:00Z" w16du:dateUtc="2026-10-25T23:29:00Z">
        <w:r>
          <w:rPr>
            <w:spacing w:val="-2"/>
            <w:w w:val="105"/>
          </w:rPr>
          <w:delText>.</w:delText>
        </w:r>
      </w:del>
    </w:p>
    <w:p w14:paraId="458A3BAA" w14:textId="77777777" w:rsidR="00E746E6" w:rsidRDefault="000245FA">
      <w:pPr>
        <w:pStyle w:val="BodyText"/>
        <w:spacing w:before="96" w:line="252" w:lineRule="auto"/>
        <w:ind w:left="514" w:right="322" w:hanging="479"/>
      </w:pPr>
      <w:bookmarkStart w:id="1032" w:name="_bookmark32"/>
      <w:bookmarkEnd w:id="1032"/>
      <w:r>
        <w:t>Charness,</w:t>
      </w:r>
      <w:r>
        <w:rPr>
          <w:spacing w:val="26"/>
        </w:rPr>
        <w:t xml:space="preserve"> </w:t>
      </w:r>
      <w:r>
        <w:t>Gary,</w:t>
      </w:r>
      <w:r>
        <w:rPr>
          <w:spacing w:val="26"/>
        </w:rPr>
        <w:t xml:space="preserve"> </w:t>
      </w:r>
      <w:r>
        <w:t>and</w:t>
      </w:r>
      <w:r>
        <w:rPr>
          <w:spacing w:val="26"/>
        </w:rPr>
        <w:t xml:space="preserve"> </w:t>
      </w:r>
      <w:r>
        <w:t>Yan</w:t>
      </w:r>
      <w:r>
        <w:rPr>
          <w:spacing w:val="26"/>
        </w:rPr>
        <w:t xml:space="preserve"> </w:t>
      </w:r>
      <w:r>
        <w:t>Chen.</w:t>
      </w:r>
      <w:r>
        <w:rPr>
          <w:spacing w:val="26"/>
        </w:rPr>
        <w:t xml:space="preserve"> </w:t>
      </w:r>
      <w:r>
        <w:t>2020.</w:t>
      </w:r>
      <w:r>
        <w:rPr>
          <w:spacing w:val="26"/>
        </w:rPr>
        <w:t xml:space="preserve"> </w:t>
      </w:r>
      <w:r>
        <w:t>“Social</w:t>
      </w:r>
      <w:r>
        <w:rPr>
          <w:spacing w:val="26"/>
        </w:rPr>
        <w:t xml:space="preserve"> </w:t>
      </w:r>
      <w:r>
        <w:t>Identity,</w:t>
      </w:r>
      <w:r>
        <w:rPr>
          <w:spacing w:val="26"/>
        </w:rPr>
        <w:t xml:space="preserve"> </w:t>
      </w:r>
      <w:r>
        <w:t>Group</w:t>
      </w:r>
      <w:r>
        <w:rPr>
          <w:spacing w:val="26"/>
        </w:rPr>
        <w:t xml:space="preserve"> </w:t>
      </w:r>
      <w:r>
        <w:t>Behavior,</w:t>
      </w:r>
      <w:r>
        <w:rPr>
          <w:spacing w:val="26"/>
        </w:rPr>
        <w:t xml:space="preserve"> </w:t>
      </w:r>
      <w:r>
        <w:t>and</w:t>
      </w:r>
      <w:r>
        <w:rPr>
          <w:spacing w:val="26"/>
        </w:rPr>
        <w:t xml:space="preserve"> </w:t>
      </w:r>
      <w:r>
        <w:t xml:space="preserve">Teams.” </w:t>
      </w:r>
      <w:r>
        <w:rPr>
          <w:i/>
          <w:spacing w:val="-2"/>
          <w:w w:val="110"/>
        </w:rPr>
        <w:t>Annual</w:t>
      </w:r>
      <w:r>
        <w:rPr>
          <w:i/>
          <w:w w:val="110"/>
        </w:rPr>
        <w:t xml:space="preserve"> </w:t>
      </w:r>
      <w:r>
        <w:rPr>
          <w:i/>
          <w:spacing w:val="-2"/>
          <w:w w:val="110"/>
        </w:rPr>
        <w:t>Review</w:t>
      </w:r>
      <w:r>
        <w:rPr>
          <w:i/>
          <w:w w:val="110"/>
        </w:rPr>
        <w:t xml:space="preserve"> </w:t>
      </w:r>
      <w:r>
        <w:rPr>
          <w:i/>
          <w:spacing w:val="-2"/>
          <w:w w:val="110"/>
        </w:rPr>
        <w:t>of</w:t>
      </w:r>
      <w:r>
        <w:rPr>
          <w:i/>
          <w:w w:val="110"/>
        </w:rPr>
        <w:t xml:space="preserve"> </w:t>
      </w:r>
      <w:r>
        <w:rPr>
          <w:i/>
          <w:spacing w:val="-2"/>
          <w:w w:val="110"/>
        </w:rPr>
        <w:t>Economics</w:t>
      </w:r>
      <w:r>
        <w:rPr>
          <w:i/>
          <w:spacing w:val="21"/>
          <w:w w:val="110"/>
        </w:rPr>
        <w:t xml:space="preserve"> </w:t>
      </w:r>
      <w:r>
        <w:rPr>
          <w:spacing w:val="-2"/>
          <w:w w:val="110"/>
        </w:rPr>
        <w:t>12</w:t>
      </w:r>
      <w:r>
        <w:rPr>
          <w:spacing w:val="22"/>
          <w:w w:val="110"/>
        </w:rPr>
        <w:t xml:space="preserve"> </w:t>
      </w:r>
      <w:r>
        <w:rPr>
          <w:spacing w:val="-2"/>
          <w:w w:val="110"/>
        </w:rPr>
        <w:t>(1):</w:t>
      </w:r>
      <w:r>
        <w:rPr>
          <w:spacing w:val="22"/>
          <w:w w:val="110"/>
        </w:rPr>
        <w:t xml:space="preserve"> </w:t>
      </w:r>
      <w:r>
        <w:rPr>
          <w:spacing w:val="-2"/>
          <w:w w:val="110"/>
        </w:rPr>
        <w:t>691–713.</w:t>
      </w:r>
      <w:r>
        <w:rPr>
          <w:spacing w:val="23"/>
          <w:w w:val="110"/>
        </w:rPr>
        <w:t xml:space="preserve"> </w:t>
      </w:r>
      <w:r w:rsidR="00E746E6">
        <w:fldChar w:fldCharType="begin"/>
      </w:r>
      <w:r w:rsidR="00E746E6">
        <w:instrText>HYPERLINK "https://doi.org/10.1146/annurev-economics-091619-032800" \h</w:instrText>
      </w:r>
      <w:r w:rsidR="00E746E6">
        <w:fldChar w:fldCharType="separate"/>
      </w:r>
      <w:r w:rsidR="00E746E6">
        <w:rPr>
          <w:color w:val="0000FF"/>
          <w:spacing w:val="-2"/>
          <w:w w:val="110"/>
        </w:rPr>
        <w:t>https</w:t>
      </w:r>
      <w:r w:rsidR="00E746E6">
        <w:rPr>
          <w:color w:val="0000FF"/>
          <w:spacing w:val="-19"/>
          <w:w w:val="110"/>
        </w:rPr>
        <w:t xml:space="preserve"> </w:t>
      </w:r>
      <w:r w:rsidR="00E746E6">
        <w:rPr>
          <w:color w:val="0000FF"/>
          <w:spacing w:val="-2"/>
          <w:w w:val="110"/>
        </w:rPr>
        <w:t>:</w:t>
      </w:r>
      <w:r w:rsidR="00E746E6">
        <w:rPr>
          <w:color w:val="0000FF"/>
          <w:spacing w:val="-19"/>
          <w:w w:val="110"/>
        </w:rPr>
        <w:t xml:space="preserve"> </w:t>
      </w:r>
      <w:r w:rsidR="00E746E6">
        <w:rPr>
          <w:color w:val="0000FF"/>
          <w:spacing w:val="-2"/>
          <w:w w:val="170"/>
        </w:rPr>
        <w:t>/</w:t>
      </w:r>
      <w:r w:rsidR="00E746E6">
        <w:rPr>
          <w:color w:val="0000FF"/>
          <w:spacing w:val="-55"/>
          <w:w w:val="170"/>
        </w:rPr>
        <w:t xml:space="preserve"> </w:t>
      </w:r>
      <w:r w:rsidR="00E746E6">
        <w:rPr>
          <w:color w:val="0000FF"/>
          <w:spacing w:val="-2"/>
          <w:w w:val="170"/>
        </w:rPr>
        <w:t>/</w:t>
      </w:r>
      <w:r w:rsidR="00E746E6">
        <w:rPr>
          <w:color w:val="0000FF"/>
          <w:spacing w:val="-55"/>
          <w:w w:val="170"/>
        </w:rPr>
        <w:t xml:space="preserve"> </w:t>
      </w:r>
      <w:r w:rsidR="00E746E6">
        <w:rPr>
          <w:color w:val="0000FF"/>
          <w:spacing w:val="-2"/>
          <w:w w:val="110"/>
        </w:rPr>
        <w:t>doi</w:t>
      </w:r>
      <w:r w:rsidR="00E746E6">
        <w:rPr>
          <w:color w:val="0000FF"/>
          <w:spacing w:val="-19"/>
          <w:w w:val="110"/>
        </w:rPr>
        <w:t xml:space="preserve"> </w:t>
      </w:r>
      <w:r w:rsidR="00E746E6">
        <w:rPr>
          <w:color w:val="0000FF"/>
          <w:spacing w:val="-2"/>
          <w:w w:val="110"/>
        </w:rPr>
        <w:t>.</w:t>
      </w:r>
      <w:r w:rsidR="00E746E6">
        <w:rPr>
          <w:color w:val="0000FF"/>
          <w:spacing w:val="-19"/>
          <w:w w:val="110"/>
        </w:rPr>
        <w:t xml:space="preserve"> </w:t>
      </w:r>
      <w:r w:rsidR="00E746E6">
        <w:rPr>
          <w:color w:val="0000FF"/>
          <w:spacing w:val="-2"/>
          <w:w w:val="110"/>
        </w:rPr>
        <w:t>org</w:t>
      </w:r>
      <w:r w:rsidR="00E746E6">
        <w:rPr>
          <w:color w:val="0000FF"/>
          <w:spacing w:val="-19"/>
          <w:w w:val="110"/>
        </w:rPr>
        <w:t xml:space="preserve"> </w:t>
      </w:r>
      <w:r w:rsidR="00E746E6">
        <w:rPr>
          <w:color w:val="0000FF"/>
          <w:spacing w:val="-2"/>
          <w:w w:val="170"/>
        </w:rPr>
        <w:t>/</w:t>
      </w:r>
      <w:r w:rsidR="00E746E6">
        <w:rPr>
          <w:color w:val="0000FF"/>
          <w:spacing w:val="-55"/>
          <w:w w:val="170"/>
        </w:rPr>
        <w:t xml:space="preserve"> </w:t>
      </w:r>
      <w:r w:rsidR="00E746E6">
        <w:rPr>
          <w:color w:val="0000FF"/>
          <w:spacing w:val="-2"/>
          <w:w w:val="110"/>
        </w:rPr>
        <w:t>10</w:t>
      </w:r>
      <w:r w:rsidR="00E746E6">
        <w:rPr>
          <w:color w:val="0000FF"/>
          <w:spacing w:val="-19"/>
          <w:w w:val="110"/>
        </w:rPr>
        <w:t xml:space="preserve"> </w:t>
      </w:r>
      <w:r w:rsidR="00E746E6">
        <w:rPr>
          <w:color w:val="0000FF"/>
          <w:spacing w:val="-2"/>
          <w:w w:val="110"/>
        </w:rPr>
        <w:t>.</w:t>
      </w:r>
      <w:r w:rsidR="00E746E6">
        <w:rPr>
          <w:color w:val="0000FF"/>
          <w:spacing w:val="-19"/>
          <w:w w:val="110"/>
        </w:rPr>
        <w:t xml:space="preserve"> </w:t>
      </w:r>
      <w:r w:rsidR="00E746E6">
        <w:rPr>
          <w:color w:val="0000FF"/>
          <w:spacing w:val="-2"/>
          <w:w w:val="110"/>
        </w:rPr>
        <w:t>1146</w:t>
      </w:r>
      <w:del w:id="1033" w:author="Hussain Hadah" w:date="2026-10-25T19:29:00Z" w16du:dateUtc="2026-10-25T23:29:00Z">
        <w:r w:rsidR="00E746E6">
          <w:rPr>
            <w:color w:val="0000FF"/>
            <w:spacing w:val="-19"/>
            <w:w w:val="110"/>
          </w:rPr>
          <w:delText xml:space="preserve"> </w:delText>
        </w:r>
        <w:r w:rsidR="00E746E6">
          <w:rPr>
            <w:color w:val="0000FF"/>
            <w:spacing w:val="-2"/>
            <w:w w:val="170"/>
          </w:rPr>
          <w:delText>/</w:delText>
        </w:r>
      </w:del>
      <w:r w:rsidR="00E746E6">
        <w:fldChar w:fldCharType="end"/>
      </w:r>
      <w:r>
        <w:rPr>
          <w:color w:val="0000FF"/>
          <w:spacing w:val="-2"/>
          <w:w w:val="170"/>
        </w:rPr>
        <w:t xml:space="preserve"> </w:t>
      </w:r>
      <w:r w:rsidR="00E746E6">
        <w:fldChar w:fldCharType="begin"/>
      </w:r>
      <w:r w:rsidR="00E746E6">
        <w:instrText>HYPERLINK "https://doi.org/10.1146/annurev-economics-091619-032800" \h</w:instrText>
      </w:r>
      <w:r w:rsidR="00E746E6">
        <w:fldChar w:fldCharType="separate"/>
      </w:r>
      <w:ins w:id="1034" w:author="Hussain Hadah" w:date="2026-10-25T19:29:00Z" w16du:dateUtc="2026-10-25T23:29:00Z">
        <w:r w:rsidR="00665139">
          <w:rPr>
            <w:color w:val="0000FF"/>
          </w:rPr>
          <w:t xml:space="preserve">/ </w:t>
        </w:r>
      </w:ins>
      <w:del w:id="1035" w:author="Hussain Hadah" w:date="2026-10-25T19:29:00Z" w16du:dateUtc="2026-10-25T23:29:00Z">
        <w:r w:rsidR="00E746E6">
          <w:rPr>
            <w:color w:val="0000FF"/>
            <w:spacing w:val="-2"/>
            <w:w w:val="110"/>
          </w:rPr>
          <w:delText>annurev-economics-091619-032800</w:delText>
        </w:r>
      </w:del>
      <w:r w:rsidR="00E746E6">
        <w:fldChar w:fldCharType="end"/>
      </w:r>
      <w:ins w:id="1036" w:author="Hussain Hadah" w:date="2026-10-25T19:29:00Z" w16du:dateUtc="2026-10-25T23:29:00Z">
        <w:r w:rsidR="00665139">
          <w:fldChar w:fldCharType="begin"/>
        </w:r>
        <w:r w:rsidR="00665139">
          <w:instrText>HYPERLINK "https://doi.org/10.1146/annurev-economics-091619-032800" \h</w:instrText>
        </w:r>
        <w:r w:rsidR="00665139">
          <w:fldChar w:fldCharType="separate"/>
        </w:r>
        <w:r w:rsidR="00665139">
          <w:rPr>
            <w:color w:val="0000FF"/>
          </w:rPr>
          <w:t>annurev-economics-091619-032800</w:t>
        </w:r>
        <w:r w:rsidR="00665139">
          <w:fldChar w:fldCharType="end"/>
        </w:r>
        <w:r w:rsidR="00665139">
          <w:fldChar w:fldCharType="begin"/>
        </w:r>
        <w:r w:rsidR="00665139">
          <w:instrText>HYPERLINK "https://doi.org/10.1146/annurev-economics-091619-032800" \h</w:instrText>
        </w:r>
        <w:r w:rsidR="00665139">
          <w:fldChar w:fldCharType="separate"/>
        </w:r>
        <w:r w:rsidR="00665139">
          <w:t>.</w:t>
        </w:r>
        <w:r w:rsidR="00665139">
          <w:fldChar w:fldCharType="end"/>
        </w:r>
      </w:ins>
      <w:del w:id="1037" w:author="Hussain Hadah" w:date="2026-10-25T19:29:00Z" w16du:dateUtc="2026-10-25T23:29:00Z">
        <w:r>
          <w:rPr>
            <w:spacing w:val="-2"/>
            <w:w w:val="110"/>
          </w:rPr>
          <w:delText>.</w:delText>
        </w:r>
      </w:del>
    </w:p>
    <w:p w14:paraId="631FC717" w14:textId="77777777" w:rsidR="00E746E6" w:rsidRDefault="000245FA">
      <w:pPr>
        <w:pStyle w:val="BodyText"/>
        <w:spacing w:before="97" w:line="252" w:lineRule="auto"/>
        <w:ind w:left="514" w:right="393" w:hanging="479"/>
        <w:jc w:val="both"/>
      </w:pPr>
      <w:bookmarkStart w:id="1038" w:name="_bookmark33"/>
      <w:bookmarkEnd w:id="1038"/>
      <w:r>
        <w:rPr>
          <w:w w:val="105"/>
        </w:rPr>
        <w:t xml:space="preserve">Chetty, Raj, Nathaniel Hendren, Maggie R Jones, and Sonya R Porter. 2020. “Race and Economic Opportunity in the United States: An Intergenerational </w:t>
      </w:r>
      <w:ins w:id="1039" w:author="Hussain Hadah" w:date="2026-10-25T19:29:00Z" w16du:dateUtc="2026-10-25T23:29:00Z">
        <w:r w:rsidR="00665139">
          <w:t>Perspective</w:t>
        </w:r>
      </w:ins>
      <w:del w:id="1040" w:author="Hussain Hadah" w:date="2026-10-25T19:29:00Z" w16du:dateUtc="2026-10-25T23:29:00Z">
        <w:r>
          <w:rPr>
            <w:w w:val="105"/>
          </w:rPr>
          <w:delText>Per-spective</w:delText>
        </w:r>
      </w:del>
      <w:r>
        <w:rPr>
          <w:w w:val="105"/>
        </w:rPr>
        <w:t>*.”</w:t>
      </w:r>
      <w:r>
        <w:rPr>
          <w:spacing w:val="-5"/>
          <w:w w:val="105"/>
        </w:rPr>
        <w:t xml:space="preserve"> </w:t>
      </w:r>
      <w:r>
        <w:rPr>
          <w:i/>
          <w:w w:val="105"/>
        </w:rPr>
        <w:t>The</w:t>
      </w:r>
      <w:r>
        <w:rPr>
          <w:i/>
          <w:spacing w:val="-4"/>
          <w:w w:val="105"/>
        </w:rPr>
        <w:t xml:space="preserve"> </w:t>
      </w:r>
      <w:r>
        <w:rPr>
          <w:i/>
          <w:w w:val="105"/>
        </w:rPr>
        <w:t>Quarterly</w:t>
      </w:r>
      <w:r>
        <w:rPr>
          <w:i/>
          <w:spacing w:val="-4"/>
          <w:w w:val="105"/>
        </w:rPr>
        <w:t xml:space="preserve"> </w:t>
      </w:r>
      <w:r>
        <w:rPr>
          <w:i/>
          <w:w w:val="105"/>
        </w:rPr>
        <w:t>Journal</w:t>
      </w:r>
      <w:r>
        <w:rPr>
          <w:i/>
          <w:spacing w:val="-4"/>
          <w:w w:val="105"/>
        </w:rPr>
        <w:t xml:space="preserve"> </w:t>
      </w:r>
      <w:r>
        <w:rPr>
          <w:i/>
          <w:w w:val="105"/>
        </w:rPr>
        <w:t>of</w:t>
      </w:r>
      <w:r>
        <w:rPr>
          <w:i/>
          <w:spacing w:val="-4"/>
          <w:w w:val="105"/>
        </w:rPr>
        <w:t xml:space="preserve"> </w:t>
      </w:r>
      <w:r>
        <w:rPr>
          <w:i/>
          <w:w w:val="105"/>
        </w:rPr>
        <w:t>Economics</w:t>
      </w:r>
      <w:r>
        <w:rPr>
          <w:i/>
          <w:spacing w:val="-5"/>
          <w:w w:val="105"/>
        </w:rPr>
        <w:t xml:space="preserve"> </w:t>
      </w:r>
      <w:r>
        <w:rPr>
          <w:w w:val="105"/>
        </w:rPr>
        <w:t>135,</w:t>
      </w:r>
      <w:r>
        <w:rPr>
          <w:spacing w:val="-4"/>
          <w:w w:val="105"/>
        </w:rPr>
        <w:t xml:space="preserve"> </w:t>
      </w:r>
      <w:r>
        <w:rPr>
          <w:w w:val="105"/>
        </w:rPr>
        <w:t>no.</w:t>
      </w:r>
      <w:r>
        <w:rPr>
          <w:spacing w:val="-4"/>
          <w:w w:val="105"/>
        </w:rPr>
        <w:t xml:space="preserve"> </w:t>
      </w:r>
      <w:r>
        <w:rPr>
          <w:w w:val="105"/>
        </w:rPr>
        <w:t>2</w:t>
      </w:r>
      <w:r>
        <w:rPr>
          <w:spacing w:val="-4"/>
          <w:w w:val="105"/>
        </w:rPr>
        <w:t xml:space="preserve"> </w:t>
      </w:r>
      <w:r>
        <w:rPr>
          <w:w w:val="105"/>
        </w:rPr>
        <w:t>(May</w:t>
      </w:r>
      <w:r>
        <w:rPr>
          <w:spacing w:val="-4"/>
          <w:w w:val="105"/>
        </w:rPr>
        <w:t xml:space="preserve"> </w:t>
      </w:r>
      <w:r>
        <w:rPr>
          <w:w w:val="105"/>
        </w:rPr>
        <w:t>1,</w:t>
      </w:r>
      <w:r>
        <w:rPr>
          <w:spacing w:val="-5"/>
          <w:w w:val="105"/>
        </w:rPr>
        <w:t xml:space="preserve"> </w:t>
      </w:r>
      <w:r>
        <w:rPr>
          <w:w w:val="105"/>
        </w:rPr>
        <w:t>2020):</w:t>
      </w:r>
      <w:r>
        <w:rPr>
          <w:spacing w:val="-4"/>
          <w:w w:val="105"/>
        </w:rPr>
        <w:t xml:space="preserve"> 711–</w:t>
      </w:r>
      <w:ins w:id="1041" w:author="Hussain Hadah" w:date="2026-10-25T19:29:00Z" w16du:dateUtc="2026-10-25T23:29:00Z">
        <w:r w:rsidR="00665139">
          <w:t xml:space="preserve"> </w:t>
        </w:r>
      </w:ins>
      <w:moveToRangeStart w:id="1042" w:author="Hussain Hadah" w:date="2026-10-25T19:29:00Z" w:name="move243848958"/>
      <w:moveTo w:id="1043" w:author="Hussain Hadah" w:date="2026-10-25T19:29:00Z" w16du:dateUtc="2026-10-25T23:29:00Z">
        <w:r>
          <w:t>783.</w:t>
        </w:r>
        <w:r>
          <w:rPr>
            <w:spacing w:val="-6"/>
          </w:rPr>
          <w:t xml:space="preserve"> </w:t>
        </w:r>
      </w:moveTo>
      <w:moveToRangeEnd w:id="1042"/>
      <w:ins w:id="1044" w:author="Hussain Hadah" w:date="2026-10-25T19:29:00Z" w16du:dateUtc="2026-10-25T23:29:00Z">
        <w:r w:rsidR="00665139">
          <w:fldChar w:fldCharType="begin"/>
        </w:r>
        <w:r w:rsidR="00665139">
          <w:instrText>HYPERLINK "https://doi.org/10.1093/qje/qjz042" \h</w:instrText>
        </w:r>
        <w:r w:rsidR="00665139">
          <w:fldChar w:fldCharType="separate"/>
        </w:r>
        <w:r w:rsidR="00665139">
          <w:rPr>
            <w:color w:val="0000FF"/>
          </w:rPr>
          <w:t>https://doi.org/10.1093/qje/qjz042</w:t>
        </w:r>
        <w:r w:rsidR="00665139">
          <w:fldChar w:fldCharType="end"/>
        </w:r>
        <w:r w:rsidR="00665139">
          <w:fldChar w:fldCharType="begin"/>
        </w:r>
        <w:r w:rsidR="00665139">
          <w:instrText>HYPERLINK "https://doi.org/10.1093/qje/qjz042" \h</w:instrText>
        </w:r>
        <w:r w:rsidR="00665139">
          <w:fldChar w:fldCharType="separate"/>
        </w:r>
        <w:r w:rsidR="00665139">
          <w:t>.</w:t>
        </w:r>
        <w:r w:rsidR="00665139">
          <w:fldChar w:fldCharType="end"/>
        </w:r>
      </w:ins>
    </w:p>
    <w:p w14:paraId="5525B17E" w14:textId="77777777" w:rsidR="00E746E6" w:rsidRDefault="000245FA">
      <w:pPr>
        <w:pStyle w:val="BodyText"/>
        <w:spacing w:line="273" w:lineRule="exact"/>
        <w:ind w:left="514"/>
        <w:jc w:val="both"/>
        <w:rPr>
          <w:del w:id="1045" w:author="Hussain Hadah" w:date="2026-10-25T19:29:00Z" w16du:dateUtc="2026-10-25T23:29:00Z"/>
        </w:rPr>
      </w:pPr>
      <w:moveFromRangeStart w:id="1046" w:author="Hussain Hadah" w:date="2026-10-25T19:29:00Z" w:name="move243848958"/>
      <w:moveFrom w:id="1047" w:author="Hussain Hadah" w:date="2026-10-25T19:29:00Z" w16du:dateUtc="2026-10-25T23:29:00Z">
        <w:r>
          <w:t>783.</w:t>
        </w:r>
        <w:r>
          <w:rPr>
            <w:spacing w:val="-6"/>
          </w:rPr>
          <w:t xml:space="preserve"> </w:t>
        </w:r>
      </w:moveFrom>
      <w:moveFromRangeEnd w:id="1046"/>
      <w:del w:id="1048" w:author="Hussain Hadah" w:date="2026-10-25T19:29:00Z" w16du:dateUtc="2026-10-25T23:29:00Z">
        <w:r w:rsidR="00E746E6">
          <w:fldChar w:fldCharType="begin"/>
        </w:r>
        <w:r w:rsidR="00E746E6">
          <w:delInstrText>HYPERLINK "https://doi.org/10.1093/qje/qjz042" \h</w:delInstrText>
        </w:r>
        <w:r w:rsidR="00E746E6">
          <w:fldChar w:fldCharType="separate"/>
        </w:r>
        <w:r w:rsidR="00E746E6">
          <w:rPr>
            <w:color w:val="0000FF"/>
            <w:spacing w:val="-2"/>
            <w:w w:val="115"/>
          </w:rPr>
          <w:delText>https://doi.org/10.1093/qje/qjz042</w:delText>
        </w:r>
        <w:r w:rsidR="00E746E6">
          <w:fldChar w:fldCharType="end"/>
        </w:r>
        <w:r>
          <w:rPr>
            <w:spacing w:val="-2"/>
            <w:w w:val="115"/>
          </w:rPr>
          <w:delText>.</w:delText>
        </w:r>
      </w:del>
    </w:p>
    <w:p w14:paraId="22171D72" w14:textId="77777777" w:rsidR="00E746E6" w:rsidRDefault="000245FA">
      <w:pPr>
        <w:pStyle w:val="BodyText"/>
        <w:spacing w:before="113" w:line="252" w:lineRule="auto"/>
        <w:ind w:left="514" w:right="393" w:hanging="479"/>
        <w:jc w:val="both"/>
      </w:pPr>
      <w:bookmarkStart w:id="1049" w:name="_bookmark34"/>
      <w:bookmarkEnd w:id="1049"/>
      <w:r>
        <w:rPr>
          <w:w w:val="105"/>
        </w:rPr>
        <w:t xml:space="preserve">Chiswick, Barry R. 1983. “An analysis of the earnings and employment of </w:t>
      </w:r>
      <w:ins w:id="1050" w:author="Hussain Hadah" w:date="2026-10-25T19:29:00Z" w16du:dateUtc="2026-10-25T23:29:00Z">
        <w:r w:rsidR="00665139">
          <w:t>AsianAmerican</w:t>
        </w:r>
      </w:ins>
      <w:del w:id="1051" w:author="Hussain Hadah" w:date="2026-10-25T19:29:00Z" w16du:dateUtc="2026-10-25T23:29:00Z">
        <w:r>
          <w:rPr>
            <w:w w:val="105"/>
          </w:rPr>
          <w:delText>Asian-American</w:delText>
        </w:r>
      </w:del>
      <w:r>
        <w:rPr>
          <w:spacing w:val="-13"/>
          <w:w w:val="105"/>
        </w:rPr>
        <w:t xml:space="preserve"> </w:t>
      </w:r>
      <w:r>
        <w:rPr>
          <w:w w:val="105"/>
        </w:rPr>
        <w:t>men.”</w:t>
      </w:r>
      <w:r>
        <w:rPr>
          <w:spacing w:val="-13"/>
          <w:w w:val="105"/>
        </w:rPr>
        <w:t xml:space="preserve"> </w:t>
      </w:r>
      <w:r>
        <w:rPr>
          <w:i/>
          <w:w w:val="105"/>
        </w:rPr>
        <w:t>Journal</w:t>
      </w:r>
      <w:r>
        <w:rPr>
          <w:i/>
          <w:spacing w:val="-13"/>
          <w:w w:val="105"/>
        </w:rPr>
        <w:t xml:space="preserve"> </w:t>
      </w:r>
      <w:r>
        <w:rPr>
          <w:i/>
          <w:w w:val="105"/>
        </w:rPr>
        <w:t>of</w:t>
      </w:r>
      <w:r>
        <w:rPr>
          <w:i/>
          <w:spacing w:val="-13"/>
          <w:w w:val="105"/>
        </w:rPr>
        <w:t xml:space="preserve"> </w:t>
      </w:r>
      <w:r>
        <w:rPr>
          <w:i/>
          <w:w w:val="105"/>
        </w:rPr>
        <w:t>Labor</w:t>
      </w:r>
      <w:r>
        <w:rPr>
          <w:i/>
          <w:spacing w:val="-13"/>
          <w:w w:val="105"/>
        </w:rPr>
        <w:t xml:space="preserve"> </w:t>
      </w:r>
      <w:r>
        <w:rPr>
          <w:i/>
          <w:w w:val="105"/>
        </w:rPr>
        <w:t>Economics</w:t>
      </w:r>
      <w:r>
        <w:rPr>
          <w:i/>
          <w:spacing w:val="-13"/>
          <w:w w:val="105"/>
        </w:rPr>
        <w:t xml:space="preserve"> </w:t>
      </w:r>
      <w:r>
        <w:rPr>
          <w:w w:val="105"/>
        </w:rPr>
        <w:t>1</w:t>
      </w:r>
      <w:r>
        <w:rPr>
          <w:spacing w:val="-13"/>
          <w:w w:val="105"/>
        </w:rPr>
        <w:t xml:space="preserve"> </w:t>
      </w:r>
      <w:r>
        <w:rPr>
          <w:w w:val="105"/>
        </w:rPr>
        <w:t>(2):</w:t>
      </w:r>
      <w:r>
        <w:rPr>
          <w:spacing w:val="-13"/>
          <w:w w:val="105"/>
        </w:rPr>
        <w:t xml:space="preserve"> </w:t>
      </w:r>
      <w:r>
        <w:rPr>
          <w:w w:val="105"/>
        </w:rPr>
        <w:t>197–214.</w:t>
      </w:r>
    </w:p>
    <w:p w14:paraId="6BD15CC1" w14:textId="77777777" w:rsidR="00E746E6" w:rsidRDefault="000245FA">
      <w:pPr>
        <w:spacing w:before="98" w:line="252" w:lineRule="auto"/>
        <w:ind w:left="514" w:right="394" w:hanging="479"/>
        <w:jc w:val="both"/>
        <w:rPr>
          <w:sz w:val="24"/>
        </w:rPr>
      </w:pPr>
      <w:bookmarkStart w:id="1052" w:name="_bookmark35"/>
      <w:bookmarkEnd w:id="1052"/>
      <w:r>
        <w:rPr>
          <w:w w:val="105"/>
          <w:sz w:val="24"/>
        </w:rPr>
        <w:t>Cornell,</w:t>
      </w:r>
      <w:r>
        <w:rPr>
          <w:spacing w:val="-15"/>
          <w:w w:val="105"/>
          <w:sz w:val="24"/>
        </w:rPr>
        <w:t xml:space="preserve"> </w:t>
      </w:r>
      <w:r>
        <w:rPr>
          <w:w w:val="105"/>
          <w:sz w:val="24"/>
        </w:rPr>
        <w:t>Stephen,</w:t>
      </w:r>
      <w:r>
        <w:rPr>
          <w:spacing w:val="-15"/>
          <w:w w:val="105"/>
          <w:sz w:val="24"/>
        </w:rPr>
        <w:t xml:space="preserve"> </w:t>
      </w:r>
      <w:r>
        <w:rPr>
          <w:w w:val="105"/>
          <w:sz w:val="24"/>
        </w:rPr>
        <w:t>and</w:t>
      </w:r>
      <w:r>
        <w:rPr>
          <w:spacing w:val="-15"/>
          <w:w w:val="105"/>
          <w:sz w:val="24"/>
        </w:rPr>
        <w:t xml:space="preserve"> </w:t>
      </w:r>
      <w:r>
        <w:rPr>
          <w:w w:val="105"/>
          <w:sz w:val="24"/>
        </w:rPr>
        <w:t>Douglas</w:t>
      </w:r>
      <w:r>
        <w:rPr>
          <w:spacing w:val="-15"/>
          <w:w w:val="105"/>
          <w:sz w:val="24"/>
        </w:rPr>
        <w:t xml:space="preserve"> </w:t>
      </w:r>
      <w:r>
        <w:rPr>
          <w:w w:val="105"/>
          <w:sz w:val="24"/>
        </w:rPr>
        <w:t>Hartmann.</w:t>
      </w:r>
      <w:r>
        <w:rPr>
          <w:spacing w:val="-15"/>
          <w:w w:val="105"/>
          <w:sz w:val="24"/>
        </w:rPr>
        <w:t xml:space="preserve"> </w:t>
      </w:r>
      <w:r>
        <w:rPr>
          <w:w w:val="105"/>
          <w:sz w:val="24"/>
        </w:rPr>
        <w:t>2006.</w:t>
      </w:r>
      <w:r>
        <w:rPr>
          <w:spacing w:val="-15"/>
          <w:w w:val="105"/>
          <w:sz w:val="24"/>
        </w:rPr>
        <w:t xml:space="preserve"> </w:t>
      </w:r>
      <w:r>
        <w:rPr>
          <w:i/>
          <w:w w:val="105"/>
          <w:sz w:val="24"/>
        </w:rPr>
        <w:t>Ethnicity</w:t>
      </w:r>
      <w:r>
        <w:rPr>
          <w:i/>
          <w:spacing w:val="-15"/>
          <w:w w:val="105"/>
          <w:sz w:val="24"/>
        </w:rPr>
        <w:t xml:space="preserve"> </w:t>
      </w:r>
      <w:r>
        <w:rPr>
          <w:i/>
          <w:w w:val="105"/>
          <w:sz w:val="24"/>
        </w:rPr>
        <w:t>and</w:t>
      </w:r>
      <w:r>
        <w:rPr>
          <w:i/>
          <w:spacing w:val="-15"/>
          <w:w w:val="105"/>
          <w:sz w:val="24"/>
        </w:rPr>
        <w:t xml:space="preserve"> </w:t>
      </w:r>
      <w:r>
        <w:rPr>
          <w:i/>
          <w:w w:val="105"/>
          <w:sz w:val="24"/>
        </w:rPr>
        <w:t>race:</w:t>
      </w:r>
      <w:r>
        <w:rPr>
          <w:i/>
          <w:spacing w:val="-15"/>
          <w:w w:val="105"/>
          <w:sz w:val="24"/>
        </w:rPr>
        <w:t xml:space="preserve"> </w:t>
      </w:r>
      <w:r>
        <w:rPr>
          <w:i/>
          <w:w w:val="105"/>
          <w:sz w:val="24"/>
        </w:rPr>
        <w:t>Making</w:t>
      </w:r>
      <w:r>
        <w:rPr>
          <w:i/>
          <w:spacing w:val="-15"/>
          <w:w w:val="105"/>
          <w:sz w:val="24"/>
        </w:rPr>
        <w:t xml:space="preserve"> </w:t>
      </w:r>
      <w:r>
        <w:rPr>
          <w:i/>
          <w:w w:val="105"/>
          <w:sz w:val="24"/>
        </w:rPr>
        <w:t xml:space="preserve">identities in a changing world. </w:t>
      </w:r>
      <w:r>
        <w:rPr>
          <w:w w:val="105"/>
          <w:sz w:val="24"/>
        </w:rPr>
        <w:t>Sage Publications.</w:t>
      </w:r>
    </w:p>
    <w:p w14:paraId="59E036BF" w14:textId="77777777" w:rsidR="00E746E6" w:rsidRDefault="00E746E6">
      <w:pPr>
        <w:spacing w:line="252" w:lineRule="auto"/>
        <w:jc w:val="both"/>
        <w:rPr>
          <w:del w:id="1053" w:author="Hussain Hadah" w:date="2026-10-25T19:29:00Z" w16du:dateUtc="2026-10-25T23:29:00Z"/>
          <w:sz w:val="24"/>
        </w:rPr>
        <w:sectPr w:rsidR="00E746E6">
          <w:pgSz w:w="12240" w:h="15840"/>
          <w:pgMar w:top="1820" w:right="1440" w:bottom="2460" w:left="1800" w:header="0" w:footer="2279" w:gutter="0"/>
          <w:cols w:space="720"/>
        </w:sectPr>
      </w:pPr>
    </w:p>
    <w:p w14:paraId="09A1271D" w14:textId="77777777" w:rsidR="00E746E6" w:rsidRDefault="000245FA">
      <w:pPr>
        <w:pStyle w:val="BodyText"/>
        <w:spacing w:before="96" w:line="252" w:lineRule="auto"/>
        <w:ind w:left="514" w:right="393" w:hanging="479"/>
        <w:jc w:val="both"/>
      </w:pPr>
      <w:bookmarkStart w:id="1054" w:name="_bookmark36"/>
      <w:bookmarkEnd w:id="1054"/>
      <w:r>
        <w:rPr>
          <w:w w:val="105"/>
        </w:rPr>
        <w:lastRenderedPageBreak/>
        <w:t>Darity, William A. 2022. “Position and Possessions: Stratification Economics and Intergroup</w:t>
      </w:r>
      <w:r>
        <w:rPr>
          <w:spacing w:val="-3"/>
          <w:w w:val="105"/>
        </w:rPr>
        <w:t xml:space="preserve"> </w:t>
      </w:r>
      <w:r>
        <w:rPr>
          <w:w w:val="105"/>
        </w:rPr>
        <w:t>Inequality.”</w:t>
      </w:r>
      <w:r>
        <w:rPr>
          <w:spacing w:val="-2"/>
          <w:w w:val="105"/>
        </w:rPr>
        <w:t xml:space="preserve"> </w:t>
      </w:r>
      <w:r>
        <w:rPr>
          <w:i/>
          <w:w w:val="105"/>
        </w:rPr>
        <w:t>Journal</w:t>
      </w:r>
      <w:r>
        <w:rPr>
          <w:i/>
          <w:spacing w:val="-2"/>
          <w:w w:val="105"/>
        </w:rPr>
        <w:t xml:space="preserve"> </w:t>
      </w:r>
      <w:r>
        <w:rPr>
          <w:i/>
          <w:w w:val="105"/>
        </w:rPr>
        <w:t>of</w:t>
      </w:r>
      <w:r>
        <w:rPr>
          <w:i/>
          <w:spacing w:val="-2"/>
          <w:w w:val="105"/>
        </w:rPr>
        <w:t xml:space="preserve"> </w:t>
      </w:r>
      <w:r>
        <w:rPr>
          <w:i/>
          <w:w w:val="105"/>
        </w:rPr>
        <w:t>Economic</w:t>
      </w:r>
      <w:r>
        <w:rPr>
          <w:i/>
          <w:spacing w:val="-2"/>
          <w:w w:val="105"/>
        </w:rPr>
        <w:t xml:space="preserve"> </w:t>
      </w:r>
      <w:r>
        <w:rPr>
          <w:i/>
          <w:w w:val="105"/>
        </w:rPr>
        <w:t>Literature</w:t>
      </w:r>
      <w:r>
        <w:rPr>
          <w:i/>
          <w:spacing w:val="-2"/>
          <w:w w:val="105"/>
        </w:rPr>
        <w:t xml:space="preserve"> </w:t>
      </w:r>
      <w:r>
        <w:rPr>
          <w:w w:val="105"/>
        </w:rPr>
        <w:t>60,</w:t>
      </w:r>
      <w:r>
        <w:rPr>
          <w:spacing w:val="-2"/>
          <w:w w:val="105"/>
        </w:rPr>
        <w:t xml:space="preserve"> </w:t>
      </w:r>
      <w:r>
        <w:rPr>
          <w:w w:val="105"/>
        </w:rPr>
        <w:t>no.</w:t>
      </w:r>
      <w:r>
        <w:rPr>
          <w:spacing w:val="-2"/>
          <w:w w:val="105"/>
        </w:rPr>
        <w:t xml:space="preserve"> </w:t>
      </w:r>
      <w:r>
        <w:rPr>
          <w:w w:val="105"/>
        </w:rPr>
        <w:t>2</w:t>
      </w:r>
      <w:r>
        <w:rPr>
          <w:spacing w:val="-2"/>
          <w:w w:val="105"/>
        </w:rPr>
        <w:t xml:space="preserve"> </w:t>
      </w:r>
      <w:r>
        <w:rPr>
          <w:w w:val="105"/>
        </w:rPr>
        <w:t>(June</w:t>
      </w:r>
      <w:r>
        <w:rPr>
          <w:spacing w:val="-2"/>
          <w:w w:val="105"/>
        </w:rPr>
        <w:t xml:space="preserve"> </w:t>
      </w:r>
      <w:r>
        <w:rPr>
          <w:w w:val="105"/>
        </w:rPr>
        <w:t>1,</w:t>
      </w:r>
      <w:r>
        <w:rPr>
          <w:spacing w:val="-2"/>
          <w:w w:val="105"/>
        </w:rPr>
        <w:t xml:space="preserve"> 2022):</w:t>
      </w:r>
      <w:ins w:id="1055" w:author="Hussain Hadah" w:date="2026-10-25T19:29:00Z" w16du:dateUtc="2026-10-25T23:29:00Z">
        <w:r w:rsidR="00665139">
          <w:t xml:space="preserve"> </w:t>
        </w:r>
      </w:ins>
      <w:moveToRangeStart w:id="1056" w:author="Hussain Hadah" w:date="2026-10-25T19:29:00Z" w:name="move243848959"/>
      <w:moveTo w:id="1057" w:author="Hussain Hadah" w:date="2026-10-25T19:29:00Z" w16du:dateUtc="2026-10-25T23:29:00Z">
        <w:r>
          <w:t>400–426.</w:t>
        </w:r>
        <w:r>
          <w:rPr>
            <w:spacing w:val="66"/>
          </w:rPr>
          <w:t xml:space="preserve"> </w:t>
        </w:r>
      </w:moveTo>
      <w:moveToRangeEnd w:id="1056"/>
      <w:ins w:id="1058" w:author="Hussain Hadah" w:date="2026-10-25T19:29:00Z" w16du:dateUtc="2026-10-25T23:29:00Z">
        <w:r w:rsidR="00665139">
          <w:fldChar w:fldCharType="begin"/>
        </w:r>
        <w:r w:rsidR="00665139">
          <w:instrText>HYPERLINK "https://doi.org/10.1257/jel.20211690" \h</w:instrText>
        </w:r>
        <w:r w:rsidR="00665139">
          <w:fldChar w:fldCharType="separate"/>
        </w:r>
        <w:r w:rsidR="00665139">
          <w:rPr>
            <w:color w:val="0000FF"/>
          </w:rPr>
          <w:t>https://doi.org/10.1257/jel.20211690</w:t>
        </w:r>
        <w:r w:rsidR="00665139">
          <w:fldChar w:fldCharType="end"/>
        </w:r>
        <w:r w:rsidR="00665139">
          <w:fldChar w:fldCharType="begin"/>
        </w:r>
        <w:r w:rsidR="00665139">
          <w:instrText>HYPERLINK "https://doi.org/10.1257/jel.20211690" \h</w:instrText>
        </w:r>
        <w:r w:rsidR="00665139">
          <w:fldChar w:fldCharType="separate"/>
        </w:r>
        <w:r w:rsidR="00665139">
          <w:t>.</w:t>
        </w:r>
        <w:r w:rsidR="00665139">
          <w:fldChar w:fldCharType="end"/>
        </w:r>
      </w:ins>
    </w:p>
    <w:p w14:paraId="06664254" w14:textId="77777777" w:rsidR="00E746E6" w:rsidRDefault="000245FA">
      <w:pPr>
        <w:pStyle w:val="BodyText"/>
        <w:spacing w:line="274" w:lineRule="exact"/>
        <w:ind w:left="514"/>
        <w:jc w:val="both"/>
        <w:rPr>
          <w:del w:id="1059" w:author="Hussain Hadah" w:date="2026-10-25T19:29:00Z" w16du:dateUtc="2026-10-25T23:29:00Z"/>
        </w:rPr>
      </w:pPr>
      <w:moveFromRangeStart w:id="1060" w:author="Hussain Hadah" w:date="2026-10-25T19:29:00Z" w:name="move243848959"/>
      <w:moveFrom w:id="1061" w:author="Hussain Hadah" w:date="2026-10-25T19:29:00Z" w16du:dateUtc="2026-10-25T23:29:00Z">
        <w:r>
          <w:t>400–426.</w:t>
        </w:r>
        <w:r>
          <w:rPr>
            <w:spacing w:val="66"/>
          </w:rPr>
          <w:t xml:space="preserve"> </w:t>
        </w:r>
      </w:moveFrom>
      <w:moveFromRangeEnd w:id="1060"/>
      <w:del w:id="1062" w:author="Hussain Hadah" w:date="2026-10-25T19:29:00Z" w16du:dateUtc="2026-10-25T23:29:00Z">
        <w:r>
          <w:rPr>
            <w:spacing w:val="66"/>
          </w:rPr>
          <w:delText xml:space="preserve">  </w:delText>
        </w:r>
        <w:r w:rsidR="00E746E6">
          <w:fldChar w:fldCharType="begin"/>
        </w:r>
        <w:r w:rsidR="00E746E6">
          <w:delInstrText>HYPERLINK "https://doi.org/10.1257/jel.20211690" \h</w:delInstrText>
        </w:r>
        <w:r w:rsidR="00E746E6">
          <w:fldChar w:fldCharType="separate"/>
        </w:r>
        <w:r w:rsidR="00E746E6">
          <w:rPr>
            <w:color w:val="0000FF"/>
            <w:spacing w:val="-2"/>
          </w:rPr>
          <w:delText>https://doi.org/10.1257/jel.20211690</w:delText>
        </w:r>
        <w:r w:rsidR="00E746E6">
          <w:fldChar w:fldCharType="end"/>
        </w:r>
        <w:r>
          <w:rPr>
            <w:spacing w:val="-2"/>
          </w:rPr>
          <w:delText>.</w:delText>
        </w:r>
      </w:del>
    </w:p>
    <w:p w14:paraId="1C0B4C3C" w14:textId="77777777" w:rsidR="00E746E6" w:rsidRDefault="000245FA">
      <w:pPr>
        <w:pStyle w:val="BodyText"/>
        <w:spacing w:before="112" w:line="252" w:lineRule="auto"/>
        <w:ind w:left="514" w:right="393" w:hanging="479"/>
        <w:jc w:val="both"/>
      </w:pPr>
      <w:bookmarkStart w:id="1063" w:name="_bookmark37"/>
      <w:bookmarkEnd w:id="1063"/>
      <w:r>
        <w:rPr>
          <w:w w:val="105"/>
        </w:rPr>
        <w:t xml:space="preserve">Darity, William A., Patrick L. Mason, and James B. Stewart. 2006. “The Economics of Identity: The Origin and Persistence of Racial Identity Norms.” </w:t>
      </w:r>
      <w:r>
        <w:rPr>
          <w:i/>
          <w:w w:val="105"/>
        </w:rPr>
        <w:t xml:space="preserve">Journal of </w:t>
      </w:r>
      <w:r>
        <w:rPr>
          <w:i/>
        </w:rPr>
        <w:t xml:space="preserve">Economic Behavior &amp; Organization </w:t>
      </w:r>
      <w:r>
        <w:t xml:space="preserve">60, no. 3 (July 1, 2006): 283–305. </w:t>
      </w:r>
      <w:r w:rsidR="00E746E6">
        <w:fldChar w:fldCharType="begin"/>
      </w:r>
      <w:r w:rsidR="00E746E6">
        <w:instrText>HYPERLINK "https://doi.org/10.1016/j.jebo.2004.09.005" \h</w:instrText>
      </w:r>
      <w:r w:rsidR="00E746E6">
        <w:fldChar w:fldCharType="separate"/>
      </w:r>
      <w:r w:rsidR="00E746E6">
        <w:rPr>
          <w:color w:val="0000FF"/>
        </w:rPr>
        <w:t>https://doi</w:t>
      </w:r>
      <w:ins w:id="1064" w:author="Hussain Hadah" w:date="2026-10-25T19:29:00Z" w16du:dateUtc="2026-10-25T23:29:00Z">
        <w:r w:rsidR="00665139">
          <w:rPr>
            <w:color w:val="0000FF"/>
          </w:rPr>
          <w:t xml:space="preserve">. </w:t>
        </w:r>
      </w:ins>
      <w:del w:id="1065" w:author="Hussain Hadah" w:date="2026-10-25T19:29:00Z" w16du:dateUtc="2026-10-25T23:29:00Z">
        <w:r w:rsidR="00E746E6">
          <w:rPr>
            <w:color w:val="0000FF"/>
          </w:rPr>
          <w:delText>.</w:delText>
        </w:r>
      </w:del>
      <w:r w:rsidR="00E746E6">
        <w:fldChar w:fldCharType="end"/>
      </w:r>
      <w:del w:id="1066" w:author="Hussain Hadah" w:date="2026-10-25T19:29:00Z" w16du:dateUtc="2026-10-25T23:29:00Z">
        <w:r>
          <w:rPr>
            <w:color w:val="0000FF"/>
          </w:rPr>
          <w:delText xml:space="preserve"> </w:delText>
        </w:r>
      </w:del>
      <w:hyperlink r:id="rId28">
        <w:r w:rsidR="00E746E6">
          <w:rPr>
            <w:color w:val="0000FF"/>
            <w:spacing w:val="-2"/>
            <w:w w:val="105"/>
          </w:rPr>
          <w:t>org/10.1016/j.jebo.2004.09.005</w:t>
        </w:r>
      </w:hyperlink>
      <w:ins w:id="1067" w:author="Hussain Hadah" w:date="2026-10-25T19:29:00Z" w16du:dateUtc="2026-10-25T23:29:00Z">
        <w:r w:rsidR="00665139">
          <w:fldChar w:fldCharType="begin"/>
        </w:r>
        <w:r w:rsidR="00665139">
          <w:instrText>HYPERLINK "https://doi.org/10.1016/j.jebo.2004.09.005" \h</w:instrText>
        </w:r>
        <w:r w:rsidR="00665139">
          <w:fldChar w:fldCharType="separate"/>
        </w:r>
        <w:r w:rsidR="00665139">
          <w:t>.</w:t>
        </w:r>
        <w:r w:rsidR="00665139">
          <w:fldChar w:fldCharType="end"/>
        </w:r>
      </w:ins>
      <w:del w:id="1068" w:author="Hussain Hadah" w:date="2026-10-25T19:29:00Z" w16du:dateUtc="2026-10-25T23:29:00Z">
        <w:r>
          <w:rPr>
            <w:spacing w:val="-2"/>
            <w:w w:val="105"/>
          </w:rPr>
          <w:delText>.</w:delText>
        </w:r>
      </w:del>
    </w:p>
    <w:p w14:paraId="78786AB7" w14:textId="77777777" w:rsidR="00E746E6" w:rsidRDefault="000245FA">
      <w:pPr>
        <w:pStyle w:val="BodyText"/>
        <w:spacing w:before="96" w:line="252" w:lineRule="auto"/>
        <w:ind w:left="514" w:right="393" w:hanging="479"/>
        <w:jc w:val="both"/>
      </w:pPr>
      <w:bookmarkStart w:id="1069" w:name="_bookmark38"/>
      <w:bookmarkEnd w:id="1069"/>
      <w:r>
        <w:rPr>
          <w:w w:val="105"/>
        </w:rPr>
        <w:t>Diette,</w:t>
      </w:r>
      <w:r>
        <w:rPr>
          <w:spacing w:val="40"/>
          <w:w w:val="105"/>
        </w:rPr>
        <w:t xml:space="preserve"> </w:t>
      </w:r>
      <w:r>
        <w:rPr>
          <w:w w:val="105"/>
        </w:rPr>
        <w:t>Timothy</w:t>
      </w:r>
      <w:r>
        <w:rPr>
          <w:spacing w:val="40"/>
          <w:w w:val="105"/>
        </w:rPr>
        <w:t xml:space="preserve"> </w:t>
      </w:r>
      <w:r>
        <w:rPr>
          <w:w w:val="105"/>
        </w:rPr>
        <w:t>M.,</w:t>
      </w:r>
      <w:r>
        <w:rPr>
          <w:spacing w:val="40"/>
          <w:w w:val="105"/>
        </w:rPr>
        <w:t xml:space="preserve"> </w:t>
      </w:r>
      <w:r>
        <w:rPr>
          <w:w w:val="105"/>
        </w:rPr>
        <w:t>Arthur</w:t>
      </w:r>
      <w:r>
        <w:rPr>
          <w:spacing w:val="40"/>
          <w:w w:val="105"/>
        </w:rPr>
        <w:t xml:space="preserve"> </w:t>
      </w:r>
      <w:r>
        <w:rPr>
          <w:w w:val="105"/>
        </w:rPr>
        <w:t>H.</w:t>
      </w:r>
      <w:r>
        <w:rPr>
          <w:spacing w:val="40"/>
          <w:w w:val="105"/>
        </w:rPr>
        <w:t xml:space="preserve"> </w:t>
      </w:r>
      <w:r>
        <w:rPr>
          <w:w w:val="105"/>
        </w:rPr>
        <w:t>Goldsmith,</w:t>
      </w:r>
      <w:r>
        <w:rPr>
          <w:spacing w:val="40"/>
          <w:w w:val="105"/>
        </w:rPr>
        <w:t xml:space="preserve"> </w:t>
      </w:r>
      <w:r>
        <w:rPr>
          <w:w w:val="105"/>
        </w:rPr>
        <w:t>Darrick</w:t>
      </w:r>
      <w:r>
        <w:rPr>
          <w:spacing w:val="40"/>
          <w:w w:val="105"/>
        </w:rPr>
        <w:t xml:space="preserve"> </w:t>
      </w:r>
      <w:r>
        <w:rPr>
          <w:w w:val="105"/>
        </w:rPr>
        <w:t>Hamilton,</w:t>
      </w:r>
      <w:r>
        <w:rPr>
          <w:spacing w:val="40"/>
          <w:w w:val="105"/>
        </w:rPr>
        <w:t xml:space="preserve"> </w:t>
      </w:r>
      <w:r>
        <w:rPr>
          <w:w w:val="105"/>
        </w:rPr>
        <w:t>and</w:t>
      </w:r>
      <w:r>
        <w:rPr>
          <w:spacing w:val="40"/>
          <w:w w:val="105"/>
        </w:rPr>
        <w:t xml:space="preserve"> </w:t>
      </w:r>
      <w:r>
        <w:rPr>
          <w:w w:val="105"/>
        </w:rPr>
        <w:t>William</w:t>
      </w:r>
      <w:r>
        <w:rPr>
          <w:spacing w:val="40"/>
          <w:w w:val="105"/>
        </w:rPr>
        <w:t xml:space="preserve"> </w:t>
      </w:r>
      <w:ins w:id="1070" w:author="Hussain Hadah" w:date="2026-10-25T19:29:00Z" w16du:dateUtc="2026-10-25T23:29:00Z">
        <w:r w:rsidR="00665139">
          <w:t>Darity</w:t>
        </w:r>
      </w:ins>
      <w:del w:id="1071" w:author="Hussain Hadah" w:date="2026-10-25T19:29:00Z" w16du:dateUtc="2026-10-25T23:29:00Z">
        <w:r>
          <w:rPr>
            <w:w w:val="105"/>
          </w:rPr>
          <w:delText>Dar-ity</w:delText>
        </w:r>
      </w:del>
      <w:r>
        <w:rPr>
          <w:w w:val="105"/>
        </w:rPr>
        <w:t xml:space="preserve">. 2015. “Skin Shade Stratification and the Psychological Cost of </w:t>
      </w:r>
      <w:ins w:id="1072" w:author="Hussain Hadah" w:date="2026-10-25T19:29:00Z" w16du:dateUtc="2026-10-25T23:29:00Z">
        <w:r w:rsidR="00665139">
          <w:t>Unemployment</w:t>
        </w:r>
      </w:ins>
      <w:del w:id="1073" w:author="Hussain Hadah" w:date="2026-10-25T19:29:00Z" w16du:dateUtc="2026-10-25T23:29:00Z">
        <w:r>
          <w:rPr>
            <w:w w:val="105"/>
          </w:rPr>
          <w:delText>Unemploy-ment</w:delText>
        </w:r>
      </w:del>
      <w:r>
        <w:rPr>
          <w:w w:val="105"/>
        </w:rPr>
        <w:t xml:space="preserve">: Is There a Gradient for Black Females?” </w:t>
      </w:r>
      <w:r>
        <w:rPr>
          <w:i/>
          <w:w w:val="105"/>
        </w:rPr>
        <w:t xml:space="preserve">The Review of Black Political Economy </w:t>
      </w:r>
      <w:r>
        <w:rPr>
          <w:w w:val="105"/>
        </w:rPr>
        <w:t xml:space="preserve">42, nos. 1-2 (January 1, 2015): 155–177. </w:t>
      </w:r>
      <w:r w:rsidR="00E746E6">
        <w:fldChar w:fldCharType="begin"/>
      </w:r>
      <w:r w:rsidR="00E746E6">
        <w:instrText>HYPERLINK "https://doi.org/10.1007/s12114-014-9192-z" \h</w:instrText>
      </w:r>
      <w:r w:rsidR="00E746E6">
        <w:fldChar w:fldCharType="separate"/>
      </w:r>
      <w:r w:rsidR="00E746E6">
        <w:rPr>
          <w:color w:val="0000FF"/>
          <w:w w:val="105"/>
        </w:rPr>
        <w:t>https://doi.org/10.1007</w:t>
      </w:r>
      <w:ins w:id="1074" w:author="Hussain Hadah" w:date="2026-10-25T19:29:00Z" w16du:dateUtc="2026-10-25T23:29:00Z">
        <w:r w:rsidR="00665139">
          <w:rPr>
            <w:color w:val="0000FF"/>
          </w:rPr>
          <w:t xml:space="preserve">/ </w:t>
        </w:r>
      </w:ins>
      <w:del w:id="1075" w:author="Hussain Hadah" w:date="2026-10-25T19:29:00Z" w16du:dateUtc="2026-10-25T23:29:00Z">
        <w:r w:rsidR="00E746E6">
          <w:rPr>
            <w:color w:val="0000FF"/>
            <w:w w:val="105"/>
          </w:rPr>
          <w:delText>/</w:delText>
        </w:r>
      </w:del>
      <w:r w:rsidR="00E746E6">
        <w:fldChar w:fldCharType="end"/>
      </w:r>
      <w:del w:id="1076" w:author="Hussain Hadah" w:date="2026-10-25T19:29:00Z" w16du:dateUtc="2026-10-25T23:29:00Z">
        <w:r>
          <w:rPr>
            <w:color w:val="0000FF"/>
            <w:w w:val="105"/>
          </w:rPr>
          <w:delText xml:space="preserve"> </w:delText>
        </w:r>
      </w:del>
      <w:hyperlink r:id="rId29">
        <w:r w:rsidR="00E746E6">
          <w:rPr>
            <w:color w:val="0000FF"/>
            <w:spacing w:val="-2"/>
            <w:w w:val="105"/>
          </w:rPr>
          <w:t>s12114-014-9192-z</w:t>
        </w:r>
      </w:hyperlink>
      <w:ins w:id="1077" w:author="Hussain Hadah" w:date="2026-10-25T19:29:00Z" w16du:dateUtc="2026-10-25T23:29:00Z">
        <w:r w:rsidR="00665139">
          <w:fldChar w:fldCharType="begin"/>
        </w:r>
        <w:r w:rsidR="00665139">
          <w:instrText>HYPERLINK "https://doi.org/10.1007/s12114-014-9192-z" \h</w:instrText>
        </w:r>
        <w:r w:rsidR="00665139">
          <w:fldChar w:fldCharType="separate"/>
        </w:r>
        <w:r w:rsidR="00665139">
          <w:t>.</w:t>
        </w:r>
        <w:r w:rsidR="00665139">
          <w:fldChar w:fldCharType="end"/>
        </w:r>
      </w:ins>
      <w:del w:id="1078" w:author="Hussain Hadah" w:date="2026-10-25T19:29:00Z" w16du:dateUtc="2026-10-25T23:29:00Z">
        <w:r>
          <w:rPr>
            <w:spacing w:val="-2"/>
            <w:w w:val="105"/>
          </w:rPr>
          <w:delText>.</w:delText>
        </w:r>
      </w:del>
    </w:p>
    <w:p w14:paraId="3EA2F547" w14:textId="77777777" w:rsidR="00E746E6" w:rsidRDefault="000245FA">
      <w:pPr>
        <w:pStyle w:val="BodyText"/>
        <w:spacing w:before="96" w:line="252" w:lineRule="auto"/>
        <w:ind w:left="514" w:right="393" w:hanging="479"/>
        <w:jc w:val="both"/>
      </w:pPr>
      <w:bookmarkStart w:id="1079" w:name="_bookmark39"/>
      <w:bookmarkEnd w:id="1079"/>
      <w:r>
        <w:rPr>
          <w:w w:val="110"/>
        </w:rPr>
        <w:t>Duleep,</w:t>
      </w:r>
      <w:r>
        <w:rPr>
          <w:spacing w:val="-9"/>
          <w:w w:val="110"/>
        </w:rPr>
        <w:t xml:space="preserve"> </w:t>
      </w:r>
      <w:r>
        <w:rPr>
          <w:w w:val="110"/>
        </w:rPr>
        <w:t>Harriet</w:t>
      </w:r>
      <w:r>
        <w:rPr>
          <w:spacing w:val="-9"/>
          <w:w w:val="110"/>
        </w:rPr>
        <w:t xml:space="preserve"> </w:t>
      </w:r>
      <w:r>
        <w:rPr>
          <w:w w:val="110"/>
        </w:rPr>
        <w:t>Orcutt,</w:t>
      </w:r>
      <w:r>
        <w:rPr>
          <w:spacing w:val="-9"/>
          <w:w w:val="110"/>
        </w:rPr>
        <w:t xml:space="preserve"> </w:t>
      </w:r>
      <w:r>
        <w:rPr>
          <w:w w:val="110"/>
        </w:rPr>
        <w:t>and</w:t>
      </w:r>
      <w:r>
        <w:rPr>
          <w:spacing w:val="-9"/>
          <w:w w:val="110"/>
        </w:rPr>
        <w:t xml:space="preserve"> </w:t>
      </w:r>
      <w:r>
        <w:rPr>
          <w:w w:val="110"/>
        </w:rPr>
        <w:t>Seth</w:t>
      </w:r>
      <w:r>
        <w:rPr>
          <w:spacing w:val="-9"/>
          <w:w w:val="110"/>
        </w:rPr>
        <w:t xml:space="preserve"> </w:t>
      </w:r>
      <w:r>
        <w:rPr>
          <w:w w:val="110"/>
        </w:rPr>
        <w:t>G</w:t>
      </w:r>
      <w:r>
        <w:rPr>
          <w:spacing w:val="-9"/>
          <w:w w:val="110"/>
        </w:rPr>
        <w:t xml:space="preserve"> </w:t>
      </w:r>
      <w:r>
        <w:rPr>
          <w:w w:val="110"/>
        </w:rPr>
        <w:t>Sanders.</w:t>
      </w:r>
      <w:r>
        <w:rPr>
          <w:spacing w:val="-9"/>
          <w:w w:val="110"/>
        </w:rPr>
        <w:t xml:space="preserve"> </w:t>
      </w:r>
      <w:r>
        <w:rPr>
          <w:w w:val="110"/>
        </w:rPr>
        <w:t>2012.</w:t>
      </w:r>
      <w:r>
        <w:rPr>
          <w:spacing w:val="-9"/>
          <w:w w:val="110"/>
        </w:rPr>
        <w:t xml:space="preserve"> </w:t>
      </w:r>
      <w:r>
        <w:rPr>
          <w:w w:val="110"/>
        </w:rPr>
        <w:t>“The</w:t>
      </w:r>
      <w:r>
        <w:rPr>
          <w:spacing w:val="-9"/>
          <w:w w:val="110"/>
        </w:rPr>
        <w:t xml:space="preserve"> </w:t>
      </w:r>
      <w:r>
        <w:rPr>
          <w:w w:val="110"/>
        </w:rPr>
        <w:t>economic</w:t>
      </w:r>
      <w:r>
        <w:rPr>
          <w:spacing w:val="-9"/>
          <w:w w:val="110"/>
        </w:rPr>
        <w:t xml:space="preserve"> </w:t>
      </w:r>
      <w:r>
        <w:rPr>
          <w:w w:val="110"/>
        </w:rPr>
        <w:t>status</w:t>
      </w:r>
      <w:r>
        <w:rPr>
          <w:spacing w:val="-9"/>
          <w:w w:val="110"/>
        </w:rPr>
        <w:t xml:space="preserve"> </w:t>
      </w:r>
      <w:r>
        <w:rPr>
          <w:w w:val="110"/>
        </w:rPr>
        <w:t>of</w:t>
      </w:r>
      <w:r>
        <w:rPr>
          <w:spacing w:val="-9"/>
          <w:w w:val="110"/>
        </w:rPr>
        <w:t xml:space="preserve"> </w:t>
      </w:r>
      <w:r>
        <w:rPr>
          <w:w w:val="110"/>
        </w:rPr>
        <w:t>Asian Americans before and after the Civil Rights Act.”</w:t>
      </w:r>
    </w:p>
    <w:p w14:paraId="0CA875F2" w14:textId="77777777" w:rsidR="00E746E6" w:rsidRDefault="000245FA">
      <w:pPr>
        <w:pStyle w:val="BodyText"/>
        <w:spacing w:before="98" w:line="252" w:lineRule="auto"/>
        <w:ind w:left="514" w:right="393" w:hanging="479"/>
        <w:jc w:val="both"/>
      </w:pPr>
      <w:bookmarkStart w:id="1080" w:name="_bookmark40"/>
      <w:bookmarkEnd w:id="1080"/>
      <w:r>
        <w:rPr>
          <w:w w:val="105"/>
        </w:rPr>
        <w:t xml:space="preserve">Duncan, B., and S. J. Trejo. 2011. “Intermarriage and the Intergenerational </w:t>
      </w:r>
      <w:ins w:id="1081" w:author="Hussain Hadah" w:date="2026-10-25T19:29:00Z" w16du:dateUtc="2026-10-25T23:29:00Z">
        <w:r w:rsidR="00665139">
          <w:t>Transmission</w:t>
        </w:r>
      </w:ins>
      <w:del w:id="1082" w:author="Hussain Hadah" w:date="2026-10-25T19:29:00Z" w16du:dateUtc="2026-10-25T23:29:00Z">
        <w:r>
          <w:rPr>
            <w:w w:val="105"/>
          </w:rPr>
          <w:delText>Trans-mission</w:delText>
        </w:r>
      </w:del>
      <w:r>
        <w:rPr>
          <w:w w:val="105"/>
        </w:rPr>
        <w:t xml:space="preserve"> of Ethnic Identity and Human Capital for Mexican Americans.” </w:t>
      </w:r>
      <w:r>
        <w:rPr>
          <w:i/>
          <w:w w:val="105"/>
        </w:rPr>
        <w:t>J</w:t>
      </w:r>
      <w:r>
        <w:rPr>
          <w:i/>
          <w:spacing w:val="40"/>
          <w:w w:val="105"/>
        </w:rPr>
        <w:t xml:space="preserve"> </w:t>
      </w:r>
      <w:r>
        <w:rPr>
          <w:i/>
          <w:w w:val="105"/>
        </w:rPr>
        <w:t xml:space="preserve">Labor Econ </w:t>
      </w:r>
      <w:r>
        <w:rPr>
          <w:w w:val="105"/>
        </w:rPr>
        <w:t>29.</w:t>
      </w:r>
    </w:p>
    <w:p w14:paraId="35C16D87" w14:textId="77777777" w:rsidR="00E746E6" w:rsidRDefault="000245FA">
      <w:pPr>
        <w:spacing w:before="97" w:line="252" w:lineRule="auto"/>
        <w:ind w:left="514" w:right="393" w:hanging="479"/>
        <w:jc w:val="both"/>
        <w:rPr>
          <w:sz w:val="24"/>
        </w:rPr>
      </w:pPr>
      <w:bookmarkStart w:id="1083" w:name="_bookmark41"/>
      <w:bookmarkEnd w:id="1083"/>
      <w:r>
        <w:rPr>
          <w:w w:val="105"/>
          <w:sz w:val="24"/>
        </w:rPr>
        <w:t xml:space="preserve">Duncan, Brian, and Stephen J. Trejo. 2018a. “Identifying the Later-Generation </w:t>
      </w:r>
      <w:ins w:id="1084" w:author="Hussain Hadah" w:date="2026-10-25T19:29:00Z" w16du:dateUtc="2026-10-25T23:29:00Z">
        <w:r w:rsidR="00665139">
          <w:t>Descendants</w:t>
        </w:r>
      </w:ins>
      <w:del w:id="1085" w:author="Hussain Hadah" w:date="2026-10-25T19:29:00Z" w16du:dateUtc="2026-10-25T23:29:00Z">
        <w:r>
          <w:rPr>
            <w:w w:val="105"/>
            <w:sz w:val="24"/>
          </w:rPr>
          <w:delText>De-scendants</w:delText>
        </w:r>
      </w:del>
      <w:r>
        <w:rPr>
          <w:w w:val="105"/>
          <w:sz w:val="24"/>
        </w:rPr>
        <w:t xml:space="preserve"> of U.S. Immigrants: Issues Arising from Selective Ethnic Attrition.” </w:t>
      </w:r>
      <w:r>
        <w:rPr>
          <w:i/>
          <w:w w:val="105"/>
          <w:sz w:val="24"/>
        </w:rPr>
        <w:t>The</w:t>
      </w:r>
      <w:r>
        <w:rPr>
          <w:i/>
          <w:spacing w:val="-15"/>
          <w:w w:val="105"/>
          <w:sz w:val="24"/>
        </w:rPr>
        <w:t xml:space="preserve"> </w:t>
      </w:r>
      <w:r>
        <w:rPr>
          <w:i/>
          <w:w w:val="105"/>
          <w:sz w:val="24"/>
        </w:rPr>
        <w:t>ANNALS</w:t>
      </w:r>
      <w:r>
        <w:rPr>
          <w:i/>
          <w:spacing w:val="-15"/>
          <w:w w:val="105"/>
          <w:sz w:val="24"/>
        </w:rPr>
        <w:t xml:space="preserve"> </w:t>
      </w:r>
      <w:r>
        <w:rPr>
          <w:i/>
          <w:w w:val="105"/>
          <w:sz w:val="24"/>
        </w:rPr>
        <w:t>of</w:t>
      </w:r>
      <w:r>
        <w:rPr>
          <w:i/>
          <w:spacing w:val="-15"/>
          <w:w w:val="105"/>
          <w:sz w:val="24"/>
        </w:rPr>
        <w:t xml:space="preserve"> </w:t>
      </w:r>
      <w:r>
        <w:rPr>
          <w:i/>
          <w:w w:val="105"/>
          <w:sz w:val="24"/>
        </w:rPr>
        <w:t>the</w:t>
      </w:r>
      <w:r>
        <w:rPr>
          <w:i/>
          <w:spacing w:val="-15"/>
          <w:w w:val="105"/>
          <w:sz w:val="24"/>
        </w:rPr>
        <w:t xml:space="preserve"> </w:t>
      </w:r>
      <w:r>
        <w:rPr>
          <w:i/>
          <w:w w:val="105"/>
          <w:sz w:val="24"/>
        </w:rPr>
        <w:t>American</w:t>
      </w:r>
      <w:r>
        <w:rPr>
          <w:i/>
          <w:spacing w:val="-15"/>
          <w:w w:val="105"/>
          <w:sz w:val="24"/>
        </w:rPr>
        <w:t xml:space="preserve"> </w:t>
      </w:r>
      <w:r>
        <w:rPr>
          <w:i/>
          <w:w w:val="105"/>
          <w:sz w:val="24"/>
        </w:rPr>
        <w:t>Academy</w:t>
      </w:r>
      <w:r>
        <w:rPr>
          <w:i/>
          <w:spacing w:val="-15"/>
          <w:w w:val="105"/>
          <w:sz w:val="24"/>
        </w:rPr>
        <w:t xml:space="preserve"> </w:t>
      </w:r>
      <w:r>
        <w:rPr>
          <w:i/>
          <w:w w:val="105"/>
          <w:sz w:val="24"/>
        </w:rPr>
        <w:t>of</w:t>
      </w:r>
      <w:r>
        <w:rPr>
          <w:i/>
          <w:spacing w:val="-15"/>
          <w:w w:val="105"/>
          <w:sz w:val="24"/>
        </w:rPr>
        <w:t xml:space="preserve"> </w:t>
      </w:r>
      <w:r>
        <w:rPr>
          <w:i/>
          <w:w w:val="105"/>
          <w:sz w:val="24"/>
        </w:rPr>
        <w:t>Political</w:t>
      </w:r>
      <w:r>
        <w:rPr>
          <w:i/>
          <w:spacing w:val="-15"/>
          <w:w w:val="105"/>
          <w:sz w:val="24"/>
        </w:rPr>
        <w:t xml:space="preserve"> </w:t>
      </w:r>
      <w:r>
        <w:rPr>
          <w:i/>
          <w:w w:val="105"/>
          <w:sz w:val="24"/>
        </w:rPr>
        <w:t>and</w:t>
      </w:r>
      <w:r>
        <w:rPr>
          <w:i/>
          <w:spacing w:val="-15"/>
          <w:w w:val="105"/>
          <w:sz w:val="24"/>
        </w:rPr>
        <w:t xml:space="preserve"> </w:t>
      </w:r>
      <w:r>
        <w:rPr>
          <w:i/>
          <w:w w:val="105"/>
          <w:sz w:val="24"/>
        </w:rPr>
        <w:t>Social</w:t>
      </w:r>
      <w:r>
        <w:rPr>
          <w:i/>
          <w:spacing w:val="-15"/>
          <w:w w:val="105"/>
          <w:sz w:val="24"/>
        </w:rPr>
        <w:t xml:space="preserve"> </w:t>
      </w:r>
      <w:r>
        <w:rPr>
          <w:i/>
          <w:w w:val="105"/>
          <w:sz w:val="24"/>
        </w:rPr>
        <w:t>Science</w:t>
      </w:r>
      <w:r>
        <w:rPr>
          <w:i/>
          <w:spacing w:val="-15"/>
          <w:w w:val="105"/>
          <w:sz w:val="24"/>
        </w:rPr>
        <w:t xml:space="preserve"> </w:t>
      </w:r>
      <w:r>
        <w:rPr>
          <w:w w:val="105"/>
          <w:sz w:val="24"/>
        </w:rPr>
        <w:t>677,</w:t>
      </w:r>
      <w:r>
        <w:rPr>
          <w:spacing w:val="-15"/>
          <w:w w:val="105"/>
          <w:sz w:val="24"/>
        </w:rPr>
        <w:t xml:space="preserve"> </w:t>
      </w:r>
      <w:r>
        <w:rPr>
          <w:w w:val="105"/>
          <w:sz w:val="24"/>
        </w:rPr>
        <w:t>no.</w:t>
      </w:r>
      <w:r>
        <w:rPr>
          <w:spacing w:val="-15"/>
          <w:w w:val="105"/>
          <w:sz w:val="24"/>
        </w:rPr>
        <w:t xml:space="preserve"> </w:t>
      </w:r>
      <w:r>
        <w:rPr>
          <w:w w:val="105"/>
          <w:sz w:val="24"/>
        </w:rPr>
        <w:t xml:space="preserve">1 (May 1, 2018): 131–138. </w:t>
      </w:r>
      <w:hyperlink r:id="rId30">
        <w:r w:rsidR="00E746E6">
          <w:rPr>
            <w:color w:val="0000FF"/>
            <w:w w:val="105"/>
            <w:sz w:val="24"/>
          </w:rPr>
          <w:t>https://doi.org/10.1177/0002716218763293</w:t>
        </w:r>
      </w:hyperlink>
      <w:ins w:id="1086" w:author="Hussain Hadah" w:date="2026-10-25T19:29:00Z" w16du:dateUtc="2026-10-25T23:29:00Z">
        <w:r w:rsidR="00665139">
          <w:fldChar w:fldCharType="begin"/>
        </w:r>
        <w:r w:rsidR="00665139">
          <w:instrText>HYPERLINK "https://doi.org/10.1177/0002716218763293" \h</w:instrText>
        </w:r>
        <w:r w:rsidR="00665139">
          <w:fldChar w:fldCharType="separate"/>
        </w:r>
        <w:r w:rsidR="00665139">
          <w:t>.</w:t>
        </w:r>
        <w:r w:rsidR="00665139">
          <w:fldChar w:fldCharType="end"/>
        </w:r>
      </w:ins>
      <w:del w:id="1087" w:author="Hussain Hadah" w:date="2026-10-25T19:29:00Z" w16du:dateUtc="2026-10-25T23:29:00Z">
        <w:r>
          <w:rPr>
            <w:w w:val="105"/>
            <w:sz w:val="24"/>
          </w:rPr>
          <w:delText>.</w:delText>
        </w:r>
      </w:del>
    </w:p>
    <w:p w14:paraId="589398C0" w14:textId="77777777" w:rsidR="00E746E6" w:rsidRDefault="00665139">
      <w:pPr>
        <w:spacing w:before="96" w:line="252" w:lineRule="auto"/>
        <w:ind w:left="514" w:right="390" w:firstLine="239"/>
        <w:jc w:val="both"/>
        <w:rPr>
          <w:sz w:val="24"/>
        </w:rPr>
      </w:pPr>
      <w:ins w:id="1088" w:author="Hussain Hadah" w:date="2026-10-25T19:29:00Z" w16du:dateUtc="2026-10-25T23:29:00Z">
        <w:r>
          <w:rPr>
            <w:noProof/>
          </w:rPr>
          <mc:AlternateContent>
            <mc:Choice Requires="wpg">
              <w:drawing>
                <wp:anchor distT="0" distB="0" distL="114300" distR="114300" simplePos="0" relativeHeight="487636992" behindDoc="0" locked="0" layoutInCell="1" allowOverlap="1" wp14:anchorId="77852F47" wp14:editId="4B73A2EA">
                  <wp:simplePos x="0" y="0"/>
                  <wp:positionH relativeFrom="column">
                    <wp:posOffset>1</wp:posOffset>
                  </wp:positionH>
                  <wp:positionV relativeFrom="paragraph">
                    <wp:posOffset>77245</wp:posOffset>
                  </wp:positionV>
                  <wp:extent cx="455498" cy="7595"/>
                  <wp:effectExtent l="0" t="0" r="0" b="0"/>
                  <wp:wrapNone/>
                  <wp:docPr id="34713" name="Group 34713"/>
                  <wp:cNvGraphicFramePr/>
                  <a:graphic xmlns:a="http://schemas.openxmlformats.org/drawingml/2006/main">
                    <a:graphicData uri="http://schemas.microsoft.com/office/word/2010/wordprocessingGroup">
                      <wpg:wgp>
                        <wpg:cNvGrpSpPr/>
                        <wpg:grpSpPr>
                          <a:xfrm>
                            <a:off x="0" y="0"/>
                            <a:ext cx="455498" cy="7595"/>
                            <a:chOff x="0" y="0"/>
                            <a:chExt cx="455498" cy="7595"/>
                          </a:xfrm>
                        </wpg:grpSpPr>
                        <wps:wsp>
                          <wps:cNvPr id="2161" name="Shape 2161"/>
                          <wps:cNvSpPr/>
                          <wps:spPr>
                            <a:xfrm>
                              <a:off x="0" y="0"/>
                              <a:ext cx="455498" cy="0"/>
                            </a:xfrm>
                            <a:custGeom>
                              <a:avLst/>
                              <a:gdLst/>
                              <a:ahLst/>
                              <a:cxnLst/>
                              <a:rect l="0" t="0" r="0" b="0"/>
                              <a:pathLst>
                                <a:path w="455498">
                                  <a:moveTo>
                                    <a:pt x="0" y="0"/>
                                  </a:moveTo>
                                  <a:lnTo>
                                    <a:pt x="455498"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713" style="width:35.866pt;height:0.598pt;position:absolute;z-index:39;mso-position-horizontal-relative:text;mso-position-horizontal:absolute;margin-left:6.86646e-05pt;mso-position-vertical-relative:text;margin-top:6.08231pt;" coordsize="4554,75">
                  <v:shape id="Shape 2161" style="position:absolute;width:4554;height:0;left:0;top:0;" coordsize="455498,0" path="m0,0l455498,0">
                    <v:stroke weight="0.598pt" endcap="flat" joinstyle="miter" miterlimit="10" on="true" color="#000000"/>
                    <v:fill on="false" color="#000000" opacity="0"/>
                  </v:shape>
                </v:group>
              </w:pict>
            </mc:Fallback>
          </mc:AlternateContent>
        </w:r>
      </w:ins>
      <w:del w:id="1089" w:author="Hussain Hadah" w:date="2026-10-25T19:29:00Z" w16du:dateUtc="2026-10-25T23:29:00Z">
        <w:r w:rsidR="000245FA">
          <w:rPr>
            <w:noProof/>
            <w:sz w:val="24"/>
          </w:rPr>
          <mc:AlternateContent>
            <mc:Choice Requires="wps">
              <w:drawing>
                <wp:anchor distT="0" distB="0" distL="0" distR="0" simplePos="0" relativeHeight="15742464" behindDoc="0" locked="0" layoutInCell="1" allowOverlap="1" wp14:anchorId="107C5A57" wp14:editId="0DA26DA9">
                  <wp:simplePos x="0" y="0"/>
                  <wp:positionH relativeFrom="page">
                    <wp:posOffset>1165872</wp:posOffset>
                  </wp:positionH>
                  <wp:positionV relativeFrom="paragraph">
                    <wp:posOffset>171021</wp:posOffset>
                  </wp:positionV>
                  <wp:extent cx="455930" cy="127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5930" cy="1270"/>
                          </a:xfrm>
                          <a:custGeom>
                            <a:avLst/>
                            <a:gdLst/>
                            <a:ahLst/>
                            <a:cxnLst/>
                            <a:rect l="l" t="t" r="r" b="b"/>
                            <a:pathLst>
                              <a:path w="455930">
                                <a:moveTo>
                                  <a:pt x="0" y="0"/>
                                </a:moveTo>
                                <a:lnTo>
                                  <a:pt x="455498" y="0"/>
                                </a:lnTo>
                              </a:path>
                            </a:pathLst>
                          </a:custGeom>
                          <a:ln w="759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42464" from="91.801003pt,13.466291pt" to="127.667003pt,13.466291pt" stroked="true" strokeweight=".598pt" strokecolor="#000000">
                  <v:stroke dashstyle="solid"/>
                  <w10:wrap type="none"/>
                </v:line>
              </w:pict>
            </mc:Fallback>
          </mc:AlternateContent>
        </w:r>
      </w:del>
      <w:bookmarkStart w:id="1090" w:name="_bookmark42"/>
      <w:bookmarkEnd w:id="1090"/>
      <w:r w:rsidR="000245FA">
        <w:rPr>
          <w:spacing w:val="-2"/>
          <w:sz w:val="24"/>
        </w:rPr>
        <w:t>.</w:t>
      </w:r>
      <w:r w:rsidR="000245FA">
        <w:rPr>
          <w:spacing w:val="-8"/>
          <w:sz w:val="24"/>
        </w:rPr>
        <w:t xml:space="preserve"> </w:t>
      </w:r>
      <w:r w:rsidR="000245FA">
        <w:rPr>
          <w:spacing w:val="-2"/>
          <w:sz w:val="24"/>
        </w:rPr>
        <w:t>2018b.</w:t>
      </w:r>
      <w:r w:rsidR="000245FA">
        <w:rPr>
          <w:spacing w:val="-9"/>
          <w:sz w:val="24"/>
        </w:rPr>
        <w:t xml:space="preserve"> </w:t>
      </w:r>
      <w:r w:rsidR="000245FA">
        <w:rPr>
          <w:i/>
          <w:spacing w:val="-2"/>
          <w:sz w:val="24"/>
        </w:rPr>
        <w:t>Socioeconomic</w:t>
      </w:r>
      <w:r w:rsidR="000245FA">
        <w:rPr>
          <w:i/>
          <w:spacing w:val="-9"/>
          <w:sz w:val="24"/>
        </w:rPr>
        <w:t xml:space="preserve"> </w:t>
      </w:r>
      <w:r w:rsidR="000245FA">
        <w:rPr>
          <w:i/>
          <w:spacing w:val="-2"/>
          <w:sz w:val="24"/>
        </w:rPr>
        <w:t>Integration</w:t>
      </w:r>
      <w:r w:rsidR="000245FA">
        <w:rPr>
          <w:i/>
          <w:spacing w:val="-8"/>
          <w:sz w:val="24"/>
        </w:rPr>
        <w:t xml:space="preserve"> </w:t>
      </w:r>
      <w:r w:rsidR="000245FA">
        <w:rPr>
          <w:i/>
          <w:spacing w:val="-2"/>
          <w:sz w:val="24"/>
        </w:rPr>
        <w:t>of</w:t>
      </w:r>
      <w:r w:rsidR="000245FA">
        <w:rPr>
          <w:i/>
          <w:spacing w:val="-9"/>
          <w:sz w:val="24"/>
        </w:rPr>
        <w:t xml:space="preserve"> </w:t>
      </w:r>
      <w:r w:rsidR="000245FA">
        <w:rPr>
          <w:i/>
          <w:spacing w:val="-2"/>
          <w:sz w:val="24"/>
        </w:rPr>
        <w:t>U.S.</w:t>
      </w:r>
      <w:r w:rsidR="000245FA">
        <w:rPr>
          <w:i/>
          <w:spacing w:val="-8"/>
          <w:sz w:val="24"/>
        </w:rPr>
        <w:t xml:space="preserve"> </w:t>
      </w:r>
      <w:r w:rsidR="000245FA">
        <w:rPr>
          <w:i/>
          <w:spacing w:val="-2"/>
          <w:sz w:val="24"/>
        </w:rPr>
        <w:t>Immigrant</w:t>
      </w:r>
      <w:r w:rsidR="000245FA">
        <w:rPr>
          <w:i/>
          <w:spacing w:val="-9"/>
          <w:sz w:val="24"/>
        </w:rPr>
        <w:t xml:space="preserve"> </w:t>
      </w:r>
      <w:r w:rsidR="000245FA">
        <w:rPr>
          <w:i/>
          <w:spacing w:val="-2"/>
          <w:sz w:val="24"/>
        </w:rPr>
        <w:t>Groups</w:t>
      </w:r>
      <w:r w:rsidR="000245FA">
        <w:rPr>
          <w:i/>
          <w:spacing w:val="-9"/>
          <w:sz w:val="24"/>
        </w:rPr>
        <w:t xml:space="preserve"> </w:t>
      </w:r>
      <w:r w:rsidR="000245FA">
        <w:rPr>
          <w:i/>
          <w:spacing w:val="-2"/>
          <w:sz w:val="24"/>
        </w:rPr>
        <w:t>over</w:t>
      </w:r>
      <w:r w:rsidR="000245FA">
        <w:rPr>
          <w:i/>
          <w:spacing w:val="-8"/>
          <w:sz w:val="24"/>
        </w:rPr>
        <w:t xml:space="preserve"> </w:t>
      </w:r>
      <w:r w:rsidR="000245FA">
        <w:rPr>
          <w:i/>
          <w:spacing w:val="-2"/>
          <w:sz w:val="24"/>
        </w:rPr>
        <w:t>the</w:t>
      </w:r>
      <w:r w:rsidR="000245FA">
        <w:rPr>
          <w:i/>
          <w:spacing w:val="-9"/>
          <w:sz w:val="24"/>
        </w:rPr>
        <w:t xml:space="preserve"> </w:t>
      </w:r>
      <w:r w:rsidR="000245FA">
        <w:rPr>
          <w:i/>
          <w:spacing w:val="-2"/>
          <w:sz w:val="24"/>
        </w:rPr>
        <w:t>Long</w:t>
      </w:r>
      <w:r w:rsidR="000245FA">
        <w:rPr>
          <w:i/>
          <w:spacing w:val="-9"/>
          <w:sz w:val="24"/>
        </w:rPr>
        <w:t xml:space="preserve"> </w:t>
      </w:r>
      <w:r w:rsidR="000245FA">
        <w:rPr>
          <w:i/>
          <w:spacing w:val="-2"/>
          <w:sz w:val="24"/>
        </w:rPr>
        <w:t xml:space="preserve">Term: </w:t>
      </w:r>
      <w:r w:rsidR="000245FA">
        <w:rPr>
          <w:i/>
          <w:sz w:val="24"/>
        </w:rPr>
        <w:t xml:space="preserve">The Second Generation and Beyond. </w:t>
      </w:r>
      <w:r w:rsidR="000245FA">
        <w:rPr>
          <w:sz w:val="24"/>
        </w:rPr>
        <w:t xml:space="preserve">Working Paper, Working Paper Series 24394. </w:t>
      </w:r>
      <w:r w:rsidR="000245FA">
        <w:rPr>
          <w:w w:val="105"/>
          <w:sz w:val="24"/>
        </w:rPr>
        <w:t xml:space="preserve">National Bureau of Economic Research, March. </w:t>
      </w:r>
      <w:r w:rsidR="00E746E6">
        <w:fldChar w:fldCharType="begin"/>
      </w:r>
      <w:r w:rsidR="00E746E6">
        <w:instrText>HYPERLINK "https://doi.org/10.3386/w24394" \h</w:instrText>
      </w:r>
      <w:r w:rsidR="00E746E6">
        <w:fldChar w:fldCharType="separate"/>
      </w:r>
      <w:r w:rsidR="00E746E6">
        <w:rPr>
          <w:color w:val="0000FF"/>
          <w:spacing w:val="9"/>
          <w:w w:val="105"/>
          <w:sz w:val="24"/>
        </w:rPr>
        <w:t>https://doi.org/10.3386</w:t>
      </w:r>
      <w:ins w:id="1091" w:author="Hussain Hadah" w:date="2026-10-25T19:29:00Z" w16du:dateUtc="2026-10-25T23:29:00Z">
        <w:r>
          <w:rPr>
            <w:color w:val="0000FF"/>
          </w:rPr>
          <w:t xml:space="preserve">/ </w:t>
        </w:r>
      </w:ins>
      <w:del w:id="1092" w:author="Hussain Hadah" w:date="2026-10-25T19:29:00Z" w16du:dateUtc="2026-10-25T23:29:00Z">
        <w:r w:rsidR="00E746E6">
          <w:rPr>
            <w:color w:val="0000FF"/>
            <w:spacing w:val="9"/>
            <w:w w:val="105"/>
            <w:sz w:val="24"/>
          </w:rPr>
          <w:delText>/</w:delText>
        </w:r>
      </w:del>
      <w:r w:rsidR="00E746E6">
        <w:fldChar w:fldCharType="end"/>
      </w:r>
      <w:del w:id="1093" w:author="Hussain Hadah" w:date="2026-10-25T19:29:00Z" w16du:dateUtc="2026-10-25T23:29:00Z">
        <w:r w:rsidR="000245FA">
          <w:rPr>
            <w:color w:val="0000FF"/>
            <w:spacing w:val="9"/>
            <w:w w:val="105"/>
            <w:sz w:val="24"/>
          </w:rPr>
          <w:delText xml:space="preserve"> </w:delText>
        </w:r>
      </w:del>
      <w:hyperlink r:id="rId31">
        <w:r w:rsidR="00E746E6">
          <w:rPr>
            <w:color w:val="0000FF"/>
            <w:spacing w:val="-2"/>
            <w:w w:val="105"/>
            <w:sz w:val="24"/>
          </w:rPr>
          <w:t>w24394</w:t>
        </w:r>
      </w:hyperlink>
      <w:ins w:id="1094" w:author="Hussain Hadah" w:date="2026-10-25T19:29:00Z" w16du:dateUtc="2026-10-25T23:29:00Z">
        <w:r>
          <w:fldChar w:fldCharType="begin"/>
        </w:r>
        <w:r>
          <w:instrText>HYPERLINK "https://doi.org/10.3386/w24394" \h</w:instrText>
        </w:r>
        <w:r>
          <w:fldChar w:fldCharType="separate"/>
        </w:r>
        <w:r>
          <w:t>.</w:t>
        </w:r>
        <w:r>
          <w:fldChar w:fldCharType="end"/>
        </w:r>
      </w:ins>
      <w:del w:id="1095" w:author="Hussain Hadah" w:date="2026-10-25T19:29:00Z" w16du:dateUtc="2026-10-25T23:29:00Z">
        <w:r w:rsidR="000245FA">
          <w:rPr>
            <w:spacing w:val="-2"/>
            <w:w w:val="105"/>
            <w:sz w:val="24"/>
          </w:rPr>
          <w:delText>.</w:delText>
        </w:r>
      </w:del>
    </w:p>
    <w:p w14:paraId="3157ED3F" w14:textId="77777777" w:rsidR="00E746E6" w:rsidRDefault="000245FA">
      <w:pPr>
        <w:pStyle w:val="BodyText"/>
        <w:spacing w:before="96" w:line="252" w:lineRule="auto"/>
        <w:ind w:left="514" w:right="393" w:hanging="479"/>
        <w:jc w:val="both"/>
      </w:pPr>
      <w:bookmarkStart w:id="1096" w:name="_bookmark43"/>
      <w:bookmarkEnd w:id="1096"/>
      <w:r>
        <w:rPr>
          <w:w w:val="105"/>
        </w:rPr>
        <w:t>Egloff, Boris, and Stefan C. Schmukle. 2002. “Predictive Validity of an Implicit Association</w:t>
      </w:r>
      <w:r>
        <w:rPr>
          <w:spacing w:val="-9"/>
          <w:w w:val="105"/>
        </w:rPr>
        <w:t xml:space="preserve"> </w:t>
      </w:r>
      <w:r>
        <w:rPr>
          <w:w w:val="105"/>
        </w:rPr>
        <w:t>Test</w:t>
      </w:r>
      <w:r>
        <w:rPr>
          <w:spacing w:val="-9"/>
          <w:w w:val="105"/>
        </w:rPr>
        <w:t xml:space="preserve"> </w:t>
      </w:r>
      <w:r>
        <w:rPr>
          <w:w w:val="105"/>
        </w:rPr>
        <w:t>for</w:t>
      </w:r>
      <w:r>
        <w:rPr>
          <w:spacing w:val="-9"/>
          <w:w w:val="105"/>
        </w:rPr>
        <w:t xml:space="preserve"> </w:t>
      </w:r>
      <w:r>
        <w:rPr>
          <w:w w:val="105"/>
        </w:rPr>
        <w:t>Assessing</w:t>
      </w:r>
      <w:r>
        <w:rPr>
          <w:spacing w:val="-9"/>
          <w:w w:val="105"/>
        </w:rPr>
        <w:t xml:space="preserve"> </w:t>
      </w:r>
      <w:r>
        <w:rPr>
          <w:w w:val="105"/>
        </w:rPr>
        <w:t>Anxiety.”</w:t>
      </w:r>
      <w:r>
        <w:rPr>
          <w:spacing w:val="-9"/>
          <w:w w:val="105"/>
        </w:rPr>
        <w:t xml:space="preserve"> </w:t>
      </w:r>
      <w:r>
        <w:rPr>
          <w:i/>
          <w:w w:val="105"/>
        </w:rPr>
        <w:t>Journal</w:t>
      </w:r>
      <w:r>
        <w:rPr>
          <w:i/>
          <w:spacing w:val="-9"/>
          <w:w w:val="105"/>
        </w:rPr>
        <w:t xml:space="preserve"> </w:t>
      </w:r>
      <w:r>
        <w:rPr>
          <w:i/>
          <w:w w:val="105"/>
        </w:rPr>
        <w:t>of</w:t>
      </w:r>
      <w:r>
        <w:rPr>
          <w:i/>
          <w:spacing w:val="-9"/>
          <w:w w:val="105"/>
        </w:rPr>
        <w:t xml:space="preserve"> </w:t>
      </w:r>
      <w:r>
        <w:rPr>
          <w:i/>
          <w:w w:val="105"/>
        </w:rPr>
        <w:t>Personality</w:t>
      </w:r>
      <w:r>
        <w:rPr>
          <w:i/>
          <w:spacing w:val="-9"/>
          <w:w w:val="105"/>
        </w:rPr>
        <w:t xml:space="preserve"> </w:t>
      </w:r>
      <w:r>
        <w:rPr>
          <w:i/>
          <w:w w:val="105"/>
        </w:rPr>
        <w:t>and</w:t>
      </w:r>
      <w:r>
        <w:rPr>
          <w:i/>
          <w:spacing w:val="-9"/>
          <w:w w:val="105"/>
        </w:rPr>
        <w:t xml:space="preserve"> </w:t>
      </w:r>
      <w:r>
        <w:rPr>
          <w:i/>
          <w:w w:val="105"/>
        </w:rPr>
        <w:t>Social</w:t>
      </w:r>
      <w:r>
        <w:rPr>
          <w:i/>
          <w:spacing w:val="-9"/>
          <w:w w:val="105"/>
        </w:rPr>
        <w:t xml:space="preserve"> </w:t>
      </w:r>
      <w:ins w:id="1097" w:author="Hussain Hadah" w:date="2026-10-25T19:29:00Z" w16du:dateUtc="2026-10-25T23:29:00Z">
        <w:r w:rsidR="00665139">
          <w:rPr>
            <w:i/>
          </w:rPr>
          <w:t>Psychology</w:t>
        </w:r>
      </w:ins>
      <w:del w:id="1098" w:author="Hussain Hadah" w:date="2026-10-25T19:29:00Z" w16du:dateUtc="2026-10-25T23:29:00Z">
        <w:r>
          <w:rPr>
            <w:i/>
            <w:w w:val="105"/>
          </w:rPr>
          <w:delText>Psy-chology</w:delText>
        </w:r>
      </w:del>
      <w:r>
        <w:rPr>
          <w:i/>
          <w:w w:val="105"/>
        </w:rPr>
        <w:t xml:space="preserve"> </w:t>
      </w:r>
      <w:r>
        <w:rPr>
          <w:w w:val="105"/>
        </w:rPr>
        <w:t xml:space="preserve">(US) 83:1441–1455. </w:t>
      </w:r>
      <w:hyperlink r:id="rId32">
        <w:r w:rsidR="00E746E6">
          <w:rPr>
            <w:color w:val="0000FF"/>
            <w:w w:val="105"/>
          </w:rPr>
          <w:t>https://doi.org/10.1037/0022-3514.83.6.1441</w:t>
        </w:r>
      </w:hyperlink>
      <w:ins w:id="1099" w:author="Hussain Hadah" w:date="2026-10-25T19:29:00Z" w16du:dateUtc="2026-10-25T23:29:00Z">
        <w:r w:rsidR="00665139">
          <w:fldChar w:fldCharType="begin"/>
        </w:r>
        <w:r w:rsidR="00665139">
          <w:instrText>HYPERLINK "https://doi.org/10.1037/0022-3514.83.6.1441" \h</w:instrText>
        </w:r>
        <w:r w:rsidR="00665139">
          <w:fldChar w:fldCharType="separate"/>
        </w:r>
        <w:r w:rsidR="00665139">
          <w:t>.</w:t>
        </w:r>
        <w:r w:rsidR="00665139">
          <w:fldChar w:fldCharType="end"/>
        </w:r>
      </w:ins>
      <w:del w:id="1100" w:author="Hussain Hadah" w:date="2026-10-25T19:29:00Z" w16du:dateUtc="2026-10-25T23:29:00Z">
        <w:r>
          <w:rPr>
            <w:w w:val="105"/>
          </w:rPr>
          <w:delText>.</w:delText>
        </w:r>
      </w:del>
    </w:p>
    <w:p w14:paraId="7A21367F" w14:textId="77777777" w:rsidR="00EC5473" w:rsidRDefault="000245FA">
      <w:pPr>
        <w:ind w:left="464" w:right="367" w:hanging="478"/>
        <w:rPr>
          <w:ins w:id="1101" w:author="Hussain Hadah" w:date="2026-10-25T19:29:00Z" w16du:dateUtc="2026-10-25T23:29:00Z"/>
        </w:rPr>
      </w:pPr>
      <w:bookmarkStart w:id="1102" w:name="_bookmark44"/>
      <w:bookmarkEnd w:id="1102"/>
      <w:r>
        <w:t xml:space="preserve">Flood, Sarah, Miriam King, Renae Rodgers, Steven Ruggles, J. Robert Warren, and </w:t>
      </w:r>
      <w:r>
        <w:rPr>
          <w:w w:val="110"/>
        </w:rPr>
        <w:t>Michael Westberry. 2021. (Integrated Public Use Microdata Series, Current</w:t>
      </w:r>
    </w:p>
    <w:p w14:paraId="15354828" w14:textId="77777777" w:rsidR="00E746E6" w:rsidRDefault="000245FA">
      <w:pPr>
        <w:pStyle w:val="BodyText"/>
        <w:spacing w:before="97" w:line="252" w:lineRule="auto"/>
        <w:ind w:left="514" w:right="393" w:hanging="479"/>
        <w:jc w:val="both"/>
      </w:pPr>
      <w:del w:id="1103" w:author="Hussain Hadah" w:date="2026-10-25T19:29:00Z" w16du:dateUtc="2026-10-25T23:29:00Z">
        <w:r>
          <w:rPr>
            <w:w w:val="110"/>
          </w:rPr>
          <w:delText xml:space="preserve"> </w:delText>
        </w:r>
      </w:del>
      <w:r>
        <w:t>Population</w:t>
      </w:r>
      <w:r>
        <w:rPr>
          <w:spacing w:val="51"/>
          <w:w w:val="150"/>
        </w:rPr>
        <w:t xml:space="preserve"> </w:t>
      </w:r>
      <w:r>
        <w:t>Survey:</w:t>
      </w:r>
      <w:r>
        <w:rPr>
          <w:spacing w:val="52"/>
          <w:w w:val="150"/>
        </w:rPr>
        <w:t xml:space="preserve"> </w:t>
      </w:r>
      <w:r>
        <w:t>Version</w:t>
      </w:r>
      <w:r>
        <w:rPr>
          <w:spacing w:val="51"/>
          <w:w w:val="150"/>
        </w:rPr>
        <w:t xml:space="preserve"> </w:t>
      </w:r>
      <w:r>
        <w:t>9.0.</w:t>
      </w:r>
      <w:r>
        <w:rPr>
          <w:spacing w:val="52"/>
          <w:w w:val="150"/>
        </w:rPr>
        <w:t xml:space="preserve"> </w:t>
      </w:r>
      <w:r>
        <w:t>V.</w:t>
      </w:r>
      <w:r>
        <w:rPr>
          <w:spacing w:val="52"/>
          <w:w w:val="150"/>
        </w:rPr>
        <w:t xml:space="preserve"> </w:t>
      </w:r>
      <w:r>
        <w:t>9.0).</w:t>
      </w:r>
      <w:r>
        <w:rPr>
          <w:spacing w:val="51"/>
          <w:w w:val="150"/>
        </w:rPr>
        <w:t xml:space="preserve"> </w:t>
      </w:r>
      <w:hyperlink r:id="rId33">
        <w:r w:rsidR="00E746E6">
          <w:rPr>
            <w:color w:val="0000FF"/>
            <w:spacing w:val="-2"/>
          </w:rPr>
          <w:t>https://doi.org/10.18128/D030.V9.0</w:t>
        </w:r>
      </w:hyperlink>
      <w:ins w:id="1104" w:author="Hussain Hadah" w:date="2026-10-25T19:29:00Z" w16du:dateUtc="2026-10-25T23:29:00Z">
        <w:r w:rsidR="00665139">
          <w:fldChar w:fldCharType="begin"/>
        </w:r>
        <w:r w:rsidR="00665139">
          <w:instrText>HYPERLINK "https://doi.org/10.18128/D030.V9.0" \h</w:instrText>
        </w:r>
        <w:r w:rsidR="00665139">
          <w:fldChar w:fldCharType="separate"/>
        </w:r>
        <w:r w:rsidR="00665139">
          <w:t>.</w:t>
        </w:r>
        <w:r w:rsidR="00665139">
          <w:fldChar w:fldCharType="end"/>
        </w:r>
      </w:ins>
      <w:del w:id="1105" w:author="Hussain Hadah" w:date="2026-10-25T19:29:00Z" w16du:dateUtc="2026-10-25T23:29:00Z">
        <w:r>
          <w:rPr>
            <w:spacing w:val="-2"/>
          </w:rPr>
          <w:delText>.</w:delText>
        </w:r>
      </w:del>
    </w:p>
    <w:p w14:paraId="381DD7D6" w14:textId="77777777" w:rsidR="00E746E6" w:rsidRDefault="000245FA">
      <w:pPr>
        <w:pStyle w:val="BodyText"/>
        <w:spacing w:before="97" w:line="252" w:lineRule="auto"/>
        <w:ind w:left="514" w:right="393" w:hanging="479"/>
        <w:jc w:val="both"/>
      </w:pPr>
      <w:bookmarkStart w:id="1106" w:name="_bookmark45"/>
      <w:bookmarkEnd w:id="1106"/>
      <w:r>
        <w:t>Flood, Sarah, Goeken Ronald, Schouweiler Megan, and Sobek Matthew. 2021. (</w:t>
      </w:r>
      <w:ins w:id="1107" w:author="Hussain Hadah" w:date="2026-10-25T19:29:00Z" w16du:dateUtc="2026-10-25T23:29:00Z">
        <w:r w:rsidR="00665139">
          <w:t>Integrated</w:t>
        </w:r>
      </w:ins>
      <w:del w:id="1108" w:author="Hussain Hadah" w:date="2026-10-25T19:29:00Z" w16du:dateUtc="2026-10-25T23:29:00Z">
        <w:r>
          <w:delText>In-</w:delText>
        </w:r>
        <w:r>
          <w:rPr>
            <w:w w:val="110"/>
          </w:rPr>
          <w:delText>tegrated</w:delText>
        </w:r>
      </w:del>
      <w:r>
        <w:rPr>
          <w:spacing w:val="-17"/>
          <w:w w:val="110"/>
        </w:rPr>
        <w:t xml:space="preserve"> </w:t>
      </w:r>
      <w:r>
        <w:rPr>
          <w:w w:val="110"/>
        </w:rPr>
        <w:t>Public</w:t>
      </w:r>
      <w:r>
        <w:rPr>
          <w:spacing w:val="-16"/>
          <w:w w:val="110"/>
        </w:rPr>
        <w:t xml:space="preserve"> </w:t>
      </w:r>
      <w:r>
        <w:rPr>
          <w:w w:val="110"/>
        </w:rPr>
        <w:t>Use</w:t>
      </w:r>
      <w:r>
        <w:rPr>
          <w:spacing w:val="-17"/>
          <w:w w:val="110"/>
        </w:rPr>
        <w:t xml:space="preserve"> </w:t>
      </w:r>
      <w:r>
        <w:rPr>
          <w:w w:val="110"/>
        </w:rPr>
        <w:t>Microdata</w:t>
      </w:r>
      <w:r>
        <w:rPr>
          <w:spacing w:val="-16"/>
          <w:w w:val="110"/>
        </w:rPr>
        <w:t xml:space="preserve"> </w:t>
      </w:r>
      <w:r>
        <w:rPr>
          <w:w w:val="110"/>
        </w:rPr>
        <w:t>Series,</w:t>
      </w:r>
      <w:r>
        <w:rPr>
          <w:spacing w:val="-17"/>
          <w:w w:val="110"/>
        </w:rPr>
        <w:t xml:space="preserve"> </w:t>
      </w:r>
      <w:r>
        <w:rPr>
          <w:w w:val="110"/>
        </w:rPr>
        <w:t>USA:</w:t>
      </w:r>
      <w:r>
        <w:rPr>
          <w:spacing w:val="-16"/>
          <w:w w:val="110"/>
        </w:rPr>
        <w:t xml:space="preserve"> </w:t>
      </w:r>
      <w:r>
        <w:rPr>
          <w:w w:val="110"/>
        </w:rPr>
        <w:t>Version</w:t>
      </w:r>
      <w:r>
        <w:rPr>
          <w:spacing w:val="-17"/>
          <w:w w:val="110"/>
        </w:rPr>
        <w:t xml:space="preserve"> </w:t>
      </w:r>
      <w:r>
        <w:rPr>
          <w:w w:val="110"/>
        </w:rPr>
        <w:t>12.0.</w:t>
      </w:r>
      <w:r>
        <w:rPr>
          <w:spacing w:val="-16"/>
          <w:w w:val="110"/>
        </w:rPr>
        <w:t xml:space="preserve"> </w:t>
      </w:r>
      <w:r>
        <w:rPr>
          <w:w w:val="110"/>
        </w:rPr>
        <w:t>V.</w:t>
      </w:r>
      <w:r>
        <w:rPr>
          <w:spacing w:val="-17"/>
          <w:w w:val="110"/>
        </w:rPr>
        <w:t xml:space="preserve"> </w:t>
      </w:r>
      <w:r>
        <w:rPr>
          <w:w w:val="110"/>
        </w:rPr>
        <w:t>9.0).</w:t>
      </w:r>
      <w:r>
        <w:rPr>
          <w:spacing w:val="-16"/>
          <w:w w:val="110"/>
        </w:rPr>
        <w:t xml:space="preserve"> </w:t>
      </w:r>
      <w:r w:rsidR="00E746E6">
        <w:fldChar w:fldCharType="begin"/>
      </w:r>
      <w:r w:rsidR="00E746E6">
        <w:instrText>HYPERLINK "https://doi.org/10.18128/D030.V9.0" \h</w:instrText>
      </w:r>
      <w:r w:rsidR="00E746E6">
        <w:fldChar w:fldCharType="separate"/>
      </w:r>
      <w:r w:rsidR="00E746E6">
        <w:rPr>
          <w:color w:val="0000FF"/>
          <w:w w:val="110"/>
        </w:rPr>
        <w:t>https://doi</w:t>
      </w:r>
      <w:ins w:id="1109" w:author="Hussain Hadah" w:date="2026-10-25T19:29:00Z" w16du:dateUtc="2026-10-25T23:29:00Z">
        <w:r w:rsidR="00665139">
          <w:rPr>
            <w:color w:val="0000FF"/>
          </w:rPr>
          <w:t xml:space="preserve">. </w:t>
        </w:r>
      </w:ins>
      <w:del w:id="1110" w:author="Hussain Hadah" w:date="2026-10-25T19:29:00Z" w16du:dateUtc="2026-10-25T23:29:00Z">
        <w:r w:rsidR="00E746E6">
          <w:rPr>
            <w:color w:val="0000FF"/>
            <w:w w:val="110"/>
          </w:rPr>
          <w:delText>.</w:delText>
        </w:r>
      </w:del>
      <w:r w:rsidR="00E746E6">
        <w:fldChar w:fldCharType="end"/>
      </w:r>
      <w:del w:id="1111" w:author="Hussain Hadah" w:date="2026-10-25T19:29:00Z" w16du:dateUtc="2026-10-25T23:29:00Z">
        <w:r>
          <w:rPr>
            <w:color w:val="0000FF"/>
            <w:w w:val="110"/>
          </w:rPr>
          <w:delText xml:space="preserve"> </w:delText>
        </w:r>
      </w:del>
      <w:hyperlink r:id="rId34">
        <w:r w:rsidR="00E746E6">
          <w:rPr>
            <w:color w:val="0000FF"/>
            <w:spacing w:val="-2"/>
            <w:w w:val="110"/>
          </w:rPr>
          <w:t>org/10.18128/D030.V9.0</w:t>
        </w:r>
      </w:hyperlink>
      <w:ins w:id="1112" w:author="Hussain Hadah" w:date="2026-10-25T19:29:00Z" w16du:dateUtc="2026-10-25T23:29:00Z">
        <w:r w:rsidR="00665139">
          <w:fldChar w:fldCharType="begin"/>
        </w:r>
        <w:r w:rsidR="00665139">
          <w:instrText>HYPERLINK "https://doi.org/10.18128/D030.V9.0" \h</w:instrText>
        </w:r>
        <w:r w:rsidR="00665139">
          <w:fldChar w:fldCharType="separate"/>
        </w:r>
        <w:r w:rsidR="00665139">
          <w:t>.</w:t>
        </w:r>
        <w:r w:rsidR="00665139">
          <w:fldChar w:fldCharType="end"/>
        </w:r>
      </w:ins>
      <w:del w:id="1113" w:author="Hussain Hadah" w:date="2026-10-25T19:29:00Z" w16du:dateUtc="2026-10-25T23:29:00Z">
        <w:r>
          <w:rPr>
            <w:spacing w:val="-2"/>
            <w:w w:val="110"/>
          </w:rPr>
          <w:delText>.</w:delText>
        </w:r>
      </w:del>
    </w:p>
    <w:p w14:paraId="6BEDF426" w14:textId="77777777" w:rsidR="00E746E6" w:rsidRDefault="00E746E6">
      <w:pPr>
        <w:pStyle w:val="BodyText"/>
        <w:spacing w:line="252" w:lineRule="auto"/>
        <w:jc w:val="both"/>
        <w:rPr>
          <w:del w:id="1114" w:author="Hussain Hadah" w:date="2026-10-25T19:29:00Z" w16du:dateUtc="2026-10-25T23:29:00Z"/>
        </w:rPr>
        <w:sectPr w:rsidR="00E746E6">
          <w:pgSz w:w="12240" w:h="15840"/>
          <w:pgMar w:top="1820" w:right="1440" w:bottom="2460" w:left="1800" w:header="0" w:footer="2279" w:gutter="0"/>
          <w:cols w:space="720"/>
        </w:sectPr>
      </w:pPr>
    </w:p>
    <w:p w14:paraId="22BC339E" w14:textId="77777777" w:rsidR="00E746E6" w:rsidRDefault="000245FA">
      <w:pPr>
        <w:pStyle w:val="BodyText"/>
        <w:spacing w:before="96" w:line="252" w:lineRule="auto"/>
        <w:ind w:left="514" w:right="393" w:hanging="479"/>
        <w:jc w:val="both"/>
      </w:pPr>
      <w:bookmarkStart w:id="1115" w:name="_bookmark46"/>
      <w:bookmarkEnd w:id="1115"/>
      <w:r>
        <w:rPr>
          <w:w w:val="105"/>
        </w:rPr>
        <w:lastRenderedPageBreak/>
        <w:t>Forscher, Patrick S., Calvin K. Lai, Jordan R. Axt, Charles R. Ebersole, Michelle Herman,</w:t>
      </w:r>
      <w:r>
        <w:rPr>
          <w:spacing w:val="40"/>
          <w:w w:val="105"/>
        </w:rPr>
        <w:t xml:space="preserve"> </w:t>
      </w:r>
      <w:r>
        <w:rPr>
          <w:w w:val="105"/>
        </w:rPr>
        <w:t>Patricia</w:t>
      </w:r>
      <w:r>
        <w:rPr>
          <w:spacing w:val="40"/>
          <w:w w:val="105"/>
        </w:rPr>
        <w:t xml:space="preserve"> </w:t>
      </w:r>
      <w:r>
        <w:rPr>
          <w:w w:val="105"/>
        </w:rPr>
        <w:t>G.</w:t>
      </w:r>
      <w:r>
        <w:rPr>
          <w:spacing w:val="40"/>
          <w:w w:val="105"/>
        </w:rPr>
        <w:t xml:space="preserve"> </w:t>
      </w:r>
      <w:r>
        <w:rPr>
          <w:w w:val="105"/>
        </w:rPr>
        <w:t>Devine,</w:t>
      </w:r>
      <w:r>
        <w:rPr>
          <w:spacing w:val="40"/>
          <w:w w:val="105"/>
        </w:rPr>
        <w:t xml:space="preserve"> </w:t>
      </w:r>
      <w:r>
        <w:rPr>
          <w:w w:val="105"/>
        </w:rPr>
        <w:t>and</w:t>
      </w:r>
      <w:r>
        <w:rPr>
          <w:spacing w:val="40"/>
          <w:w w:val="105"/>
        </w:rPr>
        <w:t xml:space="preserve"> </w:t>
      </w:r>
      <w:r>
        <w:rPr>
          <w:w w:val="105"/>
        </w:rPr>
        <w:t>Brian</w:t>
      </w:r>
      <w:r>
        <w:rPr>
          <w:spacing w:val="40"/>
          <w:w w:val="105"/>
        </w:rPr>
        <w:t xml:space="preserve"> </w:t>
      </w:r>
      <w:r>
        <w:rPr>
          <w:w w:val="105"/>
        </w:rPr>
        <w:t>A.</w:t>
      </w:r>
      <w:r>
        <w:rPr>
          <w:spacing w:val="40"/>
          <w:w w:val="105"/>
        </w:rPr>
        <w:t xml:space="preserve"> </w:t>
      </w:r>
      <w:r>
        <w:rPr>
          <w:w w:val="105"/>
        </w:rPr>
        <w:t>Nosek.</w:t>
      </w:r>
      <w:r>
        <w:rPr>
          <w:spacing w:val="40"/>
          <w:w w:val="105"/>
        </w:rPr>
        <w:t xml:space="preserve"> </w:t>
      </w:r>
      <w:r>
        <w:rPr>
          <w:w w:val="105"/>
        </w:rPr>
        <w:t>2019.</w:t>
      </w:r>
      <w:r>
        <w:rPr>
          <w:spacing w:val="40"/>
          <w:w w:val="105"/>
        </w:rPr>
        <w:t xml:space="preserve"> </w:t>
      </w:r>
      <w:r>
        <w:rPr>
          <w:w w:val="105"/>
        </w:rPr>
        <w:t>“A</w:t>
      </w:r>
      <w:r>
        <w:rPr>
          <w:spacing w:val="40"/>
          <w:w w:val="105"/>
        </w:rPr>
        <w:t xml:space="preserve"> </w:t>
      </w:r>
      <w:r>
        <w:rPr>
          <w:w w:val="105"/>
        </w:rPr>
        <w:t xml:space="preserve">Meta-Analysis of Procedures to Change Implicit Measures.” </w:t>
      </w:r>
      <w:r>
        <w:rPr>
          <w:i/>
          <w:w w:val="105"/>
        </w:rPr>
        <w:t xml:space="preserve">Journal of Personality and Social Psychology </w:t>
      </w:r>
      <w:r>
        <w:rPr>
          <w:w w:val="105"/>
        </w:rPr>
        <w:t xml:space="preserve">(US) 117 (3): 522–559. </w:t>
      </w:r>
      <w:hyperlink r:id="rId35">
        <w:r w:rsidR="00E746E6">
          <w:rPr>
            <w:color w:val="0000FF"/>
            <w:w w:val="105"/>
          </w:rPr>
          <w:t>https://doi.org/10.1037/pspa0000160</w:t>
        </w:r>
      </w:hyperlink>
      <w:ins w:id="1116" w:author="Hussain Hadah" w:date="2026-10-25T19:29:00Z" w16du:dateUtc="2026-10-25T23:29:00Z">
        <w:r w:rsidR="00665139">
          <w:fldChar w:fldCharType="begin"/>
        </w:r>
        <w:r w:rsidR="00665139">
          <w:instrText>HYPERLINK "https://doi.org/10.1037/pspa0000160" \h</w:instrText>
        </w:r>
        <w:r w:rsidR="00665139">
          <w:fldChar w:fldCharType="separate"/>
        </w:r>
        <w:r w:rsidR="00665139">
          <w:t>.</w:t>
        </w:r>
        <w:r w:rsidR="00665139">
          <w:fldChar w:fldCharType="end"/>
        </w:r>
      </w:ins>
      <w:del w:id="1117" w:author="Hussain Hadah" w:date="2026-10-25T19:29:00Z" w16du:dateUtc="2026-10-25T23:29:00Z">
        <w:r>
          <w:rPr>
            <w:w w:val="105"/>
          </w:rPr>
          <w:delText>.</w:delText>
        </w:r>
      </w:del>
    </w:p>
    <w:p w14:paraId="2914F7C3" w14:textId="77777777" w:rsidR="00E746E6" w:rsidRDefault="000245FA">
      <w:pPr>
        <w:pStyle w:val="BodyText"/>
        <w:spacing w:before="96" w:line="252" w:lineRule="auto"/>
        <w:ind w:left="514" w:right="393" w:hanging="479"/>
        <w:jc w:val="both"/>
      </w:pPr>
      <w:bookmarkStart w:id="1118" w:name="_bookmark47"/>
      <w:bookmarkEnd w:id="1118"/>
      <w:r>
        <w:rPr>
          <w:w w:val="110"/>
        </w:rPr>
        <w:t>Fouka,</w:t>
      </w:r>
      <w:r>
        <w:rPr>
          <w:spacing w:val="-2"/>
          <w:w w:val="110"/>
        </w:rPr>
        <w:t xml:space="preserve"> </w:t>
      </w:r>
      <w:r>
        <w:rPr>
          <w:w w:val="110"/>
        </w:rPr>
        <w:t>Vasiliki,</w:t>
      </w:r>
      <w:r>
        <w:rPr>
          <w:spacing w:val="-2"/>
          <w:w w:val="110"/>
        </w:rPr>
        <w:t xml:space="preserve"> </w:t>
      </w:r>
      <w:r>
        <w:rPr>
          <w:w w:val="110"/>
        </w:rPr>
        <w:t>Soumyajit</w:t>
      </w:r>
      <w:r>
        <w:rPr>
          <w:spacing w:val="-3"/>
          <w:w w:val="110"/>
        </w:rPr>
        <w:t xml:space="preserve"> </w:t>
      </w:r>
      <w:r>
        <w:rPr>
          <w:w w:val="110"/>
        </w:rPr>
        <w:t>Mazumder,</w:t>
      </w:r>
      <w:r>
        <w:rPr>
          <w:spacing w:val="-2"/>
          <w:w w:val="110"/>
        </w:rPr>
        <w:t xml:space="preserve"> </w:t>
      </w:r>
      <w:r>
        <w:rPr>
          <w:w w:val="110"/>
        </w:rPr>
        <w:t>and</w:t>
      </w:r>
      <w:r>
        <w:rPr>
          <w:spacing w:val="-3"/>
          <w:w w:val="110"/>
        </w:rPr>
        <w:t xml:space="preserve"> </w:t>
      </w:r>
      <w:r>
        <w:rPr>
          <w:w w:val="110"/>
        </w:rPr>
        <w:t>Marco</w:t>
      </w:r>
      <w:r>
        <w:rPr>
          <w:spacing w:val="-2"/>
          <w:w w:val="110"/>
        </w:rPr>
        <w:t xml:space="preserve"> </w:t>
      </w:r>
      <w:r>
        <w:rPr>
          <w:w w:val="110"/>
        </w:rPr>
        <w:t>Tabellini.</w:t>
      </w:r>
      <w:r>
        <w:rPr>
          <w:spacing w:val="-2"/>
          <w:w w:val="110"/>
        </w:rPr>
        <w:t xml:space="preserve"> </w:t>
      </w:r>
      <w:r>
        <w:rPr>
          <w:w w:val="110"/>
        </w:rPr>
        <w:t>2022.</w:t>
      </w:r>
      <w:r>
        <w:rPr>
          <w:spacing w:val="-2"/>
          <w:w w:val="110"/>
        </w:rPr>
        <w:t xml:space="preserve"> </w:t>
      </w:r>
      <w:r>
        <w:rPr>
          <w:w w:val="110"/>
        </w:rPr>
        <w:t>“From</w:t>
      </w:r>
      <w:r>
        <w:rPr>
          <w:spacing w:val="-2"/>
          <w:w w:val="110"/>
        </w:rPr>
        <w:t xml:space="preserve"> </w:t>
      </w:r>
      <w:ins w:id="1119" w:author="Hussain Hadah" w:date="2026-10-25T19:29:00Z" w16du:dateUtc="2026-10-25T23:29:00Z">
        <w:r w:rsidR="00665139">
          <w:t>Immigrants</w:t>
        </w:r>
      </w:ins>
      <w:del w:id="1120" w:author="Hussain Hadah" w:date="2026-10-25T19:29:00Z" w16du:dateUtc="2026-10-25T23:29:00Z">
        <w:r>
          <w:rPr>
            <w:w w:val="110"/>
          </w:rPr>
          <w:delText>Immi-grants</w:delText>
        </w:r>
      </w:del>
      <w:r>
        <w:rPr>
          <w:spacing w:val="-17"/>
          <w:w w:val="110"/>
        </w:rPr>
        <w:t xml:space="preserve"> </w:t>
      </w:r>
      <w:r>
        <w:rPr>
          <w:w w:val="110"/>
        </w:rPr>
        <w:t>to</w:t>
      </w:r>
      <w:r>
        <w:rPr>
          <w:spacing w:val="-16"/>
          <w:w w:val="110"/>
        </w:rPr>
        <w:t xml:space="preserve"> </w:t>
      </w:r>
      <w:r>
        <w:rPr>
          <w:w w:val="110"/>
        </w:rPr>
        <w:t>Americans:</w:t>
      </w:r>
      <w:r>
        <w:rPr>
          <w:spacing w:val="-17"/>
          <w:w w:val="110"/>
        </w:rPr>
        <w:t xml:space="preserve"> </w:t>
      </w:r>
      <w:r>
        <w:rPr>
          <w:w w:val="110"/>
        </w:rPr>
        <w:t>Race</w:t>
      </w:r>
      <w:r>
        <w:rPr>
          <w:spacing w:val="-16"/>
          <w:w w:val="110"/>
        </w:rPr>
        <w:t xml:space="preserve"> </w:t>
      </w:r>
      <w:r>
        <w:rPr>
          <w:w w:val="110"/>
        </w:rPr>
        <w:t>and</w:t>
      </w:r>
      <w:r>
        <w:rPr>
          <w:spacing w:val="-17"/>
          <w:w w:val="110"/>
        </w:rPr>
        <w:t xml:space="preserve"> </w:t>
      </w:r>
      <w:r>
        <w:rPr>
          <w:w w:val="110"/>
        </w:rPr>
        <w:t>Assimilation</w:t>
      </w:r>
      <w:r>
        <w:rPr>
          <w:spacing w:val="-16"/>
          <w:w w:val="110"/>
        </w:rPr>
        <w:t xml:space="preserve"> </w:t>
      </w:r>
      <w:r>
        <w:rPr>
          <w:w w:val="110"/>
        </w:rPr>
        <w:t>during</w:t>
      </w:r>
      <w:r>
        <w:rPr>
          <w:spacing w:val="-17"/>
          <w:w w:val="110"/>
        </w:rPr>
        <w:t xml:space="preserve"> </w:t>
      </w:r>
      <w:r>
        <w:rPr>
          <w:w w:val="110"/>
        </w:rPr>
        <w:t>the</w:t>
      </w:r>
      <w:r>
        <w:rPr>
          <w:spacing w:val="-16"/>
          <w:w w:val="110"/>
        </w:rPr>
        <w:t xml:space="preserve"> </w:t>
      </w:r>
      <w:r>
        <w:rPr>
          <w:w w:val="110"/>
        </w:rPr>
        <w:t>Great</w:t>
      </w:r>
      <w:r>
        <w:rPr>
          <w:spacing w:val="-17"/>
          <w:w w:val="110"/>
        </w:rPr>
        <w:t xml:space="preserve"> </w:t>
      </w:r>
      <w:r>
        <w:rPr>
          <w:w w:val="110"/>
        </w:rPr>
        <w:t>Migration.”</w:t>
      </w:r>
      <w:r>
        <w:rPr>
          <w:spacing w:val="-16"/>
          <w:w w:val="110"/>
        </w:rPr>
        <w:t xml:space="preserve"> </w:t>
      </w:r>
      <w:r>
        <w:rPr>
          <w:i/>
          <w:w w:val="110"/>
        </w:rPr>
        <w:t xml:space="preserve">The </w:t>
      </w:r>
      <w:r>
        <w:rPr>
          <w:i/>
        </w:rPr>
        <w:t xml:space="preserve">Review of Economic Studies </w:t>
      </w:r>
      <w:r>
        <w:t xml:space="preserve">89, no. 2 (March 1, 2022): 811–842. </w:t>
      </w:r>
      <w:r w:rsidR="00E746E6">
        <w:fldChar w:fldCharType="begin"/>
      </w:r>
      <w:r w:rsidR="00E746E6">
        <w:instrText>HYPERLINK "https://doi.org/10.1093/restud/rdab038" \h</w:instrText>
      </w:r>
      <w:r w:rsidR="00E746E6">
        <w:fldChar w:fldCharType="separate"/>
      </w:r>
      <w:r w:rsidR="00E746E6">
        <w:rPr>
          <w:color w:val="0000FF"/>
        </w:rPr>
        <w:t>https://doi.org</w:t>
      </w:r>
      <w:ins w:id="1121" w:author="Hussain Hadah" w:date="2026-10-25T19:29:00Z" w16du:dateUtc="2026-10-25T23:29:00Z">
        <w:r w:rsidR="00665139">
          <w:rPr>
            <w:color w:val="0000FF"/>
          </w:rPr>
          <w:t xml:space="preserve">/ </w:t>
        </w:r>
      </w:ins>
      <w:del w:id="1122" w:author="Hussain Hadah" w:date="2026-10-25T19:29:00Z" w16du:dateUtc="2026-10-25T23:29:00Z">
        <w:r w:rsidR="00E746E6">
          <w:rPr>
            <w:color w:val="0000FF"/>
          </w:rPr>
          <w:delText>/</w:delText>
        </w:r>
      </w:del>
      <w:r w:rsidR="00E746E6">
        <w:fldChar w:fldCharType="end"/>
      </w:r>
      <w:del w:id="1123" w:author="Hussain Hadah" w:date="2026-10-25T19:29:00Z" w16du:dateUtc="2026-10-25T23:29:00Z">
        <w:r>
          <w:rPr>
            <w:color w:val="0000FF"/>
          </w:rPr>
          <w:delText xml:space="preserve"> </w:delText>
        </w:r>
      </w:del>
      <w:hyperlink r:id="rId36">
        <w:r w:rsidR="00E746E6">
          <w:rPr>
            <w:color w:val="0000FF"/>
            <w:spacing w:val="-2"/>
            <w:w w:val="110"/>
          </w:rPr>
          <w:t>10.1093/restud/rdab038</w:t>
        </w:r>
      </w:hyperlink>
      <w:ins w:id="1124" w:author="Hussain Hadah" w:date="2026-10-25T19:29:00Z" w16du:dateUtc="2026-10-25T23:29:00Z">
        <w:r w:rsidR="00665139">
          <w:fldChar w:fldCharType="begin"/>
        </w:r>
        <w:r w:rsidR="00665139">
          <w:instrText>HYPERLINK "https://doi.org/10.1093/restud/rdab038" \h</w:instrText>
        </w:r>
        <w:r w:rsidR="00665139">
          <w:fldChar w:fldCharType="separate"/>
        </w:r>
        <w:r w:rsidR="00665139">
          <w:t>.</w:t>
        </w:r>
        <w:r w:rsidR="00665139">
          <w:fldChar w:fldCharType="end"/>
        </w:r>
      </w:ins>
      <w:del w:id="1125" w:author="Hussain Hadah" w:date="2026-10-25T19:29:00Z" w16du:dateUtc="2026-10-25T23:29:00Z">
        <w:r>
          <w:rPr>
            <w:spacing w:val="-2"/>
            <w:w w:val="110"/>
          </w:rPr>
          <w:delText>.</w:delText>
        </w:r>
      </w:del>
    </w:p>
    <w:p w14:paraId="2471B2A2" w14:textId="77777777" w:rsidR="00E746E6" w:rsidRDefault="000245FA">
      <w:pPr>
        <w:pStyle w:val="BodyText"/>
        <w:spacing w:before="96" w:line="252" w:lineRule="auto"/>
        <w:ind w:left="514" w:right="393" w:hanging="479"/>
        <w:jc w:val="both"/>
      </w:pPr>
      <w:bookmarkStart w:id="1126" w:name="_bookmark48"/>
      <w:bookmarkEnd w:id="1126"/>
      <w:r>
        <w:rPr>
          <w:w w:val="110"/>
        </w:rPr>
        <w:t>Friese,</w:t>
      </w:r>
      <w:r>
        <w:rPr>
          <w:spacing w:val="-12"/>
          <w:w w:val="110"/>
        </w:rPr>
        <w:t xml:space="preserve"> </w:t>
      </w:r>
      <w:r>
        <w:rPr>
          <w:w w:val="110"/>
        </w:rPr>
        <w:t>Malte,</w:t>
      </w:r>
      <w:r>
        <w:rPr>
          <w:spacing w:val="-12"/>
          <w:w w:val="110"/>
        </w:rPr>
        <w:t xml:space="preserve"> </w:t>
      </w:r>
      <w:r>
        <w:rPr>
          <w:w w:val="110"/>
        </w:rPr>
        <w:t>Matthias</w:t>
      </w:r>
      <w:r>
        <w:rPr>
          <w:spacing w:val="-12"/>
          <w:w w:val="110"/>
        </w:rPr>
        <w:t xml:space="preserve"> </w:t>
      </w:r>
      <w:r>
        <w:rPr>
          <w:w w:val="110"/>
        </w:rPr>
        <w:t>Bluemke,</w:t>
      </w:r>
      <w:r>
        <w:rPr>
          <w:spacing w:val="-12"/>
          <w:w w:val="110"/>
        </w:rPr>
        <w:t xml:space="preserve"> </w:t>
      </w:r>
      <w:r>
        <w:rPr>
          <w:w w:val="110"/>
        </w:rPr>
        <w:t>and</w:t>
      </w:r>
      <w:r>
        <w:rPr>
          <w:spacing w:val="-12"/>
          <w:w w:val="110"/>
        </w:rPr>
        <w:t xml:space="preserve"> </w:t>
      </w:r>
      <w:r>
        <w:rPr>
          <w:w w:val="110"/>
        </w:rPr>
        <w:t>Michaela</w:t>
      </w:r>
      <w:r>
        <w:rPr>
          <w:spacing w:val="-12"/>
          <w:w w:val="110"/>
        </w:rPr>
        <w:t xml:space="preserve"> </w:t>
      </w:r>
      <w:r>
        <w:rPr>
          <w:w w:val="110"/>
        </w:rPr>
        <w:t>Wänke.</w:t>
      </w:r>
      <w:r>
        <w:rPr>
          <w:spacing w:val="-12"/>
          <w:w w:val="110"/>
        </w:rPr>
        <w:t xml:space="preserve"> </w:t>
      </w:r>
      <w:r>
        <w:rPr>
          <w:w w:val="110"/>
        </w:rPr>
        <w:t>2007.</w:t>
      </w:r>
      <w:r>
        <w:rPr>
          <w:spacing w:val="-12"/>
          <w:w w:val="110"/>
        </w:rPr>
        <w:t xml:space="preserve"> </w:t>
      </w:r>
      <w:r>
        <w:rPr>
          <w:w w:val="110"/>
        </w:rPr>
        <w:t>“Predicting</w:t>
      </w:r>
      <w:r>
        <w:rPr>
          <w:spacing w:val="-12"/>
          <w:w w:val="110"/>
        </w:rPr>
        <w:t xml:space="preserve"> </w:t>
      </w:r>
      <w:r>
        <w:rPr>
          <w:w w:val="110"/>
        </w:rPr>
        <w:t xml:space="preserve">Voting Behavior with Implicit Attitude Measures: The 2002 German Parliamentary </w:t>
      </w:r>
      <w:r>
        <w:t xml:space="preserve">Election.” </w:t>
      </w:r>
      <w:r>
        <w:rPr>
          <w:i/>
        </w:rPr>
        <w:t xml:space="preserve">Experimental Psychology </w:t>
      </w:r>
      <w:r>
        <w:t xml:space="preserve">(Germany) 54 (4): 247–255. </w:t>
      </w:r>
      <w:r w:rsidR="00E746E6">
        <w:fldChar w:fldCharType="begin"/>
      </w:r>
      <w:r w:rsidR="00E746E6">
        <w:instrText>HYPERLINK "https://doi.org/10.1027/1618-3169.54.4.247" \h</w:instrText>
      </w:r>
      <w:r w:rsidR="00E746E6">
        <w:fldChar w:fldCharType="separate"/>
      </w:r>
      <w:r w:rsidR="00E746E6">
        <w:rPr>
          <w:color w:val="0000FF"/>
        </w:rPr>
        <w:t>https://doi</w:t>
      </w:r>
      <w:ins w:id="1127" w:author="Hussain Hadah" w:date="2026-10-25T19:29:00Z" w16du:dateUtc="2026-10-25T23:29:00Z">
        <w:r w:rsidR="00665139">
          <w:rPr>
            <w:color w:val="0000FF"/>
          </w:rPr>
          <w:t xml:space="preserve">. </w:t>
        </w:r>
      </w:ins>
      <w:del w:id="1128" w:author="Hussain Hadah" w:date="2026-10-25T19:29:00Z" w16du:dateUtc="2026-10-25T23:29:00Z">
        <w:r w:rsidR="00E746E6">
          <w:rPr>
            <w:color w:val="0000FF"/>
          </w:rPr>
          <w:delText>.</w:delText>
        </w:r>
      </w:del>
      <w:r w:rsidR="00E746E6">
        <w:fldChar w:fldCharType="end"/>
      </w:r>
      <w:del w:id="1129" w:author="Hussain Hadah" w:date="2026-10-25T19:29:00Z" w16du:dateUtc="2026-10-25T23:29:00Z">
        <w:r>
          <w:rPr>
            <w:color w:val="0000FF"/>
          </w:rPr>
          <w:delText xml:space="preserve"> </w:delText>
        </w:r>
      </w:del>
      <w:hyperlink r:id="rId37">
        <w:r w:rsidR="00E746E6">
          <w:rPr>
            <w:color w:val="0000FF"/>
            <w:spacing w:val="-2"/>
            <w:w w:val="110"/>
          </w:rPr>
          <w:t>org/10.1027/1618-3169.54.4.247</w:t>
        </w:r>
      </w:hyperlink>
      <w:ins w:id="1130" w:author="Hussain Hadah" w:date="2026-10-25T19:29:00Z" w16du:dateUtc="2026-10-25T23:29:00Z">
        <w:r w:rsidR="00665139">
          <w:fldChar w:fldCharType="begin"/>
        </w:r>
        <w:r w:rsidR="00665139">
          <w:instrText>HYPERLINK "https://doi.org/10.1027/1618-3169.54.4.247" \h</w:instrText>
        </w:r>
        <w:r w:rsidR="00665139">
          <w:fldChar w:fldCharType="separate"/>
        </w:r>
        <w:r w:rsidR="00665139">
          <w:t>.</w:t>
        </w:r>
        <w:r w:rsidR="00665139">
          <w:fldChar w:fldCharType="end"/>
        </w:r>
      </w:ins>
      <w:del w:id="1131" w:author="Hussain Hadah" w:date="2026-10-25T19:29:00Z" w16du:dateUtc="2026-10-25T23:29:00Z">
        <w:r>
          <w:rPr>
            <w:spacing w:val="-2"/>
            <w:w w:val="110"/>
          </w:rPr>
          <w:delText>.</w:delText>
        </w:r>
      </w:del>
    </w:p>
    <w:p w14:paraId="38DEAC92" w14:textId="77777777" w:rsidR="00E746E6" w:rsidRDefault="000245FA">
      <w:pPr>
        <w:pStyle w:val="BodyText"/>
        <w:spacing w:before="96" w:line="252" w:lineRule="auto"/>
        <w:ind w:left="514" w:right="393" w:hanging="479"/>
        <w:jc w:val="both"/>
      </w:pPr>
      <w:bookmarkStart w:id="1132" w:name="_bookmark49"/>
      <w:bookmarkEnd w:id="1132"/>
      <w:r>
        <w:rPr>
          <w:w w:val="105"/>
        </w:rPr>
        <w:t>Glover,</w:t>
      </w:r>
      <w:r>
        <w:rPr>
          <w:spacing w:val="40"/>
          <w:w w:val="105"/>
        </w:rPr>
        <w:t xml:space="preserve"> </w:t>
      </w:r>
      <w:r>
        <w:rPr>
          <w:w w:val="105"/>
        </w:rPr>
        <w:t>Dylan,</w:t>
      </w:r>
      <w:r>
        <w:rPr>
          <w:spacing w:val="40"/>
          <w:w w:val="105"/>
        </w:rPr>
        <w:t xml:space="preserve"> </w:t>
      </w:r>
      <w:r>
        <w:rPr>
          <w:w w:val="105"/>
        </w:rPr>
        <w:t>Amanda</w:t>
      </w:r>
      <w:r>
        <w:rPr>
          <w:spacing w:val="40"/>
          <w:w w:val="105"/>
        </w:rPr>
        <w:t xml:space="preserve"> </w:t>
      </w:r>
      <w:r>
        <w:rPr>
          <w:w w:val="105"/>
        </w:rPr>
        <w:t>Pallais,</w:t>
      </w:r>
      <w:r>
        <w:rPr>
          <w:spacing w:val="40"/>
          <w:w w:val="105"/>
        </w:rPr>
        <w:t xml:space="preserve"> </w:t>
      </w:r>
      <w:r>
        <w:rPr>
          <w:w w:val="105"/>
        </w:rPr>
        <w:t>and</w:t>
      </w:r>
      <w:r>
        <w:rPr>
          <w:spacing w:val="40"/>
          <w:w w:val="105"/>
        </w:rPr>
        <w:t xml:space="preserve"> </w:t>
      </w:r>
      <w:r>
        <w:rPr>
          <w:w w:val="105"/>
        </w:rPr>
        <w:t>William</w:t>
      </w:r>
      <w:r>
        <w:rPr>
          <w:spacing w:val="40"/>
          <w:w w:val="105"/>
        </w:rPr>
        <w:t xml:space="preserve"> </w:t>
      </w:r>
      <w:r>
        <w:rPr>
          <w:w w:val="105"/>
        </w:rPr>
        <w:t>Pariente.</w:t>
      </w:r>
      <w:r>
        <w:rPr>
          <w:spacing w:val="40"/>
          <w:w w:val="105"/>
        </w:rPr>
        <w:t xml:space="preserve"> </w:t>
      </w:r>
      <w:r>
        <w:rPr>
          <w:w w:val="105"/>
        </w:rPr>
        <w:t>2017.</w:t>
      </w:r>
      <w:r>
        <w:rPr>
          <w:spacing w:val="40"/>
          <w:w w:val="105"/>
        </w:rPr>
        <w:t xml:space="preserve"> </w:t>
      </w:r>
      <w:r>
        <w:rPr>
          <w:w w:val="105"/>
        </w:rPr>
        <w:t>“Discrimination</w:t>
      </w:r>
      <w:r>
        <w:rPr>
          <w:spacing w:val="40"/>
          <w:w w:val="105"/>
        </w:rPr>
        <w:t xml:space="preserve"> </w:t>
      </w:r>
      <w:r>
        <w:rPr>
          <w:w w:val="105"/>
        </w:rPr>
        <w:t>as</w:t>
      </w:r>
      <w:r>
        <w:rPr>
          <w:spacing w:val="40"/>
          <w:w w:val="105"/>
        </w:rPr>
        <w:t xml:space="preserve"> </w:t>
      </w:r>
      <w:r>
        <w:rPr>
          <w:w w:val="105"/>
        </w:rPr>
        <w:t xml:space="preserve">a Self-Fulfilling Prophecy: Evidence from French Grocery Stores.” </w:t>
      </w:r>
      <w:r>
        <w:rPr>
          <w:i/>
          <w:w w:val="105"/>
        </w:rPr>
        <w:t xml:space="preserve">Quarterly Journal of Economics </w:t>
      </w:r>
      <w:r>
        <w:rPr>
          <w:w w:val="105"/>
        </w:rPr>
        <w:t xml:space="preserve">132, no. 3 (August): 1219–1260. </w:t>
      </w:r>
      <w:r w:rsidR="00E746E6">
        <w:fldChar w:fldCharType="begin"/>
      </w:r>
      <w:r w:rsidR="00E746E6">
        <w:instrText>HYPERLINK "https://doi.org/10.1093/qje/qjx006" \h</w:instrText>
      </w:r>
      <w:r w:rsidR="00E746E6">
        <w:fldChar w:fldCharType="separate"/>
      </w:r>
      <w:r w:rsidR="00E746E6">
        <w:rPr>
          <w:color w:val="0000FF"/>
          <w:w w:val="105"/>
        </w:rPr>
        <w:t>https://doi.org/10.1093</w:t>
      </w:r>
      <w:ins w:id="1133" w:author="Hussain Hadah" w:date="2026-10-25T19:29:00Z" w16du:dateUtc="2026-10-25T23:29:00Z">
        <w:r w:rsidR="00665139">
          <w:rPr>
            <w:color w:val="0000FF"/>
          </w:rPr>
          <w:t xml:space="preserve">/ </w:t>
        </w:r>
      </w:ins>
      <w:del w:id="1134" w:author="Hussain Hadah" w:date="2026-10-25T19:29:00Z" w16du:dateUtc="2026-10-25T23:29:00Z">
        <w:r w:rsidR="00E746E6">
          <w:rPr>
            <w:color w:val="0000FF"/>
            <w:w w:val="105"/>
          </w:rPr>
          <w:delText>/</w:delText>
        </w:r>
      </w:del>
      <w:r w:rsidR="00E746E6">
        <w:fldChar w:fldCharType="end"/>
      </w:r>
      <w:del w:id="1135" w:author="Hussain Hadah" w:date="2026-10-25T19:29:00Z" w16du:dateUtc="2026-10-25T23:29:00Z">
        <w:r>
          <w:rPr>
            <w:color w:val="0000FF"/>
            <w:w w:val="105"/>
          </w:rPr>
          <w:delText xml:space="preserve"> </w:delText>
        </w:r>
      </w:del>
      <w:hyperlink r:id="rId38">
        <w:r w:rsidR="00E746E6">
          <w:rPr>
            <w:color w:val="0000FF"/>
            <w:spacing w:val="-2"/>
            <w:w w:val="105"/>
          </w:rPr>
          <w:t>qje/qjx006</w:t>
        </w:r>
      </w:hyperlink>
      <w:ins w:id="1136" w:author="Hussain Hadah" w:date="2026-10-25T19:29:00Z" w16du:dateUtc="2026-10-25T23:29:00Z">
        <w:r w:rsidR="00665139">
          <w:fldChar w:fldCharType="begin"/>
        </w:r>
        <w:r w:rsidR="00665139">
          <w:instrText>HYPERLINK "https://doi.org/10.1093/qje/qjx006" \h</w:instrText>
        </w:r>
        <w:r w:rsidR="00665139">
          <w:fldChar w:fldCharType="separate"/>
        </w:r>
        <w:r w:rsidR="00665139">
          <w:t>.</w:t>
        </w:r>
        <w:r w:rsidR="00665139">
          <w:fldChar w:fldCharType="end"/>
        </w:r>
      </w:ins>
      <w:del w:id="1137" w:author="Hussain Hadah" w:date="2026-10-25T19:29:00Z" w16du:dateUtc="2026-10-25T23:29:00Z">
        <w:r>
          <w:rPr>
            <w:spacing w:val="-2"/>
            <w:w w:val="105"/>
          </w:rPr>
          <w:delText>.</w:delText>
        </w:r>
      </w:del>
    </w:p>
    <w:p w14:paraId="518F2DF6" w14:textId="77777777" w:rsidR="00E746E6" w:rsidRDefault="000245FA">
      <w:pPr>
        <w:pStyle w:val="BodyText"/>
        <w:spacing w:before="96" w:line="252" w:lineRule="auto"/>
        <w:ind w:left="514" w:right="393" w:hanging="479"/>
        <w:jc w:val="both"/>
      </w:pPr>
      <w:bookmarkStart w:id="1138" w:name="_bookmark50"/>
      <w:bookmarkEnd w:id="1138"/>
      <w:r>
        <w:rPr>
          <w:w w:val="110"/>
        </w:rPr>
        <w:t>Goldsmith,</w:t>
      </w:r>
      <w:r>
        <w:rPr>
          <w:spacing w:val="-1"/>
          <w:w w:val="110"/>
        </w:rPr>
        <w:t xml:space="preserve"> </w:t>
      </w:r>
      <w:r>
        <w:rPr>
          <w:w w:val="110"/>
        </w:rPr>
        <w:t>Arthur</w:t>
      </w:r>
      <w:r>
        <w:rPr>
          <w:spacing w:val="-1"/>
          <w:w w:val="110"/>
        </w:rPr>
        <w:t xml:space="preserve"> </w:t>
      </w:r>
      <w:r>
        <w:rPr>
          <w:w w:val="110"/>
        </w:rPr>
        <w:t>H.,</w:t>
      </w:r>
      <w:r>
        <w:rPr>
          <w:spacing w:val="-1"/>
          <w:w w:val="110"/>
        </w:rPr>
        <w:t xml:space="preserve"> </w:t>
      </w:r>
      <w:r>
        <w:rPr>
          <w:w w:val="110"/>
        </w:rPr>
        <w:t>Darrick</w:t>
      </w:r>
      <w:r>
        <w:rPr>
          <w:spacing w:val="-1"/>
          <w:w w:val="110"/>
        </w:rPr>
        <w:t xml:space="preserve"> </w:t>
      </w:r>
      <w:r>
        <w:rPr>
          <w:w w:val="110"/>
        </w:rPr>
        <w:t>Hamilton,</w:t>
      </w:r>
      <w:r>
        <w:rPr>
          <w:spacing w:val="-1"/>
          <w:w w:val="110"/>
        </w:rPr>
        <w:t xml:space="preserve"> </w:t>
      </w:r>
      <w:r>
        <w:rPr>
          <w:w w:val="110"/>
        </w:rPr>
        <w:t>and</w:t>
      </w:r>
      <w:r>
        <w:rPr>
          <w:spacing w:val="-1"/>
          <w:w w:val="110"/>
        </w:rPr>
        <w:t xml:space="preserve"> </w:t>
      </w:r>
      <w:r>
        <w:rPr>
          <w:w w:val="110"/>
        </w:rPr>
        <w:t>William</w:t>
      </w:r>
      <w:r>
        <w:rPr>
          <w:spacing w:val="-1"/>
          <w:w w:val="110"/>
        </w:rPr>
        <w:t xml:space="preserve"> </w:t>
      </w:r>
      <w:r>
        <w:rPr>
          <w:w w:val="110"/>
        </w:rPr>
        <w:t>Darity.</w:t>
      </w:r>
      <w:r>
        <w:rPr>
          <w:spacing w:val="-1"/>
          <w:w w:val="110"/>
        </w:rPr>
        <w:t xml:space="preserve"> </w:t>
      </w:r>
      <w:r>
        <w:rPr>
          <w:w w:val="110"/>
        </w:rPr>
        <w:t>2007.</w:t>
      </w:r>
      <w:r>
        <w:rPr>
          <w:spacing w:val="-1"/>
          <w:w w:val="110"/>
        </w:rPr>
        <w:t xml:space="preserve"> </w:t>
      </w:r>
      <w:r>
        <w:rPr>
          <w:w w:val="110"/>
        </w:rPr>
        <w:t>“From</w:t>
      </w:r>
      <w:r>
        <w:rPr>
          <w:spacing w:val="-1"/>
          <w:w w:val="110"/>
        </w:rPr>
        <w:t xml:space="preserve"> </w:t>
      </w:r>
      <w:r>
        <w:rPr>
          <w:w w:val="110"/>
        </w:rPr>
        <w:t>Dark to</w:t>
      </w:r>
      <w:r>
        <w:rPr>
          <w:spacing w:val="-1"/>
          <w:w w:val="110"/>
        </w:rPr>
        <w:t xml:space="preserve"> </w:t>
      </w:r>
      <w:r>
        <w:rPr>
          <w:w w:val="110"/>
        </w:rPr>
        <w:t>Light:</w:t>
      </w:r>
      <w:r>
        <w:rPr>
          <w:spacing w:val="-1"/>
          <w:w w:val="110"/>
        </w:rPr>
        <w:t xml:space="preserve"> </w:t>
      </w:r>
      <w:r>
        <w:rPr>
          <w:w w:val="110"/>
        </w:rPr>
        <w:t>Skin</w:t>
      </w:r>
      <w:r>
        <w:rPr>
          <w:spacing w:val="-1"/>
          <w:w w:val="110"/>
        </w:rPr>
        <w:t xml:space="preserve"> </w:t>
      </w:r>
      <w:r>
        <w:rPr>
          <w:w w:val="110"/>
        </w:rPr>
        <w:t>Color</w:t>
      </w:r>
      <w:r>
        <w:rPr>
          <w:spacing w:val="-1"/>
          <w:w w:val="110"/>
        </w:rPr>
        <w:t xml:space="preserve"> </w:t>
      </w:r>
      <w:r>
        <w:rPr>
          <w:w w:val="110"/>
        </w:rPr>
        <w:t>and</w:t>
      </w:r>
      <w:r>
        <w:rPr>
          <w:spacing w:val="-1"/>
          <w:w w:val="110"/>
        </w:rPr>
        <w:t xml:space="preserve"> </w:t>
      </w:r>
      <w:r>
        <w:rPr>
          <w:w w:val="110"/>
        </w:rPr>
        <w:t>Wages</w:t>
      </w:r>
      <w:r>
        <w:rPr>
          <w:spacing w:val="-1"/>
          <w:w w:val="110"/>
        </w:rPr>
        <w:t xml:space="preserve"> </w:t>
      </w:r>
      <w:r>
        <w:rPr>
          <w:w w:val="110"/>
        </w:rPr>
        <w:t>among</w:t>
      </w:r>
      <w:r>
        <w:rPr>
          <w:spacing w:val="-1"/>
          <w:w w:val="110"/>
        </w:rPr>
        <w:t xml:space="preserve"> </w:t>
      </w:r>
      <w:r>
        <w:rPr>
          <w:w w:val="110"/>
        </w:rPr>
        <w:t>African-Americans.”</w:t>
      </w:r>
      <w:r>
        <w:rPr>
          <w:spacing w:val="-1"/>
          <w:w w:val="110"/>
        </w:rPr>
        <w:t xml:space="preserve"> </w:t>
      </w:r>
      <w:r>
        <w:rPr>
          <w:i/>
          <w:w w:val="110"/>
        </w:rPr>
        <w:t>The</w:t>
      </w:r>
      <w:r>
        <w:rPr>
          <w:i/>
          <w:spacing w:val="-1"/>
          <w:w w:val="110"/>
        </w:rPr>
        <w:t xml:space="preserve"> </w:t>
      </w:r>
      <w:r>
        <w:rPr>
          <w:i/>
          <w:w w:val="110"/>
        </w:rPr>
        <w:t>Journal</w:t>
      </w:r>
      <w:r>
        <w:rPr>
          <w:i/>
          <w:spacing w:val="-1"/>
          <w:w w:val="110"/>
        </w:rPr>
        <w:t xml:space="preserve"> </w:t>
      </w:r>
      <w:r>
        <w:rPr>
          <w:i/>
          <w:w w:val="110"/>
        </w:rPr>
        <w:t xml:space="preserve">of Human Resources </w:t>
      </w:r>
      <w:r>
        <w:rPr>
          <w:w w:val="110"/>
        </w:rPr>
        <w:t xml:space="preserve">42 (4): 701–738. </w:t>
      </w:r>
      <w:hyperlink r:id="rId39">
        <w:r w:rsidR="00E746E6">
          <w:rPr>
            <w:color w:val="0000FF"/>
            <w:w w:val="110"/>
          </w:rPr>
          <w:t>https://www.jstor.org/stable/40057327</w:t>
        </w:r>
      </w:hyperlink>
      <w:ins w:id="1139" w:author="Hussain Hadah" w:date="2026-10-25T19:29:00Z" w16du:dateUtc="2026-10-25T23:29:00Z">
        <w:r w:rsidR="00665139">
          <w:fldChar w:fldCharType="begin"/>
        </w:r>
        <w:r w:rsidR="00665139">
          <w:instrText>HYPERLINK "https://www.jstor.org/stable/40057327" \h</w:instrText>
        </w:r>
        <w:r w:rsidR="00665139">
          <w:fldChar w:fldCharType="separate"/>
        </w:r>
        <w:r w:rsidR="00665139">
          <w:t>.</w:t>
        </w:r>
        <w:r w:rsidR="00665139">
          <w:fldChar w:fldCharType="end"/>
        </w:r>
      </w:ins>
      <w:del w:id="1140" w:author="Hussain Hadah" w:date="2026-10-25T19:29:00Z" w16du:dateUtc="2026-10-25T23:29:00Z">
        <w:r>
          <w:rPr>
            <w:w w:val="110"/>
          </w:rPr>
          <w:delText>.</w:delText>
        </w:r>
      </w:del>
    </w:p>
    <w:p w14:paraId="7CE316CC" w14:textId="77777777" w:rsidR="00E746E6" w:rsidRDefault="000245FA">
      <w:pPr>
        <w:pStyle w:val="BodyText"/>
        <w:spacing w:before="97" w:line="252" w:lineRule="auto"/>
        <w:ind w:left="514" w:right="393" w:hanging="479"/>
        <w:jc w:val="both"/>
      </w:pPr>
      <w:bookmarkStart w:id="1141" w:name="_bookmark51"/>
      <w:bookmarkEnd w:id="1141"/>
      <w:r>
        <w:rPr>
          <w:w w:val="105"/>
        </w:rPr>
        <w:t xml:space="preserve">Gover, Angela R., Shannon B. Harper, and Lynn Langton. 2020. “Anti-Asian Hate Crime During the COVID-19 Pandemic: Exploring the Reproduction of </w:t>
      </w:r>
      <w:ins w:id="1142" w:author="Hussain Hadah" w:date="2026-10-25T19:29:00Z" w16du:dateUtc="2026-10-25T23:29:00Z">
        <w:r w:rsidR="00665139">
          <w:t>Inequality</w:t>
        </w:r>
      </w:ins>
      <w:del w:id="1143" w:author="Hussain Hadah" w:date="2026-10-25T19:29:00Z" w16du:dateUtc="2026-10-25T23:29:00Z">
        <w:r>
          <w:rPr>
            <w:w w:val="105"/>
          </w:rPr>
          <w:delText>In-equality</w:delText>
        </w:r>
      </w:del>
      <w:r>
        <w:rPr>
          <w:w w:val="105"/>
        </w:rPr>
        <w:t>.”</w:t>
      </w:r>
      <w:r>
        <w:rPr>
          <w:spacing w:val="-16"/>
          <w:w w:val="105"/>
        </w:rPr>
        <w:t xml:space="preserve"> </w:t>
      </w:r>
      <w:r>
        <w:rPr>
          <w:i/>
          <w:w w:val="105"/>
        </w:rPr>
        <w:t>American</w:t>
      </w:r>
      <w:r>
        <w:rPr>
          <w:i/>
          <w:spacing w:val="-16"/>
          <w:w w:val="105"/>
        </w:rPr>
        <w:t xml:space="preserve"> </w:t>
      </w:r>
      <w:r>
        <w:rPr>
          <w:i/>
          <w:w w:val="105"/>
        </w:rPr>
        <w:t>Journal</w:t>
      </w:r>
      <w:r>
        <w:rPr>
          <w:i/>
          <w:spacing w:val="-16"/>
          <w:w w:val="105"/>
        </w:rPr>
        <w:t xml:space="preserve"> </w:t>
      </w:r>
      <w:r>
        <w:rPr>
          <w:i/>
          <w:w w:val="105"/>
        </w:rPr>
        <w:t>of</w:t>
      </w:r>
      <w:r>
        <w:rPr>
          <w:i/>
          <w:spacing w:val="-15"/>
          <w:w w:val="105"/>
        </w:rPr>
        <w:t xml:space="preserve"> </w:t>
      </w:r>
      <w:r>
        <w:rPr>
          <w:i/>
          <w:w w:val="105"/>
        </w:rPr>
        <w:t>Criminal</w:t>
      </w:r>
      <w:r>
        <w:rPr>
          <w:i/>
          <w:spacing w:val="-16"/>
          <w:w w:val="105"/>
        </w:rPr>
        <w:t xml:space="preserve"> </w:t>
      </w:r>
      <w:r>
        <w:rPr>
          <w:i/>
          <w:w w:val="105"/>
        </w:rPr>
        <w:t>Justice</w:t>
      </w:r>
      <w:r>
        <w:rPr>
          <w:i/>
          <w:spacing w:val="-16"/>
          <w:w w:val="105"/>
        </w:rPr>
        <w:t xml:space="preserve"> </w:t>
      </w:r>
      <w:r>
        <w:rPr>
          <w:w w:val="105"/>
        </w:rPr>
        <w:t>45</w:t>
      </w:r>
      <w:r>
        <w:rPr>
          <w:spacing w:val="-16"/>
          <w:w w:val="105"/>
        </w:rPr>
        <w:t xml:space="preserve"> </w:t>
      </w:r>
      <w:r>
        <w:rPr>
          <w:w w:val="105"/>
        </w:rPr>
        <w:t>(4):</w:t>
      </w:r>
      <w:r>
        <w:rPr>
          <w:spacing w:val="-15"/>
          <w:w w:val="105"/>
        </w:rPr>
        <w:t xml:space="preserve"> </w:t>
      </w:r>
      <w:r>
        <w:rPr>
          <w:w w:val="105"/>
        </w:rPr>
        <w:t>647–667.</w:t>
      </w:r>
    </w:p>
    <w:p w14:paraId="2EEE878C" w14:textId="77777777" w:rsidR="00E746E6" w:rsidRDefault="000245FA">
      <w:pPr>
        <w:pStyle w:val="BodyText"/>
        <w:spacing w:before="97" w:line="252" w:lineRule="auto"/>
        <w:ind w:left="514" w:right="393" w:hanging="479"/>
        <w:jc w:val="both"/>
      </w:pPr>
      <w:bookmarkStart w:id="1144" w:name="_bookmark52"/>
      <w:bookmarkEnd w:id="1144"/>
      <w:r>
        <w:rPr>
          <w:w w:val="105"/>
        </w:rPr>
        <w:t xml:space="preserve">Greenwald, Anthony G., Debbie E. McGhee, and Jordan L. K. Schwartz. 1998. “Measuring Individual Differences in Implicit Cognition: The Implicit </w:t>
      </w:r>
      <w:ins w:id="1145" w:author="Hussain Hadah" w:date="2026-10-25T19:29:00Z" w16du:dateUtc="2026-10-25T23:29:00Z">
        <w:r w:rsidR="00665139">
          <w:t>Association</w:t>
        </w:r>
      </w:ins>
      <w:del w:id="1146" w:author="Hussain Hadah" w:date="2026-10-25T19:29:00Z" w16du:dateUtc="2026-10-25T23:29:00Z">
        <w:r>
          <w:rPr>
            <w:w w:val="105"/>
          </w:rPr>
          <w:delText>Asso-</w:delText>
        </w:r>
        <w:r>
          <w:delText>ciation</w:delText>
        </w:r>
      </w:del>
      <w:r>
        <w:rPr>
          <w:spacing w:val="-13"/>
        </w:rPr>
        <w:t xml:space="preserve"> </w:t>
      </w:r>
      <w:r>
        <w:t>Test.”</w:t>
      </w:r>
      <w:r>
        <w:rPr>
          <w:spacing w:val="-13"/>
        </w:rPr>
        <w:t xml:space="preserve"> </w:t>
      </w:r>
      <w:r>
        <w:rPr>
          <w:i/>
        </w:rPr>
        <w:t>Journal</w:t>
      </w:r>
      <w:r>
        <w:rPr>
          <w:i/>
          <w:spacing w:val="-13"/>
        </w:rPr>
        <w:t xml:space="preserve"> </w:t>
      </w:r>
      <w:r>
        <w:rPr>
          <w:i/>
        </w:rPr>
        <w:t>of</w:t>
      </w:r>
      <w:r>
        <w:rPr>
          <w:i/>
          <w:spacing w:val="-13"/>
        </w:rPr>
        <w:t xml:space="preserve"> </w:t>
      </w:r>
      <w:r>
        <w:rPr>
          <w:i/>
        </w:rPr>
        <w:t>Personality</w:t>
      </w:r>
      <w:r>
        <w:rPr>
          <w:i/>
          <w:spacing w:val="-13"/>
        </w:rPr>
        <w:t xml:space="preserve"> </w:t>
      </w:r>
      <w:r>
        <w:rPr>
          <w:i/>
        </w:rPr>
        <w:t>and</w:t>
      </w:r>
      <w:r>
        <w:rPr>
          <w:i/>
          <w:spacing w:val="-13"/>
        </w:rPr>
        <w:t xml:space="preserve"> </w:t>
      </w:r>
      <w:r>
        <w:rPr>
          <w:i/>
        </w:rPr>
        <w:t>Social</w:t>
      </w:r>
      <w:r>
        <w:rPr>
          <w:i/>
          <w:spacing w:val="-13"/>
        </w:rPr>
        <w:t xml:space="preserve"> </w:t>
      </w:r>
      <w:r>
        <w:rPr>
          <w:i/>
        </w:rPr>
        <w:t>Psychology</w:t>
      </w:r>
      <w:r>
        <w:rPr>
          <w:i/>
          <w:spacing w:val="-13"/>
        </w:rPr>
        <w:t xml:space="preserve"> </w:t>
      </w:r>
      <w:r>
        <w:t>(US)</w:t>
      </w:r>
      <w:r>
        <w:rPr>
          <w:spacing w:val="-13"/>
        </w:rPr>
        <w:t xml:space="preserve"> </w:t>
      </w:r>
      <w:r>
        <w:t>74</w:t>
      </w:r>
      <w:r>
        <w:rPr>
          <w:spacing w:val="-13"/>
        </w:rPr>
        <w:t xml:space="preserve"> </w:t>
      </w:r>
      <w:r>
        <w:t>(6):</w:t>
      </w:r>
      <w:r>
        <w:rPr>
          <w:spacing w:val="-13"/>
        </w:rPr>
        <w:t xml:space="preserve"> </w:t>
      </w:r>
      <w:r>
        <w:t xml:space="preserve">1464–1480. </w:t>
      </w:r>
      <w:hyperlink r:id="rId40">
        <w:r w:rsidR="00E746E6">
          <w:rPr>
            <w:color w:val="0000FF"/>
            <w:spacing w:val="-2"/>
            <w:w w:val="105"/>
          </w:rPr>
          <w:t>https://doi.org/10.1037/0022-3514.74.6.1464</w:t>
        </w:r>
      </w:hyperlink>
      <w:ins w:id="1147" w:author="Hussain Hadah" w:date="2026-10-25T19:29:00Z" w16du:dateUtc="2026-10-25T23:29:00Z">
        <w:r w:rsidR="00665139">
          <w:fldChar w:fldCharType="begin"/>
        </w:r>
        <w:r w:rsidR="00665139">
          <w:instrText>HYPERLINK "https://doi.org/10.1037/0022-3514.74.6.1464" \h</w:instrText>
        </w:r>
        <w:r w:rsidR="00665139">
          <w:fldChar w:fldCharType="separate"/>
        </w:r>
        <w:r w:rsidR="00665139">
          <w:t>.</w:t>
        </w:r>
        <w:r w:rsidR="00665139">
          <w:fldChar w:fldCharType="end"/>
        </w:r>
      </w:ins>
      <w:del w:id="1148" w:author="Hussain Hadah" w:date="2026-10-25T19:29:00Z" w16du:dateUtc="2026-10-25T23:29:00Z">
        <w:r>
          <w:rPr>
            <w:spacing w:val="-2"/>
            <w:w w:val="105"/>
          </w:rPr>
          <w:delText>.</w:delText>
        </w:r>
      </w:del>
    </w:p>
    <w:p w14:paraId="0FD2CDDE" w14:textId="77777777" w:rsidR="00E746E6" w:rsidRDefault="000245FA">
      <w:pPr>
        <w:pStyle w:val="BodyText"/>
        <w:spacing w:before="97" w:line="252" w:lineRule="auto"/>
        <w:ind w:left="514" w:right="393" w:hanging="479"/>
        <w:jc w:val="both"/>
        <w:rPr>
          <w:i/>
        </w:rPr>
      </w:pPr>
      <w:bookmarkStart w:id="1149" w:name="_bookmark53"/>
      <w:bookmarkEnd w:id="1149"/>
      <w:r>
        <w:rPr>
          <w:w w:val="110"/>
        </w:rPr>
        <w:t>Hadah,</w:t>
      </w:r>
      <w:r>
        <w:rPr>
          <w:spacing w:val="-11"/>
          <w:w w:val="110"/>
        </w:rPr>
        <w:t xml:space="preserve"> </w:t>
      </w:r>
      <w:r>
        <w:rPr>
          <w:w w:val="110"/>
        </w:rPr>
        <w:t>Hussain.</w:t>
      </w:r>
      <w:r>
        <w:rPr>
          <w:spacing w:val="-11"/>
          <w:w w:val="110"/>
        </w:rPr>
        <w:t xml:space="preserve"> </w:t>
      </w:r>
      <w:r>
        <w:rPr>
          <w:w w:val="110"/>
        </w:rPr>
        <w:t>2024.</w:t>
      </w:r>
      <w:r>
        <w:rPr>
          <w:spacing w:val="-11"/>
          <w:w w:val="110"/>
        </w:rPr>
        <w:t xml:space="preserve"> </w:t>
      </w:r>
      <w:r>
        <w:rPr>
          <w:w w:val="110"/>
        </w:rPr>
        <w:t>“The</w:t>
      </w:r>
      <w:r>
        <w:rPr>
          <w:spacing w:val="-11"/>
          <w:w w:val="110"/>
        </w:rPr>
        <w:t xml:space="preserve"> </w:t>
      </w:r>
      <w:r>
        <w:rPr>
          <w:w w:val="110"/>
        </w:rPr>
        <w:t>effect</w:t>
      </w:r>
      <w:r>
        <w:rPr>
          <w:spacing w:val="-11"/>
          <w:w w:val="110"/>
        </w:rPr>
        <w:t xml:space="preserve"> </w:t>
      </w:r>
      <w:r>
        <w:rPr>
          <w:w w:val="110"/>
        </w:rPr>
        <w:t>of</w:t>
      </w:r>
      <w:r>
        <w:rPr>
          <w:spacing w:val="-11"/>
          <w:w w:val="110"/>
        </w:rPr>
        <w:t xml:space="preserve"> </w:t>
      </w:r>
      <w:r>
        <w:rPr>
          <w:w w:val="110"/>
        </w:rPr>
        <w:t>racial</w:t>
      </w:r>
      <w:r>
        <w:rPr>
          <w:spacing w:val="-11"/>
          <w:w w:val="110"/>
        </w:rPr>
        <w:t xml:space="preserve"> </w:t>
      </w:r>
      <w:r>
        <w:rPr>
          <w:w w:val="110"/>
        </w:rPr>
        <w:t>and</w:t>
      </w:r>
      <w:r>
        <w:rPr>
          <w:spacing w:val="-11"/>
          <w:w w:val="110"/>
        </w:rPr>
        <w:t xml:space="preserve"> </w:t>
      </w:r>
      <w:r>
        <w:rPr>
          <w:w w:val="110"/>
        </w:rPr>
        <w:t>ethnic</w:t>
      </w:r>
      <w:r>
        <w:rPr>
          <w:spacing w:val="-11"/>
          <w:w w:val="110"/>
        </w:rPr>
        <w:t xml:space="preserve"> </w:t>
      </w:r>
      <w:r>
        <w:rPr>
          <w:w w:val="110"/>
        </w:rPr>
        <w:t>attitudes</w:t>
      </w:r>
      <w:r>
        <w:rPr>
          <w:spacing w:val="-11"/>
          <w:w w:val="110"/>
        </w:rPr>
        <w:t xml:space="preserve"> </w:t>
      </w:r>
      <w:r>
        <w:rPr>
          <w:w w:val="110"/>
        </w:rPr>
        <w:t>on</w:t>
      </w:r>
      <w:r>
        <w:rPr>
          <w:spacing w:val="-11"/>
          <w:w w:val="110"/>
        </w:rPr>
        <w:t xml:space="preserve"> </w:t>
      </w:r>
      <w:r>
        <w:rPr>
          <w:w w:val="110"/>
        </w:rPr>
        <w:t>Hispanic</w:t>
      </w:r>
      <w:r>
        <w:rPr>
          <w:spacing w:val="-11"/>
          <w:w w:val="110"/>
        </w:rPr>
        <w:t xml:space="preserve"> </w:t>
      </w:r>
      <w:ins w:id="1150" w:author="Hussain Hadah" w:date="2026-10-25T19:29:00Z" w16du:dateUtc="2026-10-25T23:29:00Z">
        <w:r w:rsidR="00665139">
          <w:t>identity</w:t>
        </w:r>
      </w:ins>
      <w:del w:id="1151" w:author="Hussain Hadah" w:date="2026-10-25T19:29:00Z" w16du:dateUtc="2026-10-25T23:29:00Z">
        <w:r>
          <w:rPr>
            <w:w w:val="110"/>
          </w:rPr>
          <w:delText>iden-</w:delText>
        </w:r>
        <w:r>
          <w:delText>tity</w:delText>
        </w:r>
      </w:del>
      <w:r>
        <w:rPr>
          <w:spacing w:val="40"/>
        </w:rPr>
        <w:t xml:space="preserve"> </w:t>
      </w:r>
      <w:r>
        <w:t>in</w:t>
      </w:r>
      <w:r>
        <w:rPr>
          <w:spacing w:val="40"/>
        </w:rPr>
        <w:t xml:space="preserve"> </w:t>
      </w:r>
      <w:r>
        <w:t>the</w:t>
      </w:r>
      <w:r>
        <w:rPr>
          <w:spacing w:val="40"/>
        </w:rPr>
        <w:t xml:space="preserve"> </w:t>
      </w:r>
      <w:r>
        <w:t>United</w:t>
      </w:r>
      <w:r>
        <w:rPr>
          <w:spacing w:val="40"/>
        </w:rPr>
        <w:t xml:space="preserve"> </w:t>
      </w:r>
      <w:r>
        <w:t>States.”</w:t>
      </w:r>
      <w:r>
        <w:rPr>
          <w:spacing w:val="40"/>
        </w:rPr>
        <w:t xml:space="preserve"> </w:t>
      </w:r>
      <w:r>
        <w:rPr>
          <w:i/>
        </w:rPr>
        <w:t>Southern</w:t>
      </w:r>
      <w:r>
        <w:rPr>
          <w:i/>
          <w:spacing w:val="40"/>
        </w:rPr>
        <w:t xml:space="preserve"> </w:t>
      </w:r>
      <w:r>
        <w:rPr>
          <w:i/>
        </w:rPr>
        <w:t>Economic</w:t>
      </w:r>
      <w:r>
        <w:rPr>
          <w:i/>
          <w:spacing w:val="40"/>
        </w:rPr>
        <w:t xml:space="preserve"> </w:t>
      </w:r>
      <w:r>
        <w:rPr>
          <w:i/>
        </w:rPr>
        <w:t>Journal.</w:t>
      </w:r>
    </w:p>
    <w:p w14:paraId="2530867B" w14:textId="77777777" w:rsidR="00E746E6" w:rsidRDefault="000245FA">
      <w:pPr>
        <w:pStyle w:val="BodyText"/>
        <w:spacing w:before="98" w:line="252" w:lineRule="auto"/>
        <w:ind w:left="514" w:right="393" w:hanging="479"/>
        <w:jc w:val="both"/>
        <w:rPr>
          <w:del w:id="1152" w:author="Hussain Hadah" w:date="2026-10-25T19:29:00Z" w16du:dateUtc="2026-10-25T23:29:00Z"/>
        </w:rPr>
      </w:pPr>
      <w:bookmarkStart w:id="1153" w:name="_bookmark54"/>
      <w:bookmarkEnd w:id="1153"/>
      <w:r>
        <w:rPr>
          <w:w w:val="105"/>
        </w:rPr>
        <w:t xml:space="preserve">Hamilton, Darrick, Arthur H. Goldsmith, and William Darity. 2009. “Shedding “Light” on Marriage: The Influence of Skin Shade on Marriage for Black </w:t>
      </w:r>
      <w:ins w:id="1154" w:author="Hussain Hadah" w:date="2026-10-25T19:29:00Z" w16du:dateUtc="2026-10-25T23:29:00Z">
        <w:r w:rsidR="00665139">
          <w:t>Females</w:t>
        </w:r>
      </w:ins>
      <w:del w:id="1155" w:author="Hussain Hadah" w:date="2026-10-25T19:29:00Z" w16du:dateUtc="2026-10-25T23:29:00Z">
        <w:r>
          <w:rPr>
            <w:w w:val="105"/>
          </w:rPr>
          <w:delText>Fe-</w:delText>
        </w:r>
        <w:r>
          <w:delText>males</w:delText>
        </w:r>
      </w:del>
      <w:r>
        <w:t>.”</w:t>
      </w:r>
      <w:r>
        <w:rPr>
          <w:spacing w:val="-1"/>
        </w:rPr>
        <w:t xml:space="preserve"> </w:t>
      </w:r>
      <w:r>
        <w:rPr>
          <w:i/>
        </w:rPr>
        <w:t>Journal</w:t>
      </w:r>
      <w:r>
        <w:rPr>
          <w:i/>
          <w:spacing w:val="-1"/>
        </w:rPr>
        <w:t xml:space="preserve"> </w:t>
      </w:r>
      <w:r>
        <w:rPr>
          <w:i/>
        </w:rPr>
        <w:t>of</w:t>
      </w:r>
      <w:r>
        <w:rPr>
          <w:i/>
          <w:spacing w:val="-1"/>
        </w:rPr>
        <w:t xml:space="preserve"> </w:t>
      </w:r>
      <w:r>
        <w:rPr>
          <w:i/>
        </w:rPr>
        <w:t>Economic</w:t>
      </w:r>
      <w:r>
        <w:rPr>
          <w:i/>
          <w:spacing w:val="-1"/>
        </w:rPr>
        <w:t xml:space="preserve"> </w:t>
      </w:r>
      <w:r>
        <w:rPr>
          <w:i/>
        </w:rPr>
        <w:t>Behavior</w:t>
      </w:r>
      <w:r>
        <w:rPr>
          <w:i/>
          <w:spacing w:val="-1"/>
        </w:rPr>
        <w:t xml:space="preserve"> </w:t>
      </w:r>
      <w:r>
        <w:rPr>
          <w:i/>
        </w:rPr>
        <w:t>&amp;</w:t>
      </w:r>
      <w:r>
        <w:rPr>
          <w:i/>
          <w:spacing w:val="-1"/>
        </w:rPr>
        <w:t xml:space="preserve"> </w:t>
      </w:r>
      <w:r>
        <w:rPr>
          <w:i/>
        </w:rPr>
        <w:t>Organization</w:t>
      </w:r>
      <w:r>
        <w:rPr>
          <w:i/>
          <w:spacing w:val="-1"/>
        </w:rPr>
        <w:t xml:space="preserve"> </w:t>
      </w:r>
      <w:r>
        <w:t>72,</w:t>
      </w:r>
      <w:r>
        <w:rPr>
          <w:spacing w:val="-1"/>
        </w:rPr>
        <w:t xml:space="preserve"> </w:t>
      </w:r>
      <w:r>
        <w:t>no.</w:t>
      </w:r>
      <w:r>
        <w:rPr>
          <w:spacing w:val="-1"/>
        </w:rPr>
        <w:t xml:space="preserve"> </w:t>
      </w:r>
      <w:r>
        <w:t>1</w:t>
      </w:r>
      <w:r>
        <w:rPr>
          <w:spacing w:val="-1"/>
        </w:rPr>
        <w:t xml:space="preserve"> </w:t>
      </w:r>
      <w:r>
        <w:t>(October 1,</w:t>
      </w:r>
      <w:r>
        <w:rPr>
          <w:spacing w:val="-1"/>
        </w:rPr>
        <w:t xml:space="preserve"> </w:t>
      </w:r>
      <w:r>
        <w:rPr>
          <w:spacing w:val="-2"/>
        </w:rPr>
        <w:t>2009):</w:t>
      </w:r>
      <w:ins w:id="1156" w:author="Hussain Hadah" w:date="2026-10-25T19:29:00Z" w16du:dateUtc="2026-10-25T23:29:00Z">
        <w:r w:rsidR="00665139">
          <w:t xml:space="preserve"> </w:t>
        </w:r>
      </w:ins>
    </w:p>
    <w:p w14:paraId="51A3E570" w14:textId="77777777" w:rsidR="00E746E6" w:rsidRDefault="000245FA">
      <w:pPr>
        <w:pStyle w:val="BodyText"/>
        <w:spacing w:line="273" w:lineRule="exact"/>
        <w:ind w:left="514"/>
        <w:jc w:val="both"/>
      </w:pPr>
      <w:r>
        <w:t>30–50.</w:t>
      </w:r>
      <w:del w:id="1157" w:author="Hussain Hadah" w:date="2026-10-25T19:29:00Z" w16du:dateUtc="2026-10-25T23:29:00Z">
        <w:r>
          <w:rPr>
            <w:spacing w:val="73"/>
          </w:rPr>
          <w:delText xml:space="preserve">  </w:delText>
        </w:r>
      </w:del>
      <w:r>
        <w:rPr>
          <w:spacing w:val="73"/>
        </w:rPr>
        <w:t xml:space="preserve"> </w:t>
      </w:r>
      <w:hyperlink r:id="rId41">
        <w:r w:rsidR="00E746E6">
          <w:rPr>
            <w:color w:val="0000FF"/>
            <w:spacing w:val="-2"/>
          </w:rPr>
          <w:t>https://doi.org/10.1016/j.jebo.2009.05.024</w:t>
        </w:r>
      </w:hyperlink>
      <w:ins w:id="1158" w:author="Hussain Hadah" w:date="2026-10-25T19:29:00Z" w16du:dateUtc="2026-10-25T23:29:00Z">
        <w:r w:rsidR="00665139">
          <w:fldChar w:fldCharType="begin"/>
        </w:r>
        <w:r w:rsidR="00665139">
          <w:instrText>HYPERLINK "https://doi.org/10.1016/j.jebo.2009.05.024" \h</w:instrText>
        </w:r>
        <w:r w:rsidR="00665139">
          <w:fldChar w:fldCharType="separate"/>
        </w:r>
        <w:r w:rsidR="00665139">
          <w:t>.</w:t>
        </w:r>
        <w:r w:rsidR="00665139">
          <w:fldChar w:fldCharType="end"/>
        </w:r>
      </w:ins>
      <w:del w:id="1159" w:author="Hussain Hadah" w:date="2026-10-25T19:29:00Z" w16du:dateUtc="2026-10-25T23:29:00Z">
        <w:r>
          <w:rPr>
            <w:spacing w:val="-2"/>
          </w:rPr>
          <w:delText>.</w:delText>
        </w:r>
      </w:del>
    </w:p>
    <w:p w14:paraId="17A5E1D7" w14:textId="77777777" w:rsidR="00E746E6" w:rsidRDefault="000245FA">
      <w:pPr>
        <w:spacing w:before="112" w:line="252" w:lineRule="auto"/>
        <w:ind w:left="514" w:right="394" w:hanging="479"/>
        <w:jc w:val="both"/>
        <w:rPr>
          <w:sz w:val="24"/>
        </w:rPr>
      </w:pPr>
      <w:bookmarkStart w:id="1160" w:name="_bookmark55"/>
      <w:bookmarkEnd w:id="1160"/>
      <w:r>
        <w:rPr>
          <w:sz w:val="24"/>
        </w:rPr>
        <w:t xml:space="preserve">Hilger, Nathaniel. 2016. </w:t>
      </w:r>
      <w:r>
        <w:rPr>
          <w:i/>
          <w:sz w:val="24"/>
        </w:rPr>
        <w:t xml:space="preserve">Upward mobility and discrimination: The case of Asian </w:t>
      </w:r>
      <w:ins w:id="1161" w:author="Hussain Hadah" w:date="2026-10-25T19:29:00Z" w16du:dateUtc="2026-10-25T23:29:00Z">
        <w:r w:rsidR="00665139">
          <w:rPr>
            <w:i/>
          </w:rPr>
          <w:t>Americans</w:t>
        </w:r>
      </w:ins>
      <w:del w:id="1162" w:author="Hussain Hadah" w:date="2026-10-25T19:29:00Z" w16du:dateUtc="2026-10-25T23:29:00Z">
        <w:r>
          <w:rPr>
            <w:i/>
            <w:sz w:val="24"/>
          </w:rPr>
          <w:delText>Amer-icans</w:delText>
        </w:r>
      </w:del>
      <w:r>
        <w:rPr>
          <w:i/>
          <w:sz w:val="24"/>
        </w:rPr>
        <w:t>.</w:t>
      </w:r>
      <w:r>
        <w:rPr>
          <w:i/>
          <w:spacing w:val="40"/>
          <w:sz w:val="24"/>
        </w:rPr>
        <w:t xml:space="preserve"> </w:t>
      </w:r>
      <w:r>
        <w:rPr>
          <w:sz w:val="24"/>
        </w:rPr>
        <w:t>Technical</w:t>
      </w:r>
      <w:r>
        <w:rPr>
          <w:spacing w:val="40"/>
          <w:sz w:val="24"/>
        </w:rPr>
        <w:t xml:space="preserve"> </w:t>
      </w:r>
      <w:r>
        <w:rPr>
          <w:sz w:val="24"/>
        </w:rPr>
        <w:t>report.</w:t>
      </w:r>
      <w:r>
        <w:rPr>
          <w:spacing w:val="40"/>
          <w:sz w:val="24"/>
        </w:rPr>
        <w:t xml:space="preserve"> </w:t>
      </w:r>
      <w:r>
        <w:rPr>
          <w:sz w:val="24"/>
        </w:rPr>
        <w:t>National</w:t>
      </w:r>
      <w:r>
        <w:rPr>
          <w:spacing w:val="40"/>
          <w:sz w:val="24"/>
        </w:rPr>
        <w:t xml:space="preserve"> </w:t>
      </w:r>
      <w:r>
        <w:rPr>
          <w:sz w:val="24"/>
        </w:rPr>
        <w:t>Bureau</w:t>
      </w:r>
      <w:r>
        <w:rPr>
          <w:spacing w:val="40"/>
          <w:sz w:val="24"/>
        </w:rPr>
        <w:t xml:space="preserve"> </w:t>
      </w:r>
      <w:r>
        <w:rPr>
          <w:sz w:val="24"/>
        </w:rPr>
        <w:t>of</w:t>
      </w:r>
      <w:r>
        <w:rPr>
          <w:spacing w:val="40"/>
          <w:sz w:val="24"/>
        </w:rPr>
        <w:t xml:space="preserve"> </w:t>
      </w:r>
      <w:r>
        <w:rPr>
          <w:sz w:val="24"/>
        </w:rPr>
        <w:t>Economic</w:t>
      </w:r>
      <w:r>
        <w:rPr>
          <w:spacing w:val="40"/>
          <w:sz w:val="24"/>
        </w:rPr>
        <w:t xml:space="preserve"> </w:t>
      </w:r>
      <w:r>
        <w:rPr>
          <w:sz w:val="24"/>
        </w:rPr>
        <w:t>Research.</w:t>
      </w:r>
    </w:p>
    <w:p w14:paraId="51D5BB03" w14:textId="77777777" w:rsidR="00E746E6" w:rsidRDefault="00E746E6">
      <w:pPr>
        <w:spacing w:line="252" w:lineRule="auto"/>
        <w:jc w:val="both"/>
        <w:rPr>
          <w:del w:id="1163" w:author="Hussain Hadah" w:date="2026-10-25T19:29:00Z" w16du:dateUtc="2026-10-25T23:29:00Z"/>
          <w:sz w:val="24"/>
        </w:rPr>
        <w:sectPr w:rsidR="00E746E6">
          <w:pgSz w:w="12240" w:h="15840"/>
          <w:pgMar w:top="1820" w:right="1440" w:bottom="2460" w:left="1800" w:header="0" w:footer="2279" w:gutter="0"/>
          <w:cols w:space="720"/>
        </w:sectPr>
      </w:pPr>
    </w:p>
    <w:p w14:paraId="0F744DFD" w14:textId="77777777" w:rsidR="00E746E6" w:rsidRDefault="000245FA">
      <w:pPr>
        <w:pStyle w:val="BodyText"/>
        <w:spacing w:before="96"/>
        <w:ind w:left="36"/>
        <w:rPr>
          <w:del w:id="1164" w:author="Hussain Hadah" w:date="2026-10-25T19:29:00Z" w16du:dateUtc="2026-10-25T23:29:00Z"/>
        </w:rPr>
      </w:pPr>
      <w:bookmarkStart w:id="1165" w:name="_bookmark56"/>
      <w:bookmarkEnd w:id="1165"/>
      <w:r>
        <w:rPr>
          <w:w w:val="105"/>
        </w:rPr>
        <w:lastRenderedPageBreak/>
        <w:t>Lee,</w:t>
      </w:r>
      <w:r>
        <w:rPr>
          <w:spacing w:val="15"/>
          <w:w w:val="105"/>
        </w:rPr>
        <w:t xml:space="preserve"> </w:t>
      </w:r>
      <w:r>
        <w:rPr>
          <w:w w:val="105"/>
        </w:rPr>
        <w:t>Daniel</w:t>
      </w:r>
      <w:r>
        <w:rPr>
          <w:spacing w:val="16"/>
          <w:w w:val="105"/>
        </w:rPr>
        <w:t xml:space="preserve"> </w:t>
      </w:r>
      <w:r>
        <w:rPr>
          <w:w w:val="105"/>
        </w:rPr>
        <w:t>J.</w:t>
      </w:r>
      <w:r>
        <w:rPr>
          <w:spacing w:val="17"/>
          <w:w w:val="105"/>
        </w:rPr>
        <w:t xml:space="preserve"> </w:t>
      </w:r>
      <w:r>
        <w:rPr>
          <w:w w:val="105"/>
        </w:rPr>
        <w:t>2018.</w:t>
      </w:r>
      <w:r>
        <w:rPr>
          <w:spacing w:val="15"/>
          <w:w w:val="105"/>
        </w:rPr>
        <w:t xml:space="preserve"> </w:t>
      </w:r>
      <w:r>
        <w:rPr>
          <w:w w:val="105"/>
        </w:rPr>
        <w:t>“Does</w:t>
      </w:r>
      <w:r>
        <w:rPr>
          <w:spacing w:val="16"/>
          <w:w w:val="105"/>
        </w:rPr>
        <w:t xml:space="preserve"> </w:t>
      </w:r>
      <w:r>
        <w:rPr>
          <w:w w:val="105"/>
        </w:rPr>
        <w:t>Implicit</w:t>
      </w:r>
      <w:r>
        <w:rPr>
          <w:spacing w:val="16"/>
          <w:w w:val="105"/>
        </w:rPr>
        <w:t xml:space="preserve"> </w:t>
      </w:r>
      <w:r>
        <w:rPr>
          <w:w w:val="105"/>
        </w:rPr>
        <w:t>Bias</w:t>
      </w:r>
      <w:r>
        <w:rPr>
          <w:spacing w:val="15"/>
          <w:w w:val="105"/>
        </w:rPr>
        <w:t xml:space="preserve"> </w:t>
      </w:r>
      <w:r>
        <w:rPr>
          <w:w w:val="105"/>
        </w:rPr>
        <w:t>Predict</w:t>
      </w:r>
      <w:r>
        <w:rPr>
          <w:spacing w:val="16"/>
          <w:w w:val="105"/>
        </w:rPr>
        <w:t xml:space="preserve"> </w:t>
      </w:r>
      <w:r>
        <w:rPr>
          <w:w w:val="105"/>
        </w:rPr>
        <w:t>Dictator</w:t>
      </w:r>
      <w:r>
        <w:rPr>
          <w:spacing w:val="17"/>
          <w:w w:val="105"/>
        </w:rPr>
        <w:t xml:space="preserve"> </w:t>
      </w:r>
      <w:r>
        <w:rPr>
          <w:w w:val="105"/>
        </w:rPr>
        <w:t>Giving?”</w:t>
      </w:r>
      <w:r>
        <w:rPr>
          <w:spacing w:val="16"/>
          <w:w w:val="105"/>
        </w:rPr>
        <w:t xml:space="preserve"> </w:t>
      </w:r>
      <w:r>
        <w:rPr>
          <w:i/>
          <w:w w:val="105"/>
        </w:rPr>
        <w:t>Games</w:t>
      </w:r>
      <w:r>
        <w:rPr>
          <w:i/>
          <w:spacing w:val="16"/>
          <w:w w:val="105"/>
        </w:rPr>
        <w:t xml:space="preserve"> </w:t>
      </w:r>
      <w:r>
        <w:rPr>
          <w:w w:val="105"/>
        </w:rPr>
        <w:t>9,</w:t>
      </w:r>
      <w:r>
        <w:rPr>
          <w:spacing w:val="16"/>
          <w:w w:val="105"/>
        </w:rPr>
        <w:t xml:space="preserve"> </w:t>
      </w:r>
      <w:r>
        <w:rPr>
          <w:w w:val="105"/>
        </w:rPr>
        <w:t>no.</w:t>
      </w:r>
      <w:r>
        <w:rPr>
          <w:spacing w:val="15"/>
          <w:w w:val="105"/>
        </w:rPr>
        <w:t xml:space="preserve"> </w:t>
      </w:r>
      <w:r>
        <w:rPr>
          <w:spacing w:val="-10"/>
          <w:w w:val="105"/>
        </w:rPr>
        <w:t>4</w:t>
      </w:r>
      <w:ins w:id="1166" w:author="Hussain Hadah" w:date="2026-10-25T19:29:00Z" w16du:dateUtc="2026-10-25T23:29:00Z">
        <w:r w:rsidR="00665139">
          <w:t xml:space="preserve"> </w:t>
        </w:r>
      </w:ins>
    </w:p>
    <w:p w14:paraId="7BE0ABF6" w14:textId="77777777" w:rsidR="00E746E6" w:rsidRDefault="000245FA">
      <w:pPr>
        <w:pStyle w:val="BodyText"/>
        <w:spacing w:before="13"/>
        <w:ind w:left="514"/>
      </w:pPr>
      <w:r>
        <w:t>(4):</w:t>
      </w:r>
      <w:r>
        <w:rPr>
          <w:spacing w:val="49"/>
        </w:rPr>
        <w:t xml:space="preserve"> </w:t>
      </w:r>
      <w:del w:id="1167" w:author="Hussain Hadah" w:date="2026-10-25T19:29:00Z" w16du:dateUtc="2026-10-25T23:29:00Z">
        <w:r>
          <w:rPr>
            <w:spacing w:val="49"/>
          </w:rPr>
          <w:delText xml:space="preserve"> </w:delText>
        </w:r>
      </w:del>
      <w:r>
        <w:t>73.</w:t>
      </w:r>
      <w:r>
        <w:rPr>
          <w:spacing w:val="50"/>
        </w:rPr>
        <w:t xml:space="preserve"> </w:t>
      </w:r>
      <w:del w:id="1168" w:author="Hussain Hadah" w:date="2026-10-25T19:29:00Z" w16du:dateUtc="2026-10-25T23:29:00Z">
        <w:r>
          <w:rPr>
            <w:spacing w:val="50"/>
          </w:rPr>
          <w:delText xml:space="preserve"> </w:delText>
        </w:r>
      </w:del>
      <w:hyperlink r:id="rId42">
        <w:r w:rsidR="00E746E6">
          <w:rPr>
            <w:color w:val="0000FF"/>
            <w:spacing w:val="-2"/>
          </w:rPr>
          <w:t>https://doi.org/10.3390/g9040073</w:t>
        </w:r>
      </w:hyperlink>
      <w:ins w:id="1169" w:author="Hussain Hadah" w:date="2026-10-25T19:29:00Z" w16du:dateUtc="2026-10-25T23:29:00Z">
        <w:r w:rsidR="00665139">
          <w:fldChar w:fldCharType="begin"/>
        </w:r>
        <w:r w:rsidR="00665139">
          <w:instrText>HYPERLINK "https://doi.org/10.3390/g9040073" \h</w:instrText>
        </w:r>
        <w:r w:rsidR="00665139">
          <w:fldChar w:fldCharType="separate"/>
        </w:r>
        <w:r w:rsidR="00665139">
          <w:t>.</w:t>
        </w:r>
        <w:r w:rsidR="00665139">
          <w:fldChar w:fldCharType="end"/>
        </w:r>
      </w:ins>
      <w:del w:id="1170" w:author="Hussain Hadah" w:date="2026-10-25T19:29:00Z" w16du:dateUtc="2026-10-25T23:29:00Z">
        <w:r>
          <w:rPr>
            <w:spacing w:val="-2"/>
          </w:rPr>
          <w:delText>.</w:delText>
        </w:r>
      </w:del>
    </w:p>
    <w:p w14:paraId="7B16D3CB" w14:textId="77777777" w:rsidR="00EC5473" w:rsidRDefault="000245FA">
      <w:pPr>
        <w:ind w:left="-14" w:right="367"/>
        <w:rPr>
          <w:ins w:id="1171" w:author="Hussain Hadah" w:date="2026-10-25T19:29:00Z" w16du:dateUtc="2026-10-25T23:29:00Z"/>
        </w:rPr>
      </w:pPr>
      <w:bookmarkStart w:id="1172" w:name="_bookmark57"/>
      <w:bookmarkEnd w:id="1172"/>
      <w:r>
        <w:rPr>
          <w:w w:val="110"/>
        </w:rPr>
        <w:t>Leitner, Jordan B., Eric Hehman, Ozlem Ayduk, and Rodolfo Mendoza-Denton.</w:t>
      </w:r>
    </w:p>
    <w:p w14:paraId="75320063" w14:textId="77777777" w:rsidR="00E746E6" w:rsidRDefault="000245FA">
      <w:pPr>
        <w:pStyle w:val="BodyText"/>
        <w:spacing w:before="112" w:line="252" w:lineRule="auto"/>
        <w:ind w:left="514" w:hanging="479"/>
      </w:pPr>
      <w:del w:id="1173" w:author="Hussain Hadah" w:date="2026-10-25T19:29:00Z" w16du:dateUtc="2026-10-25T23:29:00Z">
        <w:r>
          <w:rPr>
            <w:w w:val="110"/>
          </w:rPr>
          <w:delText xml:space="preserve"> </w:delText>
        </w:r>
      </w:del>
      <w:r>
        <w:t>2016.</w:t>
      </w:r>
      <w:r>
        <w:rPr>
          <w:spacing w:val="26"/>
        </w:rPr>
        <w:t xml:space="preserve"> </w:t>
      </w:r>
      <w:r>
        <w:t>“Racial</w:t>
      </w:r>
      <w:r>
        <w:rPr>
          <w:spacing w:val="26"/>
        </w:rPr>
        <w:t xml:space="preserve"> </w:t>
      </w:r>
      <w:r>
        <w:t>Bias</w:t>
      </w:r>
      <w:r>
        <w:rPr>
          <w:spacing w:val="26"/>
        </w:rPr>
        <w:t xml:space="preserve"> </w:t>
      </w:r>
      <w:r>
        <w:t>Is</w:t>
      </w:r>
      <w:r>
        <w:rPr>
          <w:spacing w:val="26"/>
        </w:rPr>
        <w:t xml:space="preserve"> </w:t>
      </w:r>
      <w:r>
        <w:t>Associated</w:t>
      </w:r>
      <w:r>
        <w:rPr>
          <w:spacing w:val="26"/>
        </w:rPr>
        <w:t xml:space="preserve"> </w:t>
      </w:r>
      <w:r>
        <w:t>with</w:t>
      </w:r>
      <w:r>
        <w:rPr>
          <w:spacing w:val="26"/>
        </w:rPr>
        <w:t xml:space="preserve"> </w:t>
      </w:r>
      <w:r>
        <w:t>Ingroup</w:t>
      </w:r>
      <w:r>
        <w:rPr>
          <w:spacing w:val="26"/>
        </w:rPr>
        <w:t xml:space="preserve"> </w:t>
      </w:r>
      <w:r>
        <w:t>Death</w:t>
      </w:r>
      <w:r>
        <w:rPr>
          <w:spacing w:val="26"/>
        </w:rPr>
        <w:t xml:space="preserve"> </w:t>
      </w:r>
      <w:r>
        <w:t>Rate</w:t>
      </w:r>
      <w:r>
        <w:rPr>
          <w:spacing w:val="26"/>
        </w:rPr>
        <w:t xml:space="preserve"> </w:t>
      </w:r>
      <w:r>
        <w:t>for</w:t>
      </w:r>
      <w:r>
        <w:rPr>
          <w:spacing w:val="26"/>
        </w:rPr>
        <w:t xml:space="preserve"> </w:t>
      </w:r>
      <w:r>
        <w:t>Blacks</w:t>
      </w:r>
      <w:r>
        <w:rPr>
          <w:spacing w:val="26"/>
        </w:rPr>
        <w:t xml:space="preserve"> </w:t>
      </w:r>
      <w:r>
        <w:t>and</w:t>
      </w:r>
      <w:r>
        <w:rPr>
          <w:spacing w:val="26"/>
        </w:rPr>
        <w:t xml:space="preserve"> </w:t>
      </w:r>
      <w:r>
        <w:t xml:space="preserve">Whites: </w:t>
      </w:r>
      <w:r>
        <w:rPr>
          <w:w w:val="110"/>
        </w:rPr>
        <w:t xml:space="preserve">Insights from Project Implicit.” </w:t>
      </w:r>
      <w:r>
        <w:rPr>
          <w:i/>
          <w:w w:val="110"/>
        </w:rPr>
        <w:t xml:space="preserve">Social Science &amp; Medicine </w:t>
      </w:r>
      <w:r>
        <w:rPr>
          <w:w w:val="110"/>
        </w:rPr>
        <w:t xml:space="preserve">170 (December 1, 2016): 220–227. </w:t>
      </w:r>
      <w:hyperlink r:id="rId43">
        <w:r w:rsidR="00E746E6">
          <w:rPr>
            <w:color w:val="0000FF"/>
            <w:w w:val="110"/>
          </w:rPr>
          <w:t>https://doi.org/10.1016/j.socscimed.2016.10.007</w:t>
        </w:r>
      </w:hyperlink>
      <w:ins w:id="1174" w:author="Hussain Hadah" w:date="2026-10-25T19:29:00Z" w16du:dateUtc="2026-10-25T23:29:00Z">
        <w:r w:rsidR="00665139">
          <w:fldChar w:fldCharType="begin"/>
        </w:r>
        <w:r w:rsidR="00665139">
          <w:instrText>HYPERLINK "https://doi.org/10.1016/j.socscimed.2016.10.007" \h</w:instrText>
        </w:r>
        <w:r w:rsidR="00665139">
          <w:fldChar w:fldCharType="separate"/>
        </w:r>
        <w:r w:rsidR="00665139">
          <w:t>.</w:t>
        </w:r>
        <w:r w:rsidR="00665139">
          <w:fldChar w:fldCharType="end"/>
        </w:r>
      </w:ins>
      <w:del w:id="1175" w:author="Hussain Hadah" w:date="2026-10-25T19:29:00Z" w16du:dateUtc="2026-10-25T23:29:00Z">
        <w:r>
          <w:rPr>
            <w:w w:val="110"/>
          </w:rPr>
          <w:delText>.</w:delText>
        </w:r>
      </w:del>
    </w:p>
    <w:p w14:paraId="1A45D81E" w14:textId="77777777" w:rsidR="00E746E6" w:rsidRDefault="000245FA">
      <w:pPr>
        <w:pStyle w:val="BodyText"/>
        <w:spacing w:before="96" w:line="252" w:lineRule="auto"/>
        <w:ind w:left="514" w:right="393" w:hanging="479"/>
        <w:jc w:val="both"/>
      </w:pPr>
      <w:bookmarkStart w:id="1176" w:name="_bookmark58"/>
      <w:bookmarkEnd w:id="1176"/>
      <w:r>
        <w:rPr>
          <w:w w:val="105"/>
        </w:rPr>
        <w:t>Lubotsky, Darren, and Martin Wittenberg. 2006. “Interpretation of Regressions</w:t>
      </w:r>
      <w:r>
        <w:rPr>
          <w:spacing w:val="80"/>
          <w:w w:val="150"/>
        </w:rPr>
        <w:t xml:space="preserve"> </w:t>
      </w:r>
      <w:r>
        <w:rPr>
          <w:w w:val="105"/>
        </w:rPr>
        <w:t xml:space="preserve">with Multiple Proxies.” </w:t>
      </w:r>
      <w:r>
        <w:rPr>
          <w:i/>
          <w:w w:val="105"/>
        </w:rPr>
        <w:t xml:space="preserve">The Review of Economics and Statistics </w:t>
      </w:r>
      <w:r>
        <w:rPr>
          <w:w w:val="105"/>
        </w:rPr>
        <w:t>88, no. 3 (</w:t>
      </w:r>
      <w:ins w:id="1177" w:author="Hussain Hadah" w:date="2026-10-25T19:29:00Z" w16du:dateUtc="2026-10-25T23:29:00Z">
        <w:r w:rsidR="00665139">
          <w:t>August</w:t>
        </w:r>
      </w:ins>
      <w:del w:id="1178" w:author="Hussain Hadah" w:date="2026-10-25T19:29:00Z" w16du:dateUtc="2026-10-25T23:29:00Z">
        <w:r>
          <w:rPr>
            <w:w w:val="105"/>
          </w:rPr>
          <w:delText>Au-gust</w:delText>
        </w:r>
      </w:del>
      <w:r>
        <w:rPr>
          <w:spacing w:val="40"/>
          <w:w w:val="105"/>
        </w:rPr>
        <w:t xml:space="preserve"> </w:t>
      </w:r>
      <w:r>
        <w:rPr>
          <w:w w:val="105"/>
        </w:rPr>
        <w:t>1,</w:t>
      </w:r>
      <w:r>
        <w:rPr>
          <w:spacing w:val="40"/>
          <w:w w:val="105"/>
        </w:rPr>
        <w:t xml:space="preserve"> </w:t>
      </w:r>
      <w:r>
        <w:rPr>
          <w:w w:val="105"/>
        </w:rPr>
        <w:t>2006):</w:t>
      </w:r>
      <w:r>
        <w:rPr>
          <w:spacing w:val="40"/>
          <w:w w:val="105"/>
        </w:rPr>
        <w:t xml:space="preserve"> </w:t>
      </w:r>
      <w:r>
        <w:rPr>
          <w:w w:val="105"/>
        </w:rPr>
        <w:t>549–562.</w:t>
      </w:r>
      <w:r>
        <w:rPr>
          <w:spacing w:val="40"/>
          <w:w w:val="105"/>
        </w:rPr>
        <w:t xml:space="preserve"> </w:t>
      </w:r>
      <w:hyperlink r:id="rId44">
        <w:r w:rsidR="00E746E6">
          <w:rPr>
            <w:color w:val="0000FF"/>
            <w:w w:val="105"/>
          </w:rPr>
          <w:t>https://doi.org/10.1162/rest.88.3.549</w:t>
        </w:r>
      </w:hyperlink>
      <w:ins w:id="1179" w:author="Hussain Hadah" w:date="2026-10-25T19:29:00Z" w16du:dateUtc="2026-10-25T23:29:00Z">
        <w:r w:rsidR="00665139">
          <w:fldChar w:fldCharType="begin"/>
        </w:r>
        <w:r w:rsidR="00665139">
          <w:instrText>HYPERLINK "https://doi.org/10.1162/rest.88.3.549" \h</w:instrText>
        </w:r>
        <w:r w:rsidR="00665139">
          <w:fldChar w:fldCharType="separate"/>
        </w:r>
        <w:r w:rsidR="00665139">
          <w:t>.</w:t>
        </w:r>
        <w:r w:rsidR="00665139">
          <w:fldChar w:fldCharType="end"/>
        </w:r>
      </w:ins>
      <w:del w:id="1180" w:author="Hussain Hadah" w:date="2026-10-25T19:29:00Z" w16du:dateUtc="2026-10-25T23:29:00Z">
        <w:r>
          <w:rPr>
            <w:w w:val="105"/>
          </w:rPr>
          <w:delText>.</w:delText>
        </w:r>
      </w:del>
    </w:p>
    <w:p w14:paraId="0480BE02" w14:textId="77777777" w:rsidR="00E746E6" w:rsidRDefault="000245FA">
      <w:pPr>
        <w:pStyle w:val="BodyText"/>
        <w:spacing w:before="97" w:line="252" w:lineRule="auto"/>
        <w:ind w:left="514" w:right="393" w:hanging="479"/>
        <w:jc w:val="both"/>
      </w:pPr>
      <w:bookmarkStart w:id="1181" w:name="_bookmark59"/>
      <w:bookmarkEnd w:id="1181"/>
      <w:r>
        <w:rPr>
          <w:w w:val="105"/>
        </w:rPr>
        <w:t xml:space="preserve">Meng, Xin, and Robert G. Gregory. 2005. “Intermarriage and the Economic </w:t>
      </w:r>
      <w:ins w:id="1182" w:author="Hussain Hadah" w:date="2026-10-25T19:29:00Z" w16du:dateUtc="2026-10-25T23:29:00Z">
        <w:r w:rsidR="00665139">
          <w:t>Assimilation</w:t>
        </w:r>
      </w:ins>
      <w:del w:id="1183" w:author="Hussain Hadah" w:date="2026-10-25T19:29:00Z" w16du:dateUtc="2026-10-25T23:29:00Z">
        <w:r>
          <w:rPr>
            <w:w w:val="105"/>
          </w:rPr>
          <w:delText>Assim-</w:delText>
        </w:r>
        <w:r>
          <w:delText>ilation</w:delText>
        </w:r>
      </w:del>
      <w:r>
        <w:t xml:space="preserve"> of Immigrants.” </w:t>
      </w:r>
      <w:r>
        <w:rPr>
          <w:i/>
        </w:rPr>
        <w:t xml:space="preserve">Journal of Labor Economics </w:t>
      </w:r>
      <w:r>
        <w:t xml:space="preserve">23, no. 1 (January): 135–174. </w:t>
      </w:r>
      <w:hyperlink r:id="rId45">
        <w:r w:rsidR="00E746E6">
          <w:rPr>
            <w:color w:val="0000FF"/>
            <w:spacing w:val="-2"/>
            <w:w w:val="105"/>
          </w:rPr>
          <w:t>https://doi.org/10.1086/425436</w:t>
        </w:r>
      </w:hyperlink>
      <w:ins w:id="1184" w:author="Hussain Hadah" w:date="2026-10-25T19:29:00Z" w16du:dateUtc="2026-10-25T23:29:00Z">
        <w:r w:rsidR="00665139">
          <w:fldChar w:fldCharType="begin"/>
        </w:r>
        <w:r w:rsidR="00665139">
          <w:instrText>HYPERLINK "https://doi.org/10.1086/425436" \h</w:instrText>
        </w:r>
        <w:r w:rsidR="00665139">
          <w:fldChar w:fldCharType="separate"/>
        </w:r>
        <w:r w:rsidR="00665139">
          <w:t>.</w:t>
        </w:r>
        <w:r w:rsidR="00665139">
          <w:fldChar w:fldCharType="end"/>
        </w:r>
      </w:ins>
      <w:del w:id="1185" w:author="Hussain Hadah" w:date="2026-10-25T19:29:00Z" w16du:dateUtc="2026-10-25T23:29:00Z">
        <w:r>
          <w:rPr>
            <w:spacing w:val="-2"/>
            <w:w w:val="105"/>
          </w:rPr>
          <w:delText>.</w:delText>
        </w:r>
      </w:del>
    </w:p>
    <w:p w14:paraId="5A0614AA" w14:textId="77777777" w:rsidR="00E746E6" w:rsidRDefault="000245FA">
      <w:pPr>
        <w:pStyle w:val="BodyText"/>
        <w:spacing w:before="97" w:line="252" w:lineRule="auto"/>
        <w:ind w:left="514" w:hanging="479"/>
      </w:pPr>
      <w:bookmarkStart w:id="1186" w:name="_bookmark60"/>
      <w:bookmarkEnd w:id="1186"/>
      <w:r>
        <w:rPr>
          <w:w w:val="110"/>
        </w:rPr>
        <w:t xml:space="preserve">Mora, G Cristina, and Tianna S Paschel. 2020. “Antiblackness as a logic for </w:t>
      </w:r>
      <w:ins w:id="1187" w:author="Hussain Hadah" w:date="2026-10-25T19:29:00Z" w16du:dateUtc="2026-10-25T23:29:00Z">
        <w:r w:rsidR="00665139">
          <w:t>antiimmigrant</w:t>
        </w:r>
      </w:ins>
      <w:del w:id="1188" w:author="Hussain Hadah" w:date="2026-10-25T19:29:00Z" w16du:dateUtc="2026-10-25T23:29:00Z">
        <w:r>
          <w:rPr>
            <w:w w:val="110"/>
          </w:rPr>
          <w:delText>anti-</w:delText>
        </w:r>
        <w:r>
          <w:delText>immigrant</w:delText>
        </w:r>
      </w:del>
      <w:r>
        <w:rPr>
          <w:spacing w:val="24"/>
        </w:rPr>
        <w:t xml:space="preserve"> </w:t>
      </w:r>
      <w:r>
        <w:t>resentment:</w:t>
      </w:r>
      <w:r>
        <w:rPr>
          <w:spacing w:val="24"/>
        </w:rPr>
        <w:t xml:space="preserve"> </w:t>
      </w:r>
      <w:r>
        <w:t>Evidence</w:t>
      </w:r>
      <w:r>
        <w:rPr>
          <w:spacing w:val="24"/>
        </w:rPr>
        <w:t xml:space="preserve"> </w:t>
      </w:r>
      <w:r>
        <w:t>from</w:t>
      </w:r>
      <w:r>
        <w:rPr>
          <w:spacing w:val="24"/>
        </w:rPr>
        <w:t xml:space="preserve"> </w:t>
      </w:r>
      <w:r>
        <w:t>California.”</w:t>
      </w:r>
      <w:r>
        <w:rPr>
          <w:spacing w:val="24"/>
        </w:rPr>
        <w:t xml:space="preserve"> </w:t>
      </w:r>
      <w:r>
        <w:t>In</w:t>
      </w:r>
      <w:r>
        <w:rPr>
          <w:spacing w:val="24"/>
        </w:rPr>
        <w:t xml:space="preserve"> </w:t>
      </w:r>
      <w:r>
        <w:rPr>
          <w:i/>
        </w:rPr>
        <w:t>Sociological</w:t>
      </w:r>
      <w:r>
        <w:rPr>
          <w:i/>
          <w:spacing w:val="24"/>
        </w:rPr>
        <w:t xml:space="preserve"> </w:t>
      </w:r>
      <w:r>
        <w:rPr>
          <w:i/>
        </w:rPr>
        <w:t>Forum,</w:t>
      </w:r>
      <w:r>
        <w:rPr>
          <w:i/>
          <w:spacing w:val="24"/>
        </w:rPr>
        <w:t xml:space="preserve"> </w:t>
      </w:r>
      <w:r>
        <w:t>35:918–</w:t>
      </w:r>
      <w:ins w:id="1189" w:author="Hussain Hadah" w:date="2026-10-25T19:29:00Z" w16du:dateUtc="2026-10-25T23:29:00Z">
        <w:r w:rsidR="00665139">
          <w:t xml:space="preserve"> </w:t>
        </w:r>
      </w:ins>
      <w:r>
        <w:rPr>
          <w:w w:val="110"/>
        </w:rPr>
        <w:t>940. Wiley Online Library.</w:t>
      </w:r>
    </w:p>
    <w:p w14:paraId="327BA008" w14:textId="77777777" w:rsidR="00EC5473" w:rsidRDefault="00665139">
      <w:pPr>
        <w:spacing w:after="108"/>
        <w:ind w:left="464" w:right="367" w:hanging="478"/>
        <w:rPr>
          <w:ins w:id="1190" w:author="Hussain Hadah" w:date="2026-10-25T19:29:00Z" w16du:dateUtc="2026-10-25T23:29:00Z"/>
        </w:rPr>
      </w:pPr>
      <w:bookmarkStart w:id="1191" w:name="_bookmark61"/>
      <w:bookmarkEnd w:id="1191"/>
      <w:ins w:id="1192" w:author="Hussain Hadah" w:date="2026-10-25T19:29:00Z" w16du:dateUtc="2026-10-25T23:29:00Z">
        <w:r>
          <w:t xml:space="preserve">National Academies of Sciences, Engineering, and Medicine. 2015. </w:t>
        </w:r>
        <w:r>
          <w:rPr>
            <w:i/>
          </w:rPr>
          <w:t xml:space="preserve">The Integration of Immigrants into American Society. </w:t>
        </w:r>
        <w:r>
          <w:t xml:space="preserve">Edited by Mary C. Waters and Marisa Gerstein Pineau. Washington, DC: The National Academies Press. </w:t>
        </w:r>
        <w:r>
          <w:fldChar w:fldCharType="begin"/>
        </w:r>
        <w:r>
          <w:instrText>HYPERLINK "https://doi.org/10.17226/21746" \h</w:instrText>
        </w:r>
        <w:r>
          <w:fldChar w:fldCharType="separate"/>
        </w:r>
        <w:r>
          <w:rPr>
            <w:color w:val="0000FF"/>
          </w:rPr>
          <w:t xml:space="preserve">https://doi. </w:t>
        </w:r>
        <w:r>
          <w:fldChar w:fldCharType="end"/>
        </w:r>
        <w:r>
          <w:fldChar w:fldCharType="begin"/>
        </w:r>
        <w:r>
          <w:instrText>HYPERLINK "https://doi.org/10.17226/21746" \h</w:instrText>
        </w:r>
        <w:r>
          <w:fldChar w:fldCharType="separate"/>
        </w:r>
        <w:r>
          <w:rPr>
            <w:color w:val="0000FF"/>
          </w:rPr>
          <w:t>org/10.17226/21746</w:t>
        </w:r>
        <w:r>
          <w:fldChar w:fldCharType="end"/>
        </w:r>
        <w:r>
          <w:fldChar w:fldCharType="begin"/>
        </w:r>
        <w:r>
          <w:instrText>HYPERLINK "https://doi.org/10.17226/21746" \h</w:instrText>
        </w:r>
        <w:r>
          <w:fldChar w:fldCharType="separate"/>
        </w:r>
        <w:r>
          <w:t>.</w:t>
        </w:r>
        <w:r>
          <w:fldChar w:fldCharType="end"/>
        </w:r>
      </w:ins>
    </w:p>
    <w:p w14:paraId="4BB71FDB" w14:textId="77777777" w:rsidR="00EC5473" w:rsidRDefault="00665139">
      <w:pPr>
        <w:spacing w:after="110" w:line="248" w:lineRule="auto"/>
        <w:ind w:left="478" w:right="367" w:hanging="478"/>
        <w:rPr>
          <w:ins w:id="1193" w:author="Hussain Hadah" w:date="2026-10-25T19:29:00Z" w16du:dateUtc="2026-10-25T23:29:00Z"/>
        </w:rPr>
      </w:pPr>
      <w:ins w:id="1194" w:author="Hussain Hadah" w:date="2026-10-25T19:29:00Z" w16du:dateUtc="2026-10-25T23:29:00Z">
        <w:r>
          <w:t xml:space="preserve">Office of Management and Budget. 2024. </w:t>
        </w:r>
        <w:r>
          <w:rPr>
            <w:i/>
          </w:rPr>
          <w:t xml:space="preserve">Revisions to OMB’s Statistical Policy Directive No. 15: Standards for Maintaining, Collecting, and Presenting Federal Data on Race and Ethnicity. </w:t>
        </w:r>
        <w:r>
          <w:t xml:space="preserve">Notice of decision 89 FR 22182, Document 2024-06469. Federal Register, March 29, 2024. </w:t>
        </w:r>
        <w:r>
          <w:fldChar w:fldCharType="begin"/>
        </w:r>
        <w:r>
          <w:instrText>HYPERLINK "https://www.federalregister.gov/documents/2024/03/29/2024-06469/revisions-to-ombs-statistical-policy-directive-no-15-standards-for-maintaining-collecting-and" \h</w:instrText>
        </w:r>
        <w:r>
          <w:fldChar w:fldCharType="separate"/>
        </w:r>
        <w:r>
          <w:rPr>
            <w:color w:val="0000FF"/>
          </w:rPr>
          <w:t xml:space="preserve">https://www.federalregister.gov/documents/ </w:t>
        </w:r>
        <w:r>
          <w:fldChar w:fldCharType="end"/>
        </w:r>
        <w:r>
          <w:fldChar w:fldCharType="begin"/>
        </w:r>
        <w:r>
          <w:instrText>HYPERLINK "https://www.federalregister.gov/documents/2024/03/29/2024-06469/revisions-to-ombs-statistical-policy-directive-no-15-standards-for-maintaining-collecting-and" \h</w:instrText>
        </w:r>
        <w:r>
          <w:fldChar w:fldCharType="separate"/>
        </w:r>
        <w:r>
          <w:rPr>
            <w:color w:val="0000FF"/>
          </w:rPr>
          <w:t>2024/03/29/2024-06469/revisions-to-ombs-statistical-policy-directive-no</w:t>
        </w:r>
        <w:r>
          <w:fldChar w:fldCharType="end"/>
        </w:r>
        <w:r>
          <w:fldChar w:fldCharType="begin"/>
        </w:r>
        <w:r>
          <w:instrText>HYPERLINK "https://www.federalregister.gov/documents/2024/03/29/2024-06469/revisions-to-ombs-statistical-policy-directive-no-15-standards-for-maintaining-collecting-and" \h</w:instrText>
        </w:r>
        <w:r>
          <w:fldChar w:fldCharType="separate"/>
        </w:r>
        <w:r>
          <w:rPr>
            <w:color w:val="0000FF"/>
          </w:rPr>
          <w:t>15-standards-for-maintaining-collecting-and</w:t>
        </w:r>
        <w:r>
          <w:fldChar w:fldCharType="end"/>
        </w:r>
        <w:r>
          <w:fldChar w:fldCharType="begin"/>
        </w:r>
        <w:r>
          <w:instrText>HYPERLINK "https://www.federalregister.gov/documents/2024/03/29/2024-06469/revisions-to-ombs-statistical-policy-directive-no-15-standards-for-maintaining-collecting-and" \h</w:instrText>
        </w:r>
        <w:r>
          <w:fldChar w:fldCharType="separate"/>
        </w:r>
        <w:r>
          <w:t>.</w:t>
        </w:r>
        <w:r>
          <w:fldChar w:fldCharType="end"/>
        </w:r>
      </w:ins>
    </w:p>
    <w:p w14:paraId="3653919A" w14:textId="77777777" w:rsidR="00E746E6" w:rsidRDefault="000245FA">
      <w:pPr>
        <w:spacing w:before="97" w:line="252" w:lineRule="auto"/>
        <w:ind w:left="514" w:hanging="479"/>
        <w:rPr>
          <w:sz w:val="24"/>
        </w:rPr>
      </w:pPr>
      <w:r>
        <w:rPr>
          <w:sz w:val="24"/>
        </w:rPr>
        <w:t xml:space="preserve">Telles, Edward E, and Vilma Ortiz. 2008. </w:t>
      </w:r>
      <w:r>
        <w:rPr>
          <w:i/>
          <w:sz w:val="24"/>
        </w:rPr>
        <w:t xml:space="preserve">Generations of exclusion: Mexican-Americans, </w:t>
      </w:r>
      <w:r>
        <w:rPr>
          <w:i/>
          <w:w w:val="105"/>
          <w:sz w:val="24"/>
        </w:rPr>
        <w:t xml:space="preserve">assimilation, and race. </w:t>
      </w:r>
      <w:r>
        <w:rPr>
          <w:w w:val="105"/>
          <w:sz w:val="24"/>
        </w:rPr>
        <w:t>Russell Sage Foundation.</w:t>
      </w:r>
    </w:p>
    <w:p w14:paraId="3F05A49A" w14:textId="77777777" w:rsidR="00E746E6" w:rsidRDefault="000245FA">
      <w:pPr>
        <w:pStyle w:val="BodyText"/>
        <w:spacing w:before="98" w:line="252" w:lineRule="auto"/>
        <w:ind w:left="514" w:hanging="479"/>
      </w:pPr>
      <w:bookmarkStart w:id="1195" w:name="_bookmark62"/>
      <w:bookmarkEnd w:id="1195"/>
      <w:r>
        <w:rPr>
          <w:w w:val="110"/>
        </w:rPr>
        <w:t>Waters,</w:t>
      </w:r>
      <w:r>
        <w:rPr>
          <w:spacing w:val="-17"/>
          <w:w w:val="110"/>
        </w:rPr>
        <w:t xml:space="preserve"> </w:t>
      </w:r>
      <w:r>
        <w:rPr>
          <w:w w:val="110"/>
        </w:rPr>
        <w:t>Mary</w:t>
      </w:r>
      <w:r>
        <w:rPr>
          <w:spacing w:val="-16"/>
          <w:w w:val="110"/>
        </w:rPr>
        <w:t xml:space="preserve"> </w:t>
      </w:r>
      <w:r>
        <w:rPr>
          <w:w w:val="110"/>
        </w:rPr>
        <w:t>C.</w:t>
      </w:r>
      <w:r>
        <w:rPr>
          <w:spacing w:val="-17"/>
          <w:w w:val="110"/>
        </w:rPr>
        <w:t xml:space="preserve"> </w:t>
      </w:r>
      <w:r>
        <w:rPr>
          <w:w w:val="110"/>
        </w:rPr>
        <w:t>1990.</w:t>
      </w:r>
      <w:r>
        <w:rPr>
          <w:spacing w:val="-16"/>
          <w:w w:val="110"/>
        </w:rPr>
        <w:t xml:space="preserve"> </w:t>
      </w:r>
      <w:r>
        <w:rPr>
          <w:w w:val="110"/>
        </w:rPr>
        <w:t>“Ethnic</w:t>
      </w:r>
      <w:r>
        <w:rPr>
          <w:spacing w:val="-17"/>
          <w:w w:val="110"/>
        </w:rPr>
        <w:t xml:space="preserve"> </w:t>
      </w:r>
      <w:r>
        <w:rPr>
          <w:w w:val="110"/>
        </w:rPr>
        <w:t>Options:</w:t>
      </w:r>
      <w:r>
        <w:rPr>
          <w:spacing w:val="-16"/>
          <w:w w:val="110"/>
        </w:rPr>
        <w:t xml:space="preserve"> </w:t>
      </w:r>
      <w:r>
        <w:rPr>
          <w:w w:val="110"/>
        </w:rPr>
        <w:t>Choosing</w:t>
      </w:r>
      <w:r>
        <w:rPr>
          <w:spacing w:val="-16"/>
          <w:w w:val="110"/>
        </w:rPr>
        <w:t xml:space="preserve"> </w:t>
      </w:r>
      <w:r>
        <w:rPr>
          <w:w w:val="110"/>
        </w:rPr>
        <w:t>Identities</w:t>
      </w:r>
      <w:r>
        <w:rPr>
          <w:spacing w:val="-17"/>
          <w:w w:val="110"/>
        </w:rPr>
        <w:t xml:space="preserve"> </w:t>
      </w:r>
      <w:r>
        <w:rPr>
          <w:w w:val="110"/>
        </w:rPr>
        <w:t>in</w:t>
      </w:r>
      <w:r>
        <w:rPr>
          <w:spacing w:val="-16"/>
          <w:w w:val="110"/>
        </w:rPr>
        <w:t xml:space="preserve"> </w:t>
      </w:r>
      <w:r>
        <w:rPr>
          <w:w w:val="110"/>
        </w:rPr>
        <w:t>America.”</w:t>
      </w:r>
      <w:r>
        <w:rPr>
          <w:spacing w:val="-16"/>
          <w:w w:val="110"/>
        </w:rPr>
        <w:t xml:space="preserve"> </w:t>
      </w:r>
      <w:r>
        <w:rPr>
          <w:w w:val="110"/>
        </w:rPr>
        <w:t>(</w:t>
      </w:r>
      <w:ins w:id="1196" w:author="Hussain Hadah" w:date="2026-10-25T19:29:00Z" w16du:dateUtc="2026-10-25T23:29:00Z">
        <w:r w:rsidR="00665139">
          <w:t>Berkeley</w:t>
        </w:r>
      </w:ins>
      <w:del w:id="1197" w:author="Hussain Hadah" w:date="2026-10-25T19:29:00Z" w16du:dateUtc="2026-10-25T23:29:00Z">
        <w:r>
          <w:rPr>
            <w:w w:val="110"/>
          </w:rPr>
          <w:delText>Berke-</w:delText>
        </w:r>
        <w:r>
          <w:rPr>
            <w:spacing w:val="-2"/>
            <w:w w:val="110"/>
          </w:rPr>
          <w:delText>ley</w:delText>
        </w:r>
      </w:del>
      <w:r>
        <w:rPr>
          <w:spacing w:val="-2"/>
          <w:w w:val="110"/>
        </w:rPr>
        <w:t>).</w:t>
      </w:r>
    </w:p>
    <w:p w14:paraId="568871C0" w14:textId="77777777" w:rsidR="00E746E6" w:rsidRDefault="000245FA">
      <w:pPr>
        <w:pStyle w:val="BodyText"/>
        <w:spacing w:before="98" w:line="252" w:lineRule="auto"/>
        <w:ind w:left="514" w:right="393" w:hanging="479"/>
        <w:jc w:val="both"/>
      </w:pPr>
      <w:bookmarkStart w:id="1198" w:name="_bookmark63"/>
      <w:bookmarkEnd w:id="1198"/>
      <w:r>
        <w:rPr>
          <w:w w:val="110"/>
        </w:rPr>
        <w:t xml:space="preserve">Zhou, Min. 1997. “Segmented assimilation: Issues, controversies, and recent </w:t>
      </w:r>
      <w:ins w:id="1199" w:author="Hussain Hadah" w:date="2026-10-25T19:29:00Z" w16du:dateUtc="2026-10-25T23:29:00Z">
        <w:r w:rsidR="00665139">
          <w:t>research</w:t>
        </w:r>
      </w:ins>
      <w:del w:id="1200" w:author="Hussain Hadah" w:date="2026-10-25T19:29:00Z" w16du:dateUtc="2026-10-25T23:29:00Z">
        <w:r>
          <w:rPr>
            <w:w w:val="110"/>
          </w:rPr>
          <w:delText>re-search</w:delText>
        </w:r>
      </w:del>
      <w:r>
        <w:rPr>
          <w:spacing w:val="-13"/>
          <w:w w:val="110"/>
        </w:rPr>
        <w:t xml:space="preserve"> </w:t>
      </w:r>
      <w:r>
        <w:rPr>
          <w:w w:val="110"/>
        </w:rPr>
        <w:t>on</w:t>
      </w:r>
      <w:r>
        <w:rPr>
          <w:spacing w:val="-13"/>
          <w:w w:val="110"/>
        </w:rPr>
        <w:t xml:space="preserve"> </w:t>
      </w:r>
      <w:r>
        <w:rPr>
          <w:w w:val="110"/>
        </w:rPr>
        <w:t>the</w:t>
      </w:r>
      <w:r>
        <w:rPr>
          <w:spacing w:val="-13"/>
          <w:w w:val="110"/>
        </w:rPr>
        <w:t xml:space="preserve"> </w:t>
      </w:r>
      <w:r>
        <w:rPr>
          <w:w w:val="110"/>
        </w:rPr>
        <w:t>new</w:t>
      </w:r>
      <w:r>
        <w:rPr>
          <w:spacing w:val="-13"/>
          <w:w w:val="110"/>
        </w:rPr>
        <w:t xml:space="preserve"> </w:t>
      </w:r>
      <w:r>
        <w:rPr>
          <w:w w:val="110"/>
        </w:rPr>
        <w:t>second</w:t>
      </w:r>
      <w:r>
        <w:rPr>
          <w:spacing w:val="-13"/>
          <w:w w:val="110"/>
        </w:rPr>
        <w:t xml:space="preserve"> </w:t>
      </w:r>
      <w:r>
        <w:rPr>
          <w:w w:val="110"/>
        </w:rPr>
        <w:t>generation.”</w:t>
      </w:r>
      <w:r>
        <w:rPr>
          <w:spacing w:val="-13"/>
          <w:w w:val="110"/>
        </w:rPr>
        <w:t xml:space="preserve"> </w:t>
      </w:r>
      <w:r>
        <w:rPr>
          <w:i/>
          <w:w w:val="110"/>
        </w:rPr>
        <w:t>International</w:t>
      </w:r>
      <w:r>
        <w:rPr>
          <w:i/>
          <w:spacing w:val="-13"/>
          <w:w w:val="110"/>
        </w:rPr>
        <w:t xml:space="preserve"> </w:t>
      </w:r>
      <w:r>
        <w:rPr>
          <w:i/>
          <w:w w:val="110"/>
        </w:rPr>
        <w:t>migration</w:t>
      </w:r>
      <w:r>
        <w:rPr>
          <w:i/>
          <w:spacing w:val="-13"/>
          <w:w w:val="110"/>
        </w:rPr>
        <w:t xml:space="preserve"> </w:t>
      </w:r>
      <w:r>
        <w:rPr>
          <w:i/>
          <w:w w:val="110"/>
        </w:rPr>
        <w:t>review</w:t>
      </w:r>
      <w:r>
        <w:rPr>
          <w:i/>
          <w:spacing w:val="-13"/>
          <w:w w:val="110"/>
        </w:rPr>
        <w:t xml:space="preserve"> </w:t>
      </w:r>
      <w:r>
        <w:rPr>
          <w:w w:val="110"/>
        </w:rPr>
        <w:t>31</w:t>
      </w:r>
      <w:r>
        <w:rPr>
          <w:spacing w:val="-13"/>
          <w:w w:val="110"/>
        </w:rPr>
        <w:t xml:space="preserve"> </w:t>
      </w:r>
      <w:r>
        <w:rPr>
          <w:w w:val="110"/>
        </w:rPr>
        <w:t xml:space="preserve">(4): </w:t>
      </w:r>
      <w:r>
        <w:rPr>
          <w:spacing w:val="-2"/>
          <w:w w:val="110"/>
        </w:rPr>
        <w:t>975–1008.</w:t>
      </w:r>
    </w:p>
    <w:p w14:paraId="4B80A95E" w14:textId="77777777" w:rsidR="00E746E6" w:rsidRDefault="00E746E6">
      <w:pPr>
        <w:pStyle w:val="BodyText"/>
        <w:spacing w:line="252" w:lineRule="auto"/>
        <w:jc w:val="both"/>
        <w:sectPr w:rsidR="00E746E6">
          <w:pgSz w:w="12240" w:h="15840"/>
          <w:pgMar w:top="1820" w:right="1440" w:bottom="2460" w:left="1800" w:header="0" w:footer="2279" w:gutter="0"/>
          <w:cols w:space="720"/>
        </w:sectPr>
      </w:pPr>
    </w:p>
    <w:p w14:paraId="21EE5417" w14:textId="77777777" w:rsidR="00E746E6" w:rsidRDefault="00E746E6">
      <w:pPr>
        <w:pStyle w:val="BodyText"/>
        <w:spacing w:before="158"/>
        <w:rPr>
          <w:del w:id="1201" w:author="Hussain Hadah" w:date="2026-10-25T19:29:00Z" w16du:dateUtc="2026-10-25T23:29:00Z"/>
        </w:rPr>
      </w:pPr>
    </w:p>
    <w:p w14:paraId="4F1CC122" w14:textId="77777777" w:rsidR="00E746E6" w:rsidRDefault="000245FA">
      <w:pPr>
        <w:pStyle w:val="BodyText"/>
        <w:ind w:left="530"/>
        <w:jc w:val="center"/>
      </w:pPr>
      <w:bookmarkStart w:id="1202" w:name="_bookmark64"/>
      <w:bookmarkEnd w:id="1202"/>
      <w:r>
        <w:rPr>
          <w:w w:val="105"/>
        </w:rPr>
        <w:t>Table</w:t>
      </w:r>
      <w:r>
        <w:rPr>
          <w:spacing w:val="-2"/>
          <w:w w:val="105"/>
        </w:rPr>
        <w:t xml:space="preserve"> </w:t>
      </w:r>
      <w:r>
        <w:rPr>
          <w:w w:val="105"/>
        </w:rPr>
        <w:t>1:</w:t>
      </w:r>
      <w:r>
        <w:rPr>
          <w:spacing w:val="13"/>
          <w:w w:val="105"/>
        </w:rPr>
        <w:t xml:space="preserve"> </w:t>
      </w:r>
      <w:r>
        <w:rPr>
          <w:w w:val="105"/>
        </w:rPr>
        <w:t>CPS</w:t>
      </w:r>
      <w:r>
        <w:rPr>
          <w:spacing w:val="-2"/>
          <w:w w:val="105"/>
        </w:rPr>
        <w:t xml:space="preserve"> </w:t>
      </w:r>
      <w:r>
        <w:rPr>
          <w:w w:val="105"/>
        </w:rPr>
        <w:t>Summary</w:t>
      </w:r>
      <w:r>
        <w:rPr>
          <w:spacing w:val="-2"/>
          <w:w w:val="105"/>
        </w:rPr>
        <w:t xml:space="preserve"> Statistics</w:t>
      </w:r>
    </w:p>
    <w:p w14:paraId="265B7C55" w14:textId="77777777" w:rsidR="00EC5473" w:rsidRDefault="00665139">
      <w:pPr>
        <w:spacing w:after="248" w:line="259" w:lineRule="auto"/>
        <w:ind w:left="1436"/>
        <w:rPr>
          <w:ins w:id="1203" w:author="Hussain Hadah" w:date="2026-10-25T19:29:00Z" w16du:dateUtc="2026-10-25T23:29:00Z"/>
        </w:rPr>
      </w:pPr>
      <w:ins w:id="1204" w:author="Hussain Hadah" w:date="2026-10-25T19:29:00Z" w16du:dateUtc="2026-10-25T23:29:00Z">
        <w:r>
          <w:rPr>
            <w:noProof/>
          </w:rPr>
          <mc:AlternateContent>
            <mc:Choice Requires="wpg">
              <w:drawing>
                <wp:inline distT="0" distB="0" distL="0" distR="0" wp14:anchorId="2E3DC90B" wp14:editId="13568344">
                  <wp:extent cx="7009994" cy="12141"/>
                  <wp:effectExtent l="0" t="0" r="0" b="0"/>
                  <wp:docPr id="42579" name="Group 42579"/>
                  <wp:cNvGraphicFramePr/>
                  <a:graphic xmlns:a="http://schemas.openxmlformats.org/drawingml/2006/main">
                    <a:graphicData uri="http://schemas.microsoft.com/office/word/2010/wordprocessingGroup">
                      <wpg:wgp>
                        <wpg:cNvGrpSpPr/>
                        <wpg:grpSpPr>
                          <a:xfrm>
                            <a:off x="0" y="0"/>
                            <a:ext cx="7009994" cy="12141"/>
                            <a:chOff x="0" y="0"/>
                            <a:chExt cx="7009994" cy="12141"/>
                          </a:xfrm>
                        </wpg:grpSpPr>
                        <wps:wsp>
                          <wps:cNvPr id="2471" name="Shape 2471"/>
                          <wps:cNvSpPr/>
                          <wps:spPr>
                            <a:xfrm>
                              <a:off x="0" y="0"/>
                              <a:ext cx="7009994" cy="0"/>
                            </a:xfrm>
                            <a:custGeom>
                              <a:avLst/>
                              <a:gdLst/>
                              <a:ahLst/>
                              <a:cxnLst/>
                              <a:rect l="0" t="0" r="0" b="0"/>
                              <a:pathLst>
                                <a:path w="7009994">
                                  <a:moveTo>
                                    <a:pt x="0" y="0"/>
                                  </a:moveTo>
                                  <a:lnTo>
                                    <a:pt x="7009994" y="0"/>
                                  </a:lnTo>
                                </a:path>
                              </a:pathLst>
                            </a:custGeom>
                            <a:ln w="1214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2579" style="width:551.968pt;height:2.28882e-05pt;mso-position-horizontal-relative:char;mso-position-vertical-relative:line" coordsize="70099,0">
                  <v:shape id="Shape 2471" style="position:absolute;width:70099;height:0;left:0;top:0;" coordsize="7009994,0" path="m0,0l7009994,0">
                    <v:stroke weight="0.956pt" endcap="flat" joinstyle="miter" miterlimit="10" on="true" color="#000000"/>
                    <v:fill on="false" color="#000000" opacity="0"/>
                  </v:shape>
                </v:group>
              </w:pict>
            </mc:Fallback>
          </mc:AlternateContent>
        </w:r>
      </w:ins>
    </w:p>
    <w:p w14:paraId="1D2A19D5" w14:textId="77777777" w:rsidR="00E746E6" w:rsidRDefault="00665139">
      <w:pPr>
        <w:pStyle w:val="BodyText"/>
        <w:spacing w:before="11"/>
        <w:rPr>
          <w:del w:id="1205" w:author="Hussain Hadah" w:date="2026-10-25T19:29:00Z" w16du:dateUtc="2026-10-25T23:29:00Z"/>
          <w:sz w:val="6"/>
        </w:rPr>
      </w:pPr>
      <w:ins w:id="1206" w:author="Hussain Hadah" w:date="2026-10-25T19:29:00Z" w16du:dateUtc="2026-10-25T23:29:00Z">
        <w:r>
          <w:rPr>
            <w:sz w:val="22"/>
          </w:rPr>
          <w:tab/>
        </w:r>
      </w:ins>
      <w:del w:id="1207" w:author="Hussain Hadah" w:date="2026-10-25T19:29:00Z" w16du:dateUtc="2026-10-25T23:29:00Z">
        <w:r w:rsidR="000245FA">
          <w:rPr>
            <w:noProof/>
            <w:sz w:val="6"/>
          </w:rPr>
          <mc:AlternateContent>
            <mc:Choice Requires="wps">
              <w:drawing>
                <wp:anchor distT="0" distB="0" distL="0" distR="0" simplePos="0" relativeHeight="487602176" behindDoc="1" locked="0" layoutInCell="1" allowOverlap="1" wp14:anchorId="2B55ACC2" wp14:editId="10D16971">
                  <wp:simplePos x="0" y="0"/>
                  <wp:positionH relativeFrom="page">
                    <wp:posOffset>1825955</wp:posOffset>
                  </wp:positionH>
                  <wp:positionV relativeFrom="paragraph">
                    <wp:posOffset>66234</wp:posOffset>
                  </wp:positionV>
                  <wp:extent cx="7010400"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10400" cy="1270"/>
                          </a:xfrm>
                          <a:custGeom>
                            <a:avLst/>
                            <a:gdLst/>
                            <a:ahLst/>
                            <a:cxnLst/>
                            <a:rect l="l" t="t" r="r" b="b"/>
                            <a:pathLst>
                              <a:path w="7010400">
                                <a:moveTo>
                                  <a:pt x="0" y="0"/>
                                </a:moveTo>
                                <a:lnTo>
                                  <a:pt x="7009993" y="0"/>
                                </a:lnTo>
                              </a:path>
                            </a:pathLst>
                          </a:custGeom>
                          <a:ln w="12141">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143.776001pt;margin-top:5.215344pt;width:552pt;height:.1pt;mso-position-horizontal-relative:page;mso-position-vertical-relative:paragraph;z-index:-15714304;mso-wrap-distance-left:0;mso-wrap-distance-right:0" id="docshape20" coordorigin="2876,104" coordsize="11040,0" path="m2876,104l13915,104e" filled="false" stroked="true" strokeweight=".956pt" strokecolor="#000000">
                  <v:path arrowok="t"/>
                  <v:stroke dashstyle="solid"/>
                  <w10:wrap type="topAndBottom"/>
                </v:shape>
              </w:pict>
            </mc:Fallback>
          </mc:AlternateContent>
        </w:r>
      </w:del>
    </w:p>
    <w:p w14:paraId="732DCA1B" w14:textId="77777777" w:rsidR="00E746E6" w:rsidRDefault="000245FA">
      <w:pPr>
        <w:tabs>
          <w:tab w:val="left" w:pos="8301"/>
        </w:tabs>
        <w:spacing w:before="183"/>
        <w:ind w:left="5136"/>
        <w:rPr>
          <w:b/>
          <w:sz w:val="24"/>
        </w:rPr>
      </w:pPr>
      <w:r>
        <w:rPr>
          <w:b/>
          <w:spacing w:val="-2"/>
          <w:w w:val="105"/>
          <w:sz w:val="24"/>
        </w:rPr>
        <w:t>Overall</w:t>
      </w:r>
      <w:r>
        <w:rPr>
          <w:b/>
          <w:sz w:val="24"/>
        </w:rPr>
        <w:tab/>
      </w:r>
      <w:r>
        <w:rPr>
          <w:b/>
          <w:w w:val="105"/>
          <w:sz w:val="24"/>
        </w:rPr>
        <w:t>By</w:t>
      </w:r>
      <w:r>
        <w:rPr>
          <w:b/>
          <w:spacing w:val="-7"/>
          <w:w w:val="105"/>
          <w:sz w:val="24"/>
        </w:rPr>
        <w:t xml:space="preserve"> </w:t>
      </w:r>
      <w:r>
        <w:rPr>
          <w:b/>
          <w:spacing w:val="-2"/>
          <w:w w:val="105"/>
          <w:sz w:val="24"/>
        </w:rPr>
        <w:t>Generation</w:t>
      </w:r>
    </w:p>
    <w:p w14:paraId="6AFBAB51" w14:textId="77777777" w:rsidR="00EC5473" w:rsidRDefault="00665139">
      <w:pPr>
        <w:spacing w:after="242" w:line="259" w:lineRule="auto"/>
        <w:ind w:left="5442"/>
        <w:rPr>
          <w:ins w:id="1208" w:author="Hussain Hadah" w:date="2026-10-25T19:29:00Z" w16du:dateUtc="2026-10-25T23:29:00Z"/>
        </w:rPr>
      </w:pPr>
      <w:ins w:id="1209" w:author="Hussain Hadah" w:date="2026-10-25T19:29:00Z" w16du:dateUtc="2026-10-25T23:29:00Z">
        <w:r>
          <w:rPr>
            <w:noProof/>
          </w:rPr>
          <mc:AlternateContent>
            <mc:Choice Requires="wpg">
              <w:drawing>
                <wp:inline distT="0" distB="0" distL="0" distR="0" wp14:anchorId="78F67A20" wp14:editId="22B82732">
                  <wp:extent cx="4427983" cy="4559"/>
                  <wp:effectExtent l="0" t="0" r="0" b="0"/>
                  <wp:docPr id="42580" name="Group 42580"/>
                  <wp:cNvGraphicFramePr/>
                  <a:graphic xmlns:a="http://schemas.openxmlformats.org/drawingml/2006/main">
                    <a:graphicData uri="http://schemas.microsoft.com/office/word/2010/wordprocessingGroup">
                      <wpg:wgp>
                        <wpg:cNvGrpSpPr/>
                        <wpg:grpSpPr>
                          <a:xfrm>
                            <a:off x="0" y="0"/>
                            <a:ext cx="4427983" cy="4559"/>
                            <a:chOff x="0" y="0"/>
                            <a:chExt cx="4427983" cy="4559"/>
                          </a:xfrm>
                        </wpg:grpSpPr>
                        <wps:wsp>
                          <wps:cNvPr id="2473" name="Shape 2473"/>
                          <wps:cNvSpPr/>
                          <wps:spPr>
                            <a:xfrm>
                              <a:off x="0" y="0"/>
                              <a:ext cx="1050062" cy="0"/>
                            </a:xfrm>
                            <a:custGeom>
                              <a:avLst/>
                              <a:gdLst/>
                              <a:ahLst/>
                              <a:cxnLst/>
                              <a:rect l="0" t="0" r="0" b="0"/>
                              <a:pathLst>
                                <a:path w="1050062">
                                  <a:moveTo>
                                    <a:pt x="0" y="0"/>
                                  </a:moveTo>
                                  <a:lnTo>
                                    <a:pt x="1050062" y="0"/>
                                  </a:lnTo>
                                </a:path>
                              </a:pathLst>
                            </a:custGeom>
                            <a:ln w="4559" cap="flat">
                              <a:miter lim="127000"/>
                            </a:ln>
                          </wps:spPr>
                          <wps:style>
                            <a:lnRef idx="1">
                              <a:srgbClr val="000000"/>
                            </a:lnRef>
                            <a:fillRef idx="0">
                              <a:srgbClr val="000000">
                                <a:alpha val="0"/>
                              </a:srgbClr>
                            </a:fillRef>
                            <a:effectRef idx="0">
                              <a:scrgbClr r="0" g="0" b="0"/>
                            </a:effectRef>
                            <a:fontRef idx="none"/>
                          </wps:style>
                          <wps:bodyPr/>
                        </wps:wsp>
                        <wps:wsp>
                          <wps:cNvPr id="2474" name="Shape 2474"/>
                          <wps:cNvSpPr/>
                          <wps:spPr>
                            <a:xfrm>
                              <a:off x="1125970" y="0"/>
                              <a:ext cx="3302013" cy="0"/>
                            </a:xfrm>
                            <a:custGeom>
                              <a:avLst/>
                              <a:gdLst/>
                              <a:ahLst/>
                              <a:cxnLst/>
                              <a:rect l="0" t="0" r="0" b="0"/>
                              <a:pathLst>
                                <a:path w="3302013">
                                  <a:moveTo>
                                    <a:pt x="0" y="0"/>
                                  </a:moveTo>
                                  <a:lnTo>
                                    <a:pt x="3302013" y="0"/>
                                  </a:lnTo>
                                </a:path>
                              </a:pathLst>
                            </a:custGeom>
                            <a:ln w="455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2580" style="width:348.66pt;height:1.52588e-05pt;mso-position-horizontal-relative:char;mso-position-vertical-relative:line" coordsize="44279,0">
                  <v:shape id="Shape 2473" style="position:absolute;width:10500;height:0;left:0;top:0;" coordsize="1050062,0" path="m0,0l1050062,0">
                    <v:stroke weight="0.359pt" endcap="flat" joinstyle="miter" miterlimit="10" on="true" color="#000000"/>
                    <v:fill on="false" color="#000000" opacity="0"/>
                  </v:shape>
                  <v:shape id="Shape 2474" style="position:absolute;width:33020;height:0;left:11259;top:0;" coordsize="3302013,0" path="m0,0l3302013,0">
                    <v:stroke weight="0.359pt" endcap="flat" joinstyle="miter" miterlimit="10" on="true" color="#000000"/>
                    <v:fill on="false" color="#000000" opacity="0"/>
                  </v:shape>
                </v:group>
              </w:pict>
            </mc:Fallback>
          </mc:AlternateContent>
        </w:r>
      </w:ins>
    </w:p>
    <w:tbl>
      <w:tblPr>
        <w:tblStyle w:val="TableGrid"/>
        <w:tblW w:w="11729" w:type="dxa"/>
        <w:tblInd w:w="746" w:type="dxa"/>
        <w:tblLook w:val="04A0" w:firstRow="1" w:lastRow="0" w:firstColumn="1" w:lastColumn="0" w:noHBand="0" w:noVBand="1"/>
      </w:tblPr>
      <w:tblGrid>
        <w:gridCol w:w="464"/>
        <w:gridCol w:w="11265"/>
      </w:tblGrid>
      <w:tr w:rsidR="00EC5473" w14:paraId="58F5C7BF" w14:textId="77777777">
        <w:trPr>
          <w:trHeight w:val="3844"/>
          <w:ins w:id="1210" w:author="Hussain Hadah" w:date="2026-10-25T19:29:00Z" w16du:dateUtc="2026-10-25T23:29:00Z"/>
        </w:trPr>
        <w:tc>
          <w:tcPr>
            <w:tcW w:w="464" w:type="dxa"/>
            <w:tcBorders>
              <w:top w:val="nil"/>
              <w:left w:val="nil"/>
              <w:bottom w:val="nil"/>
              <w:right w:val="nil"/>
            </w:tcBorders>
            <w:vAlign w:val="bottom"/>
          </w:tcPr>
          <w:p w14:paraId="53E8342B" w14:textId="77777777" w:rsidR="00EC5473" w:rsidRDefault="00665139">
            <w:pPr>
              <w:spacing w:line="259" w:lineRule="auto"/>
              <w:rPr>
                <w:ins w:id="1211" w:author="Hussain Hadah" w:date="2026-10-25T19:29:00Z" w16du:dateUtc="2026-10-25T23:29:00Z"/>
              </w:rPr>
            </w:pPr>
            <w:ins w:id="1212" w:author="Hussain Hadah" w:date="2026-10-25T19:29:00Z" w16du:dateUtc="2026-10-25T23:29:00Z">
              <w:r>
                <w:rPr>
                  <w:noProof/>
                  <w:sz w:val="22"/>
                </w:rPr>
                <mc:AlternateContent>
                  <mc:Choice Requires="wpg">
                    <w:drawing>
                      <wp:inline distT="0" distB="0" distL="0" distR="0" wp14:anchorId="0DC46F86" wp14:editId="43F730A9">
                        <wp:extent cx="151376" cy="151831"/>
                        <wp:effectExtent l="0" t="0" r="0" b="0"/>
                        <wp:docPr id="42581" name="Group 42581"/>
                        <wp:cNvGraphicFramePr/>
                        <a:graphic xmlns:a="http://schemas.openxmlformats.org/drawingml/2006/main">
                          <a:graphicData uri="http://schemas.microsoft.com/office/word/2010/wordprocessingGroup">
                            <wpg:wgp>
                              <wpg:cNvGrpSpPr/>
                              <wpg:grpSpPr>
                                <a:xfrm>
                                  <a:off x="0" y="0"/>
                                  <a:ext cx="151376" cy="151831"/>
                                  <a:chOff x="0" y="0"/>
                                  <a:chExt cx="151376" cy="151831"/>
                                </a:xfrm>
                              </wpg:grpSpPr>
                              <wps:wsp>
                                <wps:cNvPr id="2499" name="Rectangle 2499"/>
                                <wps:cNvSpPr/>
                                <wps:spPr>
                                  <a:xfrm rot="5399999">
                                    <a:off x="-50256" y="303"/>
                                    <a:ext cx="201935" cy="201330"/>
                                  </a:xfrm>
                                  <a:prstGeom prst="rect">
                                    <a:avLst/>
                                  </a:prstGeom>
                                  <a:ln>
                                    <a:noFill/>
                                  </a:ln>
                                </wps:spPr>
                                <wps:txbx>
                                  <w:txbxContent>
                                    <w:p w14:paraId="6D281DE7" w14:textId="77777777" w:rsidR="00EC5473" w:rsidRDefault="00665139">
                                      <w:pPr>
                                        <w:spacing w:after="160" w:line="259" w:lineRule="auto"/>
                                        <w:rPr>
                                          <w:ins w:id="1213" w:author="Hussain Hadah" w:date="2026-10-25T19:29:00Z" w16du:dateUtc="2026-10-25T23:29:00Z"/>
                                        </w:rPr>
                                      </w:pPr>
                                      <w:ins w:id="1214" w:author="Hussain Hadah" w:date="2026-10-25T19:29:00Z" w16du:dateUtc="2026-10-25T23:29:00Z">
                                        <w:r>
                                          <w:t>35</w:t>
                                        </w:r>
                                      </w:ins>
                                    </w:p>
                                  </w:txbxContent>
                                </wps:txbx>
                                <wps:bodyPr horzOverflow="overflow" vert="horz" lIns="0" tIns="0" rIns="0" bIns="0" rtlCol="0">
                                  <a:noAutofit/>
                                </wps:bodyPr>
                              </wps:wsp>
                            </wpg:wgp>
                          </a:graphicData>
                        </a:graphic>
                      </wp:inline>
                    </w:drawing>
                  </mc:Choice>
                  <mc:Fallback>
                    <w:pict>
                      <v:group w14:anchorId="0DC46F86" id="Group 42581" o:spid="_x0000_s1040" style="width:11.9pt;height:11.95pt;mso-position-horizontal-relative:char;mso-position-vertical-relative:line" coordsize="151376,1518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">
                        <v:rect id="Rectangle 2499" o:spid="_x0000_s1041" style="position:absolute;left:-50256;top:303;width:201935;height:201330;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" filled="f" stroked="f">
                          <v:textbox inset="0,0,0,0">
                            <w:txbxContent>
                              <w:p w14:paraId="6D281DE7" w14:textId="77777777" w:rsidR="00EC5473" w:rsidRDefault="00665139">
                                <w:pPr>
                                  <w:spacing w:after="160" w:line="259" w:lineRule="auto"/>
                                  <w:rPr>
                                    <w:ins w:id="1215" w:author="Hussain Hadah" w:date="2026-10-25T19:29:00Z" w16du:dateUtc="2026-10-25T23:29:00Z"/>
                                  </w:rPr>
                                </w:pPr>
                                <w:ins w:id="1216" w:author="Hussain Hadah" w:date="2026-10-25T19:29:00Z" w16du:dateUtc="2026-10-25T23:29:00Z">
                                  <w:r>
                                    <w:t>35</w:t>
                                  </w:r>
                                </w:ins>
                              </w:p>
                            </w:txbxContent>
                          </v:textbox>
                        </v:rect>
                        <w10:anchorlock/>
                      </v:group>
                    </w:pict>
                  </mc:Fallback>
                </mc:AlternateContent>
              </w:r>
            </w:ins>
          </w:p>
        </w:tc>
        <w:tc>
          <w:tcPr>
            <w:tcW w:w="11265" w:type="dxa"/>
            <w:tcBorders>
              <w:top w:val="nil"/>
              <w:left w:val="nil"/>
              <w:bottom w:val="nil"/>
              <w:right w:val="nil"/>
            </w:tcBorders>
          </w:tcPr>
          <w:p w14:paraId="0E262520" w14:textId="77777777" w:rsidR="00EC5473" w:rsidRDefault="00EC5473">
            <w:pPr>
              <w:spacing w:line="259" w:lineRule="auto"/>
              <w:ind w:left="-2650" w:right="13915"/>
              <w:rPr>
                <w:ins w:id="1217" w:author="Hussain Hadah" w:date="2026-10-25T19:29:00Z" w16du:dateUtc="2026-10-25T23:29:00Z"/>
              </w:rPr>
            </w:pPr>
          </w:p>
          <w:tbl>
            <w:tblPr>
              <w:tblStyle w:val="TableGrid"/>
              <w:tblW w:w="11039" w:type="dxa"/>
              <w:tblInd w:w="226" w:type="dxa"/>
              <w:tblCellMar>
                <w:bottom w:w="120" w:type="dxa"/>
                <w:right w:w="115" w:type="dxa"/>
              </w:tblCellMar>
              <w:tblLook w:val="04A0" w:firstRow="1" w:lastRow="0" w:firstColumn="1" w:lastColumn="0" w:noHBand="0" w:noVBand="1"/>
            </w:tblPr>
            <w:tblGrid>
              <w:gridCol w:w="4066"/>
              <w:gridCol w:w="1773"/>
              <w:gridCol w:w="1773"/>
              <w:gridCol w:w="1773"/>
              <w:gridCol w:w="1654"/>
            </w:tblGrid>
            <w:tr w:rsidR="00EC5473" w14:paraId="340C4D89" w14:textId="77777777">
              <w:trPr>
                <w:trHeight w:val="842"/>
                <w:ins w:id="1218" w:author="Hussain Hadah" w:date="2026-10-25T19:29:00Z" w16du:dateUtc="2026-10-25T23:29:00Z"/>
              </w:trPr>
              <w:tc>
                <w:tcPr>
                  <w:tcW w:w="4066" w:type="dxa"/>
                  <w:tcBorders>
                    <w:top w:val="nil"/>
                    <w:left w:val="nil"/>
                    <w:bottom w:val="single" w:sz="5" w:space="0" w:color="000000"/>
                    <w:right w:val="nil"/>
                  </w:tcBorders>
                </w:tcPr>
                <w:p w14:paraId="686AE562" w14:textId="77777777" w:rsidR="00EC5473" w:rsidRDefault="00665139">
                  <w:pPr>
                    <w:spacing w:line="259" w:lineRule="auto"/>
                    <w:ind w:left="120"/>
                    <w:rPr>
                      <w:ins w:id="1219" w:author="Hussain Hadah" w:date="2026-10-25T19:29:00Z" w16du:dateUtc="2026-10-25T23:29:00Z"/>
                    </w:rPr>
                  </w:pPr>
                  <w:ins w:id="1220" w:author="Hussain Hadah" w:date="2026-10-25T19:29:00Z" w16du:dateUtc="2026-10-25T23:29:00Z">
                    <w:r>
                      <w:rPr>
                        <w:b/>
                      </w:rPr>
                      <w:t>Characteristic</w:t>
                    </w:r>
                  </w:ins>
                </w:p>
              </w:tc>
              <w:tc>
                <w:tcPr>
                  <w:tcW w:w="1773" w:type="dxa"/>
                  <w:tcBorders>
                    <w:top w:val="nil"/>
                    <w:left w:val="nil"/>
                    <w:bottom w:val="single" w:sz="5" w:space="0" w:color="000000"/>
                    <w:right w:val="nil"/>
                  </w:tcBorders>
                </w:tcPr>
                <w:p w14:paraId="67EED99C" w14:textId="77777777" w:rsidR="00EC5473" w:rsidRDefault="00665139">
                  <w:pPr>
                    <w:spacing w:after="163" w:line="259" w:lineRule="auto"/>
                    <w:ind w:left="153"/>
                    <w:rPr>
                      <w:ins w:id="1221" w:author="Hussain Hadah" w:date="2026-10-25T19:29:00Z" w16du:dateUtc="2026-10-25T23:29:00Z"/>
                    </w:rPr>
                  </w:pPr>
                  <w:ins w:id="1222" w:author="Hussain Hadah" w:date="2026-10-25T19:29:00Z" w16du:dateUtc="2026-10-25T23:29:00Z">
                    <w:r>
                      <w:rPr>
                        <w:b/>
                      </w:rPr>
                      <w:t>All Sample</w:t>
                    </w:r>
                  </w:ins>
                </w:p>
                <w:p w14:paraId="511F1CEC" w14:textId="77777777" w:rsidR="00EC5473" w:rsidRDefault="00665139">
                  <w:pPr>
                    <w:spacing w:line="259" w:lineRule="auto"/>
                    <w:ind w:left="147"/>
                    <w:rPr>
                      <w:ins w:id="1223" w:author="Hussain Hadah" w:date="2026-10-25T19:29:00Z" w16du:dateUtc="2026-10-25T23:29:00Z"/>
                    </w:rPr>
                  </w:pPr>
                  <w:ins w:id="1224" w:author="Hussain Hadah" w:date="2026-10-25T19:29:00Z" w16du:dateUtc="2026-10-25T23:29:00Z">
                    <w:r>
                      <w:t>N = 318,404</w:t>
                    </w:r>
                  </w:ins>
                </w:p>
              </w:tc>
              <w:tc>
                <w:tcPr>
                  <w:tcW w:w="1773" w:type="dxa"/>
                  <w:tcBorders>
                    <w:top w:val="nil"/>
                    <w:left w:val="nil"/>
                    <w:bottom w:val="single" w:sz="5" w:space="0" w:color="000000"/>
                    <w:right w:val="nil"/>
                  </w:tcBorders>
                </w:tcPr>
                <w:p w14:paraId="31A56F1D" w14:textId="77777777" w:rsidR="00EC5473" w:rsidRDefault="00665139">
                  <w:pPr>
                    <w:spacing w:after="163" w:line="259" w:lineRule="auto"/>
                    <w:ind w:left="521"/>
                    <w:rPr>
                      <w:ins w:id="1225" w:author="Hussain Hadah" w:date="2026-10-25T19:29:00Z" w16du:dateUtc="2026-10-25T23:29:00Z"/>
                    </w:rPr>
                  </w:pPr>
                  <w:ins w:id="1226" w:author="Hussain Hadah" w:date="2026-10-25T19:29:00Z" w16du:dateUtc="2026-10-25T23:29:00Z">
                    <w:r>
                      <w:rPr>
                        <w:b/>
                      </w:rPr>
                      <w:t>First</w:t>
                    </w:r>
                  </w:ins>
                </w:p>
                <w:p w14:paraId="32A47C29" w14:textId="77777777" w:rsidR="00EC5473" w:rsidRDefault="00665139">
                  <w:pPr>
                    <w:spacing w:line="259" w:lineRule="auto"/>
                    <w:ind w:left="266"/>
                    <w:rPr>
                      <w:ins w:id="1227" w:author="Hussain Hadah" w:date="2026-10-25T19:29:00Z" w16du:dateUtc="2026-10-25T23:29:00Z"/>
                    </w:rPr>
                  </w:pPr>
                  <w:ins w:id="1228" w:author="Hussain Hadah" w:date="2026-10-25T19:29:00Z" w16du:dateUtc="2026-10-25T23:29:00Z">
                    <w:r>
                      <w:t>N=40,033</w:t>
                    </w:r>
                  </w:ins>
                </w:p>
              </w:tc>
              <w:tc>
                <w:tcPr>
                  <w:tcW w:w="1773" w:type="dxa"/>
                  <w:tcBorders>
                    <w:top w:val="nil"/>
                    <w:left w:val="nil"/>
                    <w:bottom w:val="single" w:sz="5" w:space="0" w:color="000000"/>
                    <w:right w:val="nil"/>
                  </w:tcBorders>
                </w:tcPr>
                <w:p w14:paraId="6B3BF574" w14:textId="77777777" w:rsidR="00EC5473" w:rsidRDefault="00665139">
                  <w:pPr>
                    <w:spacing w:line="259" w:lineRule="auto"/>
                    <w:ind w:left="207" w:firstLine="162"/>
                    <w:rPr>
                      <w:ins w:id="1229" w:author="Hussain Hadah" w:date="2026-10-25T19:29:00Z" w16du:dateUtc="2026-10-25T23:29:00Z"/>
                    </w:rPr>
                  </w:pPr>
                  <w:ins w:id="1230" w:author="Hussain Hadah" w:date="2026-10-25T19:29:00Z" w16du:dateUtc="2026-10-25T23:29:00Z">
                    <w:r>
                      <w:rPr>
                        <w:b/>
                      </w:rPr>
                      <w:t xml:space="preserve">Second </w:t>
                    </w:r>
                    <w:r>
                      <w:t>N=199,294</w:t>
                    </w:r>
                  </w:ins>
                </w:p>
              </w:tc>
              <w:tc>
                <w:tcPr>
                  <w:tcW w:w="1654" w:type="dxa"/>
                  <w:tcBorders>
                    <w:top w:val="nil"/>
                    <w:left w:val="nil"/>
                    <w:bottom w:val="single" w:sz="5" w:space="0" w:color="000000"/>
                    <w:right w:val="nil"/>
                  </w:tcBorders>
                </w:tcPr>
                <w:p w14:paraId="764444B2" w14:textId="77777777" w:rsidR="00EC5473" w:rsidRDefault="00665139">
                  <w:pPr>
                    <w:spacing w:line="259" w:lineRule="auto"/>
                    <w:ind w:left="266" w:firstLine="188"/>
                    <w:rPr>
                      <w:ins w:id="1231" w:author="Hussain Hadah" w:date="2026-10-25T19:29:00Z" w16du:dateUtc="2026-10-25T23:29:00Z"/>
                    </w:rPr>
                  </w:pPr>
                  <w:ins w:id="1232" w:author="Hussain Hadah" w:date="2026-10-25T19:29:00Z" w16du:dateUtc="2026-10-25T23:29:00Z">
                    <w:r>
                      <w:rPr>
                        <w:b/>
                      </w:rPr>
                      <w:t xml:space="preserve">Third </w:t>
                    </w:r>
                    <w:r>
                      <w:t>N=79,077</w:t>
                    </w:r>
                  </w:ins>
                </w:p>
              </w:tc>
            </w:tr>
            <w:tr w:rsidR="00EC5473" w14:paraId="488F78FB" w14:textId="77777777">
              <w:trPr>
                <w:trHeight w:val="601"/>
                <w:ins w:id="1233" w:author="Hussain Hadah" w:date="2026-10-25T19:29:00Z" w16du:dateUtc="2026-10-25T23:29:00Z"/>
              </w:trPr>
              <w:tc>
                <w:tcPr>
                  <w:tcW w:w="4066" w:type="dxa"/>
                  <w:tcBorders>
                    <w:top w:val="single" w:sz="5" w:space="0" w:color="000000"/>
                    <w:left w:val="nil"/>
                    <w:bottom w:val="nil"/>
                    <w:right w:val="nil"/>
                  </w:tcBorders>
                  <w:vAlign w:val="bottom"/>
                </w:tcPr>
                <w:p w14:paraId="570757C3" w14:textId="77777777" w:rsidR="00EC5473" w:rsidRDefault="00665139">
                  <w:pPr>
                    <w:spacing w:line="259" w:lineRule="auto"/>
                    <w:ind w:left="120"/>
                    <w:rPr>
                      <w:ins w:id="1234" w:author="Hussain Hadah" w:date="2026-10-25T19:29:00Z" w16du:dateUtc="2026-10-25T23:29:00Z"/>
                    </w:rPr>
                  </w:pPr>
                  <w:ins w:id="1235" w:author="Hussain Hadah" w:date="2026-10-25T19:29:00Z" w16du:dateUtc="2026-10-25T23:29:00Z">
                    <w:r>
                      <w:t>Female</w:t>
                    </w:r>
                  </w:ins>
                </w:p>
              </w:tc>
              <w:tc>
                <w:tcPr>
                  <w:tcW w:w="1773" w:type="dxa"/>
                  <w:tcBorders>
                    <w:top w:val="single" w:sz="5" w:space="0" w:color="000000"/>
                    <w:left w:val="nil"/>
                    <w:bottom w:val="nil"/>
                    <w:right w:val="nil"/>
                  </w:tcBorders>
                  <w:vAlign w:val="bottom"/>
                </w:tcPr>
                <w:p w14:paraId="4FBEA942" w14:textId="77777777" w:rsidR="00EC5473" w:rsidRDefault="00665139">
                  <w:pPr>
                    <w:spacing w:line="259" w:lineRule="auto"/>
                    <w:ind w:left="558"/>
                    <w:rPr>
                      <w:ins w:id="1236" w:author="Hussain Hadah" w:date="2026-10-25T19:29:00Z" w16du:dateUtc="2026-10-25T23:29:00Z"/>
                    </w:rPr>
                  </w:pPr>
                  <w:ins w:id="1237" w:author="Hussain Hadah" w:date="2026-10-25T19:29:00Z" w16du:dateUtc="2026-10-25T23:29:00Z">
                    <w:r>
                      <w:t>0.49</w:t>
                    </w:r>
                  </w:ins>
                </w:p>
              </w:tc>
              <w:tc>
                <w:tcPr>
                  <w:tcW w:w="1773" w:type="dxa"/>
                  <w:tcBorders>
                    <w:top w:val="single" w:sz="5" w:space="0" w:color="000000"/>
                    <w:left w:val="nil"/>
                    <w:bottom w:val="nil"/>
                    <w:right w:val="nil"/>
                  </w:tcBorders>
                  <w:vAlign w:val="bottom"/>
                </w:tcPr>
                <w:p w14:paraId="60702583" w14:textId="77777777" w:rsidR="00EC5473" w:rsidRDefault="00665139">
                  <w:pPr>
                    <w:spacing w:line="259" w:lineRule="auto"/>
                    <w:ind w:left="558"/>
                    <w:rPr>
                      <w:ins w:id="1238" w:author="Hussain Hadah" w:date="2026-10-25T19:29:00Z" w16du:dateUtc="2026-10-25T23:29:00Z"/>
                    </w:rPr>
                  </w:pPr>
                  <w:ins w:id="1239" w:author="Hussain Hadah" w:date="2026-10-25T19:29:00Z" w16du:dateUtc="2026-10-25T23:29:00Z">
                    <w:r>
                      <w:t>0.53</w:t>
                    </w:r>
                  </w:ins>
                </w:p>
              </w:tc>
              <w:tc>
                <w:tcPr>
                  <w:tcW w:w="1773" w:type="dxa"/>
                  <w:tcBorders>
                    <w:top w:val="single" w:sz="5" w:space="0" w:color="000000"/>
                    <w:left w:val="nil"/>
                    <w:bottom w:val="nil"/>
                    <w:right w:val="nil"/>
                  </w:tcBorders>
                  <w:vAlign w:val="bottom"/>
                </w:tcPr>
                <w:p w14:paraId="495BF8F1" w14:textId="77777777" w:rsidR="00EC5473" w:rsidRDefault="00665139">
                  <w:pPr>
                    <w:spacing w:line="259" w:lineRule="auto"/>
                    <w:ind w:left="558"/>
                    <w:rPr>
                      <w:ins w:id="1240" w:author="Hussain Hadah" w:date="2026-10-25T19:29:00Z" w16du:dateUtc="2026-10-25T23:29:00Z"/>
                    </w:rPr>
                  </w:pPr>
                  <w:ins w:id="1241" w:author="Hussain Hadah" w:date="2026-10-25T19:29:00Z" w16du:dateUtc="2026-10-25T23:29:00Z">
                    <w:r>
                      <w:t>0.49</w:t>
                    </w:r>
                  </w:ins>
                </w:p>
              </w:tc>
              <w:tc>
                <w:tcPr>
                  <w:tcW w:w="1654" w:type="dxa"/>
                  <w:tcBorders>
                    <w:top w:val="single" w:sz="5" w:space="0" w:color="000000"/>
                    <w:left w:val="nil"/>
                    <w:bottom w:val="nil"/>
                    <w:right w:val="nil"/>
                  </w:tcBorders>
                  <w:vAlign w:val="bottom"/>
                </w:tcPr>
                <w:p w14:paraId="686A1409" w14:textId="77777777" w:rsidR="00EC5473" w:rsidRDefault="00665139">
                  <w:pPr>
                    <w:spacing w:line="259" w:lineRule="auto"/>
                    <w:ind w:right="4"/>
                    <w:jc w:val="center"/>
                    <w:rPr>
                      <w:ins w:id="1242" w:author="Hussain Hadah" w:date="2026-10-25T19:29:00Z" w16du:dateUtc="2026-10-25T23:29:00Z"/>
                    </w:rPr>
                  </w:pPr>
                  <w:ins w:id="1243" w:author="Hussain Hadah" w:date="2026-10-25T19:29:00Z" w16du:dateUtc="2026-10-25T23:29:00Z">
                    <w:r>
                      <w:t>0.49</w:t>
                    </w:r>
                  </w:ins>
                </w:p>
              </w:tc>
            </w:tr>
            <w:tr w:rsidR="00EC5473" w14:paraId="092F2DD8" w14:textId="77777777">
              <w:trPr>
                <w:trHeight w:val="478"/>
                <w:ins w:id="1244" w:author="Hussain Hadah" w:date="2026-10-25T19:29:00Z" w16du:dateUtc="2026-10-25T23:29:00Z"/>
              </w:trPr>
              <w:tc>
                <w:tcPr>
                  <w:tcW w:w="4066" w:type="dxa"/>
                  <w:tcBorders>
                    <w:top w:val="nil"/>
                    <w:left w:val="nil"/>
                    <w:bottom w:val="nil"/>
                    <w:right w:val="nil"/>
                  </w:tcBorders>
                  <w:vAlign w:val="center"/>
                </w:tcPr>
                <w:p w14:paraId="43211B9C" w14:textId="77777777" w:rsidR="00EC5473" w:rsidRDefault="00665139">
                  <w:pPr>
                    <w:spacing w:line="259" w:lineRule="auto"/>
                    <w:ind w:left="120"/>
                    <w:rPr>
                      <w:ins w:id="1245" w:author="Hussain Hadah" w:date="2026-10-25T19:29:00Z" w16du:dateUtc="2026-10-25T23:29:00Z"/>
                    </w:rPr>
                  </w:pPr>
                  <w:ins w:id="1246" w:author="Hussain Hadah" w:date="2026-10-25T19:29:00Z" w16du:dateUtc="2026-10-25T23:29:00Z">
                    <w:r>
                      <w:t>Asian</w:t>
                    </w:r>
                  </w:ins>
                </w:p>
              </w:tc>
              <w:tc>
                <w:tcPr>
                  <w:tcW w:w="1773" w:type="dxa"/>
                  <w:tcBorders>
                    <w:top w:val="nil"/>
                    <w:left w:val="nil"/>
                    <w:bottom w:val="nil"/>
                    <w:right w:val="nil"/>
                  </w:tcBorders>
                  <w:vAlign w:val="center"/>
                </w:tcPr>
                <w:p w14:paraId="682D151F" w14:textId="77777777" w:rsidR="00EC5473" w:rsidRDefault="00665139">
                  <w:pPr>
                    <w:spacing w:line="259" w:lineRule="auto"/>
                    <w:ind w:left="558"/>
                    <w:rPr>
                      <w:ins w:id="1247" w:author="Hussain Hadah" w:date="2026-10-25T19:29:00Z" w16du:dateUtc="2026-10-25T23:29:00Z"/>
                    </w:rPr>
                  </w:pPr>
                  <w:ins w:id="1248" w:author="Hussain Hadah" w:date="2026-10-25T19:29:00Z" w16du:dateUtc="2026-10-25T23:29:00Z">
                    <w:r>
                      <w:t>0.65</w:t>
                    </w:r>
                  </w:ins>
                </w:p>
              </w:tc>
              <w:tc>
                <w:tcPr>
                  <w:tcW w:w="1773" w:type="dxa"/>
                  <w:tcBorders>
                    <w:top w:val="nil"/>
                    <w:left w:val="nil"/>
                    <w:bottom w:val="nil"/>
                    <w:right w:val="nil"/>
                  </w:tcBorders>
                  <w:vAlign w:val="center"/>
                </w:tcPr>
                <w:p w14:paraId="24904438" w14:textId="77777777" w:rsidR="00EC5473" w:rsidRDefault="00665139">
                  <w:pPr>
                    <w:spacing w:line="259" w:lineRule="auto"/>
                    <w:ind w:left="558"/>
                    <w:rPr>
                      <w:ins w:id="1249" w:author="Hussain Hadah" w:date="2026-10-25T19:29:00Z" w16du:dateUtc="2026-10-25T23:29:00Z"/>
                    </w:rPr>
                  </w:pPr>
                  <w:ins w:id="1250" w:author="Hussain Hadah" w:date="2026-10-25T19:29:00Z" w16du:dateUtc="2026-10-25T23:29:00Z">
                    <w:r>
                      <w:t>0.96</w:t>
                    </w:r>
                  </w:ins>
                </w:p>
              </w:tc>
              <w:tc>
                <w:tcPr>
                  <w:tcW w:w="1773" w:type="dxa"/>
                  <w:tcBorders>
                    <w:top w:val="nil"/>
                    <w:left w:val="nil"/>
                    <w:bottom w:val="nil"/>
                    <w:right w:val="nil"/>
                  </w:tcBorders>
                  <w:vAlign w:val="center"/>
                </w:tcPr>
                <w:p w14:paraId="4D95D8C8" w14:textId="77777777" w:rsidR="00EC5473" w:rsidRDefault="00665139">
                  <w:pPr>
                    <w:spacing w:line="259" w:lineRule="auto"/>
                    <w:ind w:left="558"/>
                    <w:rPr>
                      <w:ins w:id="1251" w:author="Hussain Hadah" w:date="2026-10-25T19:29:00Z" w16du:dateUtc="2026-10-25T23:29:00Z"/>
                    </w:rPr>
                  </w:pPr>
                  <w:ins w:id="1252" w:author="Hussain Hadah" w:date="2026-10-25T19:29:00Z" w16du:dateUtc="2026-10-25T23:29:00Z">
                    <w:r>
                      <w:t>0.73</w:t>
                    </w:r>
                  </w:ins>
                </w:p>
              </w:tc>
              <w:tc>
                <w:tcPr>
                  <w:tcW w:w="1654" w:type="dxa"/>
                  <w:tcBorders>
                    <w:top w:val="nil"/>
                    <w:left w:val="nil"/>
                    <w:bottom w:val="nil"/>
                    <w:right w:val="nil"/>
                  </w:tcBorders>
                  <w:vAlign w:val="center"/>
                </w:tcPr>
                <w:p w14:paraId="08AA5297" w14:textId="77777777" w:rsidR="00EC5473" w:rsidRDefault="00665139">
                  <w:pPr>
                    <w:spacing w:line="259" w:lineRule="auto"/>
                    <w:ind w:right="4"/>
                    <w:jc w:val="center"/>
                    <w:rPr>
                      <w:ins w:id="1253" w:author="Hussain Hadah" w:date="2026-10-25T19:29:00Z" w16du:dateUtc="2026-10-25T23:29:00Z"/>
                    </w:rPr>
                  </w:pPr>
                  <w:ins w:id="1254" w:author="Hussain Hadah" w:date="2026-10-25T19:29:00Z" w16du:dateUtc="2026-10-25T23:29:00Z">
                    <w:r>
                      <w:t>0.31</w:t>
                    </w:r>
                  </w:ins>
                </w:p>
              </w:tc>
            </w:tr>
            <w:tr w:rsidR="00EC5473" w14:paraId="5E026E84" w14:textId="77777777">
              <w:trPr>
                <w:trHeight w:val="478"/>
                <w:ins w:id="1255" w:author="Hussain Hadah" w:date="2026-10-25T19:29:00Z" w16du:dateUtc="2026-10-25T23:29:00Z"/>
              </w:trPr>
              <w:tc>
                <w:tcPr>
                  <w:tcW w:w="4066" w:type="dxa"/>
                  <w:tcBorders>
                    <w:top w:val="nil"/>
                    <w:left w:val="nil"/>
                    <w:bottom w:val="nil"/>
                    <w:right w:val="nil"/>
                  </w:tcBorders>
                  <w:vAlign w:val="center"/>
                </w:tcPr>
                <w:p w14:paraId="71FE79C7" w14:textId="77777777" w:rsidR="00EC5473" w:rsidRDefault="00665139">
                  <w:pPr>
                    <w:spacing w:line="259" w:lineRule="auto"/>
                    <w:ind w:left="120"/>
                    <w:rPr>
                      <w:ins w:id="1256" w:author="Hussain Hadah" w:date="2026-10-25T19:29:00Z" w16du:dateUtc="2026-10-25T23:29:00Z"/>
                    </w:rPr>
                  </w:pPr>
                  <w:ins w:id="1257" w:author="Hussain Hadah" w:date="2026-10-25T19:29:00Z" w16du:dateUtc="2026-10-25T23:29:00Z">
                    <w:r>
                      <w:t>Age</w:t>
                    </w:r>
                  </w:ins>
                </w:p>
              </w:tc>
              <w:tc>
                <w:tcPr>
                  <w:tcW w:w="1773" w:type="dxa"/>
                  <w:tcBorders>
                    <w:top w:val="nil"/>
                    <w:left w:val="nil"/>
                    <w:bottom w:val="nil"/>
                    <w:right w:val="nil"/>
                  </w:tcBorders>
                  <w:vAlign w:val="center"/>
                </w:tcPr>
                <w:p w14:paraId="4A92BDFB" w14:textId="77777777" w:rsidR="00EC5473" w:rsidRDefault="00665139">
                  <w:pPr>
                    <w:spacing w:line="259" w:lineRule="auto"/>
                    <w:ind w:left="359"/>
                    <w:rPr>
                      <w:ins w:id="1258" w:author="Hussain Hadah" w:date="2026-10-25T19:29:00Z" w16du:dateUtc="2026-10-25T23:29:00Z"/>
                    </w:rPr>
                  </w:pPr>
                  <w:ins w:id="1259" w:author="Hussain Hadah" w:date="2026-10-25T19:29:00Z" w16du:dateUtc="2026-10-25T23:29:00Z">
                    <w:r>
                      <w:t>8.4 (5.1)</w:t>
                    </w:r>
                  </w:ins>
                </w:p>
              </w:tc>
              <w:tc>
                <w:tcPr>
                  <w:tcW w:w="1773" w:type="dxa"/>
                  <w:tcBorders>
                    <w:top w:val="nil"/>
                    <w:left w:val="nil"/>
                    <w:bottom w:val="nil"/>
                    <w:right w:val="nil"/>
                  </w:tcBorders>
                  <w:vAlign w:val="center"/>
                </w:tcPr>
                <w:p w14:paraId="7A8F153B" w14:textId="77777777" w:rsidR="00EC5473" w:rsidRDefault="00665139">
                  <w:pPr>
                    <w:spacing w:line="259" w:lineRule="auto"/>
                    <w:ind w:left="299"/>
                    <w:rPr>
                      <w:ins w:id="1260" w:author="Hussain Hadah" w:date="2026-10-25T19:29:00Z" w16du:dateUtc="2026-10-25T23:29:00Z"/>
                    </w:rPr>
                  </w:pPr>
                  <w:ins w:id="1261" w:author="Hussain Hadah" w:date="2026-10-25T19:29:00Z" w16du:dateUtc="2026-10-25T23:29:00Z">
                    <w:r>
                      <w:t>10.9 (4.5)</w:t>
                    </w:r>
                  </w:ins>
                </w:p>
              </w:tc>
              <w:tc>
                <w:tcPr>
                  <w:tcW w:w="1773" w:type="dxa"/>
                  <w:tcBorders>
                    <w:top w:val="nil"/>
                    <w:left w:val="nil"/>
                    <w:bottom w:val="nil"/>
                    <w:right w:val="nil"/>
                  </w:tcBorders>
                  <w:vAlign w:val="center"/>
                </w:tcPr>
                <w:p w14:paraId="5E2E6A79" w14:textId="77777777" w:rsidR="00EC5473" w:rsidRDefault="00665139">
                  <w:pPr>
                    <w:spacing w:line="259" w:lineRule="auto"/>
                    <w:ind w:left="359"/>
                    <w:rPr>
                      <w:ins w:id="1262" w:author="Hussain Hadah" w:date="2026-10-25T19:29:00Z" w16du:dateUtc="2026-10-25T23:29:00Z"/>
                    </w:rPr>
                  </w:pPr>
                  <w:ins w:id="1263" w:author="Hussain Hadah" w:date="2026-10-25T19:29:00Z" w16du:dateUtc="2026-10-25T23:29:00Z">
                    <w:r>
                      <w:t>8.3 (5.1)</w:t>
                    </w:r>
                  </w:ins>
                </w:p>
              </w:tc>
              <w:tc>
                <w:tcPr>
                  <w:tcW w:w="1654" w:type="dxa"/>
                  <w:tcBorders>
                    <w:top w:val="nil"/>
                    <w:left w:val="nil"/>
                    <w:bottom w:val="nil"/>
                    <w:right w:val="nil"/>
                  </w:tcBorders>
                  <w:vAlign w:val="center"/>
                </w:tcPr>
                <w:p w14:paraId="35B78F55" w14:textId="77777777" w:rsidR="00EC5473" w:rsidRDefault="00665139">
                  <w:pPr>
                    <w:spacing w:line="259" w:lineRule="auto"/>
                    <w:ind w:left="359"/>
                    <w:rPr>
                      <w:ins w:id="1264" w:author="Hussain Hadah" w:date="2026-10-25T19:29:00Z" w16du:dateUtc="2026-10-25T23:29:00Z"/>
                    </w:rPr>
                  </w:pPr>
                  <w:ins w:id="1265" w:author="Hussain Hadah" w:date="2026-10-25T19:29:00Z" w16du:dateUtc="2026-10-25T23:29:00Z">
                    <w:r>
                      <w:t>7.7 (5.0)</w:t>
                    </w:r>
                  </w:ins>
                </w:p>
              </w:tc>
            </w:tr>
            <w:tr w:rsidR="00EC5473" w14:paraId="7E69ED09" w14:textId="77777777">
              <w:trPr>
                <w:trHeight w:val="478"/>
                <w:ins w:id="1266" w:author="Hussain Hadah" w:date="2026-10-25T19:29:00Z" w16du:dateUtc="2026-10-25T23:29:00Z"/>
              </w:trPr>
              <w:tc>
                <w:tcPr>
                  <w:tcW w:w="4066" w:type="dxa"/>
                  <w:tcBorders>
                    <w:top w:val="nil"/>
                    <w:left w:val="nil"/>
                    <w:bottom w:val="nil"/>
                    <w:right w:val="nil"/>
                  </w:tcBorders>
                  <w:vAlign w:val="center"/>
                </w:tcPr>
                <w:p w14:paraId="1E56B877" w14:textId="77777777" w:rsidR="00EC5473" w:rsidRDefault="00665139">
                  <w:pPr>
                    <w:spacing w:line="259" w:lineRule="auto"/>
                    <w:ind w:left="120"/>
                    <w:rPr>
                      <w:ins w:id="1267" w:author="Hussain Hadah" w:date="2026-10-25T19:29:00Z" w16du:dateUtc="2026-10-25T23:29:00Z"/>
                    </w:rPr>
                  </w:pPr>
                  <w:ins w:id="1268" w:author="Hussain Hadah" w:date="2026-10-25T19:29:00Z" w16du:dateUtc="2026-10-25T23:29:00Z">
                    <w:r>
                      <w:t>College Graduate: Father</w:t>
                    </w:r>
                  </w:ins>
                </w:p>
              </w:tc>
              <w:tc>
                <w:tcPr>
                  <w:tcW w:w="1773" w:type="dxa"/>
                  <w:tcBorders>
                    <w:top w:val="nil"/>
                    <w:left w:val="nil"/>
                    <w:bottom w:val="nil"/>
                    <w:right w:val="nil"/>
                  </w:tcBorders>
                  <w:vAlign w:val="center"/>
                </w:tcPr>
                <w:p w14:paraId="7FEF6007" w14:textId="77777777" w:rsidR="00EC5473" w:rsidRDefault="00665139">
                  <w:pPr>
                    <w:spacing w:line="259" w:lineRule="auto"/>
                    <w:ind w:left="558"/>
                    <w:rPr>
                      <w:ins w:id="1269" w:author="Hussain Hadah" w:date="2026-10-25T19:29:00Z" w16du:dateUtc="2026-10-25T23:29:00Z"/>
                    </w:rPr>
                  </w:pPr>
                  <w:ins w:id="1270" w:author="Hussain Hadah" w:date="2026-10-25T19:29:00Z" w16du:dateUtc="2026-10-25T23:29:00Z">
                    <w:r>
                      <w:t>0.52</w:t>
                    </w:r>
                  </w:ins>
                </w:p>
              </w:tc>
              <w:tc>
                <w:tcPr>
                  <w:tcW w:w="1773" w:type="dxa"/>
                  <w:tcBorders>
                    <w:top w:val="nil"/>
                    <w:left w:val="nil"/>
                    <w:bottom w:val="nil"/>
                    <w:right w:val="nil"/>
                  </w:tcBorders>
                  <w:vAlign w:val="center"/>
                </w:tcPr>
                <w:p w14:paraId="1D43F298" w14:textId="77777777" w:rsidR="00EC5473" w:rsidRDefault="00665139">
                  <w:pPr>
                    <w:spacing w:line="259" w:lineRule="auto"/>
                    <w:ind w:left="558"/>
                    <w:rPr>
                      <w:ins w:id="1271" w:author="Hussain Hadah" w:date="2026-10-25T19:29:00Z" w16du:dateUtc="2026-10-25T23:29:00Z"/>
                    </w:rPr>
                  </w:pPr>
                  <w:ins w:id="1272" w:author="Hussain Hadah" w:date="2026-10-25T19:29:00Z" w16du:dateUtc="2026-10-25T23:29:00Z">
                    <w:r>
                      <w:t>0.59</w:t>
                    </w:r>
                  </w:ins>
                </w:p>
              </w:tc>
              <w:tc>
                <w:tcPr>
                  <w:tcW w:w="1773" w:type="dxa"/>
                  <w:tcBorders>
                    <w:top w:val="nil"/>
                    <w:left w:val="nil"/>
                    <w:bottom w:val="nil"/>
                    <w:right w:val="nil"/>
                  </w:tcBorders>
                  <w:vAlign w:val="center"/>
                </w:tcPr>
                <w:p w14:paraId="52BE630C" w14:textId="77777777" w:rsidR="00EC5473" w:rsidRDefault="00665139">
                  <w:pPr>
                    <w:spacing w:line="259" w:lineRule="auto"/>
                    <w:ind w:left="558"/>
                    <w:rPr>
                      <w:ins w:id="1273" w:author="Hussain Hadah" w:date="2026-10-25T19:29:00Z" w16du:dateUtc="2026-10-25T23:29:00Z"/>
                    </w:rPr>
                  </w:pPr>
                  <w:ins w:id="1274" w:author="Hussain Hadah" w:date="2026-10-25T19:29:00Z" w16du:dateUtc="2026-10-25T23:29:00Z">
                    <w:r>
                      <w:t>0.52</w:t>
                    </w:r>
                  </w:ins>
                </w:p>
              </w:tc>
              <w:tc>
                <w:tcPr>
                  <w:tcW w:w="1654" w:type="dxa"/>
                  <w:tcBorders>
                    <w:top w:val="nil"/>
                    <w:left w:val="nil"/>
                    <w:bottom w:val="nil"/>
                    <w:right w:val="nil"/>
                  </w:tcBorders>
                  <w:vAlign w:val="center"/>
                </w:tcPr>
                <w:p w14:paraId="6CEA952E" w14:textId="77777777" w:rsidR="00EC5473" w:rsidRDefault="00665139">
                  <w:pPr>
                    <w:spacing w:line="259" w:lineRule="auto"/>
                    <w:ind w:right="4"/>
                    <w:jc w:val="center"/>
                    <w:rPr>
                      <w:ins w:id="1275" w:author="Hussain Hadah" w:date="2026-10-25T19:29:00Z" w16du:dateUtc="2026-10-25T23:29:00Z"/>
                    </w:rPr>
                  </w:pPr>
                  <w:ins w:id="1276" w:author="Hussain Hadah" w:date="2026-10-25T19:29:00Z" w16du:dateUtc="2026-10-25T23:29:00Z">
                    <w:r>
                      <w:t>0.50</w:t>
                    </w:r>
                  </w:ins>
                </w:p>
              </w:tc>
            </w:tr>
            <w:tr w:rsidR="00EC5473" w14:paraId="63ABA317" w14:textId="77777777">
              <w:trPr>
                <w:trHeight w:val="478"/>
                <w:ins w:id="1277" w:author="Hussain Hadah" w:date="2026-10-25T19:29:00Z" w16du:dateUtc="2026-10-25T23:29:00Z"/>
              </w:trPr>
              <w:tc>
                <w:tcPr>
                  <w:tcW w:w="4066" w:type="dxa"/>
                  <w:tcBorders>
                    <w:top w:val="nil"/>
                    <w:left w:val="nil"/>
                    <w:bottom w:val="nil"/>
                    <w:right w:val="nil"/>
                  </w:tcBorders>
                  <w:vAlign w:val="center"/>
                </w:tcPr>
                <w:p w14:paraId="40B75EB1" w14:textId="77777777" w:rsidR="00EC5473" w:rsidRDefault="00665139">
                  <w:pPr>
                    <w:spacing w:line="259" w:lineRule="auto"/>
                    <w:ind w:left="120"/>
                    <w:rPr>
                      <w:ins w:id="1278" w:author="Hussain Hadah" w:date="2026-10-25T19:29:00Z" w16du:dateUtc="2026-10-25T23:29:00Z"/>
                    </w:rPr>
                  </w:pPr>
                  <w:ins w:id="1279" w:author="Hussain Hadah" w:date="2026-10-25T19:29:00Z" w16du:dateUtc="2026-10-25T23:29:00Z">
                    <w:r>
                      <w:t>College Graduate: Mother</w:t>
                    </w:r>
                  </w:ins>
                </w:p>
              </w:tc>
              <w:tc>
                <w:tcPr>
                  <w:tcW w:w="1773" w:type="dxa"/>
                  <w:tcBorders>
                    <w:top w:val="nil"/>
                    <w:left w:val="nil"/>
                    <w:bottom w:val="nil"/>
                    <w:right w:val="nil"/>
                  </w:tcBorders>
                  <w:vAlign w:val="center"/>
                </w:tcPr>
                <w:p w14:paraId="55B87FD8" w14:textId="77777777" w:rsidR="00EC5473" w:rsidRDefault="00665139">
                  <w:pPr>
                    <w:spacing w:line="259" w:lineRule="auto"/>
                    <w:ind w:left="558"/>
                    <w:rPr>
                      <w:ins w:id="1280" w:author="Hussain Hadah" w:date="2026-10-25T19:29:00Z" w16du:dateUtc="2026-10-25T23:29:00Z"/>
                    </w:rPr>
                  </w:pPr>
                  <w:ins w:id="1281" w:author="Hussain Hadah" w:date="2026-10-25T19:29:00Z" w16du:dateUtc="2026-10-25T23:29:00Z">
                    <w:r>
                      <w:t>0.52</w:t>
                    </w:r>
                  </w:ins>
                </w:p>
              </w:tc>
              <w:tc>
                <w:tcPr>
                  <w:tcW w:w="1773" w:type="dxa"/>
                  <w:tcBorders>
                    <w:top w:val="nil"/>
                    <w:left w:val="nil"/>
                    <w:bottom w:val="nil"/>
                    <w:right w:val="nil"/>
                  </w:tcBorders>
                  <w:vAlign w:val="center"/>
                </w:tcPr>
                <w:p w14:paraId="220D6F9E" w14:textId="77777777" w:rsidR="00EC5473" w:rsidRDefault="00665139">
                  <w:pPr>
                    <w:spacing w:line="259" w:lineRule="auto"/>
                    <w:ind w:left="558"/>
                    <w:rPr>
                      <w:ins w:id="1282" w:author="Hussain Hadah" w:date="2026-10-25T19:29:00Z" w16du:dateUtc="2026-10-25T23:29:00Z"/>
                    </w:rPr>
                  </w:pPr>
                  <w:ins w:id="1283" w:author="Hussain Hadah" w:date="2026-10-25T19:29:00Z" w16du:dateUtc="2026-10-25T23:29:00Z">
                    <w:r>
                      <w:t>0.56</w:t>
                    </w:r>
                  </w:ins>
                </w:p>
              </w:tc>
              <w:tc>
                <w:tcPr>
                  <w:tcW w:w="1773" w:type="dxa"/>
                  <w:tcBorders>
                    <w:top w:val="nil"/>
                    <w:left w:val="nil"/>
                    <w:bottom w:val="nil"/>
                    <w:right w:val="nil"/>
                  </w:tcBorders>
                  <w:vAlign w:val="center"/>
                </w:tcPr>
                <w:p w14:paraId="787FB452" w14:textId="77777777" w:rsidR="00EC5473" w:rsidRDefault="00665139">
                  <w:pPr>
                    <w:spacing w:line="259" w:lineRule="auto"/>
                    <w:ind w:left="558"/>
                    <w:rPr>
                      <w:ins w:id="1284" w:author="Hussain Hadah" w:date="2026-10-25T19:29:00Z" w16du:dateUtc="2026-10-25T23:29:00Z"/>
                    </w:rPr>
                  </w:pPr>
                  <w:ins w:id="1285" w:author="Hussain Hadah" w:date="2026-10-25T19:29:00Z" w16du:dateUtc="2026-10-25T23:29:00Z">
                    <w:r>
                      <w:t>0.51</w:t>
                    </w:r>
                  </w:ins>
                </w:p>
              </w:tc>
              <w:tc>
                <w:tcPr>
                  <w:tcW w:w="1654" w:type="dxa"/>
                  <w:tcBorders>
                    <w:top w:val="nil"/>
                    <w:left w:val="nil"/>
                    <w:bottom w:val="nil"/>
                    <w:right w:val="nil"/>
                  </w:tcBorders>
                  <w:vAlign w:val="center"/>
                </w:tcPr>
                <w:p w14:paraId="5635A945" w14:textId="77777777" w:rsidR="00EC5473" w:rsidRDefault="00665139">
                  <w:pPr>
                    <w:spacing w:line="259" w:lineRule="auto"/>
                    <w:ind w:right="4"/>
                    <w:jc w:val="center"/>
                    <w:rPr>
                      <w:ins w:id="1286" w:author="Hussain Hadah" w:date="2026-10-25T19:29:00Z" w16du:dateUtc="2026-10-25T23:29:00Z"/>
                    </w:rPr>
                  </w:pPr>
                  <w:ins w:id="1287" w:author="Hussain Hadah" w:date="2026-10-25T19:29:00Z" w16du:dateUtc="2026-10-25T23:29:00Z">
                    <w:r>
                      <w:t>0.52</w:t>
                    </w:r>
                  </w:ins>
                </w:p>
              </w:tc>
            </w:tr>
            <w:tr w:rsidR="00EC5473" w14:paraId="312D4716" w14:textId="77777777">
              <w:trPr>
                <w:trHeight w:val="489"/>
                <w:ins w:id="1288" w:author="Hussain Hadah" w:date="2026-10-25T19:29:00Z" w16du:dateUtc="2026-10-25T23:29:00Z"/>
              </w:trPr>
              <w:tc>
                <w:tcPr>
                  <w:tcW w:w="4066" w:type="dxa"/>
                  <w:tcBorders>
                    <w:top w:val="nil"/>
                    <w:left w:val="nil"/>
                    <w:bottom w:val="single" w:sz="8" w:space="0" w:color="000000"/>
                    <w:right w:val="nil"/>
                  </w:tcBorders>
                  <w:vAlign w:val="center"/>
                </w:tcPr>
                <w:p w14:paraId="4A9CA031" w14:textId="77777777" w:rsidR="00EC5473" w:rsidRDefault="00665139">
                  <w:pPr>
                    <w:spacing w:line="259" w:lineRule="auto"/>
                    <w:ind w:left="120"/>
                    <w:rPr>
                      <w:ins w:id="1289" w:author="Hussain Hadah" w:date="2026-10-25T19:29:00Z" w16du:dateUtc="2026-10-25T23:29:00Z"/>
                    </w:rPr>
                  </w:pPr>
                  <w:ins w:id="1290" w:author="Hussain Hadah" w:date="2026-10-25T19:29:00Z" w16du:dateUtc="2026-10-25T23:29:00Z">
                    <w:r>
                      <w:t>Total Family Income (1999 dollars)</w:t>
                    </w:r>
                  </w:ins>
                </w:p>
              </w:tc>
              <w:tc>
                <w:tcPr>
                  <w:tcW w:w="1773" w:type="dxa"/>
                  <w:tcBorders>
                    <w:top w:val="nil"/>
                    <w:left w:val="nil"/>
                    <w:bottom w:val="single" w:sz="8" w:space="0" w:color="000000"/>
                    <w:right w:val="nil"/>
                  </w:tcBorders>
                  <w:vAlign w:val="center"/>
                </w:tcPr>
                <w:p w14:paraId="75BA54C9" w14:textId="77777777" w:rsidR="00EC5473" w:rsidRDefault="00665139">
                  <w:pPr>
                    <w:spacing w:line="259" w:lineRule="auto"/>
                    <w:rPr>
                      <w:ins w:id="1291" w:author="Hussain Hadah" w:date="2026-10-25T19:29:00Z" w16du:dateUtc="2026-10-25T23:29:00Z"/>
                    </w:rPr>
                  </w:pPr>
                  <w:ins w:id="1292" w:author="Hussain Hadah" w:date="2026-10-25T19:29:00Z" w16du:dateUtc="2026-10-25T23:29:00Z">
                    <w:r>
                      <w:t>87,031 (84,797)</w:t>
                    </w:r>
                  </w:ins>
                </w:p>
              </w:tc>
              <w:tc>
                <w:tcPr>
                  <w:tcW w:w="1773" w:type="dxa"/>
                  <w:tcBorders>
                    <w:top w:val="nil"/>
                    <w:left w:val="nil"/>
                    <w:bottom w:val="single" w:sz="8" w:space="0" w:color="000000"/>
                    <w:right w:val="nil"/>
                  </w:tcBorders>
                  <w:vAlign w:val="center"/>
                </w:tcPr>
                <w:p w14:paraId="08538CD2" w14:textId="77777777" w:rsidR="00EC5473" w:rsidRDefault="00665139">
                  <w:pPr>
                    <w:spacing w:line="259" w:lineRule="auto"/>
                    <w:rPr>
                      <w:ins w:id="1293" w:author="Hussain Hadah" w:date="2026-10-25T19:29:00Z" w16du:dateUtc="2026-10-25T23:29:00Z"/>
                    </w:rPr>
                  </w:pPr>
                  <w:ins w:id="1294" w:author="Hussain Hadah" w:date="2026-10-25T19:29:00Z" w16du:dateUtc="2026-10-25T23:29:00Z">
                    <w:r>
                      <w:t>75,815 (74,489)</w:t>
                    </w:r>
                  </w:ins>
                </w:p>
              </w:tc>
              <w:tc>
                <w:tcPr>
                  <w:tcW w:w="1773" w:type="dxa"/>
                  <w:tcBorders>
                    <w:top w:val="nil"/>
                    <w:left w:val="nil"/>
                    <w:bottom w:val="single" w:sz="8" w:space="0" w:color="000000"/>
                    <w:right w:val="nil"/>
                  </w:tcBorders>
                  <w:vAlign w:val="center"/>
                </w:tcPr>
                <w:p w14:paraId="084E1A0D" w14:textId="77777777" w:rsidR="00EC5473" w:rsidRDefault="00665139">
                  <w:pPr>
                    <w:spacing w:line="259" w:lineRule="auto"/>
                    <w:rPr>
                      <w:ins w:id="1295" w:author="Hussain Hadah" w:date="2026-10-25T19:29:00Z" w16du:dateUtc="2026-10-25T23:29:00Z"/>
                    </w:rPr>
                  </w:pPr>
                  <w:ins w:id="1296" w:author="Hussain Hadah" w:date="2026-10-25T19:29:00Z" w16du:dateUtc="2026-10-25T23:29:00Z">
                    <w:r>
                      <w:t>88,295 (88,411)</w:t>
                    </w:r>
                  </w:ins>
                </w:p>
              </w:tc>
              <w:tc>
                <w:tcPr>
                  <w:tcW w:w="1654" w:type="dxa"/>
                  <w:tcBorders>
                    <w:top w:val="nil"/>
                    <w:left w:val="nil"/>
                    <w:bottom w:val="single" w:sz="8" w:space="0" w:color="000000"/>
                    <w:right w:val="nil"/>
                  </w:tcBorders>
                  <w:vAlign w:val="center"/>
                </w:tcPr>
                <w:p w14:paraId="374A1C52" w14:textId="77777777" w:rsidR="00EC5473" w:rsidRDefault="00665139">
                  <w:pPr>
                    <w:spacing w:line="259" w:lineRule="auto"/>
                    <w:rPr>
                      <w:ins w:id="1297" w:author="Hussain Hadah" w:date="2026-10-25T19:29:00Z" w16du:dateUtc="2026-10-25T23:29:00Z"/>
                    </w:rPr>
                  </w:pPr>
                  <w:ins w:id="1298" w:author="Hussain Hadah" w:date="2026-10-25T19:29:00Z" w16du:dateUtc="2026-10-25T23:29:00Z">
                    <w:r>
                      <w:t>89,436 (80,051)</w:t>
                    </w:r>
                  </w:ins>
                </w:p>
              </w:tc>
            </w:tr>
          </w:tbl>
          <w:p w14:paraId="310CF3E8" w14:textId="77777777" w:rsidR="00EC5473" w:rsidRDefault="00EC5473">
            <w:pPr>
              <w:spacing w:after="160" w:line="259" w:lineRule="auto"/>
              <w:rPr>
                <w:ins w:id="1299" w:author="Hussain Hadah" w:date="2026-10-25T19:29:00Z" w16du:dateUtc="2026-10-25T23:29:00Z"/>
              </w:rPr>
            </w:pPr>
          </w:p>
        </w:tc>
      </w:tr>
    </w:tbl>
    <w:p w14:paraId="3EAF63D2" w14:textId="77777777" w:rsidR="00E746E6" w:rsidRDefault="000245FA">
      <w:pPr>
        <w:pStyle w:val="BodyText"/>
        <w:spacing w:before="1"/>
        <w:rPr>
          <w:del w:id="1300" w:author="Hussain Hadah" w:date="2026-10-25T19:29:00Z" w16du:dateUtc="2026-10-25T23:29:00Z"/>
          <w:b/>
          <w:sz w:val="10"/>
        </w:rPr>
      </w:pPr>
      <w:del w:id="1301" w:author="Hussain Hadah" w:date="2026-10-25T19:29:00Z" w16du:dateUtc="2026-10-25T23:29:00Z">
        <w:r>
          <w:rPr>
            <w:b/>
            <w:noProof/>
            <w:sz w:val="10"/>
          </w:rPr>
          <mc:AlternateContent>
            <mc:Choice Requires="wps">
              <w:drawing>
                <wp:anchor distT="0" distB="0" distL="0" distR="0" simplePos="0" relativeHeight="487602688" behindDoc="1" locked="0" layoutInCell="1" allowOverlap="1" wp14:anchorId="4CC6DB28" wp14:editId="03D275D6">
                  <wp:simplePos x="0" y="0"/>
                  <wp:positionH relativeFrom="page">
                    <wp:posOffset>4370006</wp:posOffset>
                  </wp:positionH>
                  <wp:positionV relativeFrom="paragraph">
                    <wp:posOffset>89232</wp:posOffset>
                  </wp:positionV>
                  <wp:extent cx="1050290" cy="127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0290" cy="1270"/>
                          </a:xfrm>
                          <a:custGeom>
                            <a:avLst/>
                            <a:gdLst/>
                            <a:ahLst/>
                            <a:cxnLst/>
                            <a:rect l="l" t="t" r="r" b="b"/>
                            <a:pathLst>
                              <a:path w="1050290">
                                <a:moveTo>
                                  <a:pt x="0" y="0"/>
                                </a:moveTo>
                                <a:lnTo>
                                  <a:pt x="1050061" y="0"/>
                                </a:lnTo>
                              </a:path>
                            </a:pathLst>
                          </a:custGeom>
                          <a:ln w="4559">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344.095001pt;margin-top:7.026172pt;width:82.7pt;height:.1pt;mso-position-horizontal-relative:page;mso-position-vertical-relative:paragraph;z-index:-15713792;mso-wrap-distance-left:0;mso-wrap-distance-right:0" id="docshape21" coordorigin="6882,141" coordsize="1654,0" path="m6882,141l8536,141e" filled="false" stroked="true" strokeweight=".359pt" strokecolor="#000000">
                  <v:path arrowok="t"/>
                  <v:stroke dashstyle="solid"/>
                  <w10:wrap type="topAndBottom"/>
                </v:shape>
              </w:pict>
            </mc:Fallback>
          </mc:AlternateContent>
        </w:r>
        <w:r>
          <w:rPr>
            <w:b/>
            <w:noProof/>
            <w:sz w:val="10"/>
          </w:rPr>
          <mc:AlternateContent>
            <mc:Choice Requires="wps">
              <w:drawing>
                <wp:anchor distT="0" distB="0" distL="0" distR="0" simplePos="0" relativeHeight="487603200" behindDoc="1" locked="0" layoutInCell="1" allowOverlap="1" wp14:anchorId="3BFF4039" wp14:editId="4A4FAE5D">
                  <wp:simplePos x="0" y="0"/>
                  <wp:positionH relativeFrom="page">
                    <wp:posOffset>5495975</wp:posOffset>
                  </wp:positionH>
                  <wp:positionV relativeFrom="paragraph">
                    <wp:posOffset>89232</wp:posOffset>
                  </wp:positionV>
                  <wp:extent cx="3302635" cy="12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02635" cy="1270"/>
                          </a:xfrm>
                          <a:custGeom>
                            <a:avLst/>
                            <a:gdLst/>
                            <a:ahLst/>
                            <a:cxnLst/>
                            <a:rect l="l" t="t" r="r" b="b"/>
                            <a:pathLst>
                              <a:path w="3302635">
                                <a:moveTo>
                                  <a:pt x="0" y="0"/>
                                </a:moveTo>
                                <a:lnTo>
                                  <a:pt x="3302012" y="0"/>
                                </a:lnTo>
                              </a:path>
                            </a:pathLst>
                          </a:custGeom>
                          <a:ln w="4559">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432.753998pt;margin-top:7.026172pt;width:260.05pt;height:.1pt;mso-position-horizontal-relative:page;mso-position-vertical-relative:paragraph;z-index:-15713280;mso-wrap-distance-left:0;mso-wrap-distance-right:0" id="docshape22" coordorigin="8655,141" coordsize="5201,0" path="m8655,141l13855,141e" filled="false" stroked="true" strokeweight=".359pt" strokecolor="#000000">
                  <v:path arrowok="t"/>
                  <v:stroke dashstyle="solid"/>
                  <w10:wrap type="topAndBottom"/>
                </v:shape>
              </w:pict>
            </mc:Fallback>
          </mc:AlternateContent>
        </w:r>
      </w:del>
    </w:p>
    <w:p w14:paraId="69954C6C" w14:textId="77777777" w:rsidR="00E746E6" w:rsidRDefault="00E746E6">
      <w:pPr>
        <w:pStyle w:val="BodyText"/>
        <w:spacing w:before="3"/>
        <w:rPr>
          <w:del w:id="1302" w:author="Hussain Hadah" w:date="2026-10-25T19:29:00Z" w16du:dateUtc="2026-10-25T23:29:00Z"/>
          <w:b/>
          <w:sz w:val="7"/>
        </w:rPr>
      </w:pPr>
    </w:p>
    <w:p w14:paraId="1FA1C2F9" w14:textId="77777777" w:rsidR="00E746E6" w:rsidRDefault="00E746E6">
      <w:pPr>
        <w:pStyle w:val="BodyText"/>
        <w:rPr>
          <w:del w:id="1303" w:author="Hussain Hadah" w:date="2026-10-25T19:29:00Z" w16du:dateUtc="2026-10-25T23:29:00Z"/>
          <w:b/>
          <w:sz w:val="7"/>
        </w:rPr>
        <w:sectPr w:rsidR="00E746E6">
          <w:footerReference w:type="default" r:id="rId46"/>
          <w:pgSz w:w="15840" w:h="12240" w:orient="landscape"/>
          <w:pgMar w:top="1380" w:right="1800" w:bottom="280" w:left="2160" w:header="0" w:footer="0" w:gutter="0"/>
          <w:cols w:space="720"/>
        </w:sectPr>
      </w:pPr>
    </w:p>
    <w:p w14:paraId="1BC187FA" w14:textId="77777777" w:rsidR="00E746E6" w:rsidRDefault="00E746E6">
      <w:pPr>
        <w:pStyle w:val="BodyText"/>
        <w:spacing w:before="28"/>
        <w:rPr>
          <w:del w:id="1304" w:author="Hussain Hadah" w:date="2026-10-25T19:29:00Z" w16du:dateUtc="2026-10-25T23:29:00Z"/>
          <w:b/>
        </w:rPr>
      </w:pPr>
    </w:p>
    <w:p w14:paraId="6A8A3A2A" w14:textId="77777777" w:rsidR="00E746E6" w:rsidRDefault="000245FA">
      <w:pPr>
        <w:spacing w:before="1"/>
        <w:ind w:left="835"/>
        <w:rPr>
          <w:del w:id="1305" w:author="Hussain Hadah" w:date="2026-10-25T19:29:00Z" w16du:dateUtc="2026-10-25T23:29:00Z"/>
          <w:b/>
          <w:sz w:val="24"/>
        </w:rPr>
      </w:pPr>
      <w:del w:id="1306" w:author="Hussain Hadah" w:date="2026-10-25T19:29:00Z" w16du:dateUtc="2026-10-25T23:29:00Z">
        <w:r>
          <w:rPr>
            <w:b/>
            <w:noProof/>
            <w:sz w:val="24"/>
          </w:rPr>
          <mc:AlternateContent>
            <mc:Choice Requires="wps">
              <w:drawing>
                <wp:anchor distT="0" distB="0" distL="0" distR="0" simplePos="0" relativeHeight="15745024" behindDoc="0" locked="0" layoutInCell="1" allowOverlap="1" wp14:anchorId="6DE0EF96" wp14:editId="69544A78">
                  <wp:simplePos x="0" y="0"/>
                  <wp:positionH relativeFrom="page">
                    <wp:posOffset>1787855</wp:posOffset>
                  </wp:positionH>
                  <wp:positionV relativeFrom="paragraph">
                    <wp:posOffset>141481</wp:posOffset>
                  </wp:positionV>
                  <wp:extent cx="7086600" cy="220980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86600" cy="220980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099"/>
                                <w:gridCol w:w="1848"/>
                                <w:gridCol w:w="1773"/>
                                <w:gridCol w:w="1773"/>
                                <w:gridCol w:w="1773"/>
                                <w:gridCol w:w="1773"/>
                              </w:tblGrid>
                              <w:tr w:rsidR="00E746E6" w14:paraId="01304E08" w14:textId="77777777">
                                <w:trPr>
                                  <w:trHeight w:val="462"/>
                                  <w:del w:id="1307" w:author="Hussain Hadah" w:date="2026-10-25T19:29:00Z" w16du:dateUtc="2026-10-25T23:29:00Z"/>
                                </w:trPr>
                                <w:tc>
                                  <w:tcPr>
                                    <w:tcW w:w="3947" w:type="dxa"/>
                                    <w:gridSpan w:val="2"/>
                                    <w:tcBorders>
                                      <w:bottom w:val="single" w:sz="6" w:space="0" w:color="000000"/>
                                    </w:tcBorders>
                                  </w:tcPr>
                                  <w:p w14:paraId="60ABB8E5" w14:textId="77777777" w:rsidR="00E746E6" w:rsidRDefault="00E746E6">
                                    <w:pPr>
                                      <w:pStyle w:val="TableParagraph"/>
                                      <w:jc w:val="left"/>
                                      <w:rPr>
                                        <w:del w:id="1308" w:author="Hussain Hadah" w:date="2026-10-25T19:29:00Z" w16du:dateUtc="2026-10-25T23:29:00Z"/>
                                      </w:rPr>
                                    </w:pPr>
                                  </w:p>
                                </w:tc>
                                <w:tc>
                                  <w:tcPr>
                                    <w:tcW w:w="1773" w:type="dxa"/>
                                    <w:tcBorders>
                                      <w:bottom w:val="single" w:sz="6" w:space="0" w:color="000000"/>
                                    </w:tcBorders>
                                  </w:tcPr>
                                  <w:p w14:paraId="36E10714" w14:textId="77777777" w:rsidR="00E746E6" w:rsidRDefault="000245FA">
                                    <w:pPr>
                                      <w:pStyle w:val="TableParagraph"/>
                                      <w:spacing w:before="51"/>
                                      <w:ind w:left="2" w:right="2"/>
                                      <w:rPr>
                                        <w:del w:id="1309" w:author="Hussain Hadah" w:date="2026-10-25T19:29:00Z" w16du:dateUtc="2026-10-25T23:29:00Z"/>
                                        <w:sz w:val="24"/>
                                      </w:rPr>
                                    </w:pPr>
                                    <w:del w:id="1310" w:author="Hussain Hadah" w:date="2026-10-25T19:29:00Z" w16du:dateUtc="2026-10-25T23:29:00Z">
                                      <w:r>
                                        <w:rPr>
                                          <w:sz w:val="24"/>
                                        </w:rPr>
                                        <w:delText>N</w:delText>
                                      </w:r>
                                      <w:r>
                                        <w:rPr>
                                          <w:spacing w:val="15"/>
                                          <w:sz w:val="24"/>
                                        </w:rPr>
                                        <w:delText xml:space="preserve"> </w:delText>
                                      </w:r>
                                      <w:r>
                                        <w:rPr>
                                          <w:sz w:val="24"/>
                                        </w:rPr>
                                        <w:delText>=</w:delText>
                                      </w:r>
                                      <w:r>
                                        <w:rPr>
                                          <w:spacing w:val="16"/>
                                          <w:sz w:val="24"/>
                                        </w:rPr>
                                        <w:delText xml:space="preserve"> </w:delText>
                                      </w:r>
                                      <w:r>
                                        <w:rPr>
                                          <w:spacing w:val="-2"/>
                                          <w:sz w:val="24"/>
                                        </w:rPr>
                                        <w:delText>318,404</w:delText>
                                      </w:r>
                                    </w:del>
                                  </w:p>
                                </w:tc>
                                <w:tc>
                                  <w:tcPr>
                                    <w:tcW w:w="1773" w:type="dxa"/>
                                    <w:tcBorders>
                                      <w:bottom w:val="single" w:sz="6" w:space="0" w:color="000000"/>
                                    </w:tcBorders>
                                  </w:tcPr>
                                  <w:p w14:paraId="71D95497" w14:textId="77777777" w:rsidR="00E746E6" w:rsidRDefault="000245FA">
                                    <w:pPr>
                                      <w:pStyle w:val="TableParagraph"/>
                                      <w:spacing w:before="51"/>
                                      <w:ind w:left="2" w:right="2"/>
                                      <w:rPr>
                                        <w:del w:id="1311" w:author="Hussain Hadah" w:date="2026-10-25T19:29:00Z" w16du:dateUtc="2026-10-25T23:29:00Z"/>
                                        <w:sz w:val="24"/>
                                      </w:rPr>
                                    </w:pPr>
                                    <w:del w:id="1312" w:author="Hussain Hadah" w:date="2026-10-25T19:29:00Z" w16du:dateUtc="2026-10-25T23:29:00Z">
                                      <w:r>
                                        <w:rPr>
                                          <w:spacing w:val="-2"/>
                                          <w:w w:val="105"/>
                                          <w:sz w:val="24"/>
                                        </w:rPr>
                                        <w:delText>N=40,033</w:delText>
                                      </w:r>
                                    </w:del>
                                  </w:p>
                                </w:tc>
                                <w:tc>
                                  <w:tcPr>
                                    <w:tcW w:w="1773" w:type="dxa"/>
                                    <w:tcBorders>
                                      <w:bottom w:val="single" w:sz="6" w:space="0" w:color="000000"/>
                                    </w:tcBorders>
                                  </w:tcPr>
                                  <w:p w14:paraId="398F2C40" w14:textId="77777777" w:rsidR="00E746E6" w:rsidRDefault="000245FA">
                                    <w:pPr>
                                      <w:pStyle w:val="TableParagraph"/>
                                      <w:spacing w:before="51"/>
                                      <w:ind w:left="2" w:right="2"/>
                                      <w:rPr>
                                        <w:del w:id="1313" w:author="Hussain Hadah" w:date="2026-10-25T19:29:00Z" w16du:dateUtc="2026-10-25T23:29:00Z"/>
                                        <w:sz w:val="24"/>
                                      </w:rPr>
                                    </w:pPr>
                                    <w:del w:id="1314" w:author="Hussain Hadah" w:date="2026-10-25T19:29:00Z" w16du:dateUtc="2026-10-25T23:29:00Z">
                                      <w:r>
                                        <w:rPr>
                                          <w:spacing w:val="-2"/>
                                          <w:sz w:val="24"/>
                                        </w:rPr>
                                        <w:delText>N=199,294</w:delText>
                                      </w:r>
                                    </w:del>
                                  </w:p>
                                </w:tc>
                                <w:tc>
                                  <w:tcPr>
                                    <w:tcW w:w="1773" w:type="dxa"/>
                                    <w:tcBorders>
                                      <w:bottom w:val="single" w:sz="6" w:space="0" w:color="000000"/>
                                    </w:tcBorders>
                                  </w:tcPr>
                                  <w:p w14:paraId="44A175C8" w14:textId="77777777" w:rsidR="00E746E6" w:rsidRDefault="000245FA">
                                    <w:pPr>
                                      <w:pStyle w:val="TableParagraph"/>
                                      <w:spacing w:before="51"/>
                                      <w:ind w:left="2" w:right="2"/>
                                      <w:rPr>
                                        <w:del w:id="1315" w:author="Hussain Hadah" w:date="2026-10-25T19:29:00Z" w16du:dateUtc="2026-10-25T23:29:00Z"/>
                                        <w:sz w:val="24"/>
                                      </w:rPr>
                                    </w:pPr>
                                    <w:del w:id="1316" w:author="Hussain Hadah" w:date="2026-10-25T19:29:00Z" w16du:dateUtc="2026-10-25T23:29:00Z">
                                      <w:r>
                                        <w:rPr>
                                          <w:spacing w:val="-2"/>
                                          <w:w w:val="105"/>
                                          <w:sz w:val="24"/>
                                        </w:rPr>
                                        <w:delText>N=79,077</w:delText>
                                      </w:r>
                                    </w:del>
                                  </w:p>
                                </w:tc>
                              </w:tr>
                              <w:tr w:rsidR="00E746E6" w14:paraId="46CA33AE" w14:textId="77777777">
                                <w:trPr>
                                  <w:trHeight w:val="566"/>
                                  <w:del w:id="1317" w:author="Hussain Hadah" w:date="2026-10-25T19:29:00Z" w16du:dateUtc="2026-10-25T23:29:00Z"/>
                                </w:trPr>
                                <w:tc>
                                  <w:tcPr>
                                    <w:tcW w:w="2099" w:type="dxa"/>
                                    <w:tcBorders>
                                      <w:top w:val="single" w:sz="6" w:space="0" w:color="000000"/>
                                    </w:tcBorders>
                                  </w:tcPr>
                                  <w:p w14:paraId="352E2A40" w14:textId="77777777" w:rsidR="00E746E6" w:rsidRDefault="000245FA">
                                    <w:pPr>
                                      <w:pStyle w:val="TableParagraph"/>
                                      <w:spacing w:before="182"/>
                                      <w:ind w:left="119"/>
                                      <w:jc w:val="left"/>
                                      <w:rPr>
                                        <w:del w:id="1318" w:author="Hussain Hadah" w:date="2026-10-25T19:29:00Z" w16du:dateUtc="2026-10-25T23:29:00Z"/>
                                        <w:sz w:val="24"/>
                                      </w:rPr>
                                    </w:pPr>
                                    <w:del w:id="1319" w:author="Hussain Hadah" w:date="2026-10-25T19:29:00Z" w16du:dateUtc="2026-10-25T23:29:00Z">
                                      <w:r>
                                        <w:rPr>
                                          <w:spacing w:val="-2"/>
                                          <w:w w:val="105"/>
                                          <w:sz w:val="24"/>
                                        </w:rPr>
                                        <w:delText>Female</w:delText>
                                      </w:r>
                                    </w:del>
                                  </w:p>
                                </w:tc>
                                <w:tc>
                                  <w:tcPr>
                                    <w:tcW w:w="1848" w:type="dxa"/>
                                    <w:tcBorders>
                                      <w:top w:val="single" w:sz="6" w:space="0" w:color="000000"/>
                                    </w:tcBorders>
                                  </w:tcPr>
                                  <w:p w14:paraId="4717AC92" w14:textId="77777777" w:rsidR="00E746E6" w:rsidRDefault="00E746E6">
                                    <w:pPr>
                                      <w:pStyle w:val="TableParagraph"/>
                                      <w:jc w:val="left"/>
                                      <w:rPr>
                                        <w:del w:id="1320" w:author="Hussain Hadah" w:date="2026-10-25T19:29:00Z" w16du:dateUtc="2026-10-25T23:29:00Z"/>
                                      </w:rPr>
                                    </w:pPr>
                                  </w:p>
                                </w:tc>
                                <w:tc>
                                  <w:tcPr>
                                    <w:tcW w:w="1773" w:type="dxa"/>
                                    <w:tcBorders>
                                      <w:top w:val="single" w:sz="6" w:space="0" w:color="000000"/>
                                    </w:tcBorders>
                                  </w:tcPr>
                                  <w:p w14:paraId="724441C7" w14:textId="77777777" w:rsidR="00E746E6" w:rsidRDefault="000245FA">
                                    <w:pPr>
                                      <w:pStyle w:val="TableParagraph"/>
                                      <w:spacing w:before="182"/>
                                      <w:ind w:left="2" w:right="2"/>
                                      <w:rPr>
                                        <w:del w:id="1321" w:author="Hussain Hadah" w:date="2026-10-25T19:29:00Z" w16du:dateUtc="2026-10-25T23:29:00Z"/>
                                        <w:sz w:val="24"/>
                                      </w:rPr>
                                    </w:pPr>
                                    <w:del w:id="1322" w:author="Hussain Hadah" w:date="2026-10-25T19:29:00Z" w16du:dateUtc="2026-10-25T23:29:00Z">
                                      <w:r>
                                        <w:rPr>
                                          <w:spacing w:val="-4"/>
                                          <w:sz w:val="24"/>
                                        </w:rPr>
                                        <w:delText>0.49</w:delText>
                                      </w:r>
                                    </w:del>
                                  </w:p>
                                </w:tc>
                                <w:tc>
                                  <w:tcPr>
                                    <w:tcW w:w="1773" w:type="dxa"/>
                                    <w:tcBorders>
                                      <w:top w:val="single" w:sz="6" w:space="0" w:color="000000"/>
                                    </w:tcBorders>
                                  </w:tcPr>
                                  <w:p w14:paraId="3F9C64A2" w14:textId="77777777" w:rsidR="00E746E6" w:rsidRDefault="000245FA">
                                    <w:pPr>
                                      <w:pStyle w:val="TableParagraph"/>
                                      <w:spacing w:before="182"/>
                                      <w:ind w:left="2" w:right="2"/>
                                      <w:rPr>
                                        <w:del w:id="1323" w:author="Hussain Hadah" w:date="2026-10-25T19:29:00Z" w16du:dateUtc="2026-10-25T23:29:00Z"/>
                                        <w:sz w:val="24"/>
                                      </w:rPr>
                                    </w:pPr>
                                    <w:del w:id="1324" w:author="Hussain Hadah" w:date="2026-10-25T19:29:00Z" w16du:dateUtc="2026-10-25T23:29:00Z">
                                      <w:r>
                                        <w:rPr>
                                          <w:spacing w:val="-4"/>
                                          <w:sz w:val="24"/>
                                        </w:rPr>
                                        <w:delText>0.53</w:delText>
                                      </w:r>
                                    </w:del>
                                  </w:p>
                                </w:tc>
                                <w:tc>
                                  <w:tcPr>
                                    <w:tcW w:w="1773" w:type="dxa"/>
                                    <w:tcBorders>
                                      <w:top w:val="single" w:sz="6" w:space="0" w:color="000000"/>
                                    </w:tcBorders>
                                  </w:tcPr>
                                  <w:p w14:paraId="6DCD5F8F" w14:textId="77777777" w:rsidR="00E746E6" w:rsidRDefault="000245FA">
                                    <w:pPr>
                                      <w:pStyle w:val="TableParagraph"/>
                                      <w:spacing w:before="182"/>
                                      <w:ind w:left="2" w:right="2"/>
                                      <w:rPr>
                                        <w:del w:id="1325" w:author="Hussain Hadah" w:date="2026-10-25T19:29:00Z" w16du:dateUtc="2026-10-25T23:29:00Z"/>
                                        <w:sz w:val="24"/>
                                      </w:rPr>
                                    </w:pPr>
                                    <w:del w:id="1326" w:author="Hussain Hadah" w:date="2026-10-25T19:29:00Z" w16du:dateUtc="2026-10-25T23:29:00Z">
                                      <w:r>
                                        <w:rPr>
                                          <w:spacing w:val="-4"/>
                                          <w:sz w:val="24"/>
                                        </w:rPr>
                                        <w:delText>0.49</w:delText>
                                      </w:r>
                                    </w:del>
                                  </w:p>
                                </w:tc>
                                <w:tc>
                                  <w:tcPr>
                                    <w:tcW w:w="1773" w:type="dxa"/>
                                    <w:tcBorders>
                                      <w:top w:val="single" w:sz="6" w:space="0" w:color="000000"/>
                                    </w:tcBorders>
                                  </w:tcPr>
                                  <w:p w14:paraId="7AD7E070" w14:textId="77777777" w:rsidR="00E746E6" w:rsidRDefault="000245FA">
                                    <w:pPr>
                                      <w:pStyle w:val="TableParagraph"/>
                                      <w:spacing w:before="182"/>
                                      <w:ind w:left="2" w:right="2"/>
                                      <w:rPr>
                                        <w:del w:id="1327" w:author="Hussain Hadah" w:date="2026-10-25T19:29:00Z" w16du:dateUtc="2026-10-25T23:29:00Z"/>
                                        <w:sz w:val="24"/>
                                      </w:rPr>
                                    </w:pPr>
                                    <w:del w:id="1328" w:author="Hussain Hadah" w:date="2026-10-25T19:29:00Z" w16du:dateUtc="2026-10-25T23:29:00Z">
                                      <w:r>
                                        <w:rPr>
                                          <w:spacing w:val="-4"/>
                                          <w:sz w:val="24"/>
                                        </w:rPr>
                                        <w:delText>0.49</w:delText>
                                      </w:r>
                                    </w:del>
                                  </w:p>
                                </w:tc>
                              </w:tr>
                              <w:tr w:rsidR="00E746E6" w14:paraId="350CC910" w14:textId="77777777">
                                <w:trPr>
                                  <w:trHeight w:val="478"/>
                                  <w:del w:id="1329" w:author="Hussain Hadah" w:date="2026-10-25T19:29:00Z" w16du:dateUtc="2026-10-25T23:29:00Z"/>
                                </w:trPr>
                                <w:tc>
                                  <w:tcPr>
                                    <w:tcW w:w="2099" w:type="dxa"/>
                                  </w:tcPr>
                                  <w:p w14:paraId="562D71F3" w14:textId="77777777" w:rsidR="00E746E6" w:rsidRDefault="000245FA">
                                    <w:pPr>
                                      <w:pStyle w:val="TableParagraph"/>
                                      <w:spacing w:before="94"/>
                                      <w:ind w:left="119"/>
                                      <w:jc w:val="left"/>
                                      <w:rPr>
                                        <w:del w:id="1330" w:author="Hussain Hadah" w:date="2026-10-25T19:29:00Z" w16du:dateUtc="2026-10-25T23:29:00Z"/>
                                        <w:sz w:val="24"/>
                                      </w:rPr>
                                    </w:pPr>
                                    <w:del w:id="1331" w:author="Hussain Hadah" w:date="2026-10-25T19:29:00Z" w16du:dateUtc="2026-10-25T23:29:00Z">
                                      <w:r>
                                        <w:rPr>
                                          <w:spacing w:val="-2"/>
                                          <w:w w:val="110"/>
                                          <w:sz w:val="24"/>
                                        </w:rPr>
                                        <w:delText>Asian</w:delText>
                                      </w:r>
                                    </w:del>
                                  </w:p>
                                </w:tc>
                                <w:tc>
                                  <w:tcPr>
                                    <w:tcW w:w="1848" w:type="dxa"/>
                                  </w:tcPr>
                                  <w:p w14:paraId="28796C04" w14:textId="77777777" w:rsidR="00E746E6" w:rsidRDefault="00E746E6">
                                    <w:pPr>
                                      <w:pStyle w:val="TableParagraph"/>
                                      <w:jc w:val="left"/>
                                      <w:rPr>
                                        <w:del w:id="1332" w:author="Hussain Hadah" w:date="2026-10-25T19:29:00Z" w16du:dateUtc="2026-10-25T23:29:00Z"/>
                                      </w:rPr>
                                    </w:pPr>
                                  </w:p>
                                </w:tc>
                                <w:tc>
                                  <w:tcPr>
                                    <w:tcW w:w="1773" w:type="dxa"/>
                                  </w:tcPr>
                                  <w:p w14:paraId="5531AF24" w14:textId="77777777" w:rsidR="00E746E6" w:rsidRDefault="000245FA">
                                    <w:pPr>
                                      <w:pStyle w:val="TableParagraph"/>
                                      <w:spacing w:before="94"/>
                                      <w:ind w:left="2" w:right="2"/>
                                      <w:rPr>
                                        <w:del w:id="1333" w:author="Hussain Hadah" w:date="2026-10-25T19:29:00Z" w16du:dateUtc="2026-10-25T23:29:00Z"/>
                                        <w:sz w:val="24"/>
                                      </w:rPr>
                                    </w:pPr>
                                    <w:del w:id="1334" w:author="Hussain Hadah" w:date="2026-10-25T19:29:00Z" w16du:dateUtc="2026-10-25T23:29:00Z">
                                      <w:r>
                                        <w:rPr>
                                          <w:spacing w:val="-4"/>
                                          <w:sz w:val="24"/>
                                        </w:rPr>
                                        <w:delText>0.65</w:delText>
                                      </w:r>
                                    </w:del>
                                  </w:p>
                                </w:tc>
                                <w:tc>
                                  <w:tcPr>
                                    <w:tcW w:w="1773" w:type="dxa"/>
                                  </w:tcPr>
                                  <w:p w14:paraId="6E18E22D" w14:textId="77777777" w:rsidR="00E746E6" w:rsidRDefault="000245FA">
                                    <w:pPr>
                                      <w:pStyle w:val="TableParagraph"/>
                                      <w:spacing w:before="94"/>
                                      <w:ind w:left="2" w:right="2"/>
                                      <w:rPr>
                                        <w:del w:id="1335" w:author="Hussain Hadah" w:date="2026-10-25T19:29:00Z" w16du:dateUtc="2026-10-25T23:29:00Z"/>
                                        <w:sz w:val="24"/>
                                      </w:rPr>
                                    </w:pPr>
                                    <w:del w:id="1336" w:author="Hussain Hadah" w:date="2026-10-25T19:29:00Z" w16du:dateUtc="2026-10-25T23:29:00Z">
                                      <w:r>
                                        <w:rPr>
                                          <w:spacing w:val="-4"/>
                                          <w:sz w:val="24"/>
                                        </w:rPr>
                                        <w:delText>0.96</w:delText>
                                      </w:r>
                                    </w:del>
                                  </w:p>
                                </w:tc>
                                <w:tc>
                                  <w:tcPr>
                                    <w:tcW w:w="1773" w:type="dxa"/>
                                  </w:tcPr>
                                  <w:p w14:paraId="4BA9B9FB" w14:textId="77777777" w:rsidR="00E746E6" w:rsidRDefault="000245FA">
                                    <w:pPr>
                                      <w:pStyle w:val="TableParagraph"/>
                                      <w:spacing w:before="94"/>
                                      <w:ind w:left="2" w:right="2"/>
                                      <w:rPr>
                                        <w:del w:id="1337" w:author="Hussain Hadah" w:date="2026-10-25T19:29:00Z" w16du:dateUtc="2026-10-25T23:29:00Z"/>
                                        <w:sz w:val="24"/>
                                      </w:rPr>
                                    </w:pPr>
                                    <w:del w:id="1338" w:author="Hussain Hadah" w:date="2026-10-25T19:29:00Z" w16du:dateUtc="2026-10-25T23:29:00Z">
                                      <w:r>
                                        <w:rPr>
                                          <w:spacing w:val="-4"/>
                                          <w:sz w:val="24"/>
                                        </w:rPr>
                                        <w:delText>0.73</w:delText>
                                      </w:r>
                                    </w:del>
                                  </w:p>
                                </w:tc>
                                <w:tc>
                                  <w:tcPr>
                                    <w:tcW w:w="1773" w:type="dxa"/>
                                  </w:tcPr>
                                  <w:p w14:paraId="49509FBC" w14:textId="77777777" w:rsidR="00E746E6" w:rsidRDefault="000245FA">
                                    <w:pPr>
                                      <w:pStyle w:val="TableParagraph"/>
                                      <w:spacing w:before="94"/>
                                      <w:ind w:left="2" w:right="2"/>
                                      <w:rPr>
                                        <w:del w:id="1339" w:author="Hussain Hadah" w:date="2026-10-25T19:29:00Z" w16du:dateUtc="2026-10-25T23:29:00Z"/>
                                        <w:sz w:val="24"/>
                                      </w:rPr>
                                    </w:pPr>
                                    <w:del w:id="1340" w:author="Hussain Hadah" w:date="2026-10-25T19:29:00Z" w16du:dateUtc="2026-10-25T23:29:00Z">
                                      <w:r>
                                        <w:rPr>
                                          <w:spacing w:val="-4"/>
                                          <w:sz w:val="24"/>
                                        </w:rPr>
                                        <w:delText>0.31</w:delText>
                                      </w:r>
                                    </w:del>
                                  </w:p>
                                </w:tc>
                              </w:tr>
                              <w:tr w:rsidR="00E746E6" w14:paraId="077ECD5C" w14:textId="77777777">
                                <w:trPr>
                                  <w:trHeight w:val="478"/>
                                  <w:del w:id="1341" w:author="Hussain Hadah" w:date="2026-10-25T19:29:00Z" w16du:dateUtc="2026-10-25T23:29:00Z"/>
                                </w:trPr>
                                <w:tc>
                                  <w:tcPr>
                                    <w:tcW w:w="2099" w:type="dxa"/>
                                  </w:tcPr>
                                  <w:p w14:paraId="468A3584" w14:textId="77777777" w:rsidR="00E746E6" w:rsidRDefault="000245FA">
                                    <w:pPr>
                                      <w:pStyle w:val="TableParagraph"/>
                                      <w:spacing w:before="94"/>
                                      <w:ind w:left="119"/>
                                      <w:jc w:val="left"/>
                                      <w:rPr>
                                        <w:del w:id="1342" w:author="Hussain Hadah" w:date="2026-10-25T19:29:00Z" w16du:dateUtc="2026-10-25T23:29:00Z"/>
                                        <w:sz w:val="24"/>
                                      </w:rPr>
                                    </w:pPr>
                                    <w:del w:id="1343" w:author="Hussain Hadah" w:date="2026-10-25T19:29:00Z" w16du:dateUtc="2026-10-25T23:29:00Z">
                                      <w:r>
                                        <w:rPr>
                                          <w:spacing w:val="-5"/>
                                          <w:w w:val="110"/>
                                          <w:sz w:val="24"/>
                                        </w:rPr>
                                        <w:delText>Age</w:delText>
                                      </w:r>
                                    </w:del>
                                  </w:p>
                                </w:tc>
                                <w:tc>
                                  <w:tcPr>
                                    <w:tcW w:w="1848" w:type="dxa"/>
                                  </w:tcPr>
                                  <w:p w14:paraId="3F33E677" w14:textId="77777777" w:rsidR="00E746E6" w:rsidRDefault="00E746E6">
                                    <w:pPr>
                                      <w:pStyle w:val="TableParagraph"/>
                                      <w:jc w:val="left"/>
                                      <w:rPr>
                                        <w:del w:id="1344" w:author="Hussain Hadah" w:date="2026-10-25T19:29:00Z" w16du:dateUtc="2026-10-25T23:29:00Z"/>
                                      </w:rPr>
                                    </w:pPr>
                                  </w:p>
                                </w:tc>
                                <w:tc>
                                  <w:tcPr>
                                    <w:tcW w:w="1773" w:type="dxa"/>
                                  </w:tcPr>
                                  <w:p w14:paraId="451D3115" w14:textId="77777777" w:rsidR="00E746E6" w:rsidRDefault="000245FA">
                                    <w:pPr>
                                      <w:pStyle w:val="TableParagraph"/>
                                      <w:spacing w:before="94"/>
                                      <w:ind w:left="477"/>
                                      <w:jc w:val="left"/>
                                      <w:rPr>
                                        <w:del w:id="1345" w:author="Hussain Hadah" w:date="2026-10-25T19:29:00Z" w16du:dateUtc="2026-10-25T23:29:00Z"/>
                                        <w:sz w:val="24"/>
                                      </w:rPr>
                                    </w:pPr>
                                    <w:del w:id="1346" w:author="Hussain Hadah" w:date="2026-10-25T19:29:00Z" w16du:dateUtc="2026-10-25T23:29:00Z">
                                      <w:r>
                                        <w:rPr>
                                          <w:sz w:val="24"/>
                                        </w:rPr>
                                        <w:delText>8.4</w:delText>
                                      </w:r>
                                      <w:r>
                                        <w:rPr>
                                          <w:spacing w:val="-4"/>
                                          <w:sz w:val="24"/>
                                        </w:rPr>
                                        <w:delText xml:space="preserve"> </w:delText>
                                      </w:r>
                                      <w:r>
                                        <w:rPr>
                                          <w:spacing w:val="-2"/>
                                          <w:sz w:val="24"/>
                                        </w:rPr>
                                        <w:delText>(5.1)</w:delText>
                                      </w:r>
                                    </w:del>
                                  </w:p>
                                </w:tc>
                                <w:tc>
                                  <w:tcPr>
                                    <w:tcW w:w="1773" w:type="dxa"/>
                                  </w:tcPr>
                                  <w:p w14:paraId="0BF0C1E8" w14:textId="77777777" w:rsidR="00E746E6" w:rsidRDefault="000245FA">
                                    <w:pPr>
                                      <w:pStyle w:val="TableParagraph"/>
                                      <w:spacing w:before="94"/>
                                      <w:ind w:left="418"/>
                                      <w:jc w:val="left"/>
                                      <w:rPr>
                                        <w:del w:id="1347" w:author="Hussain Hadah" w:date="2026-10-25T19:29:00Z" w16du:dateUtc="2026-10-25T23:29:00Z"/>
                                        <w:sz w:val="24"/>
                                      </w:rPr>
                                    </w:pPr>
                                    <w:del w:id="1348" w:author="Hussain Hadah" w:date="2026-10-25T19:29:00Z" w16du:dateUtc="2026-10-25T23:29:00Z">
                                      <w:r>
                                        <w:rPr>
                                          <w:sz w:val="24"/>
                                        </w:rPr>
                                        <w:delText>10.9</w:delText>
                                      </w:r>
                                      <w:r>
                                        <w:rPr>
                                          <w:spacing w:val="-6"/>
                                          <w:sz w:val="24"/>
                                        </w:rPr>
                                        <w:delText xml:space="preserve"> </w:delText>
                                      </w:r>
                                      <w:r>
                                        <w:rPr>
                                          <w:spacing w:val="-2"/>
                                          <w:sz w:val="24"/>
                                        </w:rPr>
                                        <w:delText>(4.5)</w:delText>
                                      </w:r>
                                    </w:del>
                                  </w:p>
                                </w:tc>
                                <w:tc>
                                  <w:tcPr>
                                    <w:tcW w:w="1773" w:type="dxa"/>
                                  </w:tcPr>
                                  <w:p w14:paraId="2E4B9B80" w14:textId="77777777" w:rsidR="00E746E6" w:rsidRDefault="000245FA">
                                    <w:pPr>
                                      <w:pStyle w:val="TableParagraph"/>
                                      <w:spacing w:before="94"/>
                                      <w:ind w:left="478"/>
                                      <w:jc w:val="left"/>
                                      <w:rPr>
                                        <w:del w:id="1349" w:author="Hussain Hadah" w:date="2026-10-25T19:29:00Z" w16du:dateUtc="2026-10-25T23:29:00Z"/>
                                        <w:sz w:val="24"/>
                                      </w:rPr>
                                    </w:pPr>
                                    <w:del w:id="1350" w:author="Hussain Hadah" w:date="2026-10-25T19:29:00Z" w16du:dateUtc="2026-10-25T23:29:00Z">
                                      <w:r>
                                        <w:rPr>
                                          <w:sz w:val="24"/>
                                        </w:rPr>
                                        <w:delText>8.3</w:delText>
                                      </w:r>
                                      <w:r>
                                        <w:rPr>
                                          <w:spacing w:val="-4"/>
                                          <w:sz w:val="24"/>
                                        </w:rPr>
                                        <w:delText xml:space="preserve"> </w:delText>
                                      </w:r>
                                      <w:r>
                                        <w:rPr>
                                          <w:spacing w:val="-2"/>
                                          <w:sz w:val="24"/>
                                        </w:rPr>
                                        <w:delText>(5.1)</w:delText>
                                      </w:r>
                                    </w:del>
                                  </w:p>
                                </w:tc>
                                <w:tc>
                                  <w:tcPr>
                                    <w:tcW w:w="1773" w:type="dxa"/>
                                  </w:tcPr>
                                  <w:p w14:paraId="25995C83" w14:textId="77777777" w:rsidR="00E746E6" w:rsidRDefault="000245FA">
                                    <w:pPr>
                                      <w:pStyle w:val="TableParagraph"/>
                                      <w:spacing w:before="94"/>
                                      <w:ind w:left="478"/>
                                      <w:jc w:val="left"/>
                                      <w:rPr>
                                        <w:del w:id="1351" w:author="Hussain Hadah" w:date="2026-10-25T19:29:00Z" w16du:dateUtc="2026-10-25T23:29:00Z"/>
                                        <w:sz w:val="24"/>
                                      </w:rPr>
                                    </w:pPr>
                                    <w:del w:id="1352" w:author="Hussain Hadah" w:date="2026-10-25T19:29:00Z" w16du:dateUtc="2026-10-25T23:29:00Z">
                                      <w:r>
                                        <w:rPr>
                                          <w:sz w:val="24"/>
                                        </w:rPr>
                                        <w:delText>7.7</w:delText>
                                      </w:r>
                                      <w:r>
                                        <w:rPr>
                                          <w:spacing w:val="-4"/>
                                          <w:sz w:val="24"/>
                                        </w:rPr>
                                        <w:delText xml:space="preserve"> </w:delText>
                                      </w:r>
                                      <w:r>
                                        <w:rPr>
                                          <w:spacing w:val="-2"/>
                                          <w:sz w:val="24"/>
                                        </w:rPr>
                                        <w:delText>(5.0)</w:delText>
                                      </w:r>
                                    </w:del>
                                  </w:p>
                                </w:tc>
                              </w:tr>
                              <w:tr w:rsidR="00E746E6" w14:paraId="6C750A30" w14:textId="77777777">
                                <w:trPr>
                                  <w:trHeight w:val="478"/>
                                  <w:del w:id="1353" w:author="Hussain Hadah" w:date="2026-10-25T19:29:00Z" w16du:dateUtc="2026-10-25T23:29:00Z"/>
                                </w:trPr>
                                <w:tc>
                                  <w:tcPr>
                                    <w:tcW w:w="2099" w:type="dxa"/>
                                  </w:tcPr>
                                  <w:p w14:paraId="2698E5A4" w14:textId="77777777" w:rsidR="00E746E6" w:rsidRDefault="000245FA">
                                    <w:pPr>
                                      <w:pStyle w:val="TableParagraph"/>
                                      <w:spacing w:before="94"/>
                                      <w:ind w:left="119"/>
                                      <w:jc w:val="left"/>
                                      <w:rPr>
                                        <w:del w:id="1354" w:author="Hussain Hadah" w:date="2026-10-25T19:29:00Z" w16du:dateUtc="2026-10-25T23:29:00Z"/>
                                        <w:sz w:val="24"/>
                                      </w:rPr>
                                    </w:pPr>
                                    <w:del w:id="1355" w:author="Hussain Hadah" w:date="2026-10-25T19:29:00Z" w16du:dateUtc="2026-10-25T23:29:00Z">
                                      <w:r>
                                        <w:rPr>
                                          <w:w w:val="105"/>
                                          <w:sz w:val="24"/>
                                        </w:rPr>
                                        <w:delText>College</w:delText>
                                      </w:r>
                                      <w:r>
                                        <w:rPr>
                                          <w:spacing w:val="7"/>
                                          <w:w w:val="110"/>
                                          <w:sz w:val="24"/>
                                        </w:rPr>
                                        <w:delText xml:space="preserve"> </w:delText>
                                      </w:r>
                                      <w:r>
                                        <w:rPr>
                                          <w:spacing w:val="-2"/>
                                          <w:w w:val="110"/>
                                          <w:sz w:val="24"/>
                                        </w:rPr>
                                        <w:delText>Graduate:</w:delText>
                                      </w:r>
                                    </w:del>
                                  </w:p>
                                </w:tc>
                                <w:tc>
                                  <w:tcPr>
                                    <w:tcW w:w="1848" w:type="dxa"/>
                                  </w:tcPr>
                                  <w:p w14:paraId="52AE864A" w14:textId="77777777" w:rsidR="00E746E6" w:rsidRDefault="000245FA">
                                    <w:pPr>
                                      <w:pStyle w:val="TableParagraph"/>
                                      <w:spacing w:before="94"/>
                                      <w:ind w:left="59"/>
                                      <w:jc w:val="left"/>
                                      <w:rPr>
                                        <w:del w:id="1356" w:author="Hussain Hadah" w:date="2026-10-25T19:29:00Z" w16du:dateUtc="2026-10-25T23:29:00Z"/>
                                        <w:sz w:val="24"/>
                                      </w:rPr>
                                    </w:pPr>
                                    <w:del w:id="1357" w:author="Hussain Hadah" w:date="2026-10-25T19:29:00Z" w16du:dateUtc="2026-10-25T23:29:00Z">
                                      <w:r>
                                        <w:rPr>
                                          <w:spacing w:val="-2"/>
                                          <w:w w:val="110"/>
                                          <w:sz w:val="24"/>
                                        </w:rPr>
                                        <w:delText>Father</w:delText>
                                      </w:r>
                                    </w:del>
                                  </w:p>
                                </w:tc>
                                <w:tc>
                                  <w:tcPr>
                                    <w:tcW w:w="1773" w:type="dxa"/>
                                  </w:tcPr>
                                  <w:p w14:paraId="0C62AA30" w14:textId="77777777" w:rsidR="00E746E6" w:rsidRDefault="000245FA">
                                    <w:pPr>
                                      <w:pStyle w:val="TableParagraph"/>
                                      <w:spacing w:before="94"/>
                                      <w:ind w:left="2" w:right="2"/>
                                      <w:rPr>
                                        <w:del w:id="1358" w:author="Hussain Hadah" w:date="2026-10-25T19:29:00Z" w16du:dateUtc="2026-10-25T23:29:00Z"/>
                                        <w:sz w:val="24"/>
                                      </w:rPr>
                                    </w:pPr>
                                    <w:del w:id="1359" w:author="Hussain Hadah" w:date="2026-10-25T19:29:00Z" w16du:dateUtc="2026-10-25T23:29:00Z">
                                      <w:r>
                                        <w:rPr>
                                          <w:spacing w:val="-4"/>
                                          <w:sz w:val="24"/>
                                        </w:rPr>
                                        <w:delText>0.52</w:delText>
                                      </w:r>
                                    </w:del>
                                  </w:p>
                                </w:tc>
                                <w:tc>
                                  <w:tcPr>
                                    <w:tcW w:w="1773" w:type="dxa"/>
                                  </w:tcPr>
                                  <w:p w14:paraId="4027BD18" w14:textId="77777777" w:rsidR="00E746E6" w:rsidRDefault="000245FA">
                                    <w:pPr>
                                      <w:pStyle w:val="TableParagraph"/>
                                      <w:spacing w:before="94"/>
                                      <w:ind w:left="2" w:right="2"/>
                                      <w:rPr>
                                        <w:del w:id="1360" w:author="Hussain Hadah" w:date="2026-10-25T19:29:00Z" w16du:dateUtc="2026-10-25T23:29:00Z"/>
                                        <w:sz w:val="24"/>
                                      </w:rPr>
                                    </w:pPr>
                                    <w:del w:id="1361" w:author="Hussain Hadah" w:date="2026-10-25T19:29:00Z" w16du:dateUtc="2026-10-25T23:29:00Z">
                                      <w:r>
                                        <w:rPr>
                                          <w:spacing w:val="-4"/>
                                          <w:sz w:val="24"/>
                                        </w:rPr>
                                        <w:delText>0.59</w:delText>
                                      </w:r>
                                    </w:del>
                                  </w:p>
                                </w:tc>
                                <w:tc>
                                  <w:tcPr>
                                    <w:tcW w:w="1773" w:type="dxa"/>
                                  </w:tcPr>
                                  <w:p w14:paraId="4F8E0A66" w14:textId="77777777" w:rsidR="00E746E6" w:rsidRDefault="000245FA">
                                    <w:pPr>
                                      <w:pStyle w:val="TableParagraph"/>
                                      <w:spacing w:before="94"/>
                                      <w:ind w:left="2" w:right="2"/>
                                      <w:rPr>
                                        <w:del w:id="1362" w:author="Hussain Hadah" w:date="2026-10-25T19:29:00Z" w16du:dateUtc="2026-10-25T23:29:00Z"/>
                                        <w:sz w:val="24"/>
                                      </w:rPr>
                                    </w:pPr>
                                    <w:del w:id="1363" w:author="Hussain Hadah" w:date="2026-10-25T19:29:00Z" w16du:dateUtc="2026-10-25T23:29:00Z">
                                      <w:r>
                                        <w:rPr>
                                          <w:spacing w:val="-4"/>
                                          <w:sz w:val="24"/>
                                        </w:rPr>
                                        <w:delText>0.52</w:delText>
                                      </w:r>
                                    </w:del>
                                  </w:p>
                                </w:tc>
                                <w:tc>
                                  <w:tcPr>
                                    <w:tcW w:w="1773" w:type="dxa"/>
                                  </w:tcPr>
                                  <w:p w14:paraId="1731CC3D" w14:textId="77777777" w:rsidR="00E746E6" w:rsidRDefault="000245FA">
                                    <w:pPr>
                                      <w:pStyle w:val="TableParagraph"/>
                                      <w:spacing w:before="94"/>
                                      <w:ind w:left="2" w:right="2"/>
                                      <w:rPr>
                                        <w:del w:id="1364" w:author="Hussain Hadah" w:date="2026-10-25T19:29:00Z" w16du:dateUtc="2026-10-25T23:29:00Z"/>
                                        <w:sz w:val="24"/>
                                      </w:rPr>
                                    </w:pPr>
                                    <w:del w:id="1365" w:author="Hussain Hadah" w:date="2026-10-25T19:29:00Z" w16du:dateUtc="2026-10-25T23:29:00Z">
                                      <w:r>
                                        <w:rPr>
                                          <w:spacing w:val="-4"/>
                                          <w:sz w:val="24"/>
                                        </w:rPr>
                                        <w:delText>0.50</w:delText>
                                      </w:r>
                                    </w:del>
                                  </w:p>
                                </w:tc>
                              </w:tr>
                              <w:tr w:rsidR="00E746E6" w14:paraId="4D0C1700" w14:textId="77777777">
                                <w:trPr>
                                  <w:trHeight w:val="478"/>
                                  <w:del w:id="1366" w:author="Hussain Hadah" w:date="2026-10-25T19:29:00Z" w16du:dateUtc="2026-10-25T23:29:00Z"/>
                                </w:trPr>
                                <w:tc>
                                  <w:tcPr>
                                    <w:tcW w:w="2099" w:type="dxa"/>
                                  </w:tcPr>
                                  <w:p w14:paraId="6114BEF5" w14:textId="77777777" w:rsidR="00E746E6" w:rsidRDefault="000245FA">
                                    <w:pPr>
                                      <w:pStyle w:val="TableParagraph"/>
                                      <w:spacing w:before="94"/>
                                      <w:ind w:left="119"/>
                                      <w:jc w:val="left"/>
                                      <w:rPr>
                                        <w:del w:id="1367" w:author="Hussain Hadah" w:date="2026-10-25T19:29:00Z" w16du:dateUtc="2026-10-25T23:29:00Z"/>
                                        <w:sz w:val="24"/>
                                      </w:rPr>
                                    </w:pPr>
                                    <w:del w:id="1368" w:author="Hussain Hadah" w:date="2026-10-25T19:29:00Z" w16du:dateUtc="2026-10-25T23:29:00Z">
                                      <w:r>
                                        <w:rPr>
                                          <w:w w:val="105"/>
                                          <w:sz w:val="24"/>
                                        </w:rPr>
                                        <w:delText>College</w:delText>
                                      </w:r>
                                      <w:r>
                                        <w:rPr>
                                          <w:spacing w:val="7"/>
                                          <w:w w:val="110"/>
                                          <w:sz w:val="24"/>
                                        </w:rPr>
                                        <w:delText xml:space="preserve"> </w:delText>
                                      </w:r>
                                      <w:r>
                                        <w:rPr>
                                          <w:spacing w:val="-2"/>
                                          <w:w w:val="110"/>
                                          <w:sz w:val="24"/>
                                        </w:rPr>
                                        <w:delText>Graduate:</w:delText>
                                      </w:r>
                                    </w:del>
                                  </w:p>
                                </w:tc>
                                <w:tc>
                                  <w:tcPr>
                                    <w:tcW w:w="1848" w:type="dxa"/>
                                  </w:tcPr>
                                  <w:p w14:paraId="73EEB004" w14:textId="77777777" w:rsidR="00E746E6" w:rsidRDefault="000245FA">
                                    <w:pPr>
                                      <w:pStyle w:val="TableParagraph"/>
                                      <w:spacing w:before="94"/>
                                      <w:ind w:left="59"/>
                                      <w:jc w:val="left"/>
                                      <w:rPr>
                                        <w:del w:id="1369" w:author="Hussain Hadah" w:date="2026-10-25T19:29:00Z" w16du:dateUtc="2026-10-25T23:29:00Z"/>
                                        <w:sz w:val="24"/>
                                      </w:rPr>
                                    </w:pPr>
                                    <w:del w:id="1370" w:author="Hussain Hadah" w:date="2026-10-25T19:29:00Z" w16du:dateUtc="2026-10-25T23:29:00Z">
                                      <w:r>
                                        <w:rPr>
                                          <w:spacing w:val="-2"/>
                                          <w:w w:val="110"/>
                                          <w:sz w:val="24"/>
                                        </w:rPr>
                                        <w:delText>Mother</w:delText>
                                      </w:r>
                                    </w:del>
                                  </w:p>
                                </w:tc>
                                <w:tc>
                                  <w:tcPr>
                                    <w:tcW w:w="1773" w:type="dxa"/>
                                  </w:tcPr>
                                  <w:p w14:paraId="26E382B0" w14:textId="77777777" w:rsidR="00E746E6" w:rsidRDefault="000245FA">
                                    <w:pPr>
                                      <w:pStyle w:val="TableParagraph"/>
                                      <w:spacing w:before="94"/>
                                      <w:ind w:left="2" w:right="2"/>
                                      <w:rPr>
                                        <w:del w:id="1371" w:author="Hussain Hadah" w:date="2026-10-25T19:29:00Z" w16du:dateUtc="2026-10-25T23:29:00Z"/>
                                        <w:sz w:val="24"/>
                                      </w:rPr>
                                    </w:pPr>
                                    <w:del w:id="1372" w:author="Hussain Hadah" w:date="2026-10-25T19:29:00Z" w16du:dateUtc="2026-10-25T23:29:00Z">
                                      <w:r>
                                        <w:rPr>
                                          <w:spacing w:val="-4"/>
                                          <w:sz w:val="24"/>
                                        </w:rPr>
                                        <w:delText>0.52</w:delText>
                                      </w:r>
                                    </w:del>
                                  </w:p>
                                </w:tc>
                                <w:tc>
                                  <w:tcPr>
                                    <w:tcW w:w="1773" w:type="dxa"/>
                                  </w:tcPr>
                                  <w:p w14:paraId="01196FBC" w14:textId="77777777" w:rsidR="00E746E6" w:rsidRDefault="000245FA">
                                    <w:pPr>
                                      <w:pStyle w:val="TableParagraph"/>
                                      <w:spacing w:before="94"/>
                                      <w:ind w:left="2" w:right="2"/>
                                      <w:rPr>
                                        <w:del w:id="1373" w:author="Hussain Hadah" w:date="2026-10-25T19:29:00Z" w16du:dateUtc="2026-10-25T23:29:00Z"/>
                                        <w:sz w:val="24"/>
                                      </w:rPr>
                                    </w:pPr>
                                    <w:del w:id="1374" w:author="Hussain Hadah" w:date="2026-10-25T19:29:00Z" w16du:dateUtc="2026-10-25T23:29:00Z">
                                      <w:r>
                                        <w:rPr>
                                          <w:spacing w:val="-4"/>
                                          <w:sz w:val="24"/>
                                        </w:rPr>
                                        <w:delText>0.56</w:delText>
                                      </w:r>
                                    </w:del>
                                  </w:p>
                                </w:tc>
                                <w:tc>
                                  <w:tcPr>
                                    <w:tcW w:w="1773" w:type="dxa"/>
                                  </w:tcPr>
                                  <w:p w14:paraId="47E031F3" w14:textId="77777777" w:rsidR="00E746E6" w:rsidRDefault="000245FA">
                                    <w:pPr>
                                      <w:pStyle w:val="TableParagraph"/>
                                      <w:spacing w:before="94"/>
                                      <w:ind w:left="2" w:right="2"/>
                                      <w:rPr>
                                        <w:del w:id="1375" w:author="Hussain Hadah" w:date="2026-10-25T19:29:00Z" w16du:dateUtc="2026-10-25T23:29:00Z"/>
                                        <w:sz w:val="24"/>
                                      </w:rPr>
                                    </w:pPr>
                                    <w:del w:id="1376" w:author="Hussain Hadah" w:date="2026-10-25T19:29:00Z" w16du:dateUtc="2026-10-25T23:29:00Z">
                                      <w:r>
                                        <w:rPr>
                                          <w:spacing w:val="-4"/>
                                          <w:sz w:val="24"/>
                                        </w:rPr>
                                        <w:delText>0.51</w:delText>
                                      </w:r>
                                    </w:del>
                                  </w:p>
                                </w:tc>
                                <w:tc>
                                  <w:tcPr>
                                    <w:tcW w:w="1773" w:type="dxa"/>
                                  </w:tcPr>
                                  <w:p w14:paraId="7EE90906" w14:textId="77777777" w:rsidR="00E746E6" w:rsidRDefault="000245FA">
                                    <w:pPr>
                                      <w:pStyle w:val="TableParagraph"/>
                                      <w:spacing w:before="94"/>
                                      <w:ind w:left="2" w:right="2"/>
                                      <w:rPr>
                                        <w:del w:id="1377" w:author="Hussain Hadah" w:date="2026-10-25T19:29:00Z" w16du:dateUtc="2026-10-25T23:29:00Z"/>
                                        <w:sz w:val="24"/>
                                      </w:rPr>
                                    </w:pPr>
                                    <w:del w:id="1378" w:author="Hussain Hadah" w:date="2026-10-25T19:29:00Z" w16du:dateUtc="2026-10-25T23:29:00Z">
                                      <w:r>
                                        <w:rPr>
                                          <w:spacing w:val="-4"/>
                                          <w:sz w:val="24"/>
                                        </w:rPr>
                                        <w:delText>0.52</w:delText>
                                      </w:r>
                                    </w:del>
                                  </w:p>
                                </w:tc>
                              </w:tr>
                              <w:tr w:rsidR="00E746E6" w14:paraId="27CD679A" w14:textId="77777777">
                                <w:trPr>
                                  <w:trHeight w:val="505"/>
                                  <w:del w:id="1379" w:author="Hussain Hadah" w:date="2026-10-25T19:29:00Z" w16du:dateUtc="2026-10-25T23:29:00Z"/>
                                </w:trPr>
                                <w:tc>
                                  <w:tcPr>
                                    <w:tcW w:w="3947" w:type="dxa"/>
                                    <w:gridSpan w:val="2"/>
                                    <w:tcBorders>
                                      <w:bottom w:val="single" w:sz="8" w:space="0" w:color="000000"/>
                                    </w:tcBorders>
                                  </w:tcPr>
                                  <w:p w14:paraId="63DB4386" w14:textId="77777777" w:rsidR="00E746E6" w:rsidRDefault="000245FA">
                                    <w:pPr>
                                      <w:pStyle w:val="TableParagraph"/>
                                      <w:spacing w:before="94"/>
                                      <w:ind w:left="119"/>
                                      <w:jc w:val="left"/>
                                      <w:rPr>
                                        <w:del w:id="1380" w:author="Hussain Hadah" w:date="2026-10-25T19:29:00Z" w16du:dateUtc="2026-10-25T23:29:00Z"/>
                                        <w:sz w:val="24"/>
                                      </w:rPr>
                                    </w:pPr>
                                    <w:del w:id="1381" w:author="Hussain Hadah" w:date="2026-10-25T19:29:00Z" w16du:dateUtc="2026-10-25T23:29:00Z">
                                      <w:r>
                                        <w:rPr>
                                          <w:sz w:val="24"/>
                                        </w:rPr>
                                        <w:delText>Total</w:delText>
                                      </w:r>
                                      <w:r>
                                        <w:rPr>
                                          <w:spacing w:val="22"/>
                                          <w:sz w:val="24"/>
                                        </w:rPr>
                                        <w:delText xml:space="preserve"> </w:delText>
                                      </w:r>
                                      <w:r>
                                        <w:rPr>
                                          <w:sz w:val="24"/>
                                        </w:rPr>
                                        <w:delText>Family</w:delText>
                                      </w:r>
                                      <w:r>
                                        <w:rPr>
                                          <w:spacing w:val="23"/>
                                          <w:sz w:val="24"/>
                                        </w:rPr>
                                        <w:delText xml:space="preserve"> </w:delText>
                                      </w:r>
                                      <w:r>
                                        <w:rPr>
                                          <w:sz w:val="24"/>
                                        </w:rPr>
                                        <w:delText>Income</w:delText>
                                      </w:r>
                                      <w:r>
                                        <w:rPr>
                                          <w:spacing w:val="77"/>
                                          <w:w w:val="150"/>
                                          <w:sz w:val="24"/>
                                        </w:rPr>
                                        <w:delText xml:space="preserve"> </w:delText>
                                      </w:r>
                                      <w:r>
                                        <w:rPr>
                                          <w:sz w:val="24"/>
                                        </w:rPr>
                                        <w:delText>(1999</w:delText>
                                      </w:r>
                                      <w:r>
                                        <w:rPr>
                                          <w:spacing w:val="22"/>
                                          <w:sz w:val="24"/>
                                        </w:rPr>
                                        <w:delText xml:space="preserve"> </w:delText>
                                      </w:r>
                                      <w:r>
                                        <w:rPr>
                                          <w:spacing w:val="-2"/>
                                          <w:sz w:val="24"/>
                                        </w:rPr>
                                        <w:delText>dollars)</w:delText>
                                      </w:r>
                                    </w:del>
                                  </w:p>
                                </w:tc>
                                <w:tc>
                                  <w:tcPr>
                                    <w:tcW w:w="1773" w:type="dxa"/>
                                    <w:tcBorders>
                                      <w:bottom w:val="single" w:sz="8" w:space="0" w:color="000000"/>
                                    </w:tcBorders>
                                  </w:tcPr>
                                  <w:p w14:paraId="6DBA546D" w14:textId="77777777" w:rsidR="00E746E6" w:rsidRDefault="000245FA">
                                    <w:pPr>
                                      <w:pStyle w:val="TableParagraph"/>
                                      <w:spacing w:before="94"/>
                                      <w:ind w:left="2" w:right="2"/>
                                      <w:rPr>
                                        <w:del w:id="1382" w:author="Hussain Hadah" w:date="2026-10-25T19:29:00Z" w16du:dateUtc="2026-10-25T23:29:00Z"/>
                                        <w:sz w:val="24"/>
                                      </w:rPr>
                                    </w:pPr>
                                    <w:del w:id="1383" w:author="Hussain Hadah" w:date="2026-10-25T19:29:00Z" w16du:dateUtc="2026-10-25T23:29:00Z">
                                      <w:r>
                                        <w:rPr>
                                          <w:sz w:val="24"/>
                                        </w:rPr>
                                        <w:delText>87,031</w:delText>
                                      </w:r>
                                      <w:r>
                                        <w:rPr>
                                          <w:spacing w:val="-8"/>
                                          <w:sz w:val="24"/>
                                        </w:rPr>
                                        <w:delText xml:space="preserve"> </w:delText>
                                      </w:r>
                                      <w:r>
                                        <w:rPr>
                                          <w:spacing w:val="-2"/>
                                          <w:sz w:val="24"/>
                                        </w:rPr>
                                        <w:delText>(84,797)</w:delText>
                                      </w:r>
                                    </w:del>
                                  </w:p>
                                </w:tc>
                                <w:tc>
                                  <w:tcPr>
                                    <w:tcW w:w="1773" w:type="dxa"/>
                                    <w:tcBorders>
                                      <w:bottom w:val="single" w:sz="8" w:space="0" w:color="000000"/>
                                    </w:tcBorders>
                                  </w:tcPr>
                                  <w:p w14:paraId="2045D741" w14:textId="77777777" w:rsidR="00E746E6" w:rsidRDefault="000245FA">
                                    <w:pPr>
                                      <w:pStyle w:val="TableParagraph"/>
                                      <w:spacing w:before="94"/>
                                      <w:ind w:left="2" w:right="2"/>
                                      <w:rPr>
                                        <w:del w:id="1384" w:author="Hussain Hadah" w:date="2026-10-25T19:29:00Z" w16du:dateUtc="2026-10-25T23:29:00Z"/>
                                        <w:sz w:val="24"/>
                                      </w:rPr>
                                    </w:pPr>
                                    <w:del w:id="1385" w:author="Hussain Hadah" w:date="2026-10-25T19:29:00Z" w16du:dateUtc="2026-10-25T23:29:00Z">
                                      <w:r>
                                        <w:rPr>
                                          <w:sz w:val="24"/>
                                        </w:rPr>
                                        <w:delText>75,815</w:delText>
                                      </w:r>
                                      <w:r>
                                        <w:rPr>
                                          <w:spacing w:val="-8"/>
                                          <w:sz w:val="24"/>
                                        </w:rPr>
                                        <w:delText xml:space="preserve"> </w:delText>
                                      </w:r>
                                      <w:r>
                                        <w:rPr>
                                          <w:spacing w:val="-2"/>
                                          <w:sz w:val="24"/>
                                        </w:rPr>
                                        <w:delText>(74,489)</w:delText>
                                      </w:r>
                                    </w:del>
                                  </w:p>
                                </w:tc>
                                <w:tc>
                                  <w:tcPr>
                                    <w:tcW w:w="1773" w:type="dxa"/>
                                    <w:tcBorders>
                                      <w:bottom w:val="single" w:sz="8" w:space="0" w:color="000000"/>
                                    </w:tcBorders>
                                  </w:tcPr>
                                  <w:p w14:paraId="325FA39E" w14:textId="77777777" w:rsidR="00E746E6" w:rsidRDefault="000245FA">
                                    <w:pPr>
                                      <w:pStyle w:val="TableParagraph"/>
                                      <w:spacing w:before="94"/>
                                      <w:ind w:left="2" w:right="2"/>
                                      <w:rPr>
                                        <w:del w:id="1386" w:author="Hussain Hadah" w:date="2026-10-25T19:29:00Z" w16du:dateUtc="2026-10-25T23:29:00Z"/>
                                        <w:sz w:val="24"/>
                                      </w:rPr>
                                    </w:pPr>
                                    <w:del w:id="1387" w:author="Hussain Hadah" w:date="2026-10-25T19:29:00Z" w16du:dateUtc="2026-10-25T23:29:00Z">
                                      <w:r>
                                        <w:rPr>
                                          <w:sz w:val="24"/>
                                        </w:rPr>
                                        <w:delText>88,295</w:delText>
                                      </w:r>
                                      <w:r>
                                        <w:rPr>
                                          <w:spacing w:val="-8"/>
                                          <w:sz w:val="24"/>
                                        </w:rPr>
                                        <w:delText xml:space="preserve"> </w:delText>
                                      </w:r>
                                      <w:r>
                                        <w:rPr>
                                          <w:spacing w:val="-2"/>
                                          <w:sz w:val="24"/>
                                        </w:rPr>
                                        <w:delText>(88,411)</w:delText>
                                      </w:r>
                                    </w:del>
                                  </w:p>
                                </w:tc>
                                <w:tc>
                                  <w:tcPr>
                                    <w:tcW w:w="1773" w:type="dxa"/>
                                    <w:tcBorders>
                                      <w:bottom w:val="single" w:sz="8" w:space="0" w:color="000000"/>
                                    </w:tcBorders>
                                  </w:tcPr>
                                  <w:p w14:paraId="1A14B76C" w14:textId="77777777" w:rsidR="00E746E6" w:rsidRDefault="000245FA">
                                    <w:pPr>
                                      <w:pStyle w:val="TableParagraph"/>
                                      <w:spacing w:before="94"/>
                                      <w:ind w:left="2" w:right="2"/>
                                      <w:rPr>
                                        <w:del w:id="1388" w:author="Hussain Hadah" w:date="2026-10-25T19:29:00Z" w16du:dateUtc="2026-10-25T23:29:00Z"/>
                                        <w:sz w:val="24"/>
                                      </w:rPr>
                                    </w:pPr>
                                    <w:del w:id="1389" w:author="Hussain Hadah" w:date="2026-10-25T19:29:00Z" w16du:dateUtc="2026-10-25T23:29:00Z">
                                      <w:r>
                                        <w:rPr>
                                          <w:sz w:val="24"/>
                                        </w:rPr>
                                        <w:delText>89,436</w:delText>
                                      </w:r>
                                      <w:r>
                                        <w:rPr>
                                          <w:spacing w:val="-8"/>
                                          <w:sz w:val="24"/>
                                        </w:rPr>
                                        <w:delText xml:space="preserve"> </w:delText>
                                      </w:r>
                                      <w:r>
                                        <w:rPr>
                                          <w:spacing w:val="-2"/>
                                          <w:sz w:val="24"/>
                                        </w:rPr>
                                        <w:delText>(80,051)</w:delText>
                                      </w:r>
                                    </w:del>
                                  </w:p>
                                </w:tc>
                              </w:tr>
                            </w:tbl>
                            <w:p w14:paraId="0E0C4FB9" w14:textId="77777777" w:rsidR="00E746E6" w:rsidRDefault="00E746E6">
                              <w:pPr>
                                <w:pStyle w:val="BodyText"/>
                                <w:rPr>
                                  <w:del w:id="1390" w:author="Hussain Hadah" w:date="2026-10-25T19:29:00Z" w16du:dateUtc="2026-10-25T23:29:00Z"/>
                                </w:rPr>
                              </w:pPr>
                            </w:p>
                          </w:txbxContent>
                        </wps:txbx>
                        <wps:bodyPr wrap="square" lIns="0" tIns="0" rIns="0" bIns="0" rtlCol="0">
                          <a:noAutofit/>
                        </wps:bodyPr>
                      </wps:wsp>
                    </a:graphicData>
                  </a:graphic>
                </wp:anchor>
              </w:drawing>
            </mc:Choice>
            <mc:Fallback>
              <w:pict>
                <v:shape w14:anchorId="6DE0EF96" id="Textbox 34" o:spid="_x0000_s1042" type="#_x0000_t202" style="position:absolute;left:0;text-align:left;margin-left:140.8pt;margin-top:11.15pt;width:558pt;height:174pt;z-index:15745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&#13;&#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099"/>
                          <w:gridCol w:w="1848"/>
                          <w:gridCol w:w="1773"/>
                          <w:gridCol w:w="1773"/>
                          <w:gridCol w:w="1773"/>
                          <w:gridCol w:w="1773"/>
                        </w:tblGrid>
                        <w:tr w:rsidR="00E746E6" w14:paraId="01304E08" w14:textId="77777777">
                          <w:trPr>
                            <w:trHeight w:val="462"/>
                            <w:del w:id="1391" w:author="Hussain Hadah" w:date="2026-10-25T19:29:00Z" w16du:dateUtc="2026-10-25T23:29:00Z"/>
                          </w:trPr>
                          <w:tc>
                            <w:tcPr>
                              <w:tcW w:w="3947" w:type="dxa"/>
                              <w:gridSpan w:val="2"/>
                              <w:tcBorders>
                                <w:bottom w:val="single" w:sz="6" w:space="0" w:color="000000"/>
                              </w:tcBorders>
                            </w:tcPr>
                            <w:p w14:paraId="60ABB8E5" w14:textId="77777777" w:rsidR="00E746E6" w:rsidRDefault="00E746E6">
                              <w:pPr>
                                <w:pStyle w:val="TableParagraph"/>
                                <w:jc w:val="left"/>
                                <w:rPr>
                                  <w:del w:id="1392" w:author="Hussain Hadah" w:date="2026-10-25T19:29:00Z" w16du:dateUtc="2026-10-25T23:29:00Z"/>
                                </w:rPr>
                              </w:pPr>
                            </w:p>
                          </w:tc>
                          <w:tc>
                            <w:tcPr>
                              <w:tcW w:w="1773" w:type="dxa"/>
                              <w:tcBorders>
                                <w:bottom w:val="single" w:sz="6" w:space="0" w:color="000000"/>
                              </w:tcBorders>
                            </w:tcPr>
                            <w:p w14:paraId="36E10714" w14:textId="77777777" w:rsidR="00E746E6" w:rsidRDefault="000245FA">
                              <w:pPr>
                                <w:pStyle w:val="TableParagraph"/>
                                <w:spacing w:before="51"/>
                                <w:ind w:left="2" w:right="2"/>
                                <w:rPr>
                                  <w:del w:id="1393" w:author="Hussain Hadah" w:date="2026-10-25T19:29:00Z" w16du:dateUtc="2026-10-25T23:29:00Z"/>
                                  <w:sz w:val="24"/>
                                </w:rPr>
                              </w:pPr>
                              <w:del w:id="1394" w:author="Hussain Hadah" w:date="2026-10-25T19:29:00Z" w16du:dateUtc="2026-10-25T23:29:00Z">
                                <w:r>
                                  <w:rPr>
                                    <w:sz w:val="24"/>
                                  </w:rPr>
                                  <w:delText>N</w:delText>
                                </w:r>
                                <w:r>
                                  <w:rPr>
                                    <w:spacing w:val="15"/>
                                    <w:sz w:val="24"/>
                                  </w:rPr>
                                  <w:delText xml:space="preserve"> </w:delText>
                                </w:r>
                                <w:r>
                                  <w:rPr>
                                    <w:sz w:val="24"/>
                                  </w:rPr>
                                  <w:delText>=</w:delText>
                                </w:r>
                                <w:r>
                                  <w:rPr>
                                    <w:spacing w:val="16"/>
                                    <w:sz w:val="24"/>
                                  </w:rPr>
                                  <w:delText xml:space="preserve"> </w:delText>
                                </w:r>
                                <w:r>
                                  <w:rPr>
                                    <w:spacing w:val="-2"/>
                                    <w:sz w:val="24"/>
                                  </w:rPr>
                                  <w:delText>318,404</w:delText>
                                </w:r>
                              </w:del>
                            </w:p>
                          </w:tc>
                          <w:tc>
                            <w:tcPr>
                              <w:tcW w:w="1773" w:type="dxa"/>
                              <w:tcBorders>
                                <w:bottom w:val="single" w:sz="6" w:space="0" w:color="000000"/>
                              </w:tcBorders>
                            </w:tcPr>
                            <w:p w14:paraId="71D95497" w14:textId="77777777" w:rsidR="00E746E6" w:rsidRDefault="000245FA">
                              <w:pPr>
                                <w:pStyle w:val="TableParagraph"/>
                                <w:spacing w:before="51"/>
                                <w:ind w:left="2" w:right="2"/>
                                <w:rPr>
                                  <w:del w:id="1395" w:author="Hussain Hadah" w:date="2026-10-25T19:29:00Z" w16du:dateUtc="2026-10-25T23:29:00Z"/>
                                  <w:sz w:val="24"/>
                                </w:rPr>
                              </w:pPr>
                              <w:del w:id="1396" w:author="Hussain Hadah" w:date="2026-10-25T19:29:00Z" w16du:dateUtc="2026-10-25T23:29:00Z">
                                <w:r>
                                  <w:rPr>
                                    <w:spacing w:val="-2"/>
                                    <w:w w:val="105"/>
                                    <w:sz w:val="24"/>
                                  </w:rPr>
                                  <w:delText>N=40,033</w:delText>
                                </w:r>
                              </w:del>
                            </w:p>
                          </w:tc>
                          <w:tc>
                            <w:tcPr>
                              <w:tcW w:w="1773" w:type="dxa"/>
                              <w:tcBorders>
                                <w:bottom w:val="single" w:sz="6" w:space="0" w:color="000000"/>
                              </w:tcBorders>
                            </w:tcPr>
                            <w:p w14:paraId="398F2C40" w14:textId="77777777" w:rsidR="00E746E6" w:rsidRDefault="000245FA">
                              <w:pPr>
                                <w:pStyle w:val="TableParagraph"/>
                                <w:spacing w:before="51"/>
                                <w:ind w:left="2" w:right="2"/>
                                <w:rPr>
                                  <w:del w:id="1397" w:author="Hussain Hadah" w:date="2026-10-25T19:29:00Z" w16du:dateUtc="2026-10-25T23:29:00Z"/>
                                  <w:sz w:val="24"/>
                                </w:rPr>
                              </w:pPr>
                              <w:del w:id="1398" w:author="Hussain Hadah" w:date="2026-10-25T19:29:00Z" w16du:dateUtc="2026-10-25T23:29:00Z">
                                <w:r>
                                  <w:rPr>
                                    <w:spacing w:val="-2"/>
                                    <w:sz w:val="24"/>
                                  </w:rPr>
                                  <w:delText>N=199,294</w:delText>
                                </w:r>
                              </w:del>
                            </w:p>
                          </w:tc>
                          <w:tc>
                            <w:tcPr>
                              <w:tcW w:w="1773" w:type="dxa"/>
                              <w:tcBorders>
                                <w:bottom w:val="single" w:sz="6" w:space="0" w:color="000000"/>
                              </w:tcBorders>
                            </w:tcPr>
                            <w:p w14:paraId="44A175C8" w14:textId="77777777" w:rsidR="00E746E6" w:rsidRDefault="000245FA">
                              <w:pPr>
                                <w:pStyle w:val="TableParagraph"/>
                                <w:spacing w:before="51"/>
                                <w:ind w:left="2" w:right="2"/>
                                <w:rPr>
                                  <w:del w:id="1399" w:author="Hussain Hadah" w:date="2026-10-25T19:29:00Z" w16du:dateUtc="2026-10-25T23:29:00Z"/>
                                  <w:sz w:val="24"/>
                                </w:rPr>
                              </w:pPr>
                              <w:del w:id="1400" w:author="Hussain Hadah" w:date="2026-10-25T19:29:00Z" w16du:dateUtc="2026-10-25T23:29:00Z">
                                <w:r>
                                  <w:rPr>
                                    <w:spacing w:val="-2"/>
                                    <w:w w:val="105"/>
                                    <w:sz w:val="24"/>
                                  </w:rPr>
                                  <w:delText>N=79,077</w:delText>
                                </w:r>
                              </w:del>
                            </w:p>
                          </w:tc>
                        </w:tr>
                        <w:tr w:rsidR="00E746E6" w14:paraId="46CA33AE" w14:textId="77777777">
                          <w:trPr>
                            <w:trHeight w:val="566"/>
                            <w:del w:id="1401" w:author="Hussain Hadah" w:date="2026-10-25T19:29:00Z" w16du:dateUtc="2026-10-25T23:29:00Z"/>
                          </w:trPr>
                          <w:tc>
                            <w:tcPr>
                              <w:tcW w:w="2099" w:type="dxa"/>
                              <w:tcBorders>
                                <w:top w:val="single" w:sz="6" w:space="0" w:color="000000"/>
                              </w:tcBorders>
                            </w:tcPr>
                            <w:p w14:paraId="352E2A40" w14:textId="77777777" w:rsidR="00E746E6" w:rsidRDefault="000245FA">
                              <w:pPr>
                                <w:pStyle w:val="TableParagraph"/>
                                <w:spacing w:before="182"/>
                                <w:ind w:left="119"/>
                                <w:jc w:val="left"/>
                                <w:rPr>
                                  <w:del w:id="1402" w:author="Hussain Hadah" w:date="2026-10-25T19:29:00Z" w16du:dateUtc="2026-10-25T23:29:00Z"/>
                                  <w:sz w:val="24"/>
                                </w:rPr>
                              </w:pPr>
                              <w:del w:id="1403" w:author="Hussain Hadah" w:date="2026-10-25T19:29:00Z" w16du:dateUtc="2026-10-25T23:29:00Z">
                                <w:r>
                                  <w:rPr>
                                    <w:spacing w:val="-2"/>
                                    <w:w w:val="105"/>
                                    <w:sz w:val="24"/>
                                  </w:rPr>
                                  <w:delText>Female</w:delText>
                                </w:r>
                              </w:del>
                            </w:p>
                          </w:tc>
                          <w:tc>
                            <w:tcPr>
                              <w:tcW w:w="1848" w:type="dxa"/>
                              <w:tcBorders>
                                <w:top w:val="single" w:sz="6" w:space="0" w:color="000000"/>
                              </w:tcBorders>
                            </w:tcPr>
                            <w:p w14:paraId="4717AC92" w14:textId="77777777" w:rsidR="00E746E6" w:rsidRDefault="00E746E6">
                              <w:pPr>
                                <w:pStyle w:val="TableParagraph"/>
                                <w:jc w:val="left"/>
                                <w:rPr>
                                  <w:del w:id="1404" w:author="Hussain Hadah" w:date="2026-10-25T19:29:00Z" w16du:dateUtc="2026-10-25T23:29:00Z"/>
                                </w:rPr>
                              </w:pPr>
                            </w:p>
                          </w:tc>
                          <w:tc>
                            <w:tcPr>
                              <w:tcW w:w="1773" w:type="dxa"/>
                              <w:tcBorders>
                                <w:top w:val="single" w:sz="6" w:space="0" w:color="000000"/>
                              </w:tcBorders>
                            </w:tcPr>
                            <w:p w14:paraId="724441C7" w14:textId="77777777" w:rsidR="00E746E6" w:rsidRDefault="000245FA">
                              <w:pPr>
                                <w:pStyle w:val="TableParagraph"/>
                                <w:spacing w:before="182"/>
                                <w:ind w:left="2" w:right="2"/>
                                <w:rPr>
                                  <w:del w:id="1405" w:author="Hussain Hadah" w:date="2026-10-25T19:29:00Z" w16du:dateUtc="2026-10-25T23:29:00Z"/>
                                  <w:sz w:val="24"/>
                                </w:rPr>
                              </w:pPr>
                              <w:del w:id="1406" w:author="Hussain Hadah" w:date="2026-10-25T19:29:00Z" w16du:dateUtc="2026-10-25T23:29:00Z">
                                <w:r>
                                  <w:rPr>
                                    <w:spacing w:val="-4"/>
                                    <w:sz w:val="24"/>
                                  </w:rPr>
                                  <w:delText>0.49</w:delText>
                                </w:r>
                              </w:del>
                            </w:p>
                          </w:tc>
                          <w:tc>
                            <w:tcPr>
                              <w:tcW w:w="1773" w:type="dxa"/>
                              <w:tcBorders>
                                <w:top w:val="single" w:sz="6" w:space="0" w:color="000000"/>
                              </w:tcBorders>
                            </w:tcPr>
                            <w:p w14:paraId="3F9C64A2" w14:textId="77777777" w:rsidR="00E746E6" w:rsidRDefault="000245FA">
                              <w:pPr>
                                <w:pStyle w:val="TableParagraph"/>
                                <w:spacing w:before="182"/>
                                <w:ind w:left="2" w:right="2"/>
                                <w:rPr>
                                  <w:del w:id="1407" w:author="Hussain Hadah" w:date="2026-10-25T19:29:00Z" w16du:dateUtc="2026-10-25T23:29:00Z"/>
                                  <w:sz w:val="24"/>
                                </w:rPr>
                              </w:pPr>
                              <w:del w:id="1408" w:author="Hussain Hadah" w:date="2026-10-25T19:29:00Z" w16du:dateUtc="2026-10-25T23:29:00Z">
                                <w:r>
                                  <w:rPr>
                                    <w:spacing w:val="-4"/>
                                    <w:sz w:val="24"/>
                                  </w:rPr>
                                  <w:delText>0.53</w:delText>
                                </w:r>
                              </w:del>
                            </w:p>
                          </w:tc>
                          <w:tc>
                            <w:tcPr>
                              <w:tcW w:w="1773" w:type="dxa"/>
                              <w:tcBorders>
                                <w:top w:val="single" w:sz="6" w:space="0" w:color="000000"/>
                              </w:tcBorders>
                            </w:tcPr>
                            <w:p w14:paraId="6DCD5F8F" w14:textId="77777777" w:rsidR="00E746E6" w:rsidRDefault="000245FA">
                              <w:pPr>
                                <w:pStyle w:val="TableParagraph"/>
                                <w:spacing w:before="182"/>
                                <w:ind w:left="2" w:right="2"/>
                                <w:rPr>
                                  <w:del w:id="1409" w:author="Hussain Hadah" w:date="2026-10-25T19:29:00Z" w16du:dateUtc="2026-10-25T23:29:00Z"/>
                                  <w:sz w:val="24"/>
                                </w:rPr>
                              </w:pPr>
                              <w:del w:id="1410" w:author="Hussain Hadah" w:date="2026-10-25T19:29:00Z" w16du:dateUtc="2026-10-25T23:29:00Z">
                                <w:r>
                                  <w:rPr>
                                    <w:spacing w:val="-4"/>
                                    <w:sz w:val="24"/>
                                  </w:rPr>
                                  <w:delText>0.49</w:delText>
                                </w:r>
                              </w:del>
                            </w:p>
                          </w:tc>
                          <w:tc>
                            <w:tcPr>
                              <w:tcW w:w="1773" w:type="dxa"/>
                              <w:tcBorders>
                                <w:top w:val="single" w:sz="6" w:space="0" w:color="000000"/>
                              </w:tcBorders>
                            </w:tcPr>
                            <w:p w14:paraId="7AD7E070" w14:textId="77777777" w:rsidR="00E746E6" w:rsidRDefault="000245FA">
                              <w:pPr>
                                <w:pStyle w:val="TableParagraph"/>
                                <w:spacing w:before="182"/>
                                <w:ind w:left="2" w:right="2"/>
                                <w:rPr>
                                  <w:del w:id="1411" w:author="Hussain Hadah" w:date="2026-10-25T19:29:00Z" w16du:dateUtc="2026-10-25T23:29:00Z"/>
                                  <w:sz w:val="24"/>
                                </w:rPr>
                              </w:pPr>
                              <w:del w:id="1412" w:author="Hussain Hadah" w:date="2026-10-25T19:29:00Z" w16du:dateUtc="2026-10-25T23:29:00Z">
                                <w:r>
                                  <w:rPr>
                                    <w:spacing w:val="-4"/>
                                    <w:sz w:val="24"/>
                                  </w:rPr>
                                  <w:delText>0.49</w:delText>
                                </w:r>
                              </w:del>
                            </w:p>
                          </w:tc>
                        </w:tr>
                        <w:tr w:rsidR="00E746E6" w14:paraId="350CC910" w14:textId="77777777">
                          <w:trPr>
                            <w:trHeight w:val="478"/>
                            <w:del w:id="1413" w:author="Hussain Hadah" w:date="2026-10-25T19:29:00Z" w16du:dateUtc="2026-10-25T23:29:00Z"/>
                          </w:trPr>
                          <w:tc>
                            <w:tcPr>
                              <w:tcW w:w="2099" w:type="dxa"/>
                            </w:tcPr>
                            <w:p w14:paraId="562D71F3" w14:textId="77777777" w:rsidR="00E746E6" w:rsidRDefault="000245FA">
                              <w:pPr>
                                <w:pStyle w:val="TableParagraph"/>
                                <w:spacing w:before="94"/>
                                <w:ind w:left="119"/>
                                <w:jc w:val="left"/>
                                <w:rPr>
                                  <w:del w:id="1414" w:author="Hussain Hadah" w:date="2026-10-25T19:29:00Z" w16du:dateUtc="2026-10-25T23:29:00Z"/>
                                  <w:sz w:val="24"/>
                                </w:rPr>
                              </w:pPr>
                              <w:del w:id="1415" w:author="Hussain Hadah" w:date="2026-10-25T19:29:00Z" w16du:dateUtc="2026-10-25T23:29:00Z">
                                <w:r>
                                  <w:rPr>
                                    <w:spacing w:val="-2"/>
                                    <w:w w:val="110"/>
                                    <w:sz w:val="24"/>
                                  </w:rPr>
                                  <w:delText>Asian</w:delText>
                                </w:r>
                              </w:del>
                            </w:p>
                          </w:tc>
                          <w:tc>
                            <w:tcPr>
                              <w:tcW w:w="1848" w:type="dxa"/>
                            </w:tcPr>
                            <w:p w14:paraId="28796C04" w14:textId="77777777" w:rsidR="00E746E6" w:rsidRDefault="00E746E6">
                              <w:pPr>
                                <w:pStyle w:val="TableParagraph"/>
                                <w:jc w:val="left"/>
                                <w:rPr>
                                  <w:del w:id="1416" w:author="Hussain Hadah" w:date="2026-10-25T19:29:00Z" w16du:dateUtc="2026-10-25T23:29:00Z"/>
                                </w:rPr>
                              </w:pPr>
                            </w:p>
                          </w:tc>
                          <w:tc>
                            <w:tcPr>
                              <w:tcW w:w="1773" w:type="dxa"/>
                            </w:tcPr>
                            <w:p w14:paraId="5531AF24" w14:textId="77777777" w:rsidR="00E746E6" w:rsidRDefault="000245FA">
                              <w:pPr>
                                <w:pStyle w:val="TableParagraph"/>
                                <w:spacing w:before="94"/>
                                <w:ind w:left="2" w:right="2"/>
                                <w:rPr>
                                  <w:del w:id="1417" w:author="Hussain Hadah" w:date="2026-10-25T19:29:00Z" w16du:dateUtc="2026-10-25T23:29:00Z"/>
                                  <w:sz w:val="24"/>
                                </w:rPr>
                              </w:pPr>
                              <w:del w:id="1418" w:author="Hussain Hadah" w:date="2026-10-25T19:29:00Z" w16du:dateUtc="2026-10-25T23:29:00Z">
                                <w:r>
                                  <w:rPr>
                                    <w:spacing w:val="-4"/>
                                    <w:sz w:val="24"/>
                                  </w:rPr>
                                  <w:delText>0.65</w:delText>
                                </w:r>
                              </w:del>
                            </w:p>
                          </w:tc>
                          <w:tc>
                            <w:tcPr>
                              <w:tcW w:w="1773" w:type="dxa"/>
                            </w:tcPr>
                            <w:p w14:paraId="6E18E22D" w14:textId="77777777" w:rsidR="00E746E6" w:rsidRDefault="000245FA">
                              <w:pPr>
                                <w:pStyle w:val="TableParagraph"/>
                                <w:spacing w:before="94"/>
                                <w:ind w:left="2" w:right="2"/>
                                <w:rPr>
                                  <w:del w:id="1419" w:author="Hussain Hadah" w:date="2026-10-25T19:29:00Z" w16du:dateUtc="2026-10-25T23:29:00Z"/>
                                  <w:sz w:val="24"/>
                                </w:rPr>
                              </w:pPr>
                              <w:del w:id="1420" w:author="Hussain Hadah" w:date="2026-10-25T19:29:00Z" w16du:dateUtc="2026-10-25T23:29:00Z">
                                <w:r>
                                  <w:rPr>
                                    <w:spacing w:val="-4"/>
                                    <w:sz w:val="24"/>
                                  </w:rPr>
                                  <w:delText>0.96</w:delText>
                                </w:r>
                              </w:del>
                            </w:p>
                          </w:tc>
                          <w:tc>
                            <w:tcPr>
                              <w:tcW w:w="1773" w:type="dxa"/>
                            </w:tcPr>
                            <w:p w14:paraId="4BA9B9FB" w14:textId="77777777" w:rsidR="00E746E6" w:rsidRDefault="000245FA">
                              <w:pPr>
                                <w:pStyle w:val="TableParagraph"/>
                                <w:spacing w:before="94"/>
                                <w:ind w:left="2" w:right="2"/>
                                <w:rPr>
                                  <w:del w:id="1421" w:author="Hussain Hadah" w:date="2026-10-25T19:29:00Z" w16du:dateUtc="2026-10-25T23:29:00Z"/>
                                  <w:sz w:val="24"/>
                                </w:rPr>
                              </w:pPr>
                              <w:del w:id="1422" w:author="Hussain Hadah" w:date="2026-10-25T19:29:00Z" w16du:dateUtc="2026-10-25T23:29:00Z">
                                <w:r>
                                  <w:rPr>
                                    <w:spacing w:val="-4"/>
                                    <w:sz w:val="24"/>
                                  </w:rPr>
                                  <w:delText>0.73</w:delText>
                                </w:r>
                              </w:del>
                            </w:p>
                          </w:tc>
                          <w:tc>
                            <w:tcPr>
                              <w:tcW w:w="1773" w:type="dxa"/>
                            </w:tcPr>
                            <w:p w14:paraId="49509FBC" w14:textId="77777777" w:rsidR="00E746E6" w:rsidRDefault="000245FA">
                              <w:pPr>
                                <w:pStyle w:val="TableParagraph"/>
                                <w:spacing w:before="94"/>
                                <w:ind w:left="2" w:right="2"/>
                                <w:rPr>
                                  <w:del w:id="1423" w:author="Hussain Hadah" w:date="2026-10-25T19:29:00Z" w16du:dateUtc="2026-10-25T23:29:00Z"/>
                                  <w:sz w:val="24"/>
                                </w:rPr>
                              </w:pPr>
                              <w:del w:id="1424" w:author="Hussain Hadah" w:date="2026-10-25T19:29:00Z" w16du:dateUtc="2026-10-25T23:29:00Z">
                                <w:r>
                                  <w:rPr>
                                    <w:spacing w:val="-4"/>
                                    <w:sz w:val="24"/>
                                  </w:rPr>
                                  <w:delText>0.31</w:delText>
                                </w:r>
                              </w:del>
                            </w:p>
                          </w:tc>
                        </w:tr>
                        <w:tr w:rsidR="00E746E6" w14:paraId="077ECD5C" w14:textId="77777777">
                          <w:trPr>
                            <w:trHeight w:val="478"/>
                            <w:del w:id="1425" w:author="Hussain Hadah" w:date="2026-10-25T19:29:00Z" w16du:dateUtc="2026-10-25T23:29:00Z"/>
                          </w:trPr>
                          <w:tc>
                            <w:tcPr>
                              <w:tcW w:w="2099" w:type="dxa"/>
                            </w:tcPr>
                            <w:p w14:paraId="468A3584" w14:textId="77777777" w:rsidR="00E746E6" w:rsidRDefault="000245FA">
                              <w:pPr>
                                <w:pStyle w:val="TableParagraph"/>
                                <w:spacing w:before="94"/>
                                <w:ind w:left="119"/>
                                <w:jc w:val="left"/>
                                <w:rPr>
                                  <w:del w:id="1426" w:author="Hussain Hadah" w:date="2026-10-25T19:29:00Z" w16du:dateUtc="2026-10-25T23:29:00Z"/>
                                  <w:sz w:val="24"/>
                                </w:rPr>
                              </w:pPr>
                              <w:del w:id="1427" w:author="Hussain Hadah" w:date="2026-10-25T19:29:00Z" w16du:dateUtc="2026-10-25T23:29:00Z">
                                <w:r>
                                  <w:rPr>
                                    <w:spacing w:val="-5"/>
                                    <w:w w:val="110"/>
                                    <w:sz w:val="24"/>
                                  </w:rPr>
                                  <w:delText>Age</w:delText>
                                </w:r>
                              </w:del>
                            </w:p>
                          </w:tc>
                          <w:tc>
                            <w:tcPr>
                              <w:tcW w:w="1848" w:type="dxa"/>
                            </w:tcPr>
                            <w:p w14:paraId="3F33E677" w14:textId="77777777" w:rsidR="00E746E6" w:rsidRDefault="00E746E6">
                              <w:pPr>
                                <w:pStyle w:val="TableParagraph"/>
                                <w:jc w:val="left"/>
                                <w:rPr>
                                  <w:del w:id="1428" w:author="Hussain Hadah" w:date="2026-10-25T19:29:00Z" w16du:dateUtc="2026-10-25T23:29:00Z"/>
                                </w:rPr>
                              </w:pPr>
                            </w:p>
                          </w:tc>
                          <w:tc>
                            <w:tcPr>
                              <w:tcW w:w="1773" w:type="dxa"/>
                            </w:tcPr>
                            <w:p w14:paraId="451D3115" w14:textId="77777777" w:rsidR="00E746E6" w:rsidRDefault="000245FA">
                              <w:pPr>
                                <w:pStyle w:val="TableParagraph"/>
                                <w:spacing w:before="94"/>
                                <w:ind w:left="477"/>
                                <w:jc w:val="left"/>
                                <w:rPr>
                                  <w:del w:id="1429" w:author="Hussain Hadah" w:date="2026-10-25T19:29:00Z" w16du:dateUtc="2026-10-25T23:29:00Z"/>
                                  <w:sz w:val="24"/>
                                </w:rPr>
                              </w:pPr>
                              <w:del w:id="1430" w:author="Hussain Hadah" w:date="2026-10-25T19:29:00Z" w16du:dateUtc="2026-10-25T23:29:00Z">
                                <w:r>
                                  <w:rPr>
                                    <w:sz w:val="24"/>
                                  </w:rPr>
                                  <w:delText>8.4</w:delText>
                                </w:r>
                                <w:r>
                                  <w:rPr>
                                    <w:spacing w:val="-4"/>
                                    <w:sz w:val="24"/>
                                  </w:rPr>
                                  <w:delText xml:space="preserve"> </w:delText>
                                </w:r>
                                <w:r>
                                  <w:rPr>
                                    <w:spacing w:val="-2"/>
                                    <w:sz w:val="24"/>
                                  </w:rPr>
                                  <w:delText>(5.1)</w:delText>
                                </w:r>
                              </w:del>
                            </w:p>
                          </w:tc>
                          <w:tc>
                            <w:tcPr>
                              <w:tcW w:w="1773" w:type="dxa"/>
                            </w:tcPr>
                            <w:p w14:paraId="0BF0C1E8" w14:textId="77777777" w:rsidR="00E746E6" w:rsidRDefault="000245FA">
                              <w:pPr>
                                <w:pStyle w:val="TableParagraph"/>
                                <w:spacing w:before="94"/>
                                <w:ind w:left="418"/>
                                <w:jc w:val="left"/>
                                <w:rPr>
                                  <w:del w:id="1431" w:author="Hussain Hadah" w:date="2026-10-25T19:29:00Z" w16du:dateUtc="2026-10-25T23:29:00Z"/>
                                  <w:sz w:val="24"/>
                                </w:rPr>
                              </w:pPr>
                              <w:del w:id="1432" w:author="Hussain Hadah" w:date="2026-10-25T19:29:00Z" w16du:dateUtc="2026-10-25T23:29:00Z">
                                <w:r>
                                  <w:rPr>
                                    <w:sz w:val="24"/>
                                  </w:rPr>
                                  <w:delText>10.9</w:delText>
                                </w:r>
                                <w:r>
                                  <w:rPr>
                                    <w:spacing w:val="-6"/>
                                    <w:sz w:val="24"/>
                                  </w:rPr>
                                  <w:delText xml:space="preserve"> </w:delText>
                                </w:r>
                                <w:r>
                                  <w:rPr>
                                    <w:spacing w:val="-2"/>
                                    <w:sz w:val="24"/>
                                  </w:rPr>
                                  <w:delText>(4.5)</w:delText>
                                </w:r>
                              </w:del>
                            </w:p>
                          </w:tc>
                          <w:tc>
                            <w:tcPr>
                              <w:tcW w:w="1773" w:type="dxa"/>
                            </w:tcPr>
                            <w:p w14:paraId="2E4B9B80" w14:textId="77777777" w:rsidR="00E746E6" w:rsidRDefault="000245FA">
                              <w:pPr>
                                <w:pStyle w:val="TableParagraph"/>
                                <w:spacing w:before="94"/>
                                <w:ind w:left="478"/>
                                <w:jc w:val="left"/>
                                <w:rPr>
                                  <w:del w:id="1433" w:author="Hussain Hadah" w:date="2026-10-25T19:29:00Z" w16du:dateUtc="2026-10-25T23:29:00Z"/>
                                  <w:sz w:val="24"/>
                                </w:rPr>
                              </w:pPr>
                              <w:del w:id="1434" w:author="Hussain Hadah" w:date="2026-10-25T19:29:00Z" w16du:dateUtc="2026-10-25T23:29:00Z">
                                <w:r>
                                  <w:rPr>
                                    <w:sz w:val="24"/>
                                  </w:rPr>
                                  <w:delText>8.3</w:delText>
                                </w:r>
                                <w:r>
                                  <w:rPr>
                                    <w:spacing w:val="-4"/>
                                    <w:sz w:val="24"/>
                                  </w:rPr>
                                  <w:delText xml:space="preserve"> </w:delText>
                                </w:r>
                                <w:r>
                                  <w:rPr>
                                    <w:spacing w:val="-2"/>
                                    <w:sz w:val="24"/>
                                  </w:rPr>
                                  <w:delText>(5.1)</w:delText>
                                </w:r>
                              </w:del>
                            </w:p>
                          </w:tc>
                          <w:tc>
                            <w:tcPr>
                              <w:tcW w:w="1773" w:type="dxa"/>
                            </w:tcPr>
                            <w:p w14:paraId="25995C83" w14:textId="77777777" w:rsidR="00E746E6" w:rsidRDefault="000245FA">
                              <w:pPr>
                                <w:pStyle w:val="TableParagraph"/>
                                <w:spacing w:before="94"/>
                                <w:ind w:left="478"/>
                                <w:jc w:val="left"/>
                                <w:rPr>
                                  <w:del w:id="1435" w:author="Hussain Hadah" w:date="2026-10-25T19:29:00Z" w16du:dateUtc="2026-10-25T23:29:00Z"/>
                                  <w:sz w:val="24"/>
                                </w:rPr>
                              </w:pPr>
                              <w:del w:id="1436" w:author="Hussain Hadah" w:date="2026-10-25T19:29:00Z" w16du:dateUtc="2026-10-25T23:29:00Z">
                                <w:r>
                                  <w:rPr>
                                    <w:sz w:val="24"/>
                                  </w:rPr>
                                  <w:delText>7.7</w:delText>
                                </w:r>
                                <w:r>
                                  <w:rPr>
                                    <w:spacing w:val="-4"/>
                                    <w:sz w:val="24"/>
                                  </w:rPr>
                                  <w:delText xml:space="preserve"> </w:delText>
                                </w:r>
                                <w:r>
                                  <w:rPr>
                                    <w:spacing w:val="-2"/>
                                    <w:sz w:val="24"/>
                                  </w:rPr>
                                  <w:delText>(5.0)</w:delText>
                                </w:r>
                              </w:del>
                            </w:p>
                          </w:tc>
                        </w:tr>
                        <w:tr w:rsidR="00E746E6" w14:paraId="6C750A30" w14:textId="77777777">
                          <w:trPr>
                            <w:trHeight w:val="478"/>
                            <w:del w:id="1437" w:author="Hussain Hadah" w:date="2026-10-25T19:29:00Z" w16du:dateUtc="2026-10-25T23:29:00Z"/>
                          </w:trPr>
                          <w:tc>
                            <w:tcPr>
                              <w:tcW w:w="2099" w:type="dxa"/>
                            </w:tcPr>
                            <w:p w14:paraId="2698E5A4" w14:textId="77777777" w:rsidR="00E746E6" w:rsidRDefault="000245FA">
                              <w:pPr>
                                <w:pStyle w:val="TableParagraph"/>
                                <w:spacing w:before="94"/>
                                <w:ind w:left="119"/>
                                <w:jc w:val="left"/>
                                <w:rPr>
                                  <w:del w:id="1438" w:author="Hussain Hadah" w:date="2026-10-25T19:29:00Z" w16du:dateUtc="2026-10-25T23:29:00Z"/>
                                  <w:sz w:val="24"/>
                                </w:rPr>
                              </w:pPr>
                              <w:del w:id="1439" w:author="Hussain Hadah" w:date="2026-10-25T19:29:00Z" w16du:dateUtc="2026-10-25T23:29:00Z">
                                <w:r>
                                  <w:rPr>
                                    <w:w w:val="105"/>
                                    <w:sz w:val="24"/>
                                  </w:rPr>
                                  <w:delText>College</w:delText>
                                </w:r>
                                <w:r>
                                  <w:rPr>
                                    <w:spacing w:val="7"/>
                                    <w:w w:val="110"/>
                                    <w:sz w:val="24"/>
                                  </w:rPr>
                                  <w:delText xml:space="preserve"> </w:delText>
                                </w:r>
                                <w:r>
                                  <w:rPr>
                                    <w:spacing w:val="-2"/>
                                    <w:w w:val="110"/>
                                    <w:sz w:val="24"/>
                                  </w:rPr>
                                  <w:delText>Graduate:</w:delText>
                                </w:r>
                              </w:del>
                            </w:p>
                          </w:tc>
                          <w:tc>
                            <w:tcPr>
                              <w:tcW w:w="1848" w:type="dxa"/>
                            </w:tcPr>
                            <w:p w14:paraId="52AE864A" w14:textId="77777777" w:rsidR="00E746E6" w:rsidRDefault="000245FA">
                              <w:pPr>
                                <w:pStyle w:val="TableParagraph"/>
                                <w:spacing w:before="94"/>
                                <w:ind w:left="59"/>
                                <w:jc w:val="left"/>
                                <w:rPr>
                                  <w:del w:id="1440" w:author="Hussain Hadah" w:date="2026-10-25T19:29:00Z" w16du:dateUtc="2026-10-25T23:29:00Z"/>
                                  <w:sz w:val="24"/>
                                </w:rPr>
                              </w:pPr>
                              <w:del w:id="1441" w:author="Hussain Hadah" w:date="2026-10-25T19:29:00Z" w16du:dateUtc="2026-10-25T23:29:00Z">
                                <w:r>
                                  <w:rPr>
                                    <w:spacing w:val="-2"/>
                                    <w:w w:val="110"/>
                                    <w:sz w:val="24"/>
                                  </w:rPr>
                                  <w:delText>Father</w:delText>
                                </w:r>
                              </w:del>
                            </w:p>
                          </w:tc>
                          <w:tc>
                            <w:tcPr>
                              <w:tcW w:w="1773" w:type="dxa"/>
                            </w:tcPr>
                            <w:p w14:paraId="0C62AA30" w14:textId="77777777" w:rsidR="00E746E6" w:rsidRDefault="000245FA">
                              <w:pPr>
                                <w:pStyle w:val="TableParagraph"/>
                                <w:spacing w:before="94"/>
                                <w:ind w:left="2" w:right="2"/>
                                <w:rPr>
                                  <w:del w:id="1442" w:author="Hussain Hadah" w:date="2026-10-25T19:29:00Z" w16du:dateUtc="2026-10-25T23:29:00Z"/>
                                  <w:sz w:val="24"/>
                                </w:rPr>
                              </w:pPr>
                              <w:del w:id="1443" w:author="Hussain Hadah" w:date="2026-10-25T19:29:00Z" w16du:dateUtc="2026-10-25T23:29:00Z">
                                <w:r>
                                  <w:rPr>
                                    <w:spacing w:val="-4"/>
                                    <w:sz w:val="24"/>
                                  </w:rPr>
                                  <w:delText>0.52</w:delText>
                                </w:r>
                              </w:del>
                            </w:p>
                          </w:tc>
                          <w:tc>
                            <w:tcPr>
                              <w:tcW w:w="1773" w:type="dxa"/>
                            </w:tcPr>
                            <w:p w14:paraId="4027BD18" w14:textId="77777777" w:rsidR="00E746E6" w:rsidRDefault="000245FA">
                              <w:pPr>
                                <w:pStyle w:val="TableParagraph"/>
                                <w:spacing w:before="94"/>
                                <w:ind w:left="2" w:right="2"/>
                                <w:rPr>
                                  <w:del w:id="1444" w:author="Hussain Hadah" w:date="2026-10-25T19:29:00Z" w16du:dateUtc="2026-10-25T23:29:00Z"/>
                                  <w:sz w:val="24"/>
                                </w:rPr>
                              </w:pPr>
                              <w:del w:id="1445" w:author="Hussain Hadah" w:date="2026-10-25T19:29:00Z" w16du:dateUtc="2026-10-25T23:29:00Z">
                                <w:r>
                                  <w:rPr>
                                    <w:spacing w:val="-4"/>
                                    <w:sz w:val="24"/>
                                  </w:rPr>
                                  <w:delText>0.59</w:delText>
                                </w:r>
                              </w:del>
                            </w:p>
                          </w:tc>
                          <w:tc>
                            <w:tcPr>
                              <w:tcW w:w="1773" w:type="dxa"/>
                            </w:tcPr>
                            <w:p w14:paraId="4F8E0A66" w14:textId="77777777" w:rsidR="00E746E6" w:rsidRDefault="000245FA">
                              <w:pPr>
                                <w:pStyle w:val="TableParagraph"/>
                                <w:spacing w:before="94"/>
                                <w:ind w:left="2" w:right="2"/>
                                <w:rPr>
                                  <w:del w:id="1446" w:author="Hussain Hadah" w:date="2026-10-25T19:29:00Z" w16du:dateUtc="2026-10-25T23:29:00Z"/>
                                  <w:sz w:val="24"/>
                                </w:rPr>
                              </w:pPr>
                              <w:del w:id="1447" w:author="Hussain Hadah" w:date="2026-10-25T19:29:00Z" w16du:dateUtc="2026-10-25T23:29:00Z">
                                <w:r>
                                  <w:rPr>
                                    <w:spacing w:val="-4"/>
                                    <w:sz w:val="24"/>
                                  </w:rPr>
                                  <w:delText>0.52</w:delText>
                                </w:r>
                              </w:del>
                            </w:p>
                          </w:tc>
                          <w:tc>
                            <w:tcPr>
                              <w:tcW w:w="1773" w:type="dxa"/>
                            </w:tcPr>
                            <w:p w14:paraId="1731CC3D" w14:textId="77777777" w:rsidR="00E746E6" w:rsidRDefault="000245FA">
                              <w:pPr>
                                <w:pStyle w:val="TableParagraph"/>
                                <w:spacing w:before="94"/>
                                <w:ind w:left="2" w:right="2"/>
                                <w:rPr>
                                  <w:del w:id="1448" w:author="Hussain Hadah" w:date="2026-10-25T19:29:00Z" w16du:dateUtc="2026-10-25T23:29:00Z"/>
                                  <w:sz w:val="24"/>
                                </w:rPr>
                              </w:pPr>
                              <w:del w:id="1449" w:author="Hussain Hadah" w:date="2026-10-25T19:29:00Z" w16du:dateUtc="2026-10-25T23:29:00Z">
                                <w:r>
                                  <w:rPr>
                                    <w:spacing w:val="-4"/>
                                    <w:sz w:val="24"/>
                                  </w:rPr>
                                  <w:delText>0.50</w:delText>
                                </w:r>
                              </w:del>
                            </w:p>
                          </w:tc>
                        </w:tr>
                        <w:tr w:rsidR="00E746E6" w14:paraId="4D0C1700" w14:textId="77777777">
                          <w:trPr>
                            <w:trHeight w:val="478"/>
                            <w:del w:id="1450" w:author="Hussain Hadah" w:date="2026-10-25T19:29:00Z" w16du:dateUtc="2026-10-25T23:29:00Z"/>
                          </w:trPr>
                          <w:tc>
                            <w:tcPr>
                              <w:tcW w:w="2099" w:type="dxa"/>
                            </w:tcPr>
                            <w:p w14:paraId="6114BEF5" w14:textId="77777777" w:rsidR="00E746E6" w:rsidRDefault="000245FA">
                              <w:pPr>
                                <w:pStyle w:val="TableParagraph"/>
                                <w:spacing w:before="94"/>
                                <w:ind w:left="119"/>
                                <w:jc w:val="left"/>
                                <w:rPr>
                                  <w:del w:id="1451" w:author="Hussain Hadah" w:date="2026-10-25T19:29:00Z" w16du:dateUtc="2026-10-25T23:29:00Z"/>
                                  <w:sz w:val="24"/>
                                </w:rPr>
                              </w:pPr>
                              <w:del w:id="1452" w:author="Hussain Hadah" w:date="2026-10-25T19:29:00Z" w16du:dateUtc="2026-10-25T23:29:00Z">
                                <w:r>
                                  <w:rPr>
                                    <w:w w:val="105"/>
                                    <w:sz w:val="24"/>
                                  </w:rPr>
                                  <w:delText>College</w:delText>
                                </w:r>
                                <w:r>
                                  <w:rPr>
                                    <w:spacing w:val="7"/>
                                    <w:w w:val="110"/>
                                    <w:sz w:val="24"/>
                                  </w:rPr>
                                  <w:delText xml:space="preserve"> </w:delText>
                                </w:r>
                                <w:r>
                                  <w:rPr>
                                    <w:spacing w:val="-2"/>
                                    <w:w w:val="110"/>
                                    <w:sz w:val="24"/>
                                  </w:rPr>
                                  <w:delText>Graduate:</w:delText>
                                </w:r>
                              </w:del>
                            </w:p>
                          </w:tc>
                          <w:tc>
                            <w:tcPr>
                              <w:tcW w:w="1848" w:type="dxa"/>
                            </w:tcPr>
                            <w:p w14:paraId="73EEB004" w14:textId="77777777" w:rsidR="00E746E6" w:rsidRDefault="000245FA">
                              <w:pPr>
                                <w:pStyle w:val="TableParagraph"/>
                                <w:spacing w:before="94"/>
                                <w:ind w:left="59"/>
                                <w:jc w:val="left"/>
                                <w:rPr>
                                  <w:del w:id="1453" w:author="Hussain Hadah" w:date="2026-10-25T19:29:00Z" w16du:dateUtc="2026-10-25T23:29:00Z"/>
                                  <w:sz w:val="24"/>
                                </w:rPr>
                              </w:pPr>
                              <w:del w:id="1454" w:author="Hussain Hadah" w:date="2026-10-25T19:29:00Z" w16du:dateUtc="2026-10-25T23:29:00Z">
                                <w:r>
                                  <w:rPr>
                                    <w:spacing w:val="-2"/>
                                    <w:w w:val="110"/>
                                    <w:sz w:val="24"/>
                                  </w:rPr>
                                  <w:delText>Mother</w:delText>
                                </w:r>
                              </w:del>
                            </w:p>
                          </w:tc>
                          <w:tc>
                            <w:tcPr>
                              <w:tcW w:w="1773" w:type="dxa"/>
                            </w:tcPr>
                            <w:p w14:paraId="26E382B0" w14:textId="77777777" w:rsidR="00E746E6" w:rsidRDefault="000245FA">
                              <w:pPr>
                                <w:pStyle w:val="TableParagraph"/>
                                <w:spacing w:before="94"/>
                                <w:ind w:left="2" w:right="2"/>
                                <w:rPr>
                                  <w:del w:id="1455" w:author="Hussain Hadah" w:date="2026-10-25T19:29:00Z" w16du:dateUtc="2026-10-25T23:29:00Z"/>
                                  <w:sz w:val="24"/>
                                </w:rPr>
                              </w:pPr>
                              <w:del w:id="1456" w:author="Hussain Hadah" w:date="2026-10-25T19:29:00Z" w16du:dateUtc="2026-10-25T23:29:00Z">
                                <w:r>
                                  <w:rPr>
                                    <w:spacing w:val="-4"/>
                                    <w:sz w:val="24"/>
                                  </w:rPr>
                                  <w:delText>0.52</w:delText>
                                </w:r>
                              </w:del>
                            </w:p>
                          </w:tc>
                          <w:tc>
                            <w:tcPr>
                              <w:tcW w:w="1773" w:type="dxa"/>
                            </w:tcPr>
                            <w:p w14:paraId="01196FBC" w14:textId="77777777" w:rsidR="00E746E6" w:rsidRDefault="000245FA">
                              <w:pPr>
                                <w:pStyle w:val="TableParagraph"/>
                                <w:spacing w:before="94"/>
                                <w:ind w:left="2" w:right="2"/>
                                <w:rPr>
                                  <w:del w:id="1457" w:author="Hussain Hadah" w:date="2026-10-25T19:29:00Z" w16du:dateUtc="2026-10-25T23:29:00Z"/>
                                  <w:sz w:val="24"/>
                                </w:rPr>
                              </w:pPr>
                              <w:del w:id="1458" w:author="Hussain Hadah" w:date="2026-10-25T19:29:00Z" w16du:dateUtc="2026-10-25T23:29:00Z">
                                <w:r>
                                  <w:rPr>
                                    <w:spacing w:val="-4"/>
                                    <w:sz w:val="24"/>
                                  </w:rPr>
                                  <w:delText>0.56</w:delText>
                                </w:r>
                              </w:del>
                            </w:p>
                          </w:tc>
                          <w:tc>
                            <w:tcPr>
                              <w:tcW w:w="1773" w:type="dxa"/>
                            </w:tcPr>
                            <w:p w14:paraId="47E031F3" w14:textId="77777777" w:rsidR="00E746E6" w:rsidRDefault="000245FA">
                              <w:pPr>
                                <w:pStyle w:val="TableParagraph"/>
                                <w:spacing w:before="94"/>
                                <w:ind w:left="2" w:right="2"/>
                                <w:rPr>
                                  <w:del w:id="1459" w:author="Hussain Hadah" w:date="2026-10-25T19:29:00Z" w16du:dateUtc="2026-10-25T23:29:00Z"/>
                                  <w:sz w:val="24"/>
                                </w:rPr>
                              </w:pPr>
                              <w:del w:id="1460" w:author="Hussain Hadah" w:date="2026-10-25T19:29:00Z" w16du:dateUtc="2026-10-25T23:29:00Z">
                                <w:r>
                                  <w:rPr>
                                    <w:spacing w:val="-4"/>
                                    <w:sz w:val="24"/>
                                  </w:rPr>
                                  <w:delText>0.51</w:delText>
                                </w:r>
                              </w:del>
                            </w:p>
                          </w:tc>
                          <w:tc>
                            <w:tcPr>
                              <w:tcW w:w="1773" w:type="dxa"/>
                            </w:tcPr>
                            <w:p w14:paraId="7EE90906" w14:textId="77777777" w:rsidR="00E746E6" w:rsidRDefault="000245FA">
                              <w:pPr>
                                <w:pStyle w:val="TableParagraph"/>
                                <w:spacing w:before="94"/>
                                <w:ind w:left="2" w:right="2"/>
                                <w:rPr>
                                  <w:del w:id="1461" w:author="Hussain Hadah" w:date="2026-10-25T19:29:00Z" w16du:dateUtc="2026-10-25T23:29:00Z"/>
                                  <w:sz w:val="24"/>
                                </w:rPr>
                              </w:pPr>
                              <w:del w:id="1462" w:author="Hussain Hadah" w:date="2026-10-25T19:29:00Z" w16du:dateUtc="2026-10-25T23:29:00Z">
                                <w:r>
                                  <w:rPr>
                                    <w:spacing w:val="-4"/>
                                    <w:sz w:val="24"/>
                                  </w:rPr>
                                  <w:delText>0.52</w:delText>
                                </w:r>
                              </w:del>
                            </w:p>
                          </w:tc>
                        </w:tr>
                        <w:tr w:rsidR="00E746E6" w14:paraId="27CD679A" w14:textId="77777777">
                          <w:trPr>
                            <w:trHeight w:val="505"/>
                            <w:del w:id="1463" w:author="Hussain Hadah" w:date="2026-10-25T19:29:00Z" w16du:dateUtc="2026-10-25T23:29:00Z"/>
                          </w:trPr>
                          <w:tc>
                            <w:tcPr>
                              <w:tcW w:w="3947" w:type="dxa"/>
                              <w:gridSpan w:val="2"/>
                              <w:tcBorders>
                                <w:bottom w:val="single" w:sz="8" w:space="0" w:color="000000"/>
                              </w:tcBorders>
                            </w:tcPr>
                            <w:p w14:paraId="63DB4386" w14:textId="77777777" w:rsidR="00E746E6" w:rsidRDefault="000245FA">
                              <w:pPr>
                                <w:pStyle w:val="TableParagraph"/>
                                <w:spacing w:before="94"/>
                                <w:ind w:left="119"/>
                                <w:jc w:val="left"/>
                                <w:rPr>
                                  <w:del w:id="1464" w:author="Hussain Hadah" w:date="2026-10-25T19:29:00Z" w16du:dateUtc="2026-10-25T23:29:00Z"/>
                                  <w:sz w:val="24"/>
                                </w:rPr>
                              </w:pPr>
                              <w:del w:id="1465" w:author="Hussain Hadah" w:date="2026-10-25T19:29:00Z" w16du:dateUtc="2026-10-25T23:29:00Z">
                                <w:r>
                                  <w:rPr>
                                    <w:sz w:val="24"/>
                                  </w:rPr>
                                  <w:delText>Total</w:delText>
                                </w:r>
                                <w:r>
                                  <w:rPr>
                                    <w:spacing w:val="22"/>
                                    <w:sz w:val="24"/>
                                  </w:rPr>
                                  <w:delText xml:space="preserve"> </w:delText>
                                </w:r>
                                <w:r>
                                  <w:rPr>
                                    <w:sz w:val="24"/>
                                  </w:rPr>
                                  <w:delText>Family</w:delText>
                                </w:r>
                                <w:r>
                                  <w:rPr>
                                    <w:spacing w:val="23"/>
                                    <w:sz w:val="24"/>
                                  </w:rPr>
                                  <w:delText xml:space="preserve"> </w:delText>
                                </w:r>
                                <w:r>
                                  <w:rPr>
                                    <w:sz w:val="24"/>
                                  </w:rPr>
                                  <w:delText>Income</w:delText>
                                </w:r>
                                <w:r>
                                  <w:rPr>
                                    <w:spacing w:val="77"/>
                                    <w:w w:val="150"/>
                                    <w:sz w:val="24"/>
                                  </w:rPr>
                                  <w:delText xml:space="preserve"> </w:delText>
                                </w:r>
                                <w:r>
                                  <w:rPr>
                                    <w:sz w:val="24"/>
                                  </w:rPr>
                                  <w:delText>(1999</w:delText>
                                </w:r>
                                <w:r>
                                  <w:rPr>
                                    <w:spacing w:val="22"/>
                                    <w:sz w:val="24"/>
                                  </w:rPr>
                                  <w:delText xml:space="preserve"> </w:delText>
                                </w:r>
                                <w:r>
                                  <w:rPr>
                                    <w:spacing w:val="-2"/>
                                    <w:sz w:val="24"/>
                                  </w:rPr>
                                  <w:delText>dollars)</w:delText>
                                </w:r>
                              </w:del>
                            </w:p>
                          </w:tc>
                          <w:tc>
                            <w:tcPr>
                              <w:tcW w:w="1773" w:type="dxa"/>
                              <w:tcBorders>
                                <w:bottom w:val="single" w:sz="8" w:space="0" w:color="000000"/>
                              </w:tcBorders>
                            </w:tcPr>
                            <w:p w14:paraId="6DBA546D" w14:textId="77777777" w:rsidR="00E746E6" w:rsidRDefault="000245FA">
                              <w:pPr>
                                <w:pStyle w:val="TableParagraph"/>
                                <w:spacing w:before="94"/>
                                <w:ind w:left="2" w:right="2"/>
                                <w:rPr>
                                  <w:del w:id="1466" w:author="Hussain Hadah" w:date="2026-10-25T19:29:00Z" w16du:dateUtc="2026-10-25T23:29:00Z"/>
                                  <w:sz w:val="24"/>
                                </w:rPr>
                              </w:pPr>
                              <w:del w:id="1467" w:author="Hussain Hadah" w:date="2026-10-25T19:29:00Z" w16du:dateUtc="2026-10-25T23:29:00Z">
                                <w:r>
                                  <w:rPr>
                                    <w:sz w:val="24"/>
                                  </w:rPr>
                                  <w:delText>87,031</w:delText>
                                </w:r>
                                <w:r>
                                  <w:rPr>
                                    <w:spacing w:val="-8"/>
                                    <w:sz w:val="24"/>
                                  </w:rPr>
                                  <w:delText xml:space="preserve"> </w:delText>
                                </w:r>
                                <w:r>
                                  <w:rPr>
                                    <w:spacing w:val="-2"/>
                                    <w:sz w:val="24"/>
                                  </w:rPr>
                                  <w:delText>(84,797)</w:delText>
                                </w:r>
                              </w:del>
                            </w:p>
                          </w:tc>
                          <w:tc>
                            <w:tcPr>
                              <w:tcW w:w="1773" w:type="dxa"/>
                              <w:tcBorders>
                                <w:bottom w:val="single" w:sz="8" w:space="0" w:color="000000"/>
                              </w:tcBorders>
                            </w:tcPr>
                            <w:p w14:paraId="2045D741" w14:textId="77777777" w:rsidR="00E746E6" w:rsidRDefault="000245FA">
                              <w:pPr>
                                <w:pStyle w:val="TableParagraph"/>
                                <w:spacing w:before="94"/>
                                <w:ind w:left="2" w:right="2"/>
                                <w:rPr>
                                  <w:del w:id="1468" w:author="Hussain Hadah" w:date="2026-10-25T19:29:00Z" w16du:dateUtc="2026-10-25T23:29:00Z"/>
                                  <w:sz w:val="24"/>
                                </w:rPr>
                              </w:pPr>
                              <w:del w:id="1469" w:author="Hussain Hadah" w:date="2026-10-25T19:29:00Z" w16du:dateUtc="2026-10-25T23:29:00Z">
                                <w:r>
                                  <w:rPr>
                                    <w:sz w:val="24"/>
                                  </w:rPr>
                                  <w:delText>75,815</w:delText>
                                </w:r>
                                <w:r>
                                  <w:rPr>
                                    <w:spacing w:val="-8"/>
                                    <w:sz w:val="24"/>
                                  </w:rPr>
                                  <w:delText xml:space="preserve"> </w:delText>
                                </w:r>
                                <w:r>
                                  <w:rPr>
                                    <w:spacing w:val="-2"/>
                                    <w:sz w:val="24"/>
                                  </w:rPr>
                                  <w:delText>(74,489)</w:delText>
                                </w:r>
                              </w:del>
                            </w:p>
                          </w:tc>
                          <w:tc>
                            <w:tcPr>
                              <w:tcW w:w="1773" w:type="dxa"/>
                              <w:tcBorders>
                                <w:bottom w:val="single" w:sz="8" w:space="0" w:color="000000"/>
                              </w:tcBorders>
                            </w:tcPr>
                            <w:p w14:paraId="325FA39E" w14:textId="77777777" w:rsidR="00E746E6" w:rsidRDefault="000245FA">
                              <w:pPr>
                                <w:pStyle w:val="TableParagraph"/>
                                <w:spacing w:before="94"/>
                                <w:ind w:left="2" w:right="2"/>
                                <w:rPr>
                                  <w:del w:id="1470" w:author="Hussain Hadah" w:date="2026-10-25T19:29:00Z" w16du:dateUtc="2026-10-25T23:29:00Z"/>
                                  <w:sz w:val="24"/>
                                </w:rPr>
                              </w:pPr>
                              <w:del w:id="1471" w:author="Hussain Hadah" w:date="2026-10-25T19:29:00Z" w16du:dateUtc="2026-10-25T23:29:00Z">
                                <w:r>
                                  <w:rPr>
                                    <w:sz w:val="24"/>
                                  </w:rPr>
                                  <w:delText>88,295</w:delText>
                                </w:r>
                                <w:r>
                                  <w:rPr>
                                    <w:spacing w:val="-8"/>
                                    <w:sz w:val="24"/>
                                  </w:rPr>
                                  <w:delText xml:space="preserve"> </w:delText>
                                </w:r>
                                <w:r>
                                  <w:rPr>
                                    <w:spacing w:val="-2"/>
                                    <w:sz w:val="24"/>
                                  </w:rPr>
                                  <w:delText>(88,411)</w:delText>
                                </w:r>
                              </w:del>
                            </w:p>
                          </w:tc>
                          <w:tc>
                            <w:tcPr>
                              <w:tcW w:w="1773" w:type="dxa"/>
                              <w:tcBorders>
                                <w:bottom w:val="single" w:sz="8" w:space="0" w:color="000000"/>
                              </w:tcBorders>
                            </w:tcPr>
                            <w:p w14:paraId="1A14B76C" w14:textId="77777777" w:rsidR="00E746E6" w:rsidRDefault="000245FA">
                              <w:pPr>
                                <w:pStyle w:val="TableParagraph"/>
                                <w:spacing w:before="94"/>
                                <w:ind w:left="2" w:right="2"/>
                                <w:rPr>
                                  <w:del w:id="1472" w:author="Hussain Hadah" w:date="2026-10-25T19:29:00Z" w16du:dateUtc="2026-10-25T23:29:00Z"/>
                                  <w:sz w:val="24"/>
                                </w:rPr>
                              </w:pPr>
                              <w:del w:id="1473" w:author="Hussain Hadah" w:date="2026-10-25T19:29:00Z" w16du:dateUtc="2026-10-25T23:29:00Z">
                                <w:r>
                                  <w:rPr>
                                    <w:sz w:val="24"/>
                                  </w:rPr>
                                  <w:delText>89,436</w:delText>
                                </w:r>
                                <w:r>
                                  <w:rPr>
                                    <w:spacing w:val="-8"/>
                                    <w:sz w:val="24"/>
                                  </w:rPr>
                                  <w:delText xml:space="preserve"> </w:delText>
                                </w:r>
                                <w:r>
                                  <w:rPr>
                                    <w:spacing w:val="-2"/>
                                    <w:sz w:val="24"/>
                                  </w:rPr>
                                  <w:delText>(80,051)</w:delText>
                                </w:r>
                              </w:del>
                            </w:p>
                          </w:tc>
                        </w:tr>
                      </w:tbl>
                      <w:p w14:paraId="0E0C4FB9" w14:textId="77777777" w:rsidR="00E746E6" w:rsidRDefault="00E746E6">
                        <w:pPr>
                          <w:pStyle w:val="BodyText"/>
                          <w:rPr>
                            <w:del w:id="1474" w:author="Hussain Hadah" w:date="2026-10-25T19:29:00Z" w16du:dateUtc="2026-10-25T23:29:00Z"/>
                          </w:rPr>
                        </w:pPr>
                      </w:p>
                    </w:txbxContent>
                  </v:textbox>
                  <w10:wrap anchorx="page"/>
                </v:shape>
              </w:pict>
            </mc:Fallback>
          </mc:AlternateContent>
        </w:r>
        <w:r>
          <w:rPr>
            <w:b/>
            <w:spacing w:val="-2"/>
            <w:sz w:val="24"/>
          </w:rPr>
          <w:delText>Characteristic</w:delText>
        </w:r>
      </w:del>
    </w:p>
    <w:p w14:paraId="53E64DE0" w14:textId="77777777" w:rsidR="00E746E6" w:rsidRDefault="000245FA">
      <w:pPr>
        <w:spacing w:before="100"/>
        <w:ind w:left="835"/>
        <w:rPr>
          <w:del w:id="1475" w:author="Hussain Hadah" w:date="2026-10-25T19:29:00Z" w16du:dateUtc="2026-10-25T23:29:00Z"/>
          <w:b/>
          <w:sz w:val="24"/>
        </w:rPr>
      </w:pPr>
      <w:del w:id="1476" w:author="Hussain Hadah" w:date="2026-10-25T19:29:00Z" w16du:dateUtc="2026-10-25T23:29:00Z">
        <w:r>
          <w:br w:type="column"/>
        </w:r>
        <w:r>
          <w:rPr>
            <w:b/>
            <w:w w:val="110"/>
            <w:sz w:val="24"/>
          </w:rPr>
          <w:delText>All</w:delText>
        </w:r>
        <w:r>
          <w:rPr>
            <w:b/>
            <w:spacing w:val="-1"/>
            <w:w w:val="110"/>
            <w:sz w:val="24"/>
          </w:rPr>
          <w:delText xml:space="preserve"> </w:delText>
        </w:r>
        <w:r>
          <w:rPr>
            <w:b/>
            <w:spacing w:val="-5"/>
            <w:w w:val="110"/>
            <w:sz w:val="24"/>
          </w:rPr>
          <w:delText>Sample</w:delText>
        </w:r>
      </w:del>
    </w:p>
    <w:p w14:paraId="45466470" w14:textId="77777777" w:rsidR="00E746E6" w:rsidRDefault="000245FA">
      <w:pPr>
        <w:spacing w:before="100"/>
        <w:ind w:left="835"/>
        <w:rPr>
          <w:del w:id="1477" w:author="Hussain Hadah" w:date="2026-10-25T19:29:00Z" w16du:dateUtc="2026-10-25T23:29:00Z"/>
          <w:b/>
          <w:sz w:val="24"/>
        </w:rPr>
      </w:pPr>
      <w:del w:id="1478" w:author="Hussain Hadah" w:date="2026-10-25T19:29:00Z" w16du:dateUtc="2026-10-25T23:29:00Z">
        <w:r>
          <w:br w:type="column"/>
        </w:r>
        <w:r>
          <w:rPr>
            <w:b/>
            <w:spacing w:val="-2"/>
            <w:sz w:val="24"/>
          </w:rPr>
          <w:delText>First</w:delText>
        </w:r>
      </w:del>
    </w:p>
    <w:p w14:paraId="38880344" w14:textId="77777777" w:rsidR="00E746E6" w:rsidRDefault="000245FA">
      <w:pPr>
        <w:spacing w:before="100"/>
        <w:ind w:left="835"/>
        <w:rPr>
          <w:del w:id="1479" w:author="Hussain Hadah" w:date="2026-10-25T19:29:00Z" w16du:dateUtc="2026-10-25T23:29:00Z"/>
          <w:b/>
          <w:sz w:val="24"/>
        </w:rPr>
      </w:pPr>
      <w:del w:id="1480" w:author="Hussain Hadah" w:date="2026-10-25T19:29:00Z" w16du:dateUtc="2026-10-25T23:29:00Z">
        <w:r>
          <w:br w:type="column"/>
        </w:r>
        <w:r>
          <w:rPr>
            <w:b/>
            <w:spacing w:val="-2"/>
            <w:w w:val="110"/>
            <w:sz w:val="24"/>
          </w:rPr>
          <w:delText>Second</w:delText>
        </w:r>
      </w:del>
    </w:p>
    <w:p w14:paraId="54F214BA" w14:textId="77777777" w:rsidR="00E746E6" w:rsidRDefault="000245FA">
      <w:pPr>
        <w:spacing w:before="100"/>
        <w:ind w:left="835"/>
        <w:rPr>
          <w:del w:id="1481" w:author="Hussain Hadah" w:date="2026-10-25T19:29:00Z" w16du:dateUtc="2026-10-25T23:29:00Z"/>
          <w:b/>
          <w:sz w:val="24"/>
        </w:rPr>
      </w:pPr>
      <w:del w:id="1482" w:author="Hussain Hadah" w:date="2026-10-25T19:29:00Z" w16du:dateUtc="2026-10-25T23:29:00Z">
        <w:r>
          <w:br w:type="column"/>
        </w:r>
        <w:r>
          <w:rPr>
            <w:b/>
            <w:spacing w:val="-2"/>
            <w:w w:val="105"/>
            <w:sz w:val="24"/>
          </w:rPr>
          <w:delText>Third</w:delText>
        </w:r>
      </w:del>
    </w:p>
    <w:p w14:paraId="66121948" w14:textId="77777777" w:rsidR="00E746E6" w:rsidRDefault="00E746E6">
      <w:pPr>
        <w:rPr>
          <w:del w:id="1483" w:author="Hussain Hadah" w:date="2026-10-25T19:29:00Z" w16du:dateUtc="2026-10-25T23:29:00Z"/>
          <w:b/>
          <w:sz w:val="24"/>
        </w:rPr>
        <w:sectPr w:rsidR="00E746E6">
          <w:type w:val="continuous"/>
          <w:pgSz w:w="15840" w:h="12240" w:orient="landscape"/>
          <w:pgMar w:top="1720" w:right="1800" w:bottom="280" w:left="2160" w:header="0" w:footer="0" w:gutter="0"/>
          <w:cols w:num="5" w:space="720" w:equalWidth="0">
            <w:col w:w="2376" w:space="1723"/>
            <w:col w:w="2064" w:space="78"/>
            <w:col w:w="1367" w:space="254"/>
            <w:col w:w="1672" w:space="187"/>
            <w:col w:w="2159"/>
          </w:cols>
        </w:sectPr>
      </w:pPr>
    </w:p>
    <w:p w14:paraId="5F60C6B5" w14:textId="77777777" w:rsidR="00E746E6" w:rsidRDefault="00E746E6">
      <w:pPr>
        <w:pStyle w:val="BodyText"/>
        <w:rPr>
          <w:del w:id="1484" w:author="Hussain Hadah" w:date="2026-10-25T19:29:00Z" w16du:dateUtc="2026-10-25T23:29:00Z"/>
          <w:b/>
        </w:rPr>
      </w:pPr>
    </w:p>
    <w:p w14:paraId="1EB3E8A5" w14:textId="77777777" w:rsidR="00E746E6" w:rsidRDefault="00E746E6">
      <w:pPr>
        <w:pStyle w:val="BodyText"/>
        <w:rPr>
          <w:del w:id="1485" w:author="Hussain Hadah" w:date="2026-10-25T19:29:00Z" w16du:dateUtc="2026-10-25T23:29:00Z"/>
          <w:b/>
        </w:rPr>
      </w:pPr>
    </w:p>
    <w:p w14:paraId="76F0C214" w14:textId="77777777" w:rsidR="00E746E6" w:rsidRDefault="00E746E6">
      <w:pPr>
        <w:pStyle w:val="BodyText"/>
        <w:rPr>
          <w:del w:id="1486" w:author="Hussain Hadah" w:date="2026-10-25T19:29:00Z" w16du:dateUtc="2026-10-25T23:29:00Z"/>
          <w:b/>
        </w:rPr>
      </w:pPr>
    </w:p>
    <w:p w14:paraId="0D5265B1" w14:textId="77777777" w:rsidR="00E746E6" w:rsidRDefault="00E746E6">
      <w:pPr>
        <w:pStyle w:val="BodyText"/>
        <w:rPr>
          <w:del w:id="1487" w:author="Hussain Hadah" w:date="2026-10-25T19:29:00Z" w16du:dateUtc="2026-10-25T23:29:00Z"/>
          <w:b/>
        </w:rPr>
      </w:pPr>
    </w:p>
    <w:p w14:paraId="2D13E47C" w14:textId="77777777" w:rsidR="00E746E6" w:rsidRDefault="00E746E6">
      <w:pPr>
        <w:pStyle w:val="BodyText"/>
        <w:rPr>
          <w:del w:id="1488" w:author="Hussain Hadah" w:date="2026-10-25T19:29:00Z" w16du:dateUtc="2026-10-25T23:29:00Z"/>
          <w:b/>
        </w:rPr>
      </w:pPr>
    </w:p>
    <w:p w14:paraId="6F3130D3" w14:textId="77777777" w:rsidR="00E746E6" w:rsidRDefault="00E746E6">
      <w:pPr>
        <w:pStyle w:val="BodyText"/>
        <w:rPr>
          <w:del w:id="1489" w:author="Hussain Hadah" w:date="2026-10-25T19:29:00Z" w16du:dateUtc="2026-10-25T23:29:00Z"/>
          <w:b/>
        </w:rPr>
      </w:pPr>
    </w:p>
    <w:p w14:paraId="4D2B0F4E" w14:textId="77777777" w:rsidR="00E746E6" w:rsidRDefault="00E746E6">
      <w:pPr>
        <w:pStyle w:val="BodyText"/>
        <w:rPr>
          <w:del w:id="1490" w:author="Hussain Hadah" w:date="2026-10-25T19:29:00Z" w16du:dateUtc="2026-10-25T23:29:00Z"/>
          <w:b/>
        </w:rPr>
      </w:pPr>
    </w:p>
    <w:p w14:paraId="07F6F888" w14:textId="77777777" w:rsidR="00E746E6" w:rsidRDefault="00E746E6">
      <w:pPr>
        <w:pStyle w:val="BodyText"/>
        <w:rPr>
          <w:del w:id="1491" w:author="Hussain Hadah" w:date="2026-10-25T19:29:00Z" w16du:dateUtc="2026-10-25T23:29:00Z"/>
          <w:b/>
        </w:rPr>
      </w:pPr>
    </w:p>
    <w:p w14:paraId="28A9410A" w14:textId="77777777" w:rsidR="00E746E6" w:rsidRDefault="00E746E6">
      <w:pPr>
        <w:pStyle w:val="BodyText"/>
        <w:rPr>
          <w:del w:id="1492" w:author="Hussain Hadah" w:date="2026-10-25T19:29:00Z" w16du:dateUtc="2026-10-25T23:29:00Z"/>
          <w:b/>
        </w:rPr>
      </w:pPr>
    </w:p>
    <w:p w14:paraId="0030E8FD" w14:textId="77777777" w:rsidR="00E746E6" w:rsidRDefault="00E746E6">
      <w:pPr>
        <w:pStyle w:val="BodyText"/>
        <w:rPr>
          <w:del w:id="1493" w:author="Hussain Hadah" w:date="2026-10-25T19:29:00Z" w16du:dateUtc="2026-10-25T23:29:00Z"/>
          <w:b/>
        </w:rPr>
      </w:pPr>
    </w:p>
    <w:p w14:paraId="6F66E8E8" w14:textId="77777777" w:rsidR="00E746E6" w:rsidRDefault="00E746E6">
      <w:pPr>
        <w:pStyle w:val="BodyText"/>
        <w:rPr>
          <w:del w:id="1494" w:author="Hussain Hadah" w:date="2026-10-25T19:29:00Z" w16du:dateUtc="2026-10-25T23:29:00Z"/>
          <w:b/>
        </w:rPr>
      </w:pPr>
    </w:p>
    <w:p w14:paraId="5A01F28F" w14:textId="77777777" w:rsidR="00E746E6" w:rsidRDefault="00E746E6">
      <w:pPr>
        <w:pStyle w:val="BodyText"/>
        <w:rPr>
          <w:del w:id="1495" w:author="Hussain Hadah" w:date="2026-10-25T19:29:00Z" w16du:dateUtc="2026-10-25T23:29:00Z"/>
          <w:b/>
        </w:rPr>
      </w:pPr>
    </w:p>
    <w:p w14:paraId="17C33DC8" w14:textId="77777777" w:rsidR="00E746E6" w:rsidRDefault="00E746E6">
      <w:pPr>
        <w:pStyle w:val="BodyText"/>
        <w:spacing w:before="59"/>
        <w:rPr>
          <w:del w:id="1496" w:author="Hussain Hadah" w:date="2026-10-25T19:29:00Z" w16du:dateUtc="2026-10-25T23:29:00Z"/>
          <w:b/>
        </w:rPr>
      </w:pPr>
    </w:p>
    <w:p w14:paraId="3825CF5D" w14:textId="77777777" w:rsidR="00E746E6" w:rsidRDefault="000245FA">
      <w:pPr>
        <w:pStyle w:val="BodyText"/>
        <w:spacing w:line="415" w:lineRule="auto"/>
        <w:ind w:left="1074" w:right="123" w:hanging="168"/>
        <w:jc w:val="both"/>
      </w:pPr>
      <w:del w:id="1497" w:author="Hussain Hadah" w:date="2026-10-25T19:29:00Z" w16du:dateUtc="2026-10-25T23:29:00Z">
        <w:r>
          <w:rPr>
            <w:noProof/>
          </w:rPr>
          <mc:AlternateContent>
            <mc:Choice Requires="wps">
              <w:drawing>
                <wp:anchor distT="0" distB="0" distL="0" distR="0" simplePos="0" relativeHeight="15744512" behindDoc="0" locked="0" layoutInCell="1" allowOverlap="1" wp14:anchorId="61B9DCE5" wp14:editId="325C2E56">
                  <wp:simplePos x="0" y="0"/>
                  <wp:positionH relativeFrom="page">
                    <wp:posOffset>1375291</wp:posOffset>
                  </wp:positionH>
                  <wp:positionV relativeFrom="paragraph">
                    <wp:posOffset>-722383</wp:posOffset>
                  </wp:positionV>
                  <wp:extent cx="212090" cy="17780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090" cy="177800"/>
                          </a:xfrm>
                          <a:prstGeom prst="rect">
                            <a:avLst/>
                          </a:prstGeom>
                        </wps:spPr>
                        <wps:txbx>
                          <w:txbxContent>
                            <w:p w14:paraId="06C19AEC" w14:textId="77777777" w:rsidR="00E746E6" w:rsidRDefault="000245FA">
                              <w:pPr>
                                <w:pStyle w:val="BodyText"/>
                                <w:spacing w:before="21"/>
                                <w:ind w:left="20"/>
                                <w:rPr>
                                  <w:del w:id="1498" w:author="Hussain Hadah" w:date="2026-10-25T19:29:00Z" w16du:dateUtc="2026-10-25T23:29:00Z"/>
                                </w:rPr>
                              </w:pPr>
                              <w:del w:id="1499" w:author="Hussain Hadah" w:date="2026-10-25T19:29:00Z" w16du:dateUtc="2026-10-25T23:29:00Z">
                                <w:r>
                                  <w:rPr>
                                    <w:spacing w:val="-5"/>
                                  </w:rPr>
                                  <w:delText>29</w:delText>
                                </w:r>
                              </w:del>
                            </w:p>
                          </w:txbxContent>
                        </wps:txbx>
                        <wps:bodyPr vert="vert" wrap="square" lIns="0" tIns="0" rIns="0" bIns="0" rtlCol="0">
                          <a:noAutofit/>
                        </wps:bodyPr>
                      </wps:wsp>
                    </a:graphicData>
                  </a:graphic>
                </wp:anchor>
              </w:drawing>
            </mc:Choice>
            <mc:Fallback>
              <w:pict>
                <v:shape w14:anchorId="61B9DCE5" id="Textbox 35" o:spid="_x0000_s1043" type="#_x0000_t202" style="position:absolute;left:0;text-align:left;margin-left:108.3pt;margin-top:-56.9pt;width:16.7pt;height:14pt;z-index:15744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" filled="f" stroked="f">
                  <v:textbox style="layout-flow:vertical" inset="0,0,0,0">
                    <w:txbxContent>
                      <w:p w14:paraId="06C19AEC" w14:textId="77777777" w:rsidR="00E746E6" w:rsidRDefault="000245FA">
                        <w:pPr>
                          <w:pStyle w:val="BodyText"/>
                          <w:spacing w:before="21"/>
                          <w:ind w:left="20"/>
                          <w:rPr>
                            <w:del w:id="1500" w:author="Hussain Hadah" w:date="2026-10-25T19:29:00Z" w16du:dateUtc="2026-10-25T23:29:00Z"/>
                          </w:rPr>
                        </w:pPr>
                        <w:del w:id="1501" w:author="Hussain Hadah" w:date="2026-10-25T19:29:00Z" w16du:dateUtc="2026-10-25T23:29:00Z">
                          <w:r>
                            <w:rPr>
                              <w:spacing w:val="-5"/>
                            </w:rPr>
                            <w:delText>29</w:delText>
                          </w:r>
                        </w:del>
                      </w:p>
                    </w:txbxContent>
                  </v:textbox>
                  <w10:wrap anchorx="page"/>
                </v:shape>
              </w:pict>
            </mc:Fallback>
          </mc:AlternateContent>
        </w:r>
        <w:r>
          <w:rPr>
            <w:w w:val="110"/>
            <w:position w:val="9"/>
            <w:sz w:val="18"/>
          </w:rPr>
          <w:delText>1</w:delText>
        </w:r>
        <w:r>
          <w:rPr>
            <w:spacing w:val="10"/>
            <w:w w:val="110"/>
            <w:position w:val="9"/>
            <w:sz w:val="18"/>
          </w:rPr>
          <w:delText xml:space="preserve"> </w:delText>
        </w:r>
      </w:del>
      <w:r>
        <w:rPr>
          <w:w w:val="110"/>
        </w:rPr>
        <w:t>The</w:t>
      </w:r>
      <w:r>
        <w:rPr>
          <w:spacing w:val="-16"/>
          <w:w w:val="110"/>
        </w:rPr>
        <w:t xml:space="preserve"> </w:t>
      </w:r>
      <w:r>
        <w:rPr>
          <w:w w:val="110"/>
        </w:rPr>
        <w:t>samples</w:t>
      </w:r>
      <w:r>
        <w:rPr>
          <w:spacing w:val="-17"/>
          <w:w w:val="110"/>
        </w:rPr>
        <w:t xml:space="preserve"> </w:t>
      </w:r>
      <w:r>
        <w:rPr>
          <w:w w:val="110"/>
        </w:rPr>
        <w:t>include</w:t>
      </w:r>
      <w:r>
        <w:rPr>
          <w:spacing w:val="-16"/>
          <w:w w:val="110"/>
        </w:rPr>
        <w:t xml:space="preserve"> </w:t>
      </w:r>
      <w:r>
        <w:rPr>
          <w:w w:val="110"/>
        </w:rPr>
        <w:t>children</w:t>
      </w:r>
      <w:r>
        <w:rPr>
          <w:spacing w:val="-17"/>
          <w:w w:val="110"/>
        </w:rPr>
        <w:t xml:space="preserve"> </w:t>
      </w:r>
      <w:r>
        <w:rPr>
          <w:w w:val="110"/>
        </w:rPr>
        <w:t>ages</w:t>
      </w:r>
      <w:r>
        <w:rPr>
          <w:spacing w:val="-16"/>
          <w:w w:val="110"/>
        </w:rPr>
        <w:t xml:space="preserve"> </w:t>
      </w:r>
      <w:r>
        <w:rPr>
          <w:w w:val="110"/>
        </w:rPr>
        <w:t>17</w:t>
      </w:r>
      <w:r>
        <w:rPr>
          <w:spacing w:val="-17"/>
          <w:w w:val="110"/>
        </w:rPr>
        <w:t xml:space="preserve"> </w:t>
      </w:r>
      <w:r>
        <w:rPr>
          <w:w w:val="110"/>
        </w:rPr>
        <w:t>and</w:t>
      </w:r>
      <w:r>
        <w:rPr>
          <w:spacing w:val="-16"/>
          <w:w w:val="110"/>
        </w:rPr>
        <w:t xml:space="preserve"> </w:t>
      </w:r>
      <w:r>
        <w:rPr>
          <w:w w:val="110"/>
        </w:rPr>
        <w:t>below</w:t>
      </w:r>
      <w:r>
        <w:rPr>
          <w:spacing w:val="-17"/>
          <w:w w:val="110"/>
        </w:rPr>
        <w:t xml:space="preserve"> </w:t>
      </w:r>
      <w:r>
        <w:rPr>
          <w:w w:val="110"/>
        </w:rPr>
        <w:t>who</w:t>
      </w:r>
      <w:r>
        <w:rPr>
          <w:spacing w:val="-16"/>
          <w:w w:val="110"/>
        </w:rPr>
        <w:t xml:space="preserve"> </w:t>
      </w:r>
      <w:r>
        <w:rPr>
          <w:w w:val="110"/>
        </w:rPr>
        <w:t>live</w:t>
      </w:r>
      <w:r>
        <w:rPr>
          <w:spacing w:val="-17"/>
          <w:w w:val="110"/>
        </w:rPr>
        <w:t xml:space="preserve"> </w:t>
      </w:r>
      <w:r>
        <w:rPr>
          <w:w w:val="110"/>
        </w:rPr>
        <w:t>in</w:t>
      </w:r>
      <w:r>
        <w:rPr>
          <w:spacing w:val="-16"/>
          <w:w w:val="110"/>
        </w:rPr>
        <w:t xml:space="preserve"> </w:t>
      </w:r>
      <w:r>
        <w:rPr>
          <w:w w:val="110"/>
        </w:rPr>
        <w:t>intact</w:t>
      </w:r>
      <w:r>
        <w:rPr>
          <w:spacing w:val="-17"/>
          <w:w w:val="110"/>
        </w:rPr>
        <w:t xml:space="preserve"> </w:t>
      </w:r>
      <w:r>
        <w:rPr>
          <w:w w:val="110"/>
        </w:rPr>
        <w:t>families. First-generation</w:t>
      </w:r>
      <w:r>
        <w:rPr>
          <w:spacing w:val="-17"/>
          <w:w w:val="110"/>
        </w:rPr>
        <w:t xml:space="preserve"> </w:t>
      </w:r>
      <w:r>
        <w:rPr>
          <w:w w:val="110"/>
        </w:rPr>
        <w:t>Asian</w:t>
      </w:r>
      <w:r>
        <w:rPr>
          <w:spacing w:val="-16"/>
          <w:w w:val="110"/>
        </w:rPr>
        <w:t xml:space="preserve"> </w:t>
      </w:r>
      <w:ins w:id="1502" w:author="Hussain Hadah" w:date="2026-10-25T19:29:00Z" w16du:dateUtc="2026-10-25T23:29:00Z">
        <w:r w:rsidR="00665139">
          <w:t>immigrant</w:t>
        </w:r>
      </w:ins>
      <w:del w:id="1503" w:author="Hussain Hadah" w:date="2026-10-25T19:29:00Z" w16du:dateUtc="2026-10-25T23:29:00Z">
        <w:r>
          <w:rPr>
            <w:w w:val="110"/>
          </w:rPr>
          <w:delText>im-migrant</w:delText>
        </w:r>
      </w:del>
      <w:r>
        <w:rPr>
          <w:w w:val="110"/>
        </w:rPr>
        <w:t xml:space="preserve"> children that were born in a Asian country. Native-born second-generation Asian immigrant children with at least one parent born in a Asian country.</w:t>
      </w:r>
      <w:r>
        <w:rPr>
          <w:spacing w:val="26"/>
          <w:w w:val="110"/>
        </w:rPr>
        <w:t xml:space="preserve"> </w:t>
      </w:r>
      <w:r>
        <w:rPr>
          <w:w w:val="110"/>
        </w:rPr>
        <w:t>Finally, native-born third generation Asian immigrant children with native-born parents and at least one grand parent born in a Asian country.</w:t>
      </w:r>
    </w:p>
    <w:p w14:paraId="1D90F4FC" w14:textId="77777777" w:rsidR="00E746E6" w:rsidRDefault="000245FA">
      <w:pPr>
        <w:pStyle w:val="BodyText"/>
        <w:spacing w:line="279" w:lineRule="exact"/>
        <w:ind w:left="906"/>
        <w:jc w:val="both"/>
      </w:pPr>
      <w:del w:id="1504" w:author="Hussain Hadah" w:date="2026-10-25T19:29:00Z" w16du:dateUtc="2026-10-25T23:29:00Z">
        <w:r>
          <w:rPr>
            <w:w w:val="110"/>
            <w:position w:val="9"/>
            <w:sz w:val="18"/>
          </w:rPr>
          <w:delText>2</w:delText>
        </w:r>
        <w:r>
          <w:rPr>
            <w:spacing w:val="6"/>
            <w:w w:val="110"/>
            <w:position w:val="9"/>
            <w:sz w:val="18"/>
          </w:rPr>
          <w:delText xml:space="preserve"> </w:delText>
        </w:r>
      </w:del>
      <w:r>
        <w:rPr>
          <w:w w:val="110"/>
        </w:rPr>
        <w:t>Data</w:t>
      </w:r>
      <w:r>
        <w:rPr>
          <w:spacing w:val="-16"/>
          <w:w w:val="110"/>
        </w:rPr>
        <w:t xml:space="preserve"> </w:t>
      </w:r>
      <w:r>
        <w:rPr>
          <w:w w:val="110"/>
        </w:rPr>
        <w:t>source</w:t>
      </w:r>
      <w:r>
        <w:rPr>
          <w:spacing w:val="-17"/>
          <w:w w:val="110"/>
        </w:rPr>
        <w:t xml:space="preserve"> </w:t>
      </w:r>
      <w:r>
        <w:rPr>
          <w:w w:val="110"/>
        </w:rPr>
        <w:t>is</w:t>
      </w:r>
      <w:r>
        <w:rPr>
          <w:spacing w:val="-16"/>
          <w:w w:val="110"/>
        </w:rPr>
        <w:t xml:space="preserve"> </w:t>
      </w:r>
      <w:r>
        <w:rPr>
          <w:w w:val="110"/>
        </w:rPr>
        <w:t>the</w:t>
      </w:r>
      <w:r>
        <w:rPr>
          <w:spacing w:val="-17"/>
          <w:w w:val="110"/>
        </w:rPr>
        <w:t xml:space="preserve"> </w:t>
      </w:r>
      <w:r>
        <w:rPr>
          <w:w w:val="110"/>
        </w:rPr>
        <w:t>2004-2021</w:t>
      </w:r>
      <w:r>
        <w:rPr>
          <w:spacing w:val="-16"/>
          <w:w w:val="110"/>
        </w:rPr>
        <w:t xml:space="preserve"> </w:t>
      </w:r>
      <w:r>
        <w:rPr>
          <w:w w:val="110"/>
        </w:rPr>
        <w:t>Current</w:t>
      </w:r>
      <w:r>
        <w:rPr>
          <w:spacing w:val="-17"/>
          <w:w w:val="110"/>
        </w:rPr>
        <w:t xml:space="preserve"> </w:t>
      </w:r>
      <w:r>
        <w:rPr>
          <w:w w:val="110"/>
        </w:rPr>
        <w:t>Population</w:t>
      </w:r>
      <w:r>
        <w:rPr>
          <w:spacing w:val="-16"/>
          <w:w w:val="110"/>
        </w:rPr>
        <w:t xml:space="preserve"> </w:t>
      </w:r>
      <w:r>
        <w:rPr>
          <w:spacing w:val="-2"/>
          <w:w w:val="110"/>
        </w:rPr>
        <w:t>Survey.</w:t>
      </w:r>
    </w:p>
    <w:p w14:paraId="5D1324FD" w14:textId="77777777" w:rsidR="00E746E6" w:rsidRDefault="00E746E6">
      <w:pPr>
        <w:pStyle w:val="BodyText"/>
        <w:spacing w:line="279" w:lineRule="exact"/>
        <w:jc w:val="both"/>
        <w:sectPr w:rsidR="00E746E6">
          <w:footerReference w:type="even" r:id="rId47"/>
          <w:footerReference w:type="first" r:id="rId48"/>
          <w:type w:val="continuous"/>
          <w:pgSz w:w="15840" w:h="12240" w:orient="landscape"/>
          <w:pgMar w:top="1720" w:right="1800" w:bottom="280" w:left="2160" w:header="0" w:footer="0" w:gutter="0"/>
          <w:cols w:space="720"/>
        </w:sectPr>
      </w:pPr>
    </w:p>
    <w:p w14:paraId="427ED5A7" w14:textId="77777777" w:rsidR="00E746E6" w:rsidRDefault="000245FA">
      <w:pPr>
        <w:pStyle w:val="BodyText"/>
        <w:spacing w:before="79"/>
        <w:ind w:left="1048"/>
        <w:jc w:val="both"/>
      </w:pPr>
      <w:bookmarkStart w:id="1507" w:name="_bookmark65"/>
      <w:bookmarkEnd w:id="1507"/>
      <w:r>
        <w:rPr>
          <w:w w:val="105"/>
        </w:rPr>
        <w:lastRenderedPageBreak/>
        <w:t>Table</w:t>
      </w:r>
      <w:r>
        <w:rPr>
          <w:spacing w:val="18"/>
          <w:w w:val="105"/>
        </w:rPr>
        <w:t xml:space="preserve"> </w:t>
      </w:r>
      <w:r>
        <w:rPr>
          <w:w w:val="105"/>
        </w:rPr>
        <w:t>2:</w:t>
      </w:r>
      <w:r>
        <w:rPr>
          <w:spacing w:val="39"/>
          <w:w w:val="105"/>
        </w:rPr>
        <w:t xml:space="preserve"> </w:t>
      </w:r>
      <w:r>
        <w:rPr>
          <w:w w:val="105"/>
        </w:rPr>
        <w:t>Current</w:t>
      </w:r>
      <w:r>
        <w:rPr>
          <w:spacing w:val="18"/>
          <w:w w:val="105"/>
        </w:rPr>
        <w:t xml:space="preserve"> </w:t>
      </w:r>
      <w:r>
        <w:rPr>
          <w:w w:val="105"/>
        </w:rPr>
        <w:t>Population</w:t>
      </w:r>
      <w:r>
        <w:rPr>
          <w:spacing w:val="19"/>
          <w:w w:val="105"/>
        </w:rPr>
        <w:t xml:space="preserve"> </w:t>
      </w:r>
      <w:r>
        <w:rPr>
          <w:w w:val="105"/>
        </w:rPr>
        <w:t>Survey</w:t>
      </w:r>
      <w:r>
        <w:rPr>
          <w:spacing w:val="18"/>
          <w:w w:val="105"/>
        </w:rPr>
        <w:t xml:space="preserve"> </w:t>
      </w:r>
      <w:r>
        <w:rPr>
          <w:w w:val="105"/>
        </w:rPr>
        <w:t>(CPS)</w:t>
      </w:r>
      <w:r>
        <w:rPr>
          <w:spacing w:val="18"/>
          <w:w w:val="105"/>
        </w:rPr>
        <w:t xml:space="preserve"> </w:t>
      </w:r>
      <w:r>
        <w:rPr>
          <w:w w:val="105"/>
        </w:rPr>
        <w:t>Summary</w:t>
      </w:r>
      <w:r>
        <w:rPr>
          <w:spacing w:val="19"/>
          <w:w w:val="105"/>
        </w:rPr>
        <w:t xml:space="preserve"> </w:t>
      </w:r>
      <w:r>
        <w:rPr>
          <w:spacing w:val="-2"/>
          <w:w w:val="105"/>
        </w:rPr>
        <w:t>Statistics</w:t>
      </w:r>
    </w:p>
    <w:p w14:paraId="0ABF6375" w14:textId="77777777" w:rsidR="00EC5473" w:rsidRDefault="00665139">
      <w:pPr>
        <w:spacing w:after="109" w:line="259" w:lineRule="auto"/>
        <w:rPr>
          <w:ins w:id="1508" w:author="Hussain Hadah" w:date="2026-10-25T19:29:00Z" w16du:dateUtc="2026-10-25T23:29:00Z"/>
        </w:rPr>
      </w:pPr>
      <w:ins w:id="1509" w:author="Hussain Hadah" w:date="2026-10-25T19:29:00Z" w16du:dateUtc="2026-10-25T23:29:00Z">
        <w:r>
          <w:rPr>
            <w:noProof/>
          </w:rPr>
          <mc:AlternateContent>
            <mc:Choice Requires="wpg">
              <w:drawing>
                <wp:inline distT="0" distB="0" distL="0" distR="0" wp14:anchorId="7D129A15" wp14:editId="4DAE1DE6">
                  <wp:extent cx="5884024" cy="266573"/>
                  <wp:effectExtent l="0" t="0" r="0" b="0"/>
                  <wp:docPr id="43435" name="Group 43435"/>
                  <wp:cNvGraphicFramePr/>
                  <a:graphic xmlns:a="http://schemas.openxmlformats.org/drawingml/2006/main">
                    <a:graphicData uri="http://schemas.microsoft.com/office/word/2010/wordprocessingGroup">
                      <wpg:wgp>
                        <wpg:cNvGrpSpPr/>
                        <wpg:grpSpPr>
                          <a:xfrm>
                            <a:off x="0" y="0"/>
                            <a:ext cx="5884024" cy="266573"/>
                            <a:chOff x="0" y="0"/>
                            <a:chExt cx="5884024" cy="266573"/>
                          </a:xfrm>
                        </wpg:grpSpPr>
                        <wps:wsp>
                          <wps:cNvPr id="2503" name="Shape 2503"/>
                          <wps:cNvSpPr/>
                          <wps:spPr>
                            <a:xfrm>
                              <a:off x="0" y="0"/>
                              <a:ext cx="5884024" cy="0"/>
                            </a:xfrm>
                            <a:custGeom>
                              <a:avLst/>
                              <a:gdLst/>
                              <a:ahLst/>
                              <a:cxnLst/>
                              <a:rect l="0" t="0" r="0" b="0"/>
                              <a:pathLst>
                                <a:path w="5884024">
                                  <a:moveTo>
                                    <a:pt x="0" y="0"/>
                                  </a:moveTo>
                                  <a:lnTo>
                                    <a:pt x="5884024" y="0"/>
                                  </a:lnTo>
                                </a:path>
                              </a:pathLst>
                            </a:custGeom>
                            <a:ln w="12141" cap="flat">
                              <a:miter lim="127000"/>
                            </a:ln>
                          </wps:spPr>
                          <wps:style>
                            <a:lnRef idx="1">
                              <a:srgbClr val="000000"/>
                            </a:lnRef>
                            <a:fillRef idx="0">
                              <a:srgbClr val="000000">
                                <a:alpha val="0"/>
                              </a:srgbClr>
                            </a:fillRef>
                            <a:effectRef idx="0">
                              <a:scrgbClr r="0" g="0" b="0"/>
                            </a:effectRef>
                            <a:fontRef idx="none"/>
                          </wps:style>
                          <wps:bodyPr/>
                        </wps:wsp>
                        <wps:wsp>
                          <wps:cNvPr id="4227" name="Rectangle 4227"/>
                          <wps:cNvSpPr/>
                          <wps:spPr>
                            <a:xfrm>
                              <a:off x="2807627" y="73275"/>
                              <a:ext cx="695465" cy="196685"/>
                            </a:xfrm>
                            <a:prstGeom prst="rect">
                              <a:avLst/>
                            </a:prstGeom>
                            <a:ln>
                              <a:noFill/>
                            </a:ln>
                          </wps:spPr>
                          <wps:txbx>
                            <w:txbxContent>
                              <w:p w14:paraId="7DD9EE8C" w14:textId="77777777" w:rsidR="00EC5473" w:rsidRDefault="00665139">
                                <w:pPr>
                                  <w:spacing w:after="160" w:line="259" w:lineRule="auto"/>
                                  <w:rPr>
                                    <w:ins w:id="1510" w:author="Hussain Hadah" w:date="2026-10-25T19:29:00Z" w16du:dateUtc="2026-10-25T23:29:00Z"/>
                                  </w:rPr>
                                </w:pPr>
                                <w:ins w:id="1511" w:author="Hussain Hadah" w:date="2026-10-25T19:29:00Z" w16du:dateUtc="2026-10-25T23:29:00Z">
                                  <w:r>
                                    <w:rPr>
                                      <w:b/>
                                      <w:w w:val="121"/>
                                    </w:rPr>
                                    <w:t>Overall</w:t>
                                  </w:r>
                                </w:ins>
                              </w:p>
                            </w:txbxContent>
                          </wps:txbx>
                          <wps:bodyPr horzOverflow="overflow" vert="horz" lIns="0" tIns="0" rIns="0" bIns="0" rtlCol="0">
                            <a:noAutofit/>
                          </wps:bodyPr>
                        </wps:wsp>
                        <wps:wsp>
                          <wps:cNvPr id="4228" name="Rectangle 4228"/>
                          <wps:cNvSpPr/>
                          <wps:spPr>
                            <a:xfrm>
                              <a:off x="4254122" y="73275"/>
                              <a:ext cx="1340447" cy="196685"/>
                            </a:xfrm>
                            <a:prstGeom prst="rect">
                              <a:avLst/>
                            </a:prstGeom>
                            <a:ln>
                              <a:noFill/>
                            </a:ln>
                          </wps:spPr>
                          <wps:txbx>
                            <w:txbxContent>
                              <w:p w14:paraId="48C32140" w14:textId="77777777" w:rsidR="00EC5473" w:rsidRDefault="00665139">
                                <w:pPr>
                                  <w:spacing w:after="160" w:line="259" w:lineRule="auto"/>
                                  <w:rPr>
                                    <w:ins w:id="1512" w:author="Hussain Hadah" w:date="2026-10-25T19:29:00Z" w16du:dateUtc="2026-10-25T23:29:00Z"/>
                                  </w:rPr>
                                </w:pPr>
                                <w:ins w:id="1513" w:author="Hussain Hadah" w:date="2026-10-25T19:29:00Z" w16du:dateUtc="2026-10-25T23:29:00Z">
                                  <w:r>
                                    <w:rPr>
                                      <w:b/>
                                      <w:w w:val="115"/>
                                    </w:rPr>
                                    <w:t>By</w:t>
                                  </w:r>
                                  <w:r>
                                    <w:rPr>
                                      <w:b/>
                                      <w:spacing w:val="6"/>
                                      <w:w w:val="115"/>
                                    </w:rPr>
                                    <w:t xml:space="preserve"> </w:t>
                                  </w:r>
                                  <w:r>
                                    <w:rPr>
                                      <w:b/>
                                      <w:w w:val="115"/>
                                    </w:rPr>
                                    <w:t>Generation</w:t>
                                  </w:r>
                                </w:ins>
                              </w:p>
                            </w:txbxContent>
                          </wps:txbx>
                          <wps:bodyPr horzOverflow="overflow" vert="horz" lIns="0" tIns="0" rIns="0" bIns="0" rtlCol="0">
                            <a:noAutofit/>
                          </wps:bodyPr>
                        </wps:wsp>
                        <wps:wsp>
                          <wps:cNvPr id="2505" name="Shape 2505"/>
                          <wps:cNvSpPr/>
                          <wps:spPr>
                            <a:xfrm>
                              <a:off x="2544051" y="266573"/>
                              <a:ext cx="1050062" cy="0"/>
                            </a:xfrm>
                            <a:custGeom>
                              <a:avLst/>
                              <a:gdLst/>
                              <a:ahLst/>
                              <a:cxnLst/>
                              <a:rect l="0" t="0" r="0" b="0"/>
                              <a:pathLst>
                                <a:path w="1050062">
                                  <a:moveTo>
                                    <a:pt x="0" y="0"/>
                                  </a:moveTo>
                                  <a:lnTo>
                                    <a:pt x="1050062" y="0"/>
                                  </a:lnTo>
                                </a:path>
                              </a:pathLst>
                            </a:custGeom>
                            <a:ln w="4559" cap="flat">
                              <a:miter lim="127000"/>
                            </a:ln>
                          </wps:spPr>
                          <wps:style>
                            <a:lnRef idx="1">
                              <a:srgbClr val="000000"/>
                            </a:lnRef>
                            <a:fillRef idx="0">
                              <a:srgbClr val="000000">
                                <a:alpha val="0"/>
                              </a:srgbClr>
                            </a:fillRef>
                            <a:effectRef idx="0">
                              <a:scrgbClr r="0" g="0" b="0"/>
                            </a:effectRef>
                            <a:fontRef idx="none"/>
                          </wps:style>
                          <wps:bodyPr/>
                        </wps:wsp>
                        <wps:wsp>
                          <wps:cNvPr id="2506" name="Shape 2506"/>
                          <wps:cNvSpPr/>
                          <wps:spPr>
                            <a:xfrm>
                              <a:off x="3670033" y="266573"/>
                              <a:ext cx="2176030" cy="0"/>
                            </a:xfrm>
                            <a:custGeom>
                              <a:avLst/>
                              <a:gdLst/>
                              <a:ahLst/>
                              <a:cxnLst/>
                              <a:rect l="0" t="0" r="0" b="0"/>
                              <a:pathLst>
                                <a:path w="2176030">
                                  <a:moveTo>
                                    <a:pt x="0" y="0"/>
                                  </a:moveTo>
                                  <a:lnTo>
                                    <a:pt x="2176030" y="0"/>
                                  </a:lnTo>
                                </a:path>
                              </a:pathLst>
                            </a:custGeom>
                            <a:ln w="455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D129A15" id="Group 43435" o:spid="_x0000_s1044" style="width:463.3pt;height:21pt;mso-position-horizontal-relative:char;mso-position-vertical-relative:line" coordsize="58840,26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">
                  <v:shape id="Shape 2503" o:spid="_x0000_s1045" style="position:absolute;width:58840;height:0;visibility:visible;mso-wrap-style:square;v-text-anchor:top" coordsize="58840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" path="m,l5884024,e" filled="f" strokeweight=".33725mm">
                    <v:stroke miterlimit="83231f" joinstyle="miter"/>
                    <v:path arrowok="t" textboxrect="0,0,5884024,0"/>
                  </v:shape>
                  <v:rect id="Rectangle 4227" o:spid="_x0000_s1046" style="position:absolute;left:28076;top:732;width:6954;height:19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" filled="f" stroked="f">
                    <v:textbox inset="0,0,0,0">
                      <w:txbxContent>
                        <w:p w14:paraId="7DD9EE8C" w14:textId="77777777" w:rsidR="00EC5473" w:rsidRDefault="00665139">
                          <w:pPr>
                            <w:spacing w:after="160" w:line="259" w:lineRule="auto"/>
                            <w:rPr>
                              <w:ins w:id="1514" w:author="Hussain Hadah" w:date="2026-10-25T19:29:00Z" w16du:dateUtc="2026-10-25T23:29:00Z"/>
                            </w:rPr>
                          </w:pPr>
                          <w:ins w:id="1515" w:author="Hussain Hadah" w:date="2026-10-25T19:29:00Z" w16du:dateUtc="2026-10-25T23:29:00Z">
                            <w:r>
                              <w:rPr>
                                <w:b/>
                                <w:w w:val="121"/>
                              </w:rPr>
                              <w:t>Overall</w:t>
                            </w:r>
                          </w:ins>
                        </w:p>
                      </w:txbxContent>
                    </v:textbox>
                  </v:rect>
                  <v:rect id="Rectangle 4228" o:spid="_x0000_s1047" style="position:absolute;left:42541;top:732;width:13404;height:19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" filled="f" stroked="f">
                    <v:textbox inset="0,0,0,0">
                      <w:txbxContent>
                        <w:p w14:paraId="48C32140" w14:textId="77777777" w:rsidR="00EC5473" w:rsidRDefault="00665139">
                          <w:pPr>
                            <w:spacing w:after="160" w:line="259" w:lineRule="auto"/>
                            <w:rPr>
                              <w:ins w:id="1516" w:author="Hussain Hadah" w:date="2026-10-25T19:29:00Z" w16du:dateUtc="2026-10-25T23:29:00Z"/>
                            </w:rPr>
                          </w:pPr>
                          <w:ins w:id="1517" w:author="Hussain Hadah" w:date="2026-10-25T19:29:00Z" w16du:dateUtc="2026-10-25T23:29:00Z">
                            <w:r>
                              <w:rPr>
                                <w:b/>
                                <w:w w:val="115"/>
                              </w:rPr>
                              <w:t>By</w:t>
                            </w:r>
                            <w:r>
                              <w:rPr>
                                <w:b/>
                                <w:spacing w:val="6"/>
                                <w:w w:val="115"/>
                              </w:rPr>
                              <w:t xml:space="preserve"> </w:t>
                            </w:r>
                            <w:r>
                              <w:rPr>
                                <w:b/>
                                <w:w w:val="115"/>
                              </w:rPr>
                              <w:t>Generation</w:t>
                            </w:r>
                          </w:ins>
                        </w:p>
                      </w:txbxContent>
                    </v:textbox>
                  </v:rect>
                  <v:shape id="Shape 2505" o:spid="_x0000_s1048" style="position:absolute;left:25440;top:2665;width:10501;height:0;visibility:visible;mso-wrap-style:square;v-text-anchor:top" coordsize="10500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" path="m,l1050062,e" filled="f" strokeweight=".1266mm">
                    <v:stroke miterlimit="83231f" joinstyle="miter"/>
                    <v:path arrowok="t" textboxrect="0,0,1050062,0"/>
                  </v:shape>
                  <v:shape id="Shape 2506" o:spid="_x0000_s1049" style="position:absolute;left:36700;top:2665;width:21760;height:0;visibility:visible;mso-wrap-style:square;v-text-anchor:top" coordsize="217603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" path="m,l2176030,e" filled="f" strokeweight=".1266mm">
                    <v:stroke miterlimit="83231f" joinstyle="miter"/>
                    <v:path arrowok="t" textboxrect="0,0,2176030,0"/>
                  </v:shape>
                  <w10:anchorlock/>
                </v:group>
              </w:pict>
            </mc:Fallback>
          </mc:AlternateContent>
        </w:r>
      </w:ins>
    </w:p>
    <w:p w14:paraId="16D7360C" w14:textId="77777777" w:rsidR="00E746E6" w:rsidRDefault="000245FA">
      <w:pPr>
        <w:pStyle w:val="BodyText"/>
        <w:spacing w:before="11"/>
        <w:rPr>
          <w:del w:id="1518" w:author="Hussain Hadah" w:date="2026-10-25T19:29:00Z" w16du:dateUtc="2026-10-25T23:29:00Z"/>
          <w:sz w:val="6"/>
        </w:rPr>
      </w:pPr>
      <w:del w:id="1519" w:author="Hussain Hadah" w:date="2026-10-25T19:29:00Z" w16du:dateUtc="2026-10-25T23:29:00Z">
        <w:r>
          <w:rPr>
            <w:noProof/>
            <w:sz w:val="6"/>
          </w:rPr>
          <mc:AlternateContent>
            <mc:Choice Requires="wps">
              <w:drawing>
                <wp:anchor distT="0" distB="0" distL="0" distR="0" simplePos="0" relativeHeight="487604736" behindDoc="1" locked="0" layoutInCell="1" allowOverlap="1" wp14:anchorId="156A575C" wp14:editId="2BA62E27">
                  <wp:simplePos x="0" y="0"/>
                  <wp:positionH relativeFrom="page">
                    <wp:posOffset>1165872</wp:posOffset>
                  </wp:positionH>
                  <wp:positionV relativeFrom="paragraph">
                    <wp:posOffset>66105</wp:posOffset>
                  </wp:positionV>
                  <wp:extent cx="5884545" cy="127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4545" cy="1270"/>
                          </a:xfrm>
                          <a:custGeom>
                            <a:avLst/>
                            <a:gdLst/>
                            <a:ahLst/>
                            <a:cxnLst/>
                            <a:rect l="l" t="t" r="r" b="b"/>
                            <a:pathLst>
                              <a:path w="5884545">
                                <a:moveTo>
                                  <a:pt x="0" y="0"/>
                                </a:moveTo>
                                <a:lnTo>
                                  <a:pt x="5884024" y="0"/>
                                </a:lnTo>
                              </a:path>
                            </a:pathLst>
                          </a:custGeom>
                          <a:ln w="12141">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91.801003pt;margin-top:5.205172pt;width:463.35pt;height:.1pt;mso-position-horizontal-relative:page;mso-position-vertical-relative:paragraph;z-index:-15711744;mso-wrap-distance-left:0;mso-wrap-distance-right:0" id="docshape26" coordorigin="1836,104" coordsize="9267,0" path="m1836,104l11102,104e" filled="false" stroked="true" strokeweight=".956pt" strokecolor="#000000">
                  <v:path arrowok="t"/>
                  <v:stroke dashstyle="solid"/>
                  <w10:wrap type="topAndBottom"/>
                </v:shape>
              </w:pict>
            </mc:Fallback>
          </mc:AlternateContent>
        </w:r>
      </w:del>
    </w:p>
    <w:p w14:paraId="59411DAF" w14:textId="77777777" w:rsidR="00E746E6" w:rsidRDefault="000245FA">
      <w:pPr>
        <w:tabs>
          <w:tab w:val="left" w:pos="2277"/>
        </w:tabs>
        <w:spacing w:before="51"/>
        <w:ind w:right="1395"/>
        <w:jc w:val="right"/>
        <w:rPr>
          <w:del w:id="1520" w:author="Hussain Hadah" w:date="2026-10-25T19:29:00Z" w16du:dateUtc="2026-10-25T23:29:00Z"/>
          <w:b/>
          <w:sz w:val="24"/>
        </w:rPr>
      </w:pPr>
      <w:del w:id="1521" w:author="Hussain Hadah" w:date="2026-10-25T19:29:00Z" w16du:dateUtc="2026-10-25T23:29:00Z">
        <w:r>
          <w:rPr>
            <w:b/>
            <w:spacing w:val="-2"/>
            <w:w w:val="105"/>
            <w:sz w:val="24"/>
          </w:rPr>
          <w:delText>Overall</w:delText>
        </w:r>
        <w:r>
          <w:rPr>
            <w:b/>
            <w:sz w:val="24"/>
          </w:rPr>
          <w:tab/>
        </w:r>
        <w:r>
          <w:rPr>
            <w:b/>
            <w:w w:val="105"/>
            <w:sz w:val="24"/>
          </w:rPr>
          <w:delText>By</w:delText>
        </w:r>
        <w:r>
          <w:rPr>
            <w:b/>
            <w:spacing w:val="-9"/>
            <w:w w:val="105"/>
            <w:sz w:val="24"/>
          </w:rPr>
          <w:delText xml:space="preserve"> </w:delText>
        </w:r>
        <w:r>
          <w:rPr>
            <w:b/>
            <w:spacing w:val="-2"/>
            <w:w w:val="105"/>
            <w:sz w:val="24"/>
          </w:rPr>
          <w:delText>Generation</w:delText>
        </w:r>
      </w:del>
    </w:p>
    <w:p w14:paraId="321CACAD" w14:textId="77777777" w:rsidR="00E746E6" w:rsidRDefault="00E746E6">
      <w:pPr>
        <w:pStyle w:val="BodyText"/>
        <w:spacing w:before="2"/>
        <w:rPr>
          <w:del w:id="1522" w:author="Hussain Hadah" w:date="2026-10-25T19:29:00Z" w16du:dateUtc="2026-10-25T23:29:00Z"/>
          <w:b/>
          <w:sz w:val="7"/>
        </w:rPr>
      </w:pPr>
    </w:p>
    <w:tbl>
      <w:tblPr>
        <w:tblW w:w="0" w:type="auto"/>
        <w:tblInd w:w="43" w:type="dxa"/>
        <w:tblLayout w:type="fixed"/>
        <w:tblCellMar>
          <w:left w:w="0" w:type="dxa"/>
          <w:right w:w="0" w:type="dxa"/>
        </w:tblCellMar>
        <w:tblLook w:val="01E0" w:firstRow="1" w:lastRow="1" w:firstColumn="1" w:lastColumn="1" w:noHBand="0" w:noVBand="0"/>
      </w:tblPr>
      <w:tblGrid>
        <w:gridCol w:w="2339"/>
        <w:gridCol w:w="3321"/>
        <w:gridCol w:w="119"/>
        <w:gridCol w:w="1713"/>
        <w:gridCol w:w="1773"/>
      </w:tblGrid>
      <w:tr w:rsidR="00E746E6" w14:paraId="724E82B8" w14:textId="77777777">
        <w:trPr>
          <w:trHeight w:val="692"/>
        </w:trPr>
        <w:tc>
          <w:tcPr>
            <w:tcW w:w="2339" w:type="dxa"/>
            <w:tcBorders>
              <w:bottom w:val="single" w:sz="6" w:space="0" w:color="000000"/>
            </w:tcBorders>
          </w:tcPr>
          <w:p w14:paraId="1119241E" w14:textId="77777777" w:rsidR="00E746E6" w:rsidRDefault="000245FA">
            <w:pPr>
              <w:pStyle w:val="TableParagraph"/>
              <w:spacing w:before="197"/>
              <w:ind w:left="119"/>
              <w:jc w:val="left"/>
              <w:rPr>
                <w:b/>
                <w:sz w:val="24"/>
              </w:rPr>
            </w:pPr>
            <w:r>
              <w:rPr>
                <w:b/>
                <w:spacing w:val="-2"/>
                <w:sz w:val="24"/>
              </w:rPr>
              <w:t>Characteristic</w:t>
            </w:r>
          </w:p>
        </w:tc>
        <w:tc>
          <w:tcPr>
            <w:tcW w:w="3321" w:type="dxa"/>
            <w:tcBorders>
              <w:bottom w:val="single" w:sz="6" w:space="0" w:color="000000"/>
            </w:tcBorders>
          </w:tcPr>
          <w:p w14:paraId="0C8B6061" w14:textId="77777777" w:rsidR="00E746E6" w:rsidRDefault="000245FA">
            <w:pPr>
              <w:pStyle w:val="TableParagraph"/>
              <w:spacing w:line="20" w:lineRule="exact"/>
              <w:ind w:left="1667" w:right="-72"/>
              <w:jc w:val="left"/>
              <w:rPr>
                <w:del w:id="1523" w:author="Hussain Hadah" w:date="2026-10-25T19:29:00Z" w16du:dateUtc="2026-10-25T23:29:00Z"/>
                <w:sz w:val="2"/>
              </w:rPr>
            </w:pPr>
            <w:del w:id="1524" w:author="Hussain Hadah" w:date="2026-10-25T19:29:00Z" w16du:dateUtc="2026-10-25T23:29:00Z">
              <w:r>
                <w:rPr>
                  <w:noProof/>
                  <w:sz w:val="2"/>
                </w:rPr>
                <mc:AlternateContent>
                  <mc:Choice Requires="wps">
                    <w:drawing>
                      <wp:inline distT="0" distB="0" distL="0" distR="0" wp14:anchorId="21455DD2" wp14:editId="7D2CF7FC">
                        <wp:extent cx="1050290" cy="5080"/>
                        <wp:effectExtent l="9525" t="0" r="0" b="4445"/>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50290" cy="5080"/>
                                  <a:chOff x="0" y="0"/>
                                  <a:chExt cx="1050290" cy="5080"/>
                                </a:xfrm>
                              </wpg:grpSpPr>
                              <wps:wsp>
                                <wps:cNvPr id="39" name="Graphic 39"/>
                                <wps:cNvSpPr/>
                                <wps:spPr>
                                  <a:xfrm>
                                    <a:off x="0" y="2279"/>
                                    <a:ext cx="1050290" cy="1270"/>
                                  </a:xfrm>
                                  <a:custGeom>
                                    <a:avLst/>
                                    <a:gdLst/>
                                    <a:ahLst/>
                                    <a:cxnLst/>
                                    <a:rect l="l" t="t" r="r" b="b"/>
                                    <a:pathLst>
                                      <a:path w="1050290">
                                        <a:moveTo>
                                          <a:pt x="0" y="0"/>
                                        </a:moveTo>
                                        <a:lnTo>
                                          <a:pt x="1050061" y="0"/>
                                        </a:lnTo>
                                      </a:path>
                                    </a:pathLst>
                                  </a:custGeom>
                                  <a:ln w="4559">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82.7pt;height:.4pt;mso-position-horizontal-relative:char;mso-position-vertical-relative:line" id="docshapegroup27" coordorigin="0,0" coordsize="1654,8">
                        <v:line style="position:absolute" from="0,4" to="1654,4" stroked="true" strokeweight=".359pt" strokecolor="#000000">
                          <v:stroke dashstyle="solid"/>
                        </v:line>
                      </v:group>
                    </w:pict>
                  </mc:Fallback>
                </mc:AlternateContent>
              </w:r>
            </w:del>
          </w:p>
          <w:p w14:paraId="59FD15AB" w14:textId="77777777" w:rsidR="00E746E6" w:rsidRDefault="000245FA">
            <w:pPr>
              <w:pStyle w:val="TableParagraph"/>
              <w:spacing w:before="29"/>
              <w:ind w:left="1879"/>
              <w:jc w:val="left"/>
              <w:rPr>
                <w:del w:id="1525" w:author="Hussain Hadah" w:date="2026-10-25T19:29:00Z" w16du:dateUtc="2026-10-25T23:29:00Z"/>
                <w:b/>
                <w:sz w:val="24"/>
              </w:rPr>
            </w:pPr>
            <w:r>
              <w:rPr>
                <w:b/>
                <w:w w:val="110"/>
                <w:sz w:val="24"/>
              </w:rPr>
              <w:t>All</w:t>
            </w:r>
            <w:r>
              <w:rPr>
                <w:b/>
                <w:spacing w:val="-1"/>
                <w:w w:val="110"/>
                <w:sz w:val="24"/>
              </w:rPr>
              <w:t xml:space="preserve"> </w:t>
            </w:r>
            <w:r>
              <w:rPr>
                <w:b/>
                <w:spacing w:val="-2"/>
                <w:w w:val="110"/>
                <w:sz w:val="24"/>
              </w:rPr>
              <w:t>Sample</w:t>
            </w:r>
            <w:ins w:id="1526" w:author="Hussain Hadah" w:date="2026-10-25T19:29:00Z" w16du:dateUtc="2026-10-25T23:29:00Z">
              <w:r w:rsidR="00665139">
                <w:rPr>
                  <w:b/>
                </w:rPr>
                <w:t xml:space="preserve"> </w:t>
              </w:r>
            </w:ins>
          </w:p>
          <w:p w14:paraId="5D35364F" w14:textId="77777777" w:rsidR="00E746E6" w:rsidRDefault="000245FA">
            <w:pPr>
              <w:pStyle w:val="TableParagraph"/>
              <w:spacing w:before="13"/>
              <w:ind w:left="1933"/>
              <w:jc w:val="left"/>
              <w:rPr>
                <w:sz w:val="24"/>
              </w:rPr>
            </w:pPr>
            <w:r>
              <w:rPr>
                <w:sz w:val="24"/>
              </w:rPr>
              <w:t>N</w:t>
            </w:r>
            <w:r>
              <w:rPr>
                <w:spacing w:val="15"/>
                <w:sz w:val="24"/>
              </w:rPr>
              <w:t xml:space="preserve"> </w:t>
            </w:r>
            <w:r>
              <w:rPr>
                <w:sz w:val="24"/>
              </w:rPr>
              <w:t>=</w:t>
            </w:r>
            <w:r>
              <w:rPr>
                <w:spacing w:val="16"/>
                <w:sz w:val="24"/>
              </w:rPr>
              <w:t xml:space="preserve"> </w:t>
            </w:r>
            <w:r>
              <w:rPr>
                <w:spacing w:val="-2"/>
                <w:sz w:val="24"/>
              </w:rPr>
              <w:t>48,153</w:t>
            </w:r>
          </w:p>
        </w:tc>
        <w:tc>
          <w:tcPr>
            <w:tcW w:w="119" w:type="dxa"/>
            <w:tcBorders>
              <w:bottom w:val="single" w:sz="6" w:space="0" w:color="000000"/>
            </w:tcBorders>
            <w:cellDel w:id="1527" w:author="Hussain Hadah" w:date="2026-10-25T19:29:00Z"/>
          </w:tcPr>
          <w:p w14:paraId="5D7151D5" w14:textId="77777777" w:rsidR="00E746E6" w:rsidRDefault="00E746E6">
            <w:pPr>
              <w:pStyle w:val="TableParagraph"/>
              <w:jc w:val="left"/>
            </w:pPr>
          </w:p>
        </w:tc>
        <w:tc>
          <w:tcPr>
            <w:tcW w:w="1713" w:type="dxa"/>
            <w:tcBorders>
              <w:top w:val="single" w:sz="4" w:space="0" w:color="000000"/>
              <w:bottom w:val="single" w:sz="6" w:space="0" w:color="000000"/>
            </w:tcBorders>
          </w:tcPr>
          <w:p w14:paraId="5F5D501D" w14:textId="77777777" w:rsidR="00E746E6" w:rsidRDefault="000245FA">
            <w:pPr>
              <w:pStyle w:val="TableParagraph"/>
              <w:spacing w:before="49"/>
              <w:ind w:right="56"/>
              <w:rPr>
                <w:b/>
                <w:sz w:val="24"/>
              </w:rPr>
            </w:pPr>
            <w:r>
              <w:rPr>
                <w:b/>
                <w:spacing w:val="-2"/>
                <w:sz w:val="24"/>
              </w:rPr>
              <w:t>First</w:t>
            </w:r>
          </w:p>
          <w:p w14:paraId="19D74C6B" w14:textId="77777777" w:rsidR="00E746E6" w:rsidRDefault="000245FA">
            <w:pPr>
              <w:pStyle w:val="TableParagraph"/>
              <w:spacing w:before="13"/>
              <w:ind w:right="56"/>
              <w:rPr>
                <w:sz w:val="24"/>
              </w:rPr>
            </w:pPr>
            <w:r>
              <w:rPr>
                <w:spacing w:val="-2"/>
                <w:w w:val="105"/>
                <w:sz w:val="24"/>
              </w:rPr>
              <w:t>N=35,728</w:t>
            </w:r>
          </w:p>
        </w:tc>
        <w:tc>
          <w:tcPr>
            <w:tcW w:w="1773" w:type="dxa"/>
            <w:tcBorders>
              <w:top w:val="single" w:sz="4" w:space="0" w:color="000000"/>
              <w:bottom w:val="single" w:sz="6" w:space="0" w:color="000000"/>
            </w:tcBorders>
          </w:tcPr>
          <w:p w14:paraId="739B5D37" w14:textId="77777777" w:rsidR="00E746E6" w:rsidRDefault="000245FA">
            <w:pPr>
              <w:pStyle w:val="TableParagraph"/>
              <w:spacing w:before="49"/>
              <w:ind w:left="489"/>
              <w:jc w:val="left"/>
              <w:rPr>
                <w:del w:id="1528" w:author="Hussain Hadah" w:date="2026-10-25T19:29:00Z" w16du:dateUtc="2026-10-25T23:29:00Z"/>
                <w:b/>
                <w:sz w:val="24"/>
              </w:rPr>
            </w:pPr>
            <w:r>
              <w:rPr>
                <w:b/>
                <w:spacing w:val="-2"/>
                <w:w w:val="110"/>
                <w:sz w:val="24"/>
              </w:rPr>
              <w:t>Second</w:t>
            </w:r>
            <w:ins w:id="1529" w:author="Hussain Hadah" w:date="2026-10-25T19:29:00Z" w16du:dateUtc="2026-10-25T23:29:00Z">
              <w:r w:rsidR="00665139">
                <w:rPr>
                  <w:b/>
                </w:rPr>
                <w:t xml:space="preserve"> </w:t>
              </w:r>
            </w:ins>
          </w:p>
          <w:p w14:paraId="2A53F799" w14:textId="77777777" w:rsidR="00E746E6" w:rsidRDefault="000245FA">
            <w:pPr>
              <w:pStyle w:val="TableParagraph"/>
              <w:spacing w:before="13"/>
              <w:ind w:left="387"/>
              <w:jc w:val="left"/>
              <w:rPr>
                <w:sz w:val="24"/>
              </w:rPr>
            </w:pPr>
            <w:r>
              <w:rPr>
                <w:spacing w:val="-2"/>
                <w:w w:val="105"/>
                <w:sz w:val="24"/>
              </w:rPr>
              <w:t>N=12,425</w:t>
            </w:r>
          </w:p>
        </w:tc>
      </w:tr>
      <w:tr w:rsidR="00E746E6" w14:paraId="5DE48569" w14:textId="77777777">
        <w:trPr>
          <w:trHeight w:val="339"/>
        </w:trPr>
        <w:tc>
          <w:tcPr>
            <w:tcW w:w="2339" w:type="dxa"/>
            <w:tcBorders>
              <w:top w:val="single" w:sz="6" w:space="0" w:color="000000"/>
            </w:tcBorders>
          </w:tcPr>
          <w:p w14:paraId="48F9BA64" w14:textId="77777777" w:rsidR="00E746E6" w:rsidRDefault="000245FA">
            <w:pPr>
              <w:pStyle w:val="TableParagraph"/>
              <w:spacing w:before="49" w:line="270" w:lineRule="exact"/>
              <w:ind w:left="119"/>
              <w:jc w:val="left"/>
              <w:rPr>
                <w:sz w:val="24"/>
              </w:rPr>
            </w:pPr>
            <w:r>
              <w:rPr>
                <w:spacing w:val="-2"/>
                <w:w w:val="105"/>
                <w:sz w:val="24"/>
              </w:rPr>
              <w:t>Female</w:t>
            </w:r>
          </w:p>
        </w:tc>
        <w:tc>
          <w:tcPr>
            <w:tcW w:w="3321" w:type="dxa"/>
            <w:tcBorders>
              <w:top w:val="single" w:sz="6" w:space="0" w:color="000000"/>
            </w:tcBorders>
          </w:tcPr>
          <w:p w14:paraId="2F70573C" w14:textId="77777777" w:rsidR="00E746E6" w:rsidRDefault="000245FA">
            <w:pPr>
              <w:pStyle w:val="TableParagraph"/>
              <w:spacing w:before="49" w:line="270" w:lineRule="exact"/>
              <w:ind w:right="615"/>
              <w:jc w:val="right"/>
              <w:rPr>
                <w:sz w:val="24"/>
              </w:rPr>
            </w:pPr>
            <w:r>
              <w:rPr>
                <w:spacing w:val="-4"/>
                <w:sz w:val="24"/>
              </w:rPr>
              <w:t>0.56</w:t>
            </w:r>
          </w:p>
        </w:tc>
        <w:tc>
          <w:tcPr>
            <w:tcW w:w="119" w:type="dxa"/>
            <w:tcBorders>
              <w:top w:val="single" w:sz="6" w:space="0" w:color="000000"/>
            </w:tcBorders>
            <w:cellDel w:id="1530" w:author="Hussain Hadah" w:date="2026-10-25T19:29:00Z"/>
          </w:tcPr>
          <w:p w14:paraId="03CF6886" w14:textId="77777777" w:rsidR="00E746E6" w:rsidRDefault="00E746E6">
            <w:pPr>
              <w:pStyle w:val="TableParagraph"/>
              <w:jc w:val="left"/>
            </w:pPr>
          </w:p>
        </w:tc>
        <w:tc>
          <w:tcPr>
            <w:tcW w:w="1713" w:type="dxa"/>
            <w:tcBorders>
              <w:top w:val="single" w:sz="6" w:space="0" w:color="000000"/>
            </w:tcBorders>
          </w:tcPr>
          <w:p w14:paraId="46E99A58" w14:textId="77777777" w:rsidR="00E746E6" w:rsidRDefault="000245FA">
            <w:pPr>
              <w:pStyle w:val="TableParagraph"/>
              <w:spacing w:before="49" w:line="270" w:lineRule="exact"/>
              <w:ind w:right="56"/>
              <w:rPr>
                <w:sz w:val="24"/>
              </w:rPr>
            </w:pPr>
            <w:r>
              <w:rPr>
                <w:spacing w:val="-4"/>
                <w:sz w:val="24"/>
              </w:rPr>
              <w:t>0.58</w:t>
            </w:r>
          </w:p>
        </w:tc>
        <w:tc>
          <w:tcPr>
            <w:tcW w:w="1773" w:type="dxa"/>
            <w:tcBorders>
              <w:top w:val="single" w:sz="6" w:space="0" w:color="000000"/>
            </w:tcBorders>
          </w:tcPr>
          <w:p w14:paraId="0AD30E9E" w14:textId="77777777" w:rsidR="00E746E6" w:rsidRDefault="000245FA">
            <w:pPr>
              <w:pStyle w:val="TableParagraph"/>
              <w:spacing w:before="49" w:line="270" w:lineRule="exact"/>
              <w:ind w:left="2"/>
              <w:rPr>
                <w:sz w:val="24"/>
              </w:rPr>
            </w:pPr>
            <w:r>
              <w:rPr>
                <w:spacing w:val="-4"/>
                <w:sz w:val="24"/>
              </w:rPr>
              <w:t>0.50</w:t>
            </w:r>
          </w:p>
        </w:tc>
      </w:tr>
      <w:tr w:rsidR="00E746E6" w14:paraId="7FD24215" w14:textId="77777777">
        <w:trPr>
          <w:trHeight w:val="288"/>
        </w:trPr>
        <w:tc>
          <w:tcPr>
            <w:tcW w:w="2339" w:type="dxa"/>
          </w:tcPr>
          <w:p w14:paraId="22DEE7F6" w14:textId="77777777" w:rsidR="00E746E6" w:rsidRDefault="000245FA">
            <w:pPr>
              <w:pStyle w:val="TableParagraph"/>
              <w:spacing w:line="269" w:lineRule="exact"/>
              <w:ind w:left="119"/>
              <w:jc w:val="left"/>
              <w:rPr>
                <w:sz w:val="24"/>
              </w:rPr>
            </w:pPr>
            <w:r>
              <w:rPr>
                <w:spacing w:val="-2"/>
                <w:w w:val="110"/>
                <w:sz w:val="24"/>
              </w:rPr>
              <w:t>Asian</w:t>
            </w:r>
          </w:p>
        </w:tc>
        <w:tc>
          <w:tcPr>
            <w:tcW w:w="3321" w:type="dxa"/>
          </w:tcPr>
          <w:p w14:paraId="5C758189" w14:textId="77777777" w:rsidR="00E746E6" w:rsidRDefault="000245FA">
            <w:pPr>
              <w:pStyle w:val="TableParagraph"/>
              <w:spacing w:line="269" w:lineRule="exact"/>
              <w:ind w:right="615"/>
              <w:jc w:val="right"/>
              <w:rPr>
                <w:sz w:val="24"/>
              </w:rPr>
            </w:pPr>
            <w:r>
              <w:rPr>
                <w:spacing w:val="-4"/>
                <w:sz w:val="24"/>
              </w:rPr>
              <w:t>0.90</w:t>
            </w:r>
          </w:p>
        </w:tc>
        <w:tc>
          <w:tcPr>
            <w:tcW w:w="119" w:type="dxa"/>
            <w:cellDel w:id="1531" w:author="Hussain Hadah" w:date="2026-10-25T19:29:00Z"/>
          </w:tcPr>
          <w:p w14:paraId="22F75550" w14:textId="77777777" w:rsidR="00E746E6" w:rsidRDefault="00E746E6">
            <w:pPr>
              <w:pStyle w:val="TableParagraph"/>
              <w:jc w:val="left"/>
              <w:rPr>
                <w:sz w:val="20"/>
              </w:rPr>
            </w:pPr>
          </w:p>
        </w:tc>
        <w:tc>
          <w:tcPr>
            <w:tcW w:w="1713" w:type="dxa"/>
          </w:tcPr>
          <w:p w14:paraId="0590B129" w14:textId="77777777" w:rsidR="00E746E6" w:rsidRDefault="000245FA">
            <w:pPr>
              <w:pStyle w:val="TableParagraph"/>
              <w:spacing w:line="269" w:lineRule="exact"/>
              <w:ind w:right="56"/>
              <w:rPr>
                <w:sz w:val="24"/>
              </w:rPr>
            </w:pPr>
            <w:r>
              <w:rPr>
                <w:spacing w:val="-4"/>
                <w:sz w:val="24"/>
              </w:rPr>
              <w:t>0.96</w:t>
            </w:r>
          </w:p>
        </w:tc>
        <w:tc>
          <w:tcPr>
            <w:tcW w:w="1773" w:type="dxa"/>
          </w:tcPr>
          <w:p w14:paraId="1AE9363B" w14:textId="77777777" w:rsidR="00E746E6" w:rsidRDefault="000245FA">
            <w:pPr>
              <w:pStyle w:val="TableParagraph"/>
              <w:spacing w:line="269" w:lineRule="exact"/>
              <w:ind w:left="2"/>
              <w:rPr>
                <w:sz w:val="24"/>
              </w:rPr>
            </w:pPr>
            <w:r>
              <w:rPr>
                <w:spacing w:val="-4"/>
                <w:sz w:val="24"/>
              </w:rPr>
              <w:t>0.73</w:t>
            </w:r>
          </w:p>
        </w:tc>
      </w:tr>
      <w:tr w:rsidR="00E746E6" w14:paraId="60E26AC4" w14:textId="77777777">
        <w:trPr>
          <w:trHeight w:val="288"/>
        </w:trPr>
        <w:tc>
          <w:tcPr>
            <w:tcW w:w="2339" w:type="dxa"/>
          </w:tcPr>
          <w:p w14:paraId="403E18DD" w14:textId="77777777" w:rsidR="00E746E6" w:rsidRDefault="000245FA">
            <w:pPr>
              <w:pStyle w:val="TableParagraph"/>
              <w:spacing w:line="269" w:lineRule="exact"/>
              <w:ind w:left="119"/>
              <w:jc w:val="left"/>
              <w:rPr>
                <w:sz w:val="24"/>
              </w:rPr>
            </w:pPr>
            <w:r>
              <w:rPr>
                <w:spacing w:val="-5"/>
                <w:w w:val="110"/>
                <w:sz w:val="24"/>
              </w:rPr>
              <w:t>Age</w:t>
            </w:r>
          </w:p>
        </w:tc>
        <w:tc>
          <w:tcPr>
            <w:tcW w:w="3321" w:type="dxa"/>
          </w:tcPr>
          <w:p w14:paraId="294CAC14" w14:textId="77777777" w:rsidR="00E746E6" w:rsidRDefault="000245FA">
            <w:pPr>
              <w:pStyle w:val="TableParagraph"/>
              <w:spacing w:line="269" w:lineRule="exact"/>
              <w:ind w:left="2145"/>
              <w:jc w:val="left"/>
              <w:rPr>
                <w:sz w:val="24"/>
              </w:rPr>
            </w:pPr>
            <w:r>
              <w:rPr>
                <w:sz w:val="24"/>
              </w:rPr>
              <w:t>46</w:t>
            </w:r>
            <w:r>
              <w:rPr>
                <w:spacing w:val="-4"/>
                <w:sz w:val="24"/>
              </w:rPr>
              <w:t xml:space="preserve"> (17)</w:t>
            </w:r>
          </w:p>
        </w:tc>
        <w:tc>
          <w:tcPr>
            <w:tcW w:w="119" w:type="dxa"/>
            <w:cellDel w:id="1532" w:author="Hussain Hadah" w:date="2026-10-25T19:29:00Z"/>
          </w:tcPr>
          <w:p w14:paraId="7D725447" w14:textId="77777777" w:rsidR="00E746E6" w:rsidRDefault="00E746E6">
            <w:pPr>
              <w:pStyle w:val="TableParagraph"/>
              <w:jc w:val="left"/>
              <w:rPr>
                <w:sz w:val="20"/>
              </w:rPr>
            </w:pPr>
          </w:p>
        </w:tc>
        <w:tc>
          <w:tcPr>
            <w:tcW w:w="1713" w:type="dxa"/>
          </w:tcPr>
          <w:p w14:paraId="26181FE8" w14:textId="77777777" w:rsidR="00E746E6" w:rsidRDefault="000245FA">
            <w:pPr>
              <w:pStyle w:val="TableParagraph"/>
              <w:spacing w:line="269" w:lineRule="exact"/>
              <w:ind w:right="56"/>
              <w:rPr>
                <w:sz w:val="24"/>
              </w:rPr>
            </w:pPr>
            <w:r>
              <w:rPr>
                <w:sz w:val="24"/>
              </w:rPr>
              <w:t>49</w:t>
            </w:r>
            <w:r>
              <w:rPr>
                <w:spacing w:val="-4"/>
                <w:sz w:val="24"/>
              </w:rPr>
              <w:t xml:space="preserve"> (16)</w:t>
            </w:r>
          </w:p>
        </w:tc>
        <w:tc>
          <w:tcPr>
            <w:tcW w:w="1773" w:type="dxa"/>
          </w:tcPr>
          <w:p w14:paraId="068CC15B" w14:textId="77777777" w:rsidR="00E746E6" w:rsidRDefault="000245FA">
            <w:pPr>
              <w:pStyle w:val="TableParagraph"/>
              <w:spacing w:line="269" w:lineRule="exact"/>
              <w:ind w:left="2"/>
              <w:rPr>
                <w:sz w:val="24"/>
              </w:rPr>
            </w:pPr>
            <w:r>
              <w:rPr>
                <w:sz w:val="24"/>
              </w:rPr>
              <w:t>38</w:t>
            </w:r>
            <w:r>
              <w:rPr>
                <w:spacing w:val="-4"/>
                <w:sz w:val="24"/>
              </w:rPr>
              <w:t xml:space="preserve"> (17)</w:t>
            </w:r>
          </w:p>
        </w:tc>
      </w:tr>
      <w:tr w:rsidR="00E746E6" w14:paraId="1180CE8E" w14:textId="77777777">
        <w:trPr>
          <w:trHeight w:val="288"/>
        </w:trPr>
        <w:tc>
          <w:tcPr>
            <w:tcW w:w="2339" w:type="dxa"/>
          </w:tcPr>
          <w:p w14:paraId="6926CF92" w14:textId="77777777" w:rsidR="00E746E6" w:rsidRDefault="000245FA">
            <w:pPr>
              <w:pStyle w:val="TableParagraph"/>
              <w:spacing w:line="269" w:lineRule="exact"/>
              <w:ind w:left="119"/>
              <w:jc w:val="left"/>
              <w:rPr>
                <w:sz w:val="24"/>
              </w:rPr>
            </w:pPr>
            <w:r>
              <w:rPr>
                <w:w w:val="105"/>
                <w:sz w:val="24"/>
              </w:rPr>
              <w:t>Years</w:t>
            </w:r>
            <w:r>
              <w:rPr>
                <w:spacing w:val="-16"/>
                <w:w w:val="105"/>
                <w:sz w:val="24"/>
              </w:rPr>
              <w:t xml:space="preserve"> </w:t>
            </w:r>
            <w:r>
              <w:rPr>
                <w:w w:val="105"/>
                <w:sz w:val="24"/>
              </w:rPr>
              <w:t>of</w:t>
            </w:r>
            <w:r>
              <w:rPr>
                <w:spacing w:val="-15"/>
                <w:w w:val="105"/>
                <w:sz w:val="24"/>
              </w:rPr>
              <w:t xml:space="preserve"> </w:t>
            </w:r>
            <w:r>
              <w:rPr>
                <w:spacing w:val="-2"/>
                <w:w w:val="105"/>
                <w:sz w:val="24"/>
              </w:rPr>
              <w:t>Education</w:t>
            </w:r>
          </w:p>
        </w:tc>
        <w:tc>
          <w:tcPr>
            <w:tcW w:w="3321" w:type="dxa"/>
          </w:tcPr>
          <w:p w14:paraId="10F6033C" w14:textId="77777777" w:rsidR="00E746E6" w:rsidRDefault="000245FA">
            <w:pPr>
              <w:pStyle w:val="TableParagraph"/>
              <w:spacing w:line="269" w:lineRule="exact"/>
              <w:ind w:left="2026"/>
              <w:jc w:val="left"/>
              <w:rPr>
                <w:sz w:val="24"/>
              </w:rPr>
            </w:pPr>
            <w:r>
              <w:rPr>
                <w:sz w:val="24"/>
              </w:rPr>
              <w:t>14.0</w:t>
            </w:r>
            <w:r>
              <w:rPr>
                <w:spacing w:val="-6"/>
                <w:sz w:val="24"/>
              </w:rPr>
              <w:t xml:space="preserve"> </w:t>
            </w:r>
            <w:r>
              <w:rPr>
                <w:spacing w:val="-2"/>
                <w:sz w:val="24"/>
              </w:rPr>
              <w:t>(3.5)</w:t>
            </w:r>
          </w:p>
        </w:tc>
        <w:tc>
          <w:tcPr>
            <w:tcW w:w="119" w:type="dxa"/>
            <w:cellDel w:id="1533" w:author="Hussain Hadah" w:date="2026-10-25T19:29:00Z"/>
          </w:tcPr>
          <w:p w14:paraId="48E6DD8D" w14:textId="77777777" w:rsidR="00E746E6" w:rsidRDefault="00E746E6">
            <w:pPr>
              <w:pStyle w:val="TableParagraph"/>
              <w:jc w:val="left"/>
              <w:rPr>
                <w:sz w:val="20"/>
              </w:rPr>
            </w:pPr>
          </w:p>
        </w:tc>
        <w:tc>
          <w:tcPr>
            <w:tcW w:w="1713" w:type="dxa"/>
          </w:tcPr>
          <w:p w14:paraId="5BCE525F" w14:textId="77777777" w:rsidR="00E746E6" w:rsidRDefault="000245FA">
            <w:pPr>
              <w:pStyle w:val="TableParagraph"/>
              <w:spacing w:line="269" w:lineRule="exact"/>
              <w:ind w:left="359"/>
              <w:jc w:val="left"/>
              <w:rPr>
                <w:sz w:val="24"/>
              </w:rPr>
            </w:pPr>
            <w:r>
              <w:rPr>
                <w:sz w:val="24"/>
              </w:rPr>
              <w:t>13.9</w:t>
            </w:r>
            <w:r>
              <w:rPr>
                <w:spacing w:val="-6"/>
                <w:sz w:val="24"/>
              </w:rPr>
              <w:t xml:space="preserve"> </w:t>
            </w:r>
            <w:r>
              <w:rPr>
                <w:spacing w:val="-2"/>
                <w:sz w:val="24"/>
              </w:rPr>
              <w:t>(3.8)</w:t>
            </w:r>
          </w:p>
        </w:tc>
        <w:tc>
          <w:tcPr>
            <w:tcW w:w="1773" w:type="dxa"/>
          </w:tcPr>
          <w:p w14:paraId="153AF2C9" w14:textId="77777777" w:rsidR="00E746E6" w:rsidRDefault="000245FA">
            <w:pPr>
              <w:pStyle w:val="TableParagraph"/>
              <w:spacing w:line="269" w:lineRule="exact"/>
              <w:ind w:left="419"/>
              <w:jc w:val="left"/>
              <w:rPr>
                <w:sz w:val="24"/>
              </w:rPr>
            </w:pPr>
            <w:r>
              <w:rPr>
                <w:sz w:val="24"/>
              </w:rPr>
              <w:t>14.5</w:t>
            </w:r>
            <w:r>
              <w:rPr>
                <w:spacing w:val="-6"/>
                <w:sz w:val="24"/>
              </w:rPr>
              <w:t xml:space="preserve"> </w:t>
            </w:r>
            <w:r>
              <w:rPr>
                <w:spacing w:val="-2"/>
                <w:sz w:val="24"/>
              </w:rPr>
              <w:t>(2.5)</w:t>
            </w:r>
          </w:p>
        </w:tc>
      </w:tr>
      <w:tr w:rsidR="00E746E6" w14:paraId="7B1085DE" w14:textId="77777777">
        <w:trPr>
          <w:trHeight w:val="354"/>
        </w:trPr>
        <w:tc>
          <w:tcPr>
            <w:tcW w:w="2339" w:type="dxa"/>
            <w:tcBorders>
              <w:bottom w:val="single" w:sz="8" w:space="0" w:color="000000"/>
            </w:tcBorders>
          </w:tcPr>
          <w:p w14:paraId="1580E6A5" w14:textId="77777777" w:rsidR="00E746E6" w:rsidRDefault="000245FA">
            <w:pPr>
              <w:pStyle w:val="TableParagraph"/>
              <w:spacing w:line="275" w:lineRule="exact"/>
              <w:ind w:left="119"/>
              <w:jc w:val="left"/>
              <w:rPr>
                <w:sz w:val="24"/>
              </w:rPr>
            </w:pPr>
            <w:r>
              <w:rPr>
                <w:sz w:val="24"/>
              </w:rPr>
              <w:t>Total</w:t>
            </w:r>
            <w:r>
              <w:rPr>
                <w:spacing w:val="32"/>
                <w:sz w:val="24"/>
              </w:rPr>
              <w:t xml:space="preserve"> </w:t>
            </w:r>
            <w:r>
              <w:rPr>
                <w:sz w:val="24"/>
              </w:rPr>
              <w:t>Family</w:t>
            </w:r>
            <w:r>
              <w:rPr>
                <w:spacing w:val="32"/>
                <w:sz w:val="24"/>
              </w:rPr>
              <w:t xml:space="preserve"> </w:t>
            </w:r>
            <w:r>
              <w:rPr>
                <w:spacing w:val="-2"/>
                <w:sz w:val="24"/>
              </w:rPr>
              <w:t>Income</w:t>
            </w:r>
            <w:ins w:id="1534" w:author="Hussain Hadah" w:date="2026-10-25T19:29:00Z" w16du:dateUtc="2026-10-25T23:29:00Z">
              <w:r w:rsidR="00665139">
                <w:t xml:space="preserve"> (1999 dollars)</w:t>
              </w:r>
            </w:ins>
          </w:p>
        </w:tc>
        <w:tc>
          <w:tcPr>
            <w:tcW w:w="3321" w:type="dxa"/>
            <w:tcBorders>
              <w:bottom w:val="single" w:sz="8" w:space="0" w:color="000000"/>
            </w:tcBorders>
          </w:tcPr>
          <w:p w14:paraId="0D1CFF3E" w14:textId="77777777" w:rsidR="00E746E6" w:rsidRDefault="000245FA">
            <w:pPr>
              <w:pStyle w:val="TableParagraph"/>
              <w:tabs>
                <w:tab w:val="left" w:pos="1727"/>
              </w:tabs>
              <w:spacing w:line="275" w:lineRule="exact"/>
              <w:ind w:left="59"/>
              <w:jc w:val="left"/>
              <w:rPr>
                <w:sz w:val="24"/>
              </w:rPr>
            </w:pPr>
            <w:del w:id="1535" w:author="Hussain Hadah" w:date="2026-10-25T19:29:00Z" w16du:dateUtc="2026-10-25T23:29:00Z">
              <w:r>
                <w:rPr>
                  <w:sz w:val="24"/>
                </w:rPr>
                <w:delText>(1999</w:delText>
              </w:r>
              <w:r>
                <w:rPr>
                  <w:spacing w:val="-7"/>
                  <w:sz w:val="24"/>
                </w:rPr>
                <w:delText xml:space="preserve"> </w:delText>
              </w:r>
              <w:r>
                <w:rPr>
                  <w:spacing w:val="-2"/>
                  <w:sz w:val="24"/>
                </w:rPr>
                <w:delText>dollars)</w:delText>
              </w:r>
              <w:r>
                <w:rPr>
                  <w:sz w:val="24"/>
                </w:rPr>
                <w:tab/>
              </w:r>
            </w:del>
            <w:r>
              <w:rPr>
                <w:sz w:val="24"/>
              </w:rPr>
              <w:t>68,121</w:t>
            </w:r>
            <w:r>
              <w:rPr>
                <w:spacing w:val="-8"/>
                <w:sz w:val="24"/>
              </w:rPr>
              <w:t xml:space="preserve"> </w:t>
            </w:r>
            <w:r>
              <w:rPr>
                <w:spacing w:val="-2"/>
                <w:sz w:val="24"/>
              </w:rPr>
              <w:t>(71,266)</w:t>
            </w:r>
          </w:p>
        </w:tc>
        <w:tc>
          <w:tcPr>
            <w:tcW w:w="119" w:type="dxa"/>
            <w:tcBorders>
              <w:bottom w:val="single" w:sz="8" w:space="0" w:color="000000"/>
            </w:tcBorders>
            <w:cellDel w:id="1536" w:author="Hussain Hadah" w:date="2026-10-25T19:29:00Z"/>
          </w:tcPr>
          <w:p w14:paraId="2C78A2F3" w14:textId="77777777" w:rsidR="00E746E6" w:rsidRDefault="00E746E6">
            <w:pPr>
              <w:pStyle w:val="TableParagraph"/>
              <w:jc w:val="left"/>
            </w:pPr>
          </w:p>
        </w:tc>
        <w:tc>
          <w:tcPr>
            <w:tcW w:w="1713" w:type="dxa"/>
            <w:tcBorders>
              <w:bottom w:val="single" w:sz="8" w:space="0" w:color="000000"/>
            </w:tcBorders>
          </w:tcPr>
          <w:p w14:paraId="2B100B50" w14:textId="77777777" w:rsidR="00E746E6" w:rsidRDefault="000245FA">
            <w:pPr>
              <w:pStyle w:val="TableParagraph"/>
              <w:spacing w:line="275" w:lineRule="exact"/>
              <w:ind w:right="56"/>
              <w:rPr>
                <w:sz w:val="24"/>
              </w:rPr>
            </w:pPr>
            <w:r>
              <w:rPr>
                <w:sz w:val="24"/>
              </w:rPr>
              <w:t>66,093</w:t>
            </w:r>
            <w:r>
              <w:rPr>
                <w:spacing w:val="-8"/>
                <w:sz w:val="24"/>
              </w:rPr>
              <w:t xml:space="preserve"> </w:t>
            </w:r>
            <w:r>
              <w:rPr>
                <w:spacing w:val="-2"/>
                <w:sz w:val="24"/>
              </w:rPr>
              <w:t>(70,444)</w:t>
            </w:r>
          </w:p>
        </w:tc>
        <w:tc>
          <w:tcPr>
            <w:tcW w:w="1773" w:type="dxa"/>
            <w:tcBorders>
              <w:bottom w:val="single" w:sz="8" w:space="0" w:color="000000"/>
            </w:tcBorders>
          </w:tcPr>
          <w:p w14:paraId="218EB709" w14:textId="77777777" w:rsidR="00E746E6" w:rsidRDefault="000245FA">
            <w:pPr>
              <w:pStyle w:val="TableParagraph"/>
              <w:spacing w:line="275" w:lineRule="exact"/>
              <w:ind w:left="2"/>
              <w:rPr>
                <w:sz w:val="24"/>
              </w:rPr>
            </w:pPr>
            <w:r>
              <w:rPr>
                <w:sz w:val="24"/>
              </w:rPr>
              <w:t>73,950</w:t>
            </w:r>
            <w:r>
              <w:rPr>
                <w:spacing w:val="-8"/>
                <w:sz w:val="24"/>
              </w:rPr>
              <w:t xml:space="preserve"> </w:t>
            </w:r>
            <w:r>
              <w:rPr>
                <w:spacing w:val="-2"/>
                <w:sz w:val="24"/>
              </w:rPr>
              <w:t>(73,269)</w:t>
            </w:r>
          </w:p>
        </w:tc>
      </w:tr>
    </w:tbl>
    <w:p w14:paraId="43EC9F4B" w14:textId="77777777" w:rsidR="00E746E6" w:rsidRDefault="00665139">
      <w:pPr>
        <w:pStyle w:val="BodyText"/>
        <w:spacing w:before="29" w:line="252" w:lineRule="auto"/>
        <w:ind w:left="394" w:right="415" w:hanging="168"/>
        <w:jc w:val="both"/>
      </w:pPr>
      <w:ins w:id="1537" w:author="Hussain Hadah" w:date="2026-10-25T19:29:00Z" w16du:dateUtc="2026-10-25T23:29:00Z">
        <w:r>
          <w:rPr>
            <w:vertAlign w:val="superscript"/>
          </w:rPr>
          <w:footnoteReference w:id="17"/>
        </w:r>
      </w:ins>
      <w:del w:id="1541" w:author="Hussain Hadah" w:date="2026-10-25T19:29:00Z" w16du:dateUtc="2026-10-25T23:29:00Z">
        <w:r w:rsidR="000245FA">
          <w:rPr>
            <w:w w:val="110"/>
            <w:position w:val="9"/>
            <w:sz w:val="18"/>
          </w:rPr>
          <w:delText>1</w:delText>
        </w:r>
      </w:del>
      <w:r w:rsidR="000245FA">
        <w:rPr>
          <w:w w:val="110"/>
          <w:position w:val="9"/>
          <w:sz w:val="18"/>
        </w:rPr>
        <w:t xml:space="preserve"> </w:t>
      </w:r>
      <w:r w:rsidR="000245FA">
        <w:rPr>
          <w:w w:val="110"/>
        </w:rPr>
        <w:t>The samples include people of Asian ancestry ages 18 and above.</w:t>
      </w:r>
      <w:r w:rsidR="000245FA">
        <w:rPr>
          <w:spacing w:val="40"/>
          <w:w w:val="110"/>
        </w:rPr>
        <w:t xml:space="preserve"> </w:t>
      </w:r>
      <w:r w:rsidR="000245FA">
        <w:rPr>
          <w:w w:val="110"/>
        </w:rPr>
        <w:t>First-generation Asian immigrants were born in a Asian country.</w:t>
      </w:r>
      <w:r w:rsidR="000245FA">
        <w:rPr>
          <w:spacing w:val="40"/>
          <w:w w:val="110"/>
        </w:rPr>
        <w:t xml:space="preserve"> </w:t>
      </w:r>
      <w:r w:rsidR="000245FA">
        <w:rPr>
          <w:w w:val="110"/>
        </w:rPr>
        <w:t>Native-born second-generation Asian immigrants have at least one parent born in a Asian country.</w:t>
      </w:r>
      <w:ins w:id="1542" w:author="Hussain Hadah" w:date="2026-10-25T19:29:00Z" w16du:dateUtc="2026-10-25T23:29:00Z">
        <w:r>
          <w:t xml:space="preserve"> </w:t>
        </w:r>
        <w:r>
          <w:rPr>
            <w:vertAlign w:val="superscript"/>
          </w:rPr>
          <w:footnoteReference w:id="18"/>
        </w:r>
        <w:r>
          <w:rPr>
            <w:vertAlign w:val="superscript"/>
          </w:rPr>
          <w:t xml:space="preserve"> </w:t>
        </w:r>
        <w:r>
          <w:t>Data source is the 2004-2021 Current Population Survey.</w:t>
        </w:r>
      </w:ins>
    </w:p>
    <w:p w14:paraId="67A7CDA5" w14:textId="77777777" w:rsidR="00E746E6" w:rsidRDefault="000245FA">
      <w:pPr>
        <w:pStyle w:val="BodyText"/>
        <w:spacing w:line="273" w:lineRule="exact"/>
        <w:ind w:left="227"/>
        <w:jc w:val="both"/>
        <w:rPr>
          <w:del w:id="1544" w:author="Hussain Hadah" w:date="2026-10-25T19:29:00Z" w16du:dateUtc="2026-10-25T23:29:00Z"/>
        </w:rPr>
      </w:pPr>
      <w:del w:id="1545" w:author="Hussain Hadah" w:date="2026-10-25T19:29:00Z" w16du:dateUtc="2026-10-25T23:29:00Z">
        <w:r>
          <w:rPr>
            <w:w w:val="110"/>
            <w:position w:val="9"/>
            <w:sz w:val="18"/>
          </w:rPr>
          <w:delText>2</w:delText>
        </w:r>
        <w:r>
          <w:rPr>
            <w:spacing w:val="6"/>
            <w:w w:val="110"/>
            <w:position w:val="9"/>
            <w:sz w:val="18"/>
          </w:rPr>
          <w:delText xml:space="preserve"> </w:delText>
        </w:r>
        <w:r>
          <w:rPr>
            <w:w w:val="110"/>
          </w:rPr>
          <w:delText>Data</w:delText>
        </w:r>
        <w:r>
          <w:rPr>
            <w:spacing w:val="-16"/>
            <w:w w:val="110"/>
          </w:rPr>
          <w:delText xml:space="preserve"> </w:delText>
        </w:r>
        <w:r>
          <w:rPr>
            <w:w w:val="110"/>
          </w:rPr>
          <w:delText>source</w:delText>
        </w:r>
        <w:r>
          <w:rPr>
            <w:spacing w:val="-17"/>
            <w:w w:val="110"/>
          </w:rPr>
          <w:delText xml:space="preserve"> </w:delText>
        </w:r>
        <w:r>
          <w:rPr>
            <w:w w:val="110"/>
          </w:rPr>
          <w:delText>is</w:delText>
        </w:r>
        <w:r>
          <w:rPr>
            <w:spacing w:val="-16"/>
            <w:w w:val="110"/>
          </w:rPr>
          <w:delText xml:space="preserve"> </w:delText>
        </w:r>
        <w:r>
          <w:rPr>
            <w:w w:val="110"/>
          </w:rPr>
          <w:delText>the</w:delText>
        </w:r>
        <w:r>
          <w:rPr>
            <w:spacing w:val="-17"/>
            <w:w w:val="110"/>
          </w:rPr>
          <w:delText xml:space="preserve"> </w:delText>
        </w:r>
        <w:r>
          <w:rPr>
            <w:w w:val="110"/>
          </w:rPr>
          <w:delText>2004-2021</w:delText>
        </w:r>
        <w:r>
          <w:rPr>
            <w:spacing w:val="-16"/>
            <w:w w:val="110"/>
          </w:rPr>
          <w:delText xml:space="preserve"> </w:delText>
        </w:r>
        <w:r>
          <w:rPr>
            <w:w w:val="110"/>
          </w:rPr>
          <w:delText>Current</w:delText>
        </w:r>
        <w:r>
          <w:rPr>
            <w:spacing w:val="-17"/>
            <w:w w:val="110"/>
          </w:rPr>
          <w:delText xml:space="preserve"> </w:delText>
        </w:r>
        <w:r>
          <w:rPr>
            <w:w w:val="110"/>
          </w:rPr>
          <w:delText>Population</w:delText>
        </w:r>
        <w:r>
          <w:rPr>
            <w:spacing w:val="-16"/>
            <w:w w:val="110"/>
          </w:rPr>
          <w:delText xml:space="preserve"> </w:delText>
        </w:r>
        <w:r>
          <w:rPr>
            <w:spacing w:val="-2"/>
            <w:w w:val="110"/>
          </w:rPr>
          <w:delText>Survey.</w:delText>
        </w:r>
      </w:del>
    </w:p>
    <w:p w14:paraId="2B892522" w14:textId="77777777" w:rsidR="00E746E6" w:rsidRDefault="00E746E6">
      <w:pPr>
        <w:pStyle w:val="BodyText"/>
        <w:spacing w:before="116"/>
        <w:rPr>
          <w:del w:id="1546" w:author="Hussain Hadah" w:date="2026-10-25T19:29:00Z" w16du:dateUtc="2026-10-25T23:29:00Z"/>
        </w:rPr>
      </w:pPr>
    </w:p>
    <w:p w14:paraId="47625C4C" w14:textId="77777777" w:rsidR="00E746E6" w:rsidRDefault="000245FA">
      <w:pPr>
        <w:pStyle w:val="BodyText"/>
        <w:ind w:right="1313"/>
        <w:jc w:val="right"/>
      </w:pPr>
      <w:bookmarkStart w:id="1547" w:name="_bookmark66"/>
      <w:bookmarkEnd w:id="1547"/>
      <w:r>
        <w:rPr>
          <w:w w:val="105"/>
        </w:rPr>
        <w:t>Table</w:t>
      </w:r>
      <w:r>
        <w:rPr>
          <w:spacing w:val="5"/>
          <w:w w:val="105"/>
        </w:rPr>
        <w:t xml:space="preserve"> </w:t>
      </w:r>
      <w:r>
        <w:rPr>
          <w:w w:val="105"/>
        </w:rPr>
        <w:t>3:</w:t>
      </w:r>
      <w:r>
        <w:rPr>
          <w:spacing w:val="24"/>
          <w:w w:val="105"/>
        </w:rPr>
        <w:t xml:space="preserve"> </w:t>
      </w:r>
      <w:r>
        <w:rPr>
          <w:w w:val="105"/>
        </w:rPr>
        <w:t>Main</w:t>
      </w:r>
      <w:r>
        <w:rPr>
          <w:spacing w:val="6"/>
          <w:w w:val="105"/>
        </w:rPr>
        <w:t xml:space="preserve"> </w:t>
      </w:r>
      <w:r>
        <w:rPr>
          <w:w w:val="105"/>
        </w:rPr>
        <w:t>Effect</w:t>
      </w:r>
      <w:r>
        <w:rPr>
          <w:spacing w:val="6"/>
          <w:w w:val="105"/>
        </w:rPr>
        <w:t xml:space="preserve"> </w:t>
      </w:r>
      <w:r>
        <w:rPr>
          <w:w w:val="105"/>
        </w:rPr>
        <w:t>of</w:t>
      </w:r>
      <w:r>
        <w:rPr>
          <w:spacing w:val="6"/>
          <w:w w:val="105"/>
        </w:rPr>
        <w:t xml:space="preserve"> </w:t>
      </w:r>
      <w:r>
        <w:rPr>
          <w:w w:val="105"/>
        </w:rPr>
        <w:t>Proxy</w:t>
      </w:r>
      <w:r>
        <w:rPr>
          <w:spacing w:val="5"/>
          <w:w w:val="105"/>
        </w:rPr>
        <w:t xml:space="preserve"> </w:t>
      </w:r>
      <w:r>
        <w:rPr>
          <w:w w:val="105"/>
        </w:rPr>
        <w:t>on</w:t>
      </w:r>
      <w:r>
        <w:rPr>
          <w:spacing w:val="6"/>
          <w:w w:val="105"/>
        </w:rPr>
        <w:t xml:space="preserve"> </w:t>
      </w:r>
      <w:r>
        <w:rPr>
          <w:w w:val="105"/>
        </w:rPr>
        <w:t>Second-Generation’s</w:t>
      </w:r>
      <w:r>
        <w:rPr>
          <w:spacing w:val="6"/>
          <w:w w:val="105"/>
        </w:rPr>
        <w:t xml:space="preserve"> </w:t>
      </w:r>
      <w:r>
        <w:rPr>
          <w:w w:val="105"/>
        </w:rPr>
        <w:t>Asian</w:t>
      </w:r>
      <w:r>
        <w:rPr>
          <w:spacing w:val="6"/>
          <w:w w:val="105"/>
        </w:rPr>
        <w:t xml:space="preserve"> </w:t>
      </w:r>
      <w:r>
        <w:rPr>
          <w:w w:val="105"/>
        </w:rPr>
        <w:t>Self-</w:t>
      </w:r>
      <w:r>
        <w:rPr>
          <w:spacing w:val="-2"/>
          <w:w w:val="105"/>
        </w:rPr>
        <w:t>identification</w:t>
      </w:r>
    </w:p>
    <w:p w14:paraId="237BAC5F" w14:textId="77777777" w:rsidR="00E746E6" w:rsidRDefault="00E746E6">
      <w:pPr>
        <w:pStyle w:val="BodyText"/>
        <w:spacing w:before="1"/>
        <w:rPr>
          <w:del w:id="1548" w:author="Hussain Hadah" w:date="2026-10-25T19:29:00Z" w16du:dateUtc="2026-10-25T23:29:00Z"/>
          <w:sz w:val="9"/>
        </w:rPr>
      </w:pPr>
    </w:p>
    <w:tbl>
      <w:tblPr>
        <w:tblW w:w="0" w:type="auto"/>
        <w:tblInd w:w="847" w:type="dxa"/>
        <w:tblLayout w:type="fixed"/>
        <w:tblCellMar>
          <w:left w:w="0" w:type="dxa"/>
          <w:right w:w="0" w:type="dxa"/>
        </w:tblCellMar>
        <w:tblLook w:val="01E0" w:firstRow="1" w:lastRow="1" w:firstColumn="1" w:lastColumn="1" w:noHBand="0" w:noVBand="0"/>
      </w:tblPr>
      <w:tblGrid>
        <w:gridCol w:w="1602"/>
        <w:gridCol w:w="657"/>
        <w:gridCol w:w="1550"/>
        <w:gridCol w:w="1573"/>
        <w:gridCol w:w="1577"/>
      </w:tblGrid>
      <w:tr w:rsidR="00E746E6" w14:paraId="77C2B463" w14:textId="77777777">
        <w:trPr>
          <w:trHeight w:val="577"/>
        </w:trPr>
        <w:tc>
          <w:tcPr>
            <w:tcW w:w="1602" w:type="dxa"/>
            <w:tcBorders>
              <w:top w:val="single" w:sz="8" w:space="0" w:color="000000"/>
              <w:bottom w:val="single" w:sz="6" w:space="0" w:color="000000"/>
            </w:tcBorders>
          </w:tcPr>
          <w:p w14:paraId="5A908D67" w14:textId="77777777" w:rsidR="00E746E6" w:rsidRDefault="000245FA">
            <w:pPr>
              <w:pStyle w:val="TableParagraph"/>
              <w:spacing w:before="171"/>
              <w:ind w:left="119"/>
              <w:jc w:val="left"/>
              <w:rPr>
                <w:sz w:val="24"/>
              </w:rPr>
            </w:pPr>
            <w:r>
              <w:rPr>
                <w:w w:val="110"/>
                <w:sz w:val="24"/>
              </w:rPr>
              <w:t>Parents</w:t>
            </w:r>
            <w:r>
              <w:rPr>
                <w:spacing w:val="2"/>
                <w:w w:val="110"/>
                <w:sz w:val="24"/>
              </w:rPr>
              <w:t xml:space="preserve"> </w:t>
            </w:r>
            <w:r>
              <w:rPr>
                <w:spacing w:val="-4"/>
                <w:w w:val="110"/>
                <w:sz w:val="24"/>
              </w:rPr>
              <w:t>Type</w:t>
            </w:r>
          </w:p>
        </w:tc>
        <w:tc>
          <w:tcPr>
            <w:tcW w:w="657" w:type="dxa"/>
            <w:tcBorders>
              <w:top w:val="single" w:sz="8" w:space="0" w:color="000000"/>
              <w:bottom w:val="single" w:sz="6" w:space="0" w:color="000000"/>
            </w:tcBorders>
          </w:tcPr>
          <w:p w14:paraId="768DA0E6" w14:textId="77777777" w:rsidR="00E746E6" w:rsidRDefault="000245FA">
            <w:pPr>
              <w:pStyle w:val="TableParagraph"/>
              <w:spacing w:before="171"/>
              <w:ind w:right="90"/>
              <w:rPr>
                <w:sz w:val="24"/>
              </w:rPr>
            </w:pPr>
            <w:r>
              <w:rPr>
                <w:spacing w:val="-5"/>
                <w:w w:val="105"/>
                <w:sz w:val="24"/>
              </w:rPr>
              <w:t>All</w:t>
            </w:r>
          </w:p>
        </w:tc>
        <w:tc>
          <w:tcPr>
            <w:tcW w:w="1550" w:type="dxa"/>
            <w:tcBorders>
              <w:top w:val="single" w:sz="8" w:space="0" w:color="000000"/>
              <w:bottom w:val="single" w:sz="6" w:space="0" w:color="000000"/>
            </w:tcBorders>
          </w:tcPr>
          <w:p w14:paraId="32629AC1" w14:textId="77777777" w:rsidR="00E746E6" w:rsidRDefault="000245FA">
            <w:pPr>
              <w:pStyle w:val="TableParagraph"/>
              <w:spacing w:before="171"/>
              <w:ind w:left="120"/>
              <w:jc w:val="left"/>
              <w:rPr>
                <w:sz w:val="24"/>
              </w:rPr>
            </w:pPr>
            <w:r>
              <w:rPr>
                <w:w w:val="105"/>
                <w:sz w:val="24"/>
              </w:rPr>
              <w:t>Asian-</w:t>
            </w:r>
            <w:r>
              <w:rPr>
                <w:spacing w:val="-2"/>
                <w:w w:val="110"/>
                <w:sz w:val="24"/>
              </w:rPr>
              <w:t>Asian</w:t>
            </w:r>
          </w:p>
        </w:tc>
        <w:tc>
          <w:tcPr>
            <w:tcW w:w="1573" w:type="dxa"/>
            <w:tcBorders>
              <w:top w:val="single" w:sz="8" w:space="0" w:color="000000"/>
              <w:bottom w:val="single" w:sz="6" w:space="0" w:color="000000"/>
            </w:tcBorders>
          </w:tcPr>
          <w:p w14:paraId="0BD7BA0E" w14:textId="77777777" w:rsidR="00E746E6" w:rsidRDefault="000245FA">
            <w:pPr>
              <w:pStyle w:val="TableParagraph"/>
              <w:spacing w:before="171"/>
              <w:ind w:left="120"/>
              <w:jc w:val="left"/>
              <w:rPr>
                <w:sz w:val="24"/>
              </w:rPr>
            </w:pPr>
            <w:r>
              <w:rPr>
                <w:w w:val="105"/>
                <w:sz w:val="24"/>
              </w:rPr>
              <w:t>Asian-</w:t>
            </w:r>
            <w:r>
              <w:rPr>
                <w:spacing w:val="-2"/>
                <w:w w:val="110"/>
                <w:sz w:val="24"/>
              </w:rPr>
              <w:t>White</w:t>
            </w:r>
          </w:p>
        </w:tc>
        <w:tc>
          <w:tcPr>
            <w:tcW w:w="1577" w:type="dxa"/>
            <w:tcBorders>
              <w:top w:val="single" w:sz="8" w:space="0" w:color="000000"/>
              <w:bottom w:val="single" w:sz="6" w:space="0" w:color="000000"/>
            </w:tcBorders>
          </w:tcPr>
          <w:p w14:paraId="6E0959B0" w14:textId="77777777" w:rsidR="00E746E6" w:rsidRDefault="000245FA">
            <w:pPr>
              <w:pStyle w:val="TableParagraph"/>
              <w:spacing w:before="171"/>
              <w:ind w:left="120"/>
              <w:jc w:val="left"/>
              <w:rPr>
                <w:sz w:val="24"/>
              </w:rPr>
            </w:pPr>
            <w:r>
              <w:rPr>
                <w:sz w:val="24"/>
              </w:rPr>
              <w:t>White-</w:t>
            </w:r>
            <w:r>
              <w:rPr>
                <w:spacing w:val="-2"/>
                <w:sz w:val="24"/>
              </w:rPr>
              <w:t>Asian</w:t>
            </w:r>
          </w:p>
        </w:tc>
      </w:tr>
      <w:tr w:rsidR="00E746E6" w14:paraId="5CEF917E" w14:textId="77777777">
        <w:trPr>
          <w:trHeight w:val="548"/>
          <w:del w:id="1549" w:author="Hussain Hadah" w:date="2026-10-25T19:29:00Z" w16du:dateUtc="2026-10-25T23:29:00Z"/>
        </w:trPr>
        <w:tc>
          <w:tcPr>
            <w:tcW w:w="1602" w:type="dxa"/>
            <w:tcBorders>
              <w:top w:val="single" w:sz="6" w:space="0" w:color="000000"/>
            </w:tcBorders>
          </w:tcPr>
          <w:p w14:paraId="038F391F" w14:textId="77777777" w:rsidR="00E746E6" w:rsidRDefault="000245FA">
            <w:pPr>
              <w:pStyle w:val="TableParagraph"/>
              <w:spacing w:before="170"/>
              <w:ind w:left="119"/>
              <w:jc w:val="left"/>
              <w:rPr>
                <w:del w:id="1550" w:author="Hussain Hadah" w:date="2026-10-25T19:29:00Z" w16du:dateUtc="2026-10-25T23:29:00Z"/>
                <w:b/>
                <w:sz w:val="24"/>
              </w:rPr>
            </w:pPr>
            <w:del w:id="1551" w:author="Hussain Hadah" w:date="2026-10-25T19:29:00Z" w16du:dateUtc="2026-10-25T23:29:00Z">
              <w:r>
                <w:rPr>
                  <w:b/>
                  <w:spacing w:val="-2"/>
                  <w:sz w:val="24"/>
                </w:rPr>
                <w:delText>Proxy:</w:delText>
              </w:r>
            </w:del>
          </w:p>
        </w:tc>
        <w:tc>
          <w:tcPr>
            <w:tcW w:w="657" w:type="dxa"/>
            <w:tcBorders>
              <w:top w:val="single" w:sz="6" w:space="0" w:color="000000"/>
            </w:tcBorders>
          </w:tcPr>
          <w:p w14:paraId="288F172E" w14:textId="77777777" w:rsidR="00E746E6" w:rsidRDefault="00E746E6">
            <w:pPr>
              <w:pStyle w:val="TableParagraph"/>
              <w:jc w:val="left"/>
              <w:rPr>
                <w:del w:id="1552" w:author="Hussain Hadah" w:date="2026-10-25T19:29:00Z" w16du:dateUtc="2026-10-25T23:29:00Z"/>
              </w:rPr>
            </w:pPr>
          </w:p>
        </w:tc>
        <w:tc>
          <w:tcPr>
            <w:tcW w:w="1550" w:type="dxa"/>
            <w:tcBorders>
              <w:top w:val="single" w:sz="6" w:space="0" w:color="000000"/>
            </w:tcBorders>
          </w:tcPr>
          <w:p w14:paraId="14790D0A" w14:textId="77777777" w:rsidR="00E746E6" w:rsidRDefault="00E746E6">
            <w:pPr>
              <w:pStyle w:val="TableParagraph"/>
              <w:jc w:val="left"/>
              <w:rPr>
                <w:del w:id="1553" w:author="Hussain Hadah" w:date="2026-10-25T19:29:00Z" w16du:dateUtc="2026-10-25T23:29:00Z"/>
              </w:rPr>
            </w:pPr>
          </w:p>
        </w:tc>
        <w:tc>
          <w:tcPr>
            <w:tcW w:w="1573" w:type="dxa"/>
            <w:tcBorders>
              <w:top w:val="single" w:sz="6" w:space="0" w:color="000000"/>
            </w:tcBorders>
          </w:tcPr>
          <w:p w14:paraId="02F5FD7F" w14:textId="77777777" w:rsidR="00E746E6" w:rsidRDefault="00E746E6">
            <w:pPr>
              <w:pStyle w:val="TableParagraph"/>
              <w:jc w:val="left"/>
              <w:rPr>
                <w:del w:id="1554" w:author="Hussain Hadah" w:date="2026-10-25T19:29:00Z" w16du:dateUtc="2026-10-25T23:29:00Z"/>
              </w:rPr>
            </w:pPr>
          </w:p>
        </w:tc>
        <w:tc>
          <w:tcPr>
            <w:tcW w:w="1577" w:type="dxa"/>
            <w:tcBorders>
              <w:top w:val="single" w:sz="6" w:space="0" w:color="000000"/>
            </w:tcBorders>
          </w:tcPr>
          <w:p w14:paraId="320AA1D7" w14:textId="77777777" w:rsidR="00E746E6" w:rsidRDefault="00E746E6">
            <w:pPr>
              <w:pStyle w:val="TableParagraph"/>
              <w:jc w:val="left"/>
              <w:rPr>
                <w:del w:id="1555" w:author="Hussain Hadah" w:date="2026-10-25T19:29:00Z" w16du:dateUtc="2026-10-25T23:29:00Z"/>
              </w:rPr>
            </w:pPr>
          </w:p>
        </w:tc>
      </w:tr>
      <w:tr w:rsidR="00E746E6" w14:paraId="2A7A5F69" w14:textId="77777777">
        <w:trPr>
          <w:trHeight w:val="461"/>
        </w:trPr>
        <w:tc>
          <w:tcPr>
            <w:tcW w:w="1602" w:type="dxa"/>
          </w:tcPr>
          <w:p w14:paraId="6DAD7E30" w14:textId="77777777" w:rsidR="00E746E6" w:rsidRDefault="00665139">
            <w:pPr>
              <w:pStyle w:val="TableParagraph"/>
              <w:spacing w:before="83"/>
              <w:ind w:left="358"/>
              <w:jc w:val="left"/>
              <w:rPr>
                <w:b/>
                <w:sz w:val="24"/>
              </w:rPr>
            </w:pPr>
            <w:ins w:id="1556" w:author="Hussain Hadah" w:date="2026-10-25T19:29:00Z" w16du:dateUtc="2026-10-25T23:29:00Z">
              <w:r>
                <w:rPr>
                  <w:b/>
                </w:rPr>
                <w:t xml:space="preserve">Proxy: </w:t>
              </w:r>
            </w:ins>
            <w:r w:rsidR="000245FA">
              <w:rPr>
                <w:b/>
                <w:spacing w:val="-2"/>
                <w:w w:val="105"/>
                <w:sz w:val="24"/>
              </w:rPr>
              <w:t>Mother</w:t>
            </w:r>
          </w:p>
        </w:tc>
        <w:tc>
          <w:tcPr>
            <w:tcW w:w="657" w:type="dxa"/>
          </w:tcPr>
          <w:p w14:paraId="33CEFB76" w14:textId="77777777" w:rsidR="00E746E6" w:rsidRDefault="000245FA">
            <w:pPr>
              <w:pStyle w:val="TableParagraph"/>
              <w:spacing w:before="83"/>
              <w:ind w:left="90" w:right="90"/>
              <w:rPr>
                <w:sz w:val="24"/>
              </w:rPr>
            </w:pPr>
            <w:r>
              <w:rPr>
                <w:spacing w:val="-4"/>
                <w:sz w:val="24"/>
              </w:rPr>
              <w:t>0.72</w:t>
            </w:r>
          </w:p>
        </w:tc>
        <w:tc>
          <w:tcPr>
            <w:tcW w:w="1550" w:type="dxa"/>
          </w:tcPr>
          <w:p w14:paraId="2691B9A8" w14:textId="77777777" w:rsidR="00E746E6" w:rsidRDefault="000245FA">
            <w:pPr>
              <w:pStyle w:val="TableParagraph"/>
              <w:spacing w:before="83"/>
              <w:ind w:left="120"/>
              <w:jc w:val="left"/>
              <w:rPr>
                <w:sz w:val="24"/>
              </w:rPr>
            </w:pPr>
            <w:r>
              <w:rPr>
                <w:spacing w:val="-4"/>
                <w:sz w:val="24"/>
              </w:rPr>
              <w:t>0.97</w:t>
            </w:r>
          </w:p>
        </w:tc>
        <w:tc>
          <w:tcPr>
            <w:tcW w:w="1573" w:type="dxa"/>
          </w:tcPr>
          <w:p w14:paraId="3F8C2910" w14:textId="77777777" w:rsidR="00E746E6" w:rsidRDefault="000245FA">
            <w:pPr>
              <w:pStyle w:val="TableParagraph"/>
              <w:spacing w:before="83"/>
              <w:ind w:left="120"/>
              <w:jc w:val="left"/>
              <w:rPr>
                <w:sz w:val="24"/>
              </w:rPr>
            </w:pPr>
            <w:r>
              <w:rPr>
                <w:spacing w:val="-4"/>
                <w:sz w:val="24"/>
              </w:rPr>
              <w:t>0.37</w:t>
            </w:r>
          </w:p>
        </w:tc>
        <w:tc>
          <w:tcPr>
            <w:tcW w:w="1577" w:type="dxa"/>
          </w:tcPr>
          <w:p w14:paraId="7F102C24" w14:textId="77777777" w:rsidR="00E746E6" w:rsidRDefault="000245FA">
            <w:pPr>
              <w:pStyle w:val="TableParagraph"/>
              <w:spacing w:before="83"/>
              <w:ind w:left="122"/>
              <w:jc w:val="left"/>
              <w:rPr>
                <w:sz w:val="24"/>
              </w:rPr>
            </w:pPr>
            <w:r>
              <w:rPr>
                <w:spacing w:val="-5"/>
                <w:sz w:val="24"/>
              </w:rPr>
              <w:t>0.3</w:t>
            </w:r>
          </w:p>
        </w:tc>
      </w:tr>
      <w:tr w:rsidR="00E746E6" w14:paraId="26325B6C" w14:textId="77777777">
        <w:trPr>
          <w:trHeight w:val="461"/>
        </w:trPr>
        <w:tc>
          <w:tcPr>
            <w:tcW w:w="1602" w:type="dxa"/>
          </w:tcPr>
          <w:p w14:paraId="33AAFC10" w14:textId="77777777" w:rsidR="00E746E6" w:rsidRDefault="000245FA">
            <w:pPr>
              <w:pStyle w:val="TableParagraph"/>
              <w:spacing w:before="83"/>
              <w:ind w:left="358"/>
              <w:jc w:val="left"/>
              <w:rPr>
                <w:b/>
                <w:sz w:val="24"/>
              </w:rPr>
            </w:pPr>
            <w:r>
              <w:rPr>
                <w:b/>
                <w:spacing w:val="-2"/>
                <w:sz w:val="24"/>
              </w:rPr>
              <w:t>Father</w:t>
            </w:r>
          </w:p>
        </w:tc>
        <w:tc>
          <w:tcPr>
            <w:tcW w:w="657" w:type="dxa"/>
          </w:tcPr>
          <w:p w14:paraId="4194BF24" w14:textId="77777777" w:rsidR="00E746E6" w:rsidRDefault="000245FA">
            <w:pPr>
              <w:pStyle w:val="TableParagraph"/>
              <w:spacing w:before="83"/>
              <w:ind w:left="90" w:right="90"/>
              <w:rPr>
                <w:sz w:val="24"/>
              </w:rPr>
            </w:pPr>
            <w:r>
              <w:rPr>
                <w:spacing w:val="-4"/>
                <w:sz w:val="24"/>
              </w:rPr>
              <w:t>0.72</w:t>
            </w:r>
          </w:p>
        </w:tc>
        <w:tc>
          <w:tcPr>
            <w:tcW w:w="1550" w:type="dxa"/>
          </w:tcPr>
          <w:p w14:paraId="02758CF1" w14:textId="77777777" w:rsidR="00E746E6" w:rsidRDefault="000245FA">
            <w:pPr>
              <w:pStyle w:val="TableParagraph"/>
              <w:spacing w:before="83"/>
              <w:ind w:left="120"/>
              <w:jc w:val="left"/>
              <w:rPr>
                <w:sz w:val="24"/>
              </w:rPr>
            </w:pPr>
            <w:r>
              <w:rPr>
                <w:spacing w:val="-4"/>
                <w:sz w:val="24"/>
              </w:rPr>
              <w:t>0.97</w:t>
            </w:r>
          </w:p>
        </w:tc>
        <w:tc>
          <w:tcPr>
            <w:tcW w:w="1573" w:type="dxa"/>
          </w:tcPr>
          <w:p w14:paraId="72ACAA40" w14:textId="77777777" w:rsidR="00E746E6" w:rsidRDefault="000245FA">
            <w:pPr>
              <w:pStyle w:val="TableParagraph"/>
              <w:spacing w:before="83"/>
              <w:ind w:left="120"/>
              <w:jc w:val="left"/>
              <w:rPr>
                <w:sz w:val="24"/>
              </w:rPr>
            </w:pPr>
            <w:r>
              <w:rPr>
                <w:spacing w:val="-4"/>
                <w:sz w:val="24"/>
              </w:rPr>
              <w:t>0.39</w:t>
            </w:r>
          </w:p>
        </w:tc>
        <w:tc>
          <w:tcPr>
            <w:tcW w:w="1577" w:type="dxa"/>
          </w:tcPr>
          <w:p w14:paraId="650C5C00" w14:textId="77777777" w:rsidR="00E746E6" w:rsidRDefault="000245FA">
            <w:pPr>
              <w:pStyle w:val="TableParagraph"/>
              <w:spacing w:before="83"/>
              <w:ind w:left="122"/>
              <w:jc w:val="left"/>
              <w:rPr>
                <w:sz w:val="24"/>
              </w:rPr>
            </w:pPr>
            <w:r>
              <w:rPr>
                <w:spacing w:val="-4"/>
                <w:sz w:val="24"/>
              </w:rPr>
              <w:t>0.29</w:t>
            </w:r>
          </w:p>
        </w:tc>
      </w:tr>
      <w:tr w:rsidR="00E746E6" w14:paraId="56D206ED" w14:textId="77777777">
        <w:trPr>
          <w:trHeight w:val="461"/>
        </w:trPr>
        <w:tc>
          <w:tcPr>
            <w:tcW w:w="1602" w:type="dxa"/>
          </w:tcPr>
          <w:p w14:paraId="74E9F587" w14:textId="77777777" w:rsidR="00E746E6" w:rsidRDefault="000245FA">
            <w:pPr>
              <w:pStyle w:val="TableParagraph"/>
              <w:spacing w:before="83"/>
              <w:ind w:left="358"/>
              <w:jc w:val="left"/>
              <w:rPr>
                <w:b/>
                <w:sz w:val="24"/>
              </w:rPr>
            </w:pPr>
            <w:r>
              <w:rPr>
                <w:b/>
                <w:spacing w:val="-4"/>
                <w:w w:val="115"/>
                <w:sz w:val="24"/>
              </w:rPr>
              <w:t>Self</w:t>
            </w:r>
          </w:p>
        </w:tc>
        <w:tc>
          <w:tcPr>
            <w:tcW w:w="657" w:type="dxa"/>
          </w:tcPr>
          <w:p w14:paraId="4E7D3E31" w14:textId="77777777" w:rsidR="00E746E6" w:rsidRDefault="000245FA">
            <w:pPr>
              <w:pStyle w:val="TableParagraph"/>
              <w:spacing w:before="83"/>
              <w:ind w:left="90" w:right="90"/>
              <w:rPr>
                <w:sz w:val="24"/>
              </w:rPr>
            </w:pPr>
            <w:r>
              <w:rPr>
                <w:spacing w:val="-4"/>
                <w:sz w:val="24"/>
              </w:rPr>
              <w:t>0.87</w:t>
            </w:r>
          </w:p>
        </w:tc>
        <w:tc>
          <w:tcPr>
            <w:tcW w:w="1550" w:type="dxa"/>
          </w:tcPr>
          <w:p w14:paraId="35C7CB46" w14:textId="77777777" w:rsidR="00E746E6" w:rsidRDefault="000245FA">
            <w:pPr>
              <w:pStyle w:val="TableParagraph"/>
              <w:spacing w:before="83"/>
              <w:ind w:left="120"/>
              <w:jc w:val="left"/>
              <w:rPr>
                <w:sz w:val="24"/>
              </w:rPr>
            </w:pPr>
            <w:r>
              <w:rPr>
                <w:spacing w:val="-4"/>
                <w:sz w:val="24"/>
              </w:rPr>
              <w:t>0.97</w:t>
            </w:r>
          </w:p>
        </w:tc>
        <w:tc>
          <w:tcPr>
            <w:tcW w:w="1573" w:type="dxa"/>
          </w:tcPr>
          <w:p w14:paraId="4CCDFE5E" w14:textId="77777777" w:rsidR="00E746E6" w:rsidRDefault="000245FA">
            <w:pPr>
              <w:pStyle w:val="TableParagraph"/>
              <w:spacing w:before="83"/>
              <w:ind w:left="120"/>
              <w:jc w:val="left"/>
              <w:rPr>
                <w:sz w:val="24"/>
              </w:rPr>
            </w:pPr>
            <w:r>
              <w:rPr>
                <w:spacing w:val="-4"/>
                <w:sz w:val="24"/>
              </w:rPr>
              <w:t>0.23</w:t>
            </w:r>
          </w:p>
        </w:tc>
        <w:tc>
          <w:tcPr>
            <w:tcW w:w="1577" w:type="dxa"/>
          </w:tcPr>
          <w:p w14:paraId="15A42FFF" w14:textId="77777777" w:rsidR="00E746E6" w:rsidRDefault="000245FA">
            <w:pPr>
              <w:pStyle w:val="TableParagraph"/>
              <w:spacing w:before="83"/>
              <w:ind w:left="122"/>
              <w:jc w:val="left"/>
              <w:rPr>
                <w:sz w:val="24"/>
              </w:rPr>
            </w:pPr>
            <w:r>
              <w:rPr>
                <w:spacing w:val="-4"/>
                <w:sz w:val="24"/>
              </w:rPr>
              <w:t>0.31</w:t>
            </w:r>
          </w:p>
        </w:tc>
      </w:tr>
      <w:tr w:rsidR="00E746E6" w14:paraId="5BABA44F" w14:textId="77777777">
        <w:trPr>
          <w:trHeight w:val="490"/>
        </w:trPr>
        <w:tc>
          <w:tcPr>
            <w:tcW w:w="1602" w:type="dxa"/>
            <w:tcBorders>
              <w:bottom w:val="single" w:sz="8" w:space="0" w:color="000000"/>
            </w:tcBorders>
          </w:tcPr>
          <w:p w14:paraId="5260A244" w14:textId="77777777" w:rsidR="00E746E6" w:rsidRDefault="000245FA">
            <w:pPr>
              <w:pStyle w:val="TableParagraph"/>
              <w:spacing w:before="83"/>
              <w:ind w:left="358"/>
              <w:jc w:val="left"/>
              <w:rPr>
                <w:b/>
                <w:sz w:val="24"/>
              </w:rPr>
            </w:pPr>
            <w:r>
              <w:rPr>
                <w:b/>
                <w:spacing w:val="-2"/>
                <w:w w:val="105"/>
                <w:sz w:val="24"/>
              </w:rPr>
              <w:t>Others</w:t>
            </w:r>
          </w:p>
        </w:tc>
        <w:tc>
          <w:tcPr>
            <w:tcW w:w="657" w:type="dxa"/>
            <w:tcBorders>
              <w:bottom w:val="single" w:sz="8" w:space="0" w:color="000000"/>
            </w:tcBorders>
          </w:tcPr>
          <w:p w14:paraId="603DE152" w14:textId="77777777" w:rsidR="00E746E6" w:rsidRDefault="000245FA">
            <w:pPr>
              <w:pStyle w:val="TableParagraph"/>
              <w:spacing w:before="83"/>
              <w:ind w:left="90" w:right="90"/>
              <w:rPr>
                <w:sz w:val="24"/>
              </w:rPr>
            </w:pPr>
            <w:r>
              <w:rPr>
                <w:spacing w:val="-4"/>
                <w:sz w:val="24"/>
              </w:rPr>
              <w:t>0.88</w:t>
            </w:r>
          </w:p>
        </w:tc>
        <w:tc>
          <w:tcPr>
            <w:tcW w:w="1550" w:type="dxa"/>
            <w:tcBorders>
              <w:bottom w:val="single" w:sz="8" w:space="0" w:color="000000"/>
            </w:tcBorders>
          </w:tcPr>
          <w:p w14:paraId="40F9DFBB" w14:textId="77777777" w:rsidR="00E746E6" w:rsidRDefault="000245FA">
            <w:pPr>
              <w:pStyle w:val="TableParagraph"/>
              <w:spacing w:before="83"/>
              <w:ind w:left="120"/>
              <w:jc w:val="left"/>
              <w:rPr>
                <w:sz w:val="24"/>
              </w:rPr>
            </w:pPr>
            <w:r>
              <w:rPr>
                <w:spacing w:val="-4"/>
                <w:sz w:val="24"/>
              </w:rPr>
              <w:t>0.96</w:t>
            </w:r>
          </w:p>
        </w:tc>
        <w:tc>
          <w:tcPr>
            <w:tcW w:w="1573" w:type="dxa"/>
            <w:tcBorders>
              <w:bottom w:val="single" w:sz="8" w:space="0" w:color="000000"/>
            </w:tcBorders>
          </w:tcPr>
          <w:p w14:paraId="4D08D3B6" w14:textId="77777777" w:rsidR="00E746E6" w:rsidRDefault="000245FA">
            <w:pPr>
              <w:pStyle w:val="TableParagraph"/>
              <w:spacing w:before="83"/>
              <w:ind w:left="120"/>
              <w:jc w:val="left"/>
              <w:rPr>
                <w:sz w:val="24"/>
              </w:rPr>
            </w:pPr>
            <w:r>
              <w:rPr>
                <w:spacing w:val="-5"/>
                <w:sz w:val="24"/>
              </w:rPr>
              <w:t>0.6</w:t>
            </w:r>
          </w:p>
        </w:tc>
        <w:tc>
          <w:tcPr>
            <w:tcW w:w="1577" w:type="dxa"/>
            <w:tcBorders>
              <w:bottom w:val="single" w:sz="8" w:space="0" w:color="000000"/>
            </w:tcBorders>
          </w:tcPr>
          <w:p w14:paraId="66AED198" w14:textId="77777777" w:rsidR="00E746E6" w:rsidRDefault="000245FA">
            <w:pPr>
              <w:pStyle w:val="TableParagraph"/>
              <w:spacing w:before="83"/>
              <w:ind w:left="122"/>
              <w:jc w:val="left"/>
              <w:rPr>
                <w:sz w:val="24"/>
              </w:rPr>
            </w:pPr>
            <w:r>
              <w:rPr>
                <w:spacing w:val="-4"/>
                <w:sz w:val="24"/>
              </w:rPr>
              <w:t>0.54</w:t>
            </w:r>
          </w:p>
        </w:tc>
      </w:tr>
    </w:tbl>
    <w:p w14:paraId="62CB60B6" w14:textId="77777777" w:rsidR="00E746E6" w:rsidRDefault="000245FA">
      <w:pPr>
        <w:pStyle w:val="BodyText"/>
        <w:spacing w:before="196" w:line="400" w:lineRule="auto"/>
        <w:ind w:left="1199" w:right="1918" w:hanging="168"/>
        <w:jc w:val="both"/>
        <w:rPr>
          <w:del w:id="1557" w:author="Hussain Hadah" w:date="2026-10-25T19:29:00Z" w16du:dateUtc="2026-10-25T23:29:00Z"/>
        </w:rPr>
      </w:pPr>
      <w:del w:id="1558" w:author="Hussain Hadah" w:date="2026-10-25T19:29:00Z" w16du:dateUtc="2026-10-25T23:29:00Z">
        <w:r>
          <w:rPr>
            <w:w w:val="110"/>
            <w:position w:val="9"/>
            <w:sz w:val="18"/>
          </w:rPr>
          <w:lastRenderedPageBreak/>
          <w:delText xml:space="preserve">1 </w:delText>
        </w:r>
        <w:r>
          <w:rPr>
            <w:w w:val="110"/>
          </w:rPr>
          <w:delText>The samples include children ages 17 and below who live in intact</w:delText>
        </w:r>
        <w:r>
          <w:rPr>
            <w:spacing w:val="-16"/>
            <w:w w:val="110"/>
          </w:rPr>
          <w:delText xml:space="preserve"> </w:delText>
        </w:r>
        <w:r>
          <w:rPr>
            <w:w w:val="110"/>
          </w:rPr>
          <w:delText>families.</w:delText>
        </w:r>
        <w:r>
          <w:rPr>
            <w:spacing w:val="11"/>
            <w:w w:val="110"/>
          </w:rPr>
          <w:delText xml:space="preserve"> </w:delText>
        </w:r>
        <w:r>
          <w:rPr>
            <w:w w:val="110"/>
          </w:rPr>
          <w:delText>A</w:delText>
        </w:r>
        <w:r>
          <w:rPr>
            <w:spacing w:val="-16"/>
            <w:w w:val="110"/>
          </w:rPr>
          <w:delText xml:space="preserve"> </w:delText>
        </w:r>
        <w:r>
          <w:rPr>
            <w:w w:val="110"/>
          </w:rPr>
          <w:delText>proxy</w:delText>
        </w:r>
        <w:r>
          <w:rPr>
            <w:spacing w:val="-16"/>
            <w:w w:val="110"/>
          </w:rPr>
          <w:delText xml:space="preserve"> </w:delText>
        </w:r>
        <w:r>
          <w:rPr>
            <w:w w:val="110"/>
          </w:rPr>
          <w:delText>is</w:delText>
        </w:r>
        <w:r>
          <w:rPr>
            <w:spacing w:val="-16"/>
            <w:w w:val="110"/>
          </w:rPr>
          <w:delText xml:space="preserve"> </w:delText>
        </w:r>
        <w:r>
          <w:rPr>
            <w:w w:val="110"/>
          </w:rPr>
          <w:delText>the</w:delText>
        </w:r>
        <w:r>
          <w:rPr>
            <w:spacing w:val="-16"/>
            <w:w w:val="110"/>
          </w:rPr>
          <w:delText xml:space="preserve"> </w:delText>
        </w:r>
        <w:r>
          <w:rPr>
            <w:w w:val="110"/>
          </w:rPr>
          <w:delText>person</w:delText>
        </w:r>
        <w:r>
          <w:rPr>
            <w:spacing w:val="-16"/>
            <w:w w:val="110"/>
          </w:rPr>
          <w:delText xml:space="preserve"> </w:delText>
        </w:r>
        <w:r>
          <w:rPr>
            <w:w w:val="110"/>
          </w:rPr>
          <w:delText>that</w:delText>
        </w:r>
        <w:r>
          <w:rPr>
            <w:spacing w:val="-16"/>
            <w:w w:val="110"/>
          </w:rPr>
          <w:delText xml:space="preserve"> </w:delText>
        </w:r>
        <w:r>
          <w:rPr>
            <w:w w:val="110"/>
          </w:rPr>
          <w:delText>answered</w:delText>
        </w:r>
        <w:r>
          <w:rPr>
            <w:spacing w:val="-16"/>
            <w:w w:val="110"/>
          </w:rPr>
          <w:delText xml:space="preserve"> </w:delText>
        </w:r>
        <w:r>
          <w:rPr>
            <w:w w:val="110"/>
          </w:rPr>
          <w:delText>the</w:delText>
        </w:r>
        <w:r>
          <w:rPr>
            <w:spacing w:val="-16"/>
            <w:w w:val="110"/>
          </w:rPr>
          <w:delText xml:space="preserve"> </w:delText>
        </w:r>
        <w:r>
          <w:rPr>
            <w:w w:val="110"/>
          </w:rPr>
          <w:delText>Current Population Survey questionnaire.</w:delText>
        </w:r>
      </w:del>
    </w:p>
    <w:p w14:paraId="2F4A032E" w14:textId="77777777" w:rsidR="00E746E6" w:rsidRDefault="000245FA">
      <w:pPr>
        <w:pStyle w:val="BodyText"/>
        <w:spacing w:line="278" w:lineRule="exact"/>
        <w:ind w:left="1031"/>
        <w:jc w:val="both"/>
        <w:rPr>
          <w:del w:id="1559" w:author="Hussain Hadah" w:date="2026-10-25T19:29:00Z" w16du:dateUtc="2026-10-25T23:29:00Z"/>
        </w:rPr>
      </w:pPr>
      <w:del w:id="1560" w:author="Hussain Hadah" w:date="2026-10-25T19:29:00Z" w16du:dateUtc="2026-10-25T23:29:00Z">
        <w:r>
          <w:rPr>
            <w:w w:val="110"/>
            <w:position w:val="9"/>
            <w:sz w:val="18"/>
          </w:rPr>
          <w:delText>2</w:delText>
        </w:r>
        <w:r>
          <w:rPr>
            <w:spacing w:val="6"/>
            <w:w w:val="110"/>
            <w:position w:val="9"/>
            <w:sz w:val="18"/>
          </w:rPr>
          <w:delText xml:space="preserve"> </w:delText>
        </w:r>
        <w:r>
          <w:rPr>
            <w:w w:val="110"/>
          </w:rPr>
          <w:delText>Data</w:delText>
        </w:r>
        <w:r>
          <w:rPr>
            <w:spacing w:val="-16"/>
            <w:w w:val="110"/>
          </w:rPr>
          <w:delText xml:space="preserve"> </w:delText>
        </w:r>
        <w:r>
          <w:rPr>
            <w:w w:val="110"/>
          </w:rPr>
          <w:delText>source</w:delText>
        </w:r>
        <w:r>
          <w:rPr>
            <w:spacing w:val="-17"/>
            <w:w w:val="110"/>
          </w:rPr>
          <w:delText xml:space="preserve"> </w:delText>
        </w:r>
        <w:r>
          <w:rPr>
            <w:w w:val="110"/>
          </w:rPr>
          <w:delText>is</w:delText>
        </w:r>
        <w:r>
          <w:rPr>
            <w:spacing w:val="-16"/>
            <w:w w:val="110"/>
          </w:rPr>
          <w:delText xml:space="preserve"> </w:delText>
        </w:r>
        <w:r>
          <w:rPr>
            <w:w w:val="110"/>
          </w:rPr>
          <w:delText>the</w:delText>
        </w:r>
        <w:r>
          <w:rPr>
            <w:spacing w:val="-17"/>
            <w:w w:val="110"/>
          </w:rPr>
          <w:delText xml:space="preserve"> </w:delText>
        </w:r>
        <w:r>
          <w:rPr>
            <w:w w:val="110"/>
          </w:rPr>
          <w:delText>1994-2021</w:delText>
        </w:r>
        <w:r>
          <w:rPr>
            <w:spacing w:val="-16"/>
            <w:w w:val="110"/>
          </w:rPr>
          <w:delText xml:space="preserve"> </w:delText>
        </w:r>
        <w:r>
          <w:rPr>
            <w:w w:val="110"/>
          </w:rPr>
          <w:delText>Current</w:delText>
        </w:r>
        <w:r>
          <w:rPr>
            <w:spacing w:val="-17"/>
            <w:w w:val="110"/>
          </w:rPr>
          <w:delText xml:space="preserve"> </w:delText>
        </w:r>
        <w:r>
          <w:rPr>
            <w:w w:val="110"/>
          </w:rPr>
          <w:delText>Population</w:delText>
        </w:r>
        <w:r>
          <w:rPr>
            <w:spacing w:val="-16"/>
            <w:w w:val="110"/>
          </w:rPr>
          <w:delText xml:space="preserve"> </w:delText>
        </w:r>
        <w:r>
          <w:rPr>
            <w:spacing w:val="-2"/>
            <w:w w:val="110"/>
          </w:rPr>
          <w:delText>Survey.</w:delText>
        </w:r>
      </w:del>
    </w:p>
    <w:p w14:paraId="4568C61D" w14:textId="77777777" w:rsidR="00E746E6" w:rsidRDefault="00E746E6">
      <w:pPr>
        <w:pStyle w:val="BodyText"/>
        <w:spacing w:line="278" w:lineRule="exact"/>
        <w:jc w:val="both"/>
        <w:rPr>
          <w:del w:id="1561" w:author="Hussain Hadah" w:date="2026-10-25T19:29:00Z" w16du:dateUtc="2026-10-25T23:29:00Z"/>
        </w:rPr>
        <w:sectPr w:rsidR="00E746E6">
          <w:footerReference w:type="default" r:id="rId49"/>
          <w:pgSz w:w="12240" w:h="15840"/>
          <w:pgMar w:top="1800" w:right="720" w:bottom="2460" w:left="1800" w:header="0" w:footer="2279" w:gutter="0"/>
          <w:pgNumType w:start="30"/>
          <w:cols w:space="720"/>
        </w:sectPr>
      </w:pPr>
    </w:p>
    <w:p w14:paraId="5F852E89" w14:textId="77777777" w:rsidR="00E746E6" w:rsidRDefault="000245FA">
      <w:pPr>
        <w:pStyle w:val="BodyText"/>
        <w:spacing w:before="79"/>
        <w:ind w:left="1795"/>
      </w:pPr>
      <w:bookmarkStart w:id="1562" w:name="_bookmark67"/>
      <w:bookmarkEnd w:id="1562"/>
      <w:r>
        <w:rPr>
          <w:w w:val="105"/>
        </w:rPr>
        <w:lastRenderedPageBreak/>
        <w:t>Table</w:t>
      </w:r>
      <w:r>
        <w:rPr>
          <w:spacing w:val="2"/>
          <w:w w:val="105"/>
        </w:rPr>
        <w:t xml:space="preserve"> </w:t>
      </w:r>
      <w:r>
        <w:rPr>
          <w:w w:val="105"/>
        </w:rPr>
        <w:t>4:</w:t>
      </w:r>
      <w:r>
        <w:rPr>
          <w:spacing w:val="20"/>
          <w:w w:val="105"/>
        </w:rPr>
        <w:t xml:space="preserve"> </w:t>
      </w:r>
      <w:ins w:id="1563" w:author="Hussain Hadah" w:date="2026-10-25T19:29:00Z" w16du:dateUtc="2026-10-25T23:29:00Z">
        <w:r w:rsidR="00665139">
          <w:t xml:space="preserve">Self-Reported Racial Identity of Children of </w:t>
        </w:r>
      </w:ins>
      <w:r>
        <w:rPr>
          <w:w w:val="105"/>
        </w:rPr>
        <w:t>Asian</w:t>
      </w:r>
      <w:r>
        <w:rPr>
          <w:spacing w:val="2"/>
          <w:w w:val="105"/>
        </w:rPr>
        <w:t xml:space="preserve"> </w:t>
      </w:r>
      <w:ins w:id="1564" w:author="Hussain Hadah" w:date="2026-10-25T19:29:00Z" w16du:dateUtc="2026-10-25T23:29:00Z">
        <w:r w:rsidR="00665139">
          <w:t>Ancestry</w:t>
        </w:r>
      </w:ins>
      <w:del w:id="1565" w:author="Hussain Hadah" w:date="2026-10-25T19:29:00Z" w16du:dateUtc="2026-10-25T23:29:00Z">
        <w:r>
          <w:rPr>
            <w:w w:val="105"/>
          </w:rPr>
          <w:delText>Self-identification</w:delText>
        </w:r>
      </w:del>
      <w:r>
        <w:rPr>
          <w:spacing w:val="3"/>
          <w:w w:val="105"/>
        </w:rPr>
        <w:t xml:space="preserve"> </w:t>
      </w:r>
      <w:r>
        <w:rPr>
          <w:w w:val="105"/>
        </w:rPr>
        <w:t>by</w:t>
      </w:r>
      <w:r>
        <w:rPr>
          <w:spacing w:val="3"/>
          <w:w w:val="105"/>
        </w:rPr>
        <w:t xml:space="preserve"> </w:t>
      </w:r>
      <w:r>
        <w:rPr>
          <w:spacing w:val="-2"/>
          <w:w w:val="105"/>
        </w:rPr>
        <w:t>Generation</w:t>
      </w:r>
    </w:p>
    <w:p w14:paraId="13571C1B" w14:textId="77777777" w:rsidR="00E746E6" w:rsidRDefault="00665139">
      <w:pPr>
        <w:pStyle w:val="BodyText"/>
        <w:rPr>
          <w:sz w:val="9"/>
        </w:rPr>
      </w:pPr>
      <w:ins w:id="1566" w:author="Hussain Hadah" w:date="2026-10-25T19:29:00Z" w16du:dateUtc="2026-10-25T23:29:00Z">
        <w:r>
          <w:rPr>
            <w:noProof/>
            <w:sz w:val="22"/>
          </w:rPr>
          <mc:AlternateContent>
            <mc:Choice Requires="wpg">
              <w:drawing>
                <wp:inline distT="0" distB="0" distL="0" distR="0" wp14:anchorId="2BBDED94" wp14:editId="30500542">
                  <wp:extent cx="6033084" cy="255181"/>
                  <wp:effectExtent l="0" t="0" r="0" b="0"/>
                  <wp:docPr id="44698" name="Group 44698"/>
                  <wp:cNvGraphicFramePr/>
                  <a:graphic xmlns:a="http://schemas.openxmlformats.org/drawingml/2006/main">
                    <a:graphicData uri="http://schemas.microsoft.com/office/word/2010/wordprocessingGroup">
                      <wpg:wgp>
                        <wpg:cNvGrpSpPr/>
                        <wpg:grpSpPr>
                          <a:xfrm>
                            <a:off x="0" y="0"/>
                            <a:ext cx="6033084" cy="255181"/>
                            <a:chOff x="0" y="0"/>
                            <a:chExt cx="6033084" cy="255181"/>
                          </a:xfrm>
                        </wpg:grpSpPr>
                        <wps:wsp>
                          <wps:cNvPr id="2551" name="Shape 2551"/>
                          <wps:cNvSpPr/>
                          <wps:spPr>
                            <a:xfrm>
                              <a:off x="0" y="0"/>
                              <a:ext cx="6033084" cy="0"/>
                            </a:xfrm>
                            <a:custGeom>
                              <a:avLst/>
                              <a:gdLst/>
                              <a:ahLst/>
                              <a:cxnLst/>
                              <a:rect l="0" t="0" r="0" b="0"/>
                              <a:pathLst>
                                <a:path w="6033084">
                                  <a:moveTo>
                                    <a:pt x="0" y="0"/>
                                  </a:moveTo>
                                  <a:lnTo>
                                    <a:pt x="6033084" y="0"/>
                                  </a:lnTo>
                                </a:path>
                              </a:pathLst>
                            </a:custGeom>
                            <a:ln w="12141" cap="flat">
                              <a:miter lim="127000"/>
                            </a:ln>
                          </wps:spPr>
                          <wps:style>
                            <a:lnRef idx="1">
                              <a:srgbClr val="000000"/>
                            </a:lnRef>
                            <a:fillRef idx="0">
                              <a:srgbClr val="000000">
                                <a:alpha val="0"/>
                              </a:srgbClr>
                            </a:fillRef>
                            <a:effectRef idx="0">
                              <a:scrgbClr r="0" g="0" b="0"/>
                            </a:effectRef>
                            <a:fontRef idx="none"/>
                          </wps:style>
                          <wps:bodyPr/>
                        </wps:wsp>
                        <wps:wsp>
                          <wps:cNvPr id="2552" name="Rectangle 2552"/>
                          <wps:cNvSpPr/>
                          <wps:spPr>
                            <a:xfrm>
                              <a:off x="3531299" y="73749"/>
                              <a:ext cx="2707414" cy="183712"/>
                            </a:xfrm>
                            <a:prstGeom prst="rect">
                              <a:avLst/>
                            </a:prstGeom>
                            <a:ln>
                              <a:noFill/>
                            </a:ln>
                          </wps:spPr>
                          <wps:txbx>
                            <w:txbxContent>
                              <w:p w14:paraId="184CC5FC" w14:textId="77777777" w:rsidR="00EC5473" w:rsidRDefault="00665139">
                                <w:pPr>
                                  <w:spacing w:after="160" w:line="259" w:lineRule="auto"/>
                                  <w:rPr>
                                    <w:ins w:id="1567" w:author="Hussain Hadah" w:date="2026-10-25T19:29:00Z" w16du:dateUtc="2026-10-25T23:29:00Z"/>
                                  </w:rPr>
                                </w:pPr>
                                <w:ins w:id="1568" w:author="Hussain Hadah" w:date="2026-10-25T19:29:00Z" w16du:dateUtc="2026-10-25T23:29:00Z">
                                  <w:r>
                                    <w:rPr>
                                      <w:w w:val="109"/>
                                    </w:rPr>
                                    <w:t>Share</w:t>
                                  </w:r>
                                  <w:r>
                                    <w:rPr>
                                      <w:spacing w:val="5"/>
                                      <w:w w:val="109"/>
                                    </w:rPr>
                                    <w:t xml:space="preserve"> </w:t>
                                  </w:r>
                                  <w:r>
                                    <w:rPr>
                                      <w:w w:val="109"/>
                                    </w:rPr>
                                    <w:t>self-reporting</w:t>
                                  </w:r>
                                  <w:r>
                                    <w:rPr>
                                      <w:spacing w:val="5"/>
                                      <w:w w:val="109"/>
                                    </w:rPr>
                                    <w:t xml:space="preserve"> </w:t>
                                  </w:r>
                                  <w:r>
                                    <w:rPr>
                                      <w:w w:val="109"/>
                                    </w:rPr>
                                    <w:t>each</w:t>
                                  </w:r>
                                  <w:r>
                                    <w:rPr>
                                      <w:spacing w:val="5"/>
                                      <w:w w:val="109"/>
                                    </w:rPr>
                                    <w:t xml:space="preserve"> </w:t>
                                  </w:r>
                                  <w:r>
                                    <w:rPr>
                                      <w:w w:val="109"/>
                                    </w:rPr>
                                    <w:t>identity</w:t>
                                  </w:r>
                                </w:ins>
                              </w:p>
                            </w:txbxContent>
                          </wps:txbx>
                          <wps:bodyPr horzOverflow="overflow" vert="horz" lIns="0" tIns="0" rIns="0" bIns="0" rtlCol="0">
                            <a:noAutofit/>
                          </wps:bodyPr>
                        </wps:wsp>
                        <wps:wsp>
                          <wps:cNvPr id="2553" name="Shape 2553"/>
                          <wps:cNvSpPr/>
                          <wps:spPr>
                            <a:xfrm>
                              <a:off x="3103080" y="255181"/>
                              <a:ext cx="2892057" cy="0"/>
                            </a:xfrm>
                            <a:custGeom>
                              <a:avLst/>
                              <a:gdLst/>
                              <a:ahLst/>
                              <a:cxnLst/>
                              <a:rect l="0" t="0" r="0" b="0"/>
                              <a:pathLst>
                                <a:path w="2892057">
                                  <a:moveTo>
                                    <a:pt x="0" y="0"/>
                                  </a:moveTo>
                                  <a:lnTo>
                                    <a:pt x="2892057" y="0"/>
                                  </a:lnTo>
                                </a:path>
                              </a:pathLst>
                            </a:custGeom>
                            <a:ln w="455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BBDED94" id="Group 44698" o:spid="_x0000_s1050" style="width:475.05pt;height:20.1pt;mso-position-horizontal-relative:char;mso-position-vertical-relative:line" coordsize="60330,255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">
                  <v:shape id="Shape 2551" o:spid="_x0000_s1051" style="position:absolute;width:60330;height:0;visibility:visible;mso-wrap-style:square;v-text-anchor:top" coordsize="603308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" path="m,l6033084,e" filled="f" strokeweight=".33725mm">
                    <v:stroke miterlimit="83231f" joinstyle="miter"/>
                    <v:path arrowok="t" textboxrect="0,0,6033084,0"/>
                  </v:shape>
                  <v:rect id="Rectangle 2552" o:spid="_x0000_s1052" style="position:absolute;left:35312;top:737;width:27075;height:18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" filled="f" stroked="f">
                    <v:textbox inset="0,0,0,0">
                      <w:txbxContent>
                        <w:p w14:paraId="184CC5FC" w14:textId="77777777" w:rsidR="00EC5473" w:rsidRDefault="00665139">
                          <w:pPr>
                            <w:spacing w:after="160" w:line="259" w:lineRule="auto"/>
                            <w:rPr>
                              <w:ins w:id="1569" w:author="Hussain Hadah" w:date="2026-10-25T19:29:00Z" w16du:dateUtc="2026-10-25T23:29:00Z"/>
                            </w:rPr>
                          </w:pPr>
                          <w:ins w:id="1570" w:author="Hussain Hadah" w:date="2026-10-25T19:29:00Z" w16du:dateUtc="2026-10-25T23:29:00Z">
                            <w:r>
                              <w:rPr>
                                <w:w w:val="109"/>
                              </w:rPr>
                              <w:t>Share</w:t>
                            </w:r>
                            <w:r>
                              <w:rPr>
                                <w:spacing w:val="5"/>
                                <w:w w:val="109"/>
                              </w:rPr>
                              <w:t xml:space="preserve"> </w:t>
                            </w:r>
                            <w:r>
                              <w:rPr>
                                <w:w w:val="109"/>
                              </w:rPr>
                              <w:t>self-reporting</w:t>
                            </w:r>
                            <w:r>
                              <w:rPr>
                                <w:spacing w:val="5"/>
                                <w:w w:val="109"/>
                              </w:rPr>
                              <w:t xml:space="preserve"> </w:t>
                            </w:r>
                            <w:r>
                              <w:rPr>
                                <w:w w:val="109"/>
                              </w:rPr>
                              <w:t>each</w:t>
                            </w:r>
                            <w:r>
                              <w:rPr>
                                <w:spacing w:val="5"/>
                                <w:w w:val="109"/>
                              </w:rPr>
                              <w:t xml:space="preserve"> </w:t>
                            </w:r>
                            <w:r>
                              <w:rPr>
                                <w:w w:val="109"/>
                              </w:rPr>
                              <w:t>identity</w:t>
                            </w:r>
                          </w:ins>
                        </w:p>
                      </w:txbxContent>
                    </v:textbox>
                  </v:rect>
                  <v:shape id="Shape 2553" o:spid="_x0000_s1053" style="position:absolute;left:31030;top:2551;width:28921;height:0;visibility:visible;mso-wrap-style:square;v-text-anchor:top" coordsize="289205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" path="m,l2892057,e" filled="f" strokeweight=".1266mm">
                    <v:stroke miterlimit="83231f" joinstyle="miter"/>
                    <v:path arrowok="t" textboxrect="0,0,2892057,0"/>
                  </v:shape>
                  <w10:anchorlock/>
                </v:group>
              </w:pict>
            </mc:Fallback>
          </mc:AlternateContent>
        </w:r>
      </w:ins>
    </w:p>
    <w:tbl>
      <w:tblPr>
        <w:tblW w:w="0" w:type="auto"/>
        <w:tblInd w:w="43" w:type="dxa"/>
        <w:tblLayout w:type="fixed"/>
        <w:tblCellMar>
          <w:left w:w="0" w:type="dxa"/>
          <w:right w:w="0" w:type="dxa"/>
        </w:tblCellMar>
        <w:tblLook w:val="01E0" w:firstRow="1" w:lastRow="1" w:firstColumn="1" w:lastColumn="1" w:noHBand="0" w:noVBand="0"/>
      </w:tblPr>
      <w:tblGrid>
        <w:gridCol w:w="1893"/>
        <w:gridCol w:w="1568"/>
        <w:gridCol w:w="1894"/>
        <w:gridCol w:w="1858"/>
        <w:gridCol w:w="2145"/>
        <w:gridCol w:w="680"/>
      </w:tblGrid>
      <w:tr w:rsidR="00E746E6" w14:paraId="3F6C1FBF" w14:textId="12369ACF">
        <w:trPr>
          <w:trHeight w:val="1072"/>
        </w:trPr>
        <w:tc>
          <w:tcPr>
            <w:tcW w:w="1893" w:type="dxa"/>
            <w:tcBorders>
              <w:top w:val="single" w:sz="8" w:space="0" w:color="000000"/>
              <w:bottom w:val="single" w:sz="6" w:space="0" w:color="000000"/>
            </w:tcBorders>
          </w:tcPr>
          <w:p w14:paraId="0FDE0596" w14:textId="77777777" w:rsidR="00E746E6" w:rsidRDefault="00E746E6">
            <w:pPr>
              <w:pStyle w:val="TableParagraph"/>
              <w:jc w:val="left"/>
            </w:pPr>
          </w:p>
        </w:tc>
        <w:tc>
          <w:tcPr>
            <w:tcW w:w="1568" w:type="dxa"/>
            <w:tcBorders>
              <w:top w:val="single" w:sz="8" w:space="0" w:color="000000"/>
              <w:bottom w:val="single" w:sz="6" w:space="0" w:color="000000"/>
            </w:tcBorders>
          </w:tcPr>
          <w:p w14:paraId="538913CC" w14:textId="77777777" w:rsidR="00E746E6" w:rsidRDefault="00665139">
            <w:pPr>
              <w:pStyle w:val="TableParagraph"/>
              <w:spacing w:before="24" w:line="478" w:lineRule="exact"/>
              <w:ind w:left="320" w:right="62" w:hanging="201"/>
              <w:jc w:val="left"/>
              <w:rPr>
                <w:sz w:val="24"/>
              </w:rPr>
            </w:pPr>
            <w:ins w:id="1571" w:author="Hussain Hadah" w:date="2026-10-25T19:29:00Z" w16du:dateUtc="2026-10-25T23:29:00Z">
              <w:r>
                <w:t>Observations</w:t>
              </w:r>
            </w:ins>
            <w:del w:id="1572" w:author="Hussain Hadah" w:date="2026-10-25T19:29:00Z" w16du:dateUtc="2026-10-25T23:29:00Z">
              <w:r w:rsidR="000245FA">
                <w:rPr>
                  <w:spacing w:val="-2"/>
                  <w:sz w:val="24"/>
                </w:rPr>
                <w:delText xml:space="preserve">Self-identify </w:delText>
              </w:r>
              <w:r w:rsidR="000245FA">
                <w:rPr>
                  <w:w w:val="110"/>
                  <w:sz w:val="24"/>
                </w:rPr>
                <w:delText>as Asian</w:delText>
              </w:r>
            </w:del>
          </w:p>
        </w:tc>
        <w:tc>
          <w:tcPr>
            <w:tcW w:w="1894" w:type="dxa"/>
            <w:tcBorders>
              <w:top w:val="single" w:sz="8" w:space="0" w:color="000000"/>
              <w:bottom w:val="single" w:sz="6" w:space="0" w:color="000000"/>
            </w:tcBorders>
          </w:tcPr>
          <w:p w14:paraId="4CC95DD0" w14:textId="77777777" w:rsidR="00E746E6" w:rsidRDefault="000245FA">
            <w:pPr>
              <w:pStyle w:val="TableParagraph"/>
              <w:spacing w:before="24" w:line="478" w:lineRule="exact"/>
              <w:ind w:left="148" w:right="148" w:firstLine="7"/>
              <w:jc w:val="left"/>
              <w:rPr>
                <w:sz w:val="24"/>
              </w:rPr>
            </w:pPr>
            <w:del w:id="1573" w:author="Hussain Hadah" w:date="2026-10-25T19:29:00Z" w16du:dateUtc="2026-10-25T23:29:00Z">
              <w:r>
                <w:rPr>
                  <w:sz w:val="24"/>
                </w:rPr>
                <w:delText>Self-identify as not-only-</w:delText>
              </w:r>
            </w:del>
            <w:r>
              <w:rPr>
                <w:spacing w:val="-2"/>
                <w:sz w:val="24"/>
              </w:rPr>
              <w:t>Asian</w:t>
            </w:r>
            <w:ins w:id="1574" w:author="Hussain Hadah" w:date="2026-10-25T19:29:00Z" w16du:dateUtc="2026-10-25T23:29:00Z">
              <w:r w:rsidR="00665139">
                <w:t xml:space="preserve"> only</w:t>
              </w:r>
            </w:ins>
          </w:p>
        </w:tc>
        <w:tc>
          <w:tcPr>
            <w:tcW w:w="1858" w:type="dxa"/>
            <w:tcBorders>
              <w:top w:val="single" w:sz="8" w:space="0" w:color="000000"/>
              <w:bottom w:val="single" w:sz="6" w:space="0" w:color="000000"/>
            </w:tcBorders>
          </w:tcPr>
          <w:p w14:paraId="6420D332" w14:textId="77777777" w:rsidR="00E746E6" w:rsidRDefault="00665139">
            <w:pPr>
              <w:pStyle w:val="TableParagraph"/>
              <w:spacing w:before="24" w:line="478" w:lineRule="exact"/>
              <w:ind w:left="479" w:hanging="332"/>
              <w:jc w:val="left"/>
              <w:rPr>
                <w:sz w:val="24"/>
              </w:rPr>
            </w:pPr>
            <w:ins w:id="1575" w:author="Hussain Hadah" w:date="2026-10-25T19:29:00Z" w16du:dateUtc="2026-10-25T23:29:00Z">
              <w:r>
                <w:t>White only</w:t>
              </w:r>
            </w:ins>
            <w:del w:id="1576" w:author="Hussain Hadah" w:date="2026-10-25T19:29:00Z" w16du:dateUtc="2026-10-25T23:29:00Z">
              <w:r w:rsidR="000245FA">
                <w:rPr>
                  <w:w w:val="105"/>
                  <w:sz w:val="24"/>
                </w:rPr>
                <w:delText>%</w:delText>
              </w:r>
              <w:r w:rsidR="000245FA">
                <w:rPr>
                  <w:spacing w:val="-16"/>
                  <w:w w:val="105"/>
                  <w:sz w:val="24"/>
                </w:rPr>
                <w:delText xml:space="preserve"> </w:delText>
              </w:r>
              <w:r w:rsidR="000245FA">
                <w:rPr>
                  <w:w w:val="105"/>
                  <w:sz w:val="24"/>
                </w:rPr>
                <w:delText>Self-identify as Asian</w:delText>
              </w:r>
            </w:del>
          </w:p>
        </w:tc>
        <w:tc>
          <w:tcPr>
            <w:tcW w:w="2145" w:type="dxa"/>
            <w:tcBorders>
              <w:top w:val="single" w:sz="8" w:space="0" w:color="000000"/>
              <w:bottom w:val="single" w:sz="6" w:space="0" w:color="000000"/>
            </w:tcBorders>
          </w:tcPr>
          <w:p w14:paraId="5A530ED0" w14:textId="77777777" w:rsidR="00E746E6" w:rsidRDefault="000245FA">
            <w:pPr>
              <w:pStyle w:val="TableParagraph"/>
              <w:spacing w:before="24" w:line="478" w:lineRule="exact"/>
              <w:ind w:left="147" w:right="103" w:firstLine="158"/>
              <w:jc w:val="left"/>
              <w:rPr>
                <w:sz w:val="24"/>
              </w:rPr>
            </w:pPr>
            <w:del w:id="1577" w:author="Hussain Hadah" w:date="2026-10-25T19:29:00Z" w16du:dateUtc="2026-10-25T23:29:00Z">
              <w:r>
                <w:rPr>
                  <w:w w:val="105"/>
                  <w:sz w:val="24"/>
                </w:rPr>
                <w:delText>% Self-identify as not-only-</w:delText>
              </w:r>
            </w:del>
            <w:r>
              <w:rPr>
                <w:w w:val="105"/>
                <w:sz w:val="24"/>
              </w:rPr>
              <w:t>Asian</w:t>
            </w:r>
            <w:ins w:id="1578" w:author="Hussain Hadah" w:date="2026-10-25T19:29:00Z" w16du:dateUtc="2026-10-25T23:29:00Z">
              <w:r w:rsidR="00665139">
                <w:t xml:space="preserve"> and White</w:t>
              </w:r>
            </w:ins>
          </w:p>
        </w:tc>
        <w:tc>
          <w:tcPr>
            <w:tcW w:w="680" w:type="dxa"/>
            <w:tcBorders>
              <w:top w:val="nil"/>
              <w:left w:val="nil"/>
              <w:bottom w:val="single" w:sz="5" w:space="0" w:color="000000"/>
              <w:right w:val="nil"/>
            </w:tcBorders>
            <w:cellIns w:id="1579" w:author="Hussain Hadah" w:date="2026-10-25T19:29:00Z"/>
          </w:tcPr>
          <w:p w14:paraId="0B9B4813" w14:textId="77777777" w:rsidR="00665139" w:rsidRDefault="00665139">
            <w:pPr>
              <w:widowControl/>
              <w:autoSpaceDE/>
              <w:autoSpaceDN/>
              <w:spacing w:line="259" w:lineRule="auto"/>
              <w:rPr>
                <w:rFonts w:ascii="Calibri" w:eastAsia="Calibri" w:hAnsi="Calibri" w:cs="Calibri"/>
                <w:color w:val="000000"/>
                <w:kern w:val="2"/>
                <w:szCs w:val="24"/>
                <w14:ligatures w14:val="standardContextual"/>
              </w:rPr>
            </w:pPr>
            <w:ins w:id="1580" w:author="Hussain Hadah" w:date="2026-10-25T19:29:00Z" w16du:dateUtc="2026-10-25T23:29:00Z">
              <w:r>
                <w:t>Other</w:t>
              </w:r>
            </w:ins>
          </w:p>
        </w:tc>
      </w:tr>
      <w:tr w:rsidR="00E746E6" w14:paraId="66DBEE43" w14:textId="29718D2A">
        <w:trPr>
          <w:trHeight w:val="568"/>
        </w:trPr>
        <w:tc>
          <w:tcPr>
            <w:tcW w:w="1893" w:type="dxa"/>
            <w:tcBorders>
              <w:top w:val="single" w:sz="6" w:space="0" w:color="000000"/>
            </w:tcBorders>
          </w:tcPr>
          <w:p w14:paraId="320AC897" w14:textId="77777777" w:rsidR="00E746E6" w:rsidRDefault="00665139">
            <w:pPr>
              <w:pStyle w:val="TableParagraph"/>
              <w:spacing w:before="182"/>
              <w:ind w:left="119"/>
              <w:jc w:val="left"/>
              <w:rPr>
                <w:b/>
                <w:sz w:val="24"/>
              </w:rPr>
            </w:pPr>
            <w:ins w:id="1581" w:author="Hussain Hadah" w:date="2026-10-25T19:29:00Z" w16du:dateUtc="2026-10-25T23:29:00Z">
              <w:r>
                <w:rPr>
                  <w:b/>
                </w:rPr>
                <w:t>First generation</w:t>
              </w:r>
            </w:ins>
            <w:del w:id="1582" w:author="Hussain Hadah" w:date="2026-10-25T19:29:00Z" w16du:dateUtc="2026-10-25T23:29:00Z">
              <w:r w:rsidR="000245FA">
                <w:rPr>
                  <w:b/>
                  <w:w w:val="105"/>
                  <w:sz w:val="24"/>
                </w:rPr>
                <w:delText>1st</w:delText>
              </w:r>
              <w:r w:rsidR="000245FA">
                <w:rPr>
                  <w:b/>
                  <w:spacing w:val="-7"/>
                  <w:w w:val="105"/>
                  <w:sz w:val="24"/>
                </w:rPr>
                <w:delText xml:space="preserve"> </w:delText>
              </w:r>
              <w:r w:rsidR="000245FA">
                <w:rPr>
                  <w:b/>
                  <w:spacing w:val="-4"/>
                  <w:w w:val="105"/>
                  <w:sz w:val="24"/>
                </w:rPr>
                <w:delText>Gen.</w:delText>
              </w:r>
            </w:del>
          </w:p>
        </w:tc>
        <w:tc>
          <w:tcPr>
            <w:tcW w:w="1568" w:type="dxa"/>
            <w:tcBorders>
              <w:top w:val="single" w:sz="6" w:space="0" w:color="000000"/>
            </w:tcBorders>
          </w:tcPr>
          <w:p w14:paraId="62BE1967" w14:textId="77777777" w:rsidR="00E746E6" w:rsidRDefault="00665139">
            <w:pPr>
              <w:pStyle w:val="TableParagraph"/>
              <w:spacing w:before="182"/>
              <w:ind w:left="28"/>
              <w:rPr>
                <w:sz w:val="24"/>
              </w:rPr>
            </w:pPr>
            <w:ins w:id="1583" w:author="Hussain Hadah" w:date="2026-10-25T19:29:00Z" w16du:dateUtc="2026-10-25T23:29:00Z">
              <w:r>
                <w:t>15,499</w:t>
              </w:r>
            </w:ins>
            <w:del w:id="1584" w:author="Hussain Hadah" w:date="2026-10-25T19:29:00Z" w16du:dateUtc="2026-10-25T23:29:00Z">
              <w:r w:rsidR="000245FA">
                <w:rPr>
                  <w:spacing w:val="-2"/>
                  <w:sz w:val="24"/>
                </w:rPr>
                <w:delText>14,811</w:delText>
              </w:r>
            </w:del>
          </w:p>
        </w:tc>
        <w:tc>
          <w:tcPr>
            <w:tcW w:w="1894" w:type="dxa"/>
            <w:tcBorders>
              <w:top w:val="single" w:sz="6" w:space="0" w:color="000000"/>
            </w:tcBorders>
          </w:tcPr>
          <w:p w14:paraId="31E16860" w14:textId="77777777" w:rsidR="00E746E6" w:rsidRDefault="00665139">
            <w:pPr>
              <w:pStyle w:val="TableParagraph"/>
              <w:spacing w:before="182"/>
              <w:ind w:left="57"/>
              <w:rPr>
                <w:sz w:val="24"/>
              </w:rPr>
            </w:pPr>
            <w:ins w:id="1585" w:author="Hussain Hadah" w:date="2026-10-25T19:29:00Z" w16du:dateUtc="2026-10-25T23:29:00Z">
              <w:r>
                <w:t>0.94</w:t>
              </w:r>
            </w:ins>
            <w:del w:id="1586" w:author="Hussain Hadah" w:date="2026-10-25T19:29:00Z" w16du:dateUtc="2026-10-25T23:29:00Z">
              <w:r w:rsidR="000245FA">
                <w:rPr>
                  <w:spacing w:val="-5"/>
                  <w:sz w:val="24"/>
                </w:rPr>
                <w:delText>688</w:delText>
              </w:r>
            </w:del>
          </w:p>
        </w:tc>
        <w:tc>
          <w:tcPr>
            <w:tcW w:w="1858" w:type="dxa"/>
            <w:tcBorders>
              <w:top w:val="single" w:sz="6" w:space="0" w:color="000000"/>
            </w:tcBorders>
          </w:tcPr>
          <w:p w14:paraId="2F6DEA31" w14:textId="77777777" w:rsidR="00E746E6" w:rsidRDefault="000245FA">
            <w:pPr>
              <w:pStyle w:val="TableParagraph"/>
              <w:spacing w:before="182"/>
              <w:ind w:left="57"/>
              <w:rPr>
                <w:sz w:val="24"/>
              </w:rPr>
            </w:pPr>
            <w:r>
              <w:rPr>
                <w:spacing w:val="-4"/>
                <w:sz w:val="24"/>
              </w:rPr>
              <w:t>0.</w:t>
            </w:r>
            <w:ins w:id="1587" w:author="Hussain Hadah" w:date="2026-10-25T19:29:00Z" w16du:dateUtc="2026-10-25T23:29:00Z">
              <w:r w:rsidR="00665139">
                <w:t>03</w:t>
              </w:r>
            </w:ins>
            <w:del w:id="1588" w:author="Hussain Hadah" w:date="2026-10-25T19:29:00Z" w16du:dateUtc="2026-10-25T23:29:00Z">
              <w:r>
                <w:rPr>
                  <w:spacing w:val="-4"/>
                  <w:sz w:val="24"/>
                </w:rPr>
                <w:delText>96</w:delText>
              </w:r>
            </w:del>
          </w:p>
        </w:tc>
        <w:tc>
          <w:tcPr>
            <w:tcW w:w="2145" w:type="dxa"/>
            <w:tcBorders>
              <w:top w:val="single" w:sz="6" w:space="0" w:color="000000"/>
            </w:tcBorders>
          </w:tcPr>
          <w:p w14:paraId="26BE1FEF" w14:textId="77777777" w:rsidR="00E746E6" w:rsidRDefault="000245FA">
            <w:pPr>
              <w:pStyle w:val="TableParagraph"/>
              <w:spacing w:before="182"/>
              <w:ind w:left="26"/>
              <w:rPr>
                <w:sz w:val="24"/>
              </w:rPr>
            </w:pPr>
            <w:r>
              <w:rPr>
                <w:spacing w:val="-4"/>
                <w:sz w:val="24"/>
              </w:rPr>
              <w:t>0.</w:t>
            </w:r>
            <w:ins w:id="1589" w:author="Hussain Hadah" w:date="2026-10-25T19:29:00Z" w16du:dateUtc="2026-10-25T23:29:00Z">
              <w:r w:rsidR="00665139">
                <w:t>01</w:t>
              </w:r>
            </w:ins>
            <w:del w:id="1590" w:author="Hussain Hadah" w:date="2026-10-25T19:29:00Z" w16du:dateUtc="2026-10-25T23:29:00Z">
              <w:r>
                <w:rPr>
                  <w:spacing w:val="-4"/>
                  <w:sz w:val="24"/>
                </w:rPr>
                <w:delText>04</w:delText>
              </w:r>
            </w:del>
          </w:p>
        </w:tc>
        <w:tc>
          <w:tcPr>
            <w:tcW w:w="680" w:type="dxa"/>
            <w:tcBorders>
              <w:top w:val="single" w:sz="5" w:space="0" w:color="000000"/>
              <w:left w:val="nil"/>
              <w:bottom w:val="nil"/>
              <w:right w:val="nil"/>
            </w:tcBorders>
            <w:cellIns w:id="1591" w:author="Hussain Hadah" w:date="2026-10-25T19:29:00Z"/>
          </w:tcPr>
          <w:p w14:paraId="68911AC3" w14:textId="77777777" w:rsidR="00665139" w:rsidRDefault="00665139">
            <w:pPr>
              <w:widowControl/>
              <w:autoSpaceDE/>
              <w:autoSpaceDN/>
              <w:spacing w:line="259" w:lineRule="auto"/>
              <w:ind w:left="89"/>
              <w:rPr>
                <w:rFonts w:ascii="Calibri" w:eastAsia="Calibri" w:hAnsi="Calibri" w:cs="Calibri"/>
                <w:color w:val="000000"/>
                <w:kern w:val="2"/>
                <w:szCs w:val="24"/>
                <w14:ligatures w14:val="standardContextual"/>
              </w:rPr>
            </w:pPr>
            <w:ins w:id="1592" w:author="Hussain Hadah" w:date="2026-10-25T19:29:00Z" w16du:dateUtc="2026-10-25T23:29:00Z">
              <w:r>
                <w:t>0.02</w:t>
              </w:r>
            </w:ins>
          </w:p>
        </w:tc>
      </w:tr>
      <w:tr w:rsidR="00E746E6" w14:paraId="0FCF89BD" w14:textId="57681C76">
        <w:trPr>
          <w:trHeight w:val="865"/>
        </w:trPr>
        <w:tc>
          <w:tcPr>
            <w:tcW w:w="1893" w:type="dxa"/>
          </w:tcPr>
          <w:p w14:paraId="1E506366" w14:textId="77777777" w:rsidR="00E746E6" w:rsidRDefault="00665139">
            <w:pPr>
              <w:pStyle w:val="TableParagraph"/>
              <w:spacing w:before="91"/>
              <w:ind w:left="119"/>
              <w:jc w:val="left"/>
              <w:rPr>
                <w:del w:id="1593" w:author="Hussain Hadah" w:date="2026-10-25T19:29:00Z" w16du:dateUtc="2026-10-25T23:29:00Z"/>
                <w:b/>
                <w:sz w:val="24"/>
              </w:rPr>
            </w:pPr>
            <w:ins w:id="1594" w:author="Hussain Hadah" w:date="2026-10-25T19:29:00Z" w16du:dateUtc="2026-10-25T23:29:00Z">
              <w:r>
                <w:rPr>
                  <w:b/>
                </w:rPr>
                <w:t>Second generation</w:t>
              </w:r>
            </w:ins>
            <w:del w:id="1595" w:author="Hussain Hadah" w:date="2026-10-25T19:29:00Z" w16du:dateUtc="2026-10-25T23:29:00Z">
              <w:r w:rsidR="000245FA">
                <w:rPr>
                  <w:b/>
                  <w:w w:val="105"/>
                  <w:sz w:val="24"/>
                </w:rPr>
                <w:delText>2nd</w:delText>
              </w:r>
              <w:r w:rsidR="000245FA">
                <w:rPr>
                  <w:b/>
                  <w:spacing w:val="-1"/>
                  <w:w w:val="105"/>
                  <w:sz w:val="24"/>
                </w:rPr>
                <w:delText xml:space="preserve"> </w:delText>
              </w:r>
              <w:r w:rsidR="000245FA">
                <w:rPr>
                  <w:b/>
                  <w:spacing w:val="-4"/>
                  <w:w w:val="105"/>
                  <w:sz w:val="24"/>
                </w:rPr>
                <w:delText>Gen.</w:delText>
              </w:r>
            </w:del>
          </w:p>
          <w:p w14:paraId="0D01F87B" w14:textId="77777777" w:rsidR="00E746E6" w:rsidRDefault="000245FA">
            <w:pPr>
              <w:pStyle w:val="TableParagraph"/>
              <w:spacing w:before="203"/>
              <w:ind w:left="358"/>
              <w:jc w:val="left"/>
              <w:rPr>
                <w:b/>
                <w:sz w:val="24"/>
              </w:rPr>
            </w:pPr>
            <w:del w:id="1596" w:author="Hussain Hadah" w:date="2026-10-25T19:29:00Z" w16du:dateUtc="2026-10-25T23:29:00Z">
              <w:r>
                <w:rPr>
                  <w:b/>
                  <w:w w:val="105"/>
                  <w:sz w:val="24"/>
                </w:rPr>
                <w:delText>Asian</w:delText>
              </w:r>
              <w:r>
                <w:rPr>
                  <w:b/>
                  <w:spacing w:val="13"/>
                  <w:w w:val="105"/>
                  <w:sz w:val="24"/>
                </w:rPr>
                <w:delText xml:space="preserve"> </w:delText>
              </w:r>
              <w:r>
                <w:rPr>
                  <w:b/>
                  <w:spacing w:val="-5"/>
                  <w:w w:val="105"/>
                  <w:sz w:val="24"/>
                </w:rPr>
                <w:delText>on:</w:delText>
              </w:r>
            </w:del>
          </w:p>
        </w:tc>
        <w:tc>
          <w:tcPr>
            <w:tcW w:w="1568" w:type="dxa"/>
          </w:tcPr>
          <w:p w14:paraId="1FA6318B" w14:textId="77777777" w:rsidR="00E746E6" w:rsidRDefault="00665139">
            <w:pPr>
              <w:pStyle w:val="TableParagraph"/>
              <w:spacing w:before="91"/>
              <w:ind w:left="28"/>
              <w:rPr>
                <w:sz w:val="24"/>
              </w:rPr>
            </w:pPr>
            <w:ins w:id="1597" w:author="Hussain Hadah" w:date="2026-10-25T19:29:00Z" w16du:dateUtc="2026-10-25T23:29:00Z">
              <w:r>
                <w:t>80,137</w:t>
              </w:r>
            </w:ins>
            <w:del w:id="1598" w:author="Hussain Hadah" w:date="2026-10-25T19:29:00Z" w16du:dateUtc="2026-10-25T23:29:00Z">
              <w:r w:rsidR="000245FA">
                <w:rPr>
                  <w:spacing w:val="-2"/>
                  <w:sz w:val="24"/>
                </w:rPr>
                <w:delText>58,756</w:delText>
              </w:r>
            </w:del>
          </w:p>
        </w:tc>
        <w:tc>
          <w:tcPr>
            <w:tcW w:w="1894" w:type="dxa"/>
          </w:tcPr>
          <w:p w14:paraId="45C77770" w14:textId="77777777" w:rsidR="00E746E6" w:rsidRDefault="00665139">
            <w:pPr>
              <w:pStyle w:val="TableParagraph"/>
              <w:spacing w:before="91"/>
              <w:ind w:left="57"/>
              <w:rPr>
                <w:sz w:val="24"/>
              </w:rPr>
            </w:pPr>
            <w:ins w:id="1599" w:author="Hussain Hadah" w:date="2026-10-25T19:29:00Z" w16du:dateUtc="2026-10-25T23:29:00Z">
              <w:r>
                <w:t>0.72</w:t>
              </w:r>
            </w:ins>
            <w:del w:id="1600" w:author="Hussain Hadah" w:date="2026-10-25T19:29:00Z" w16du:dateUtc="2026-10-25T23:29:00Z">
              <w:r w:rsidR="000245FA">
                <w:rPr>
                  <w:spacing w:val="-2"/>
                  <w:sz w:val="24"/>
                </w:rPr>
                <w:delText>21,381</w:delText>
              </w:r>
            </w:del>
          </w:p>
        </w:tc>
        <w:tc>
          <w:tcPr>
            <w:tcW w:w="1858" w:type="dxa"/>
          </w:tcPr>
          <w:p w14:paraId="103DEAA4" w14:textId="77777777" w:rsidR="00E746E6" w:rsidRDefault="000245FA">
            <w:pPr>
              <w:pStyle w:val="TableParagraph"/>
              <w:spacing w:before="91"/>
              <w:ind w:left="57"/>
              <w:rPr>
                <w:sz w:val="24"/>
              </w:rPr>
            </w:pPr>
            <w:r>
              <w:rPr>
                <w:spacing w:val="-4"/>
                <w:sz w:val="24"/>
              </w:rPr>
              <w:t>0.</w:t>
            </w:r>
            <w:ins w:id="1601" w:author="Hussain Hadah" w:date="2026-10-25T19:29:00Z" w16du:dateUtc="2026-10-25T23:29:00Z">
              <w:r w:rsidR="00665139">
                <w:t>10</w:t>
              </w:r>
            </w:ins>
            <w:del w:id="1602" w:author="Hussain Hadah" w:date="2026-10-25T19:29:00Z" w16du:dateUtc="2026-10-25T23:29:00Z">
              <w:r>
                <w:rPr>
                  <w:spacing w:val="-4"/>
                  <w:sz w:val="24"/>
                </w:rPr>
                <w:delText>73</w:delText>
              </w:r>
            </w:del>
          </w:p>
        </w:tc>
        <w:tc>
          <w:tcPr>
            <w:tcW w:w="2145" w:type="dxa"/>
          </w:tcPr>
          <w:p w14:paraId="325F5F15" w14:textId="77777777" w:rsidR="00E746E6" w:rsidRDefault="000245FA">
            <w:pPr>
              <w:pStyle w:val="TableParagraph"/>
              <w:spacing w:before="91"/>
              <w:ind w:left="26"/>
              <w:rPr>
                <w:sz w:val="24"/>
              </w:rPr>
            </w:pPr>
            <w:r>
              <w:rPr>
                <w:spacing w:val="-4"/>
                <w:sz w:val="24"/>
              </w:rPr>
              <w:t>0.</w:t>
            </w:r>
            <w:ins w:id="1603" w:author="Hussain Hadah" w:date="2026-10-25T19:29:00Z" w16du:dateUtc="2026-10-25T23:29:00Z">
              <w:r w:rsidR="00665139">
                <w:t>14</w:t>
              </w:r>
            </w:ins>
            <w:del w:id="1604" w:author="Hussain Hadah" w:date="2026-10-25T19:29:00Z" w16du:dateUtc="2026-10-25T23:29:00Z">
              <w:r>
                <w:rPr>
                  <w:spacing w:val="-4"/>
                  <w:sz w:val="24"/>
                </w:rPr>
                <w:delText>27</w:delText>
              </w:r>
            </w:del>
          </w:p>
        </w:tc>
        <w:tc>
          <w:tcPr>
            <w:tcW w:w="680" w:type="dxa"/>
            <w:tcBorders>
              <w:top w:val="nil"/>
              <w:left w:val="nil"/>
              <w:bottom w:val="nil"/>
              <w:right w:val="nil"/>
            </w:tcBorders>
            <w:cellIns w:id="1605" w:author="Hussain Hadah" w:date="2026-10-25T19:29:00Z"/>
          </w:tcPr>
          <w:p w14:paraId="0FDE2404" w14:textId="77777777" w:rsidR="00665139" w:rsidRDefault="00665139">
            <w:pPr>
              <w:widowControl/>
              <w:autoSpaceDE/>
              <w:autoSpaceDN/>
              <w:spacing w:line="259" w:lineRule="auto"/>
              <w:ind w:left="89"/>
              <w:rPr>
                <w:rFonts w:ascii="Calibri" w:eastAsia="Calibri" w:hAnsi="Calibri" w:cs="Calibri"/>
                <w:color w:val="000000"/>
                <w:kern w:val="2"/>
                <w:szCs w:val="24"/>
                <w14:ligatures w14:val="standardContextual"/>
              </w:rPr>
            </w:pPr>
            <w:ins w:id="1606" w:author="Hussain Hadah" w:date="2026-10-25T19:29:00Z" w16du:dateUtc="2026-10-25T23:29:00Z">
              <w:r>
                <w:t>0.04</w:t>
              </w:r>
            </w:ins>
          </w:p>
        </w:tc>
      </w:tr>
      <w:tr w:rsidR="00E746E6" w14:paraId="4A937ED6" w14:textId="4677DAB7">
        <w:trPr>
          <w:trHeight w:val="568"/>
        </w:trPr>
        <w:tc>
          <w:tcPr>
            <w:tcW w:w="1893" w:type="dxa"/>
          </w:tcPr>
          <w:p w14:paraId="27E3DAB9" w14:textId="77777777" w:rsidR="00E746E6" w:rsidRDefault="000245FA">
            <w:pPr>
              <w:pStyle w:val="TableParagraph"/>
              <w:spacing w:before="182"/>
              <w:ind w:right="117"/>
              <w:jc w:val="right"/>
              <w:rPr>
                <w:b/>
                <w:sz w:val="24"/>
              </w:rPr>
            </w:pPr>
            <w:r>
              <w:rPr>
                <w:b/>
                <w:w w:val="105"/>
                <w:sz w:val="24"/>
              </w:rPr>
              <w:t>Both</w:t>
            </w:r>
            <w:r>
              <w:rPr>
                <w:b/>
                <w:spacing w:val="-9"/>
                <w:w w:val="105"/>
                <w:sz w:val="24"/>
              </w:rPr>
              <w:t xml:space="preserve"> </w:t>
            </w:r>
            <w:ins w:id="1607" w:author="Hussain Hadah" w:date="2026-10-25T19:29:00Z" w16du:dateUtc="2026-10-25T23:29:00Z">
              <w:r w:rsidR="00665139">
                <w:t>parents Asian-born</w:t>
              </w:r>
            </w:ins>
            <w:del w:id="1608" w:author="Hussain Hadah" w:date="2026-10-25T19:29:00Z" w16du:dateUtc="2026-10-25T23:29:00Z">
              <w:r>
                <w:rPr>
                  <w:b/>
                  <w:spacing w:val="-2"/>
                  <w:w w:val="110"/>
                  <w:sz w:val="24"/>
                </w:rPr>
                <w:delText>Sides</w:delText>
              </w:r>
            </w:del>
          </w:p>
        </w:tc>
        <w:tc>
          <w:tcPr>
            <w:tcW w:w="1568" w:type="dxa"/>
          </w:tcPr>
          <w:p w14:paraId="6B4AB47C" w14:textId="77777777" w:rsidR="00E746E6" w:rsidRDefault="00665139">
            <w:pPr>
              <w:pStyle w:val="TableParagraph"/>
              <w:spacing w:before="182"/>
              <w:ind w:left="28"/>
              <w:rPr>
                <w:sz w:val="24"/>
              </w:rPr>
            </w:pPr>
            <w:ins w:id="1609" w:author="Hussain Hadah" w:date="2026-10-25T19:29:00Z" w16du:dateUtc="2026-10-25T23:29:00Z">
              <w:r>
                <w:t>50,835</w:t>
              </w:r>
            </w:ins>
            <w:del w:id="1610" w:author="Hussain Hadah" w:date="2026-10-25T19:29:00Z" w16du:dateUtc="2026-10-25T23:29:00Z">
              <w:r w:rsidR="000245FA">
                <w:rPr>
                  <w:spacing w:val="-2"/>
                  <w:sz w:val="24"/>
                </w:rPr>
                <w:delText>49,118</w:delText>
              </w:r>
            </w:del>
          </w:p>
        </w:tc>
        <w:tc>
          <w:tcPr>
            <w:tcW w:w="1894" w:type="dxa"/>
          </w:tcPr>
          <w:p w14:paraId="2BFAEB9D" w14:textId="77777777" w:rsidR="00E746E6" w:rsidRDefault="00665139">
            <w:pPr>
              <w:pStyle w:val="TableParagraph"/>
              <w:spacing w:before="182"/>
              <w:ind w:left="57"/>
              <w:rPr>
                <w:sz w:val="24"/>
              </w:rPr>
            </w:pPr>
            <w:ins w:id="1611" w:author="Hussain Hadah" w:date="2026-10-25T19:29:00Z" w16du:dateUtc="2026-10-25T23:29:00Z">
              <w:r>
                <w:t>0.96</w:t>
              </w:r>
            </w:ins>
            <w:del w:id="1612" w:author="Hussain Hadah" w:date="2026-10-25T19:29:00Z" w16du:dateUtc="2026-10-25T23:29:00Z">
              <w:r w:rsidR="000245FA">
                <w:rPr>
                  <w:spacing w:val="-2"/>
                  <w:sz w:val="24"/>
                </w:rPr>
                <w:delText>1,717</w:delText>
              </w:r>
            </w:del>
          </w:p>
        </w:tc>
        <w:tc>
          <w:tcPr>
            <w:tcW w:w="1858" w:type="dxa"/>
          </w:tcPr>
          <w:p w14:paraId="542DB588" w14:textId="77777777" w:rsidR="00E746E6" w:rsidRDefault="000245FA">
            <w:pPr>
              <w:pStyle w:val="TableParagraph"/>
              <w:spacing w:before="182"/>
              <w:ind w:left="57"/>
              <w:rPr>
                <w:sz w:val="24"/>
              </w:rPr>
            </w:pPr>
            <w:r>
              <w:rPr>
                <w:spacing w:val="-4"/>
                <w:sz w:val="24"/>
              </w:rPr>
              <w:t>0.</w:t>
            </w:r>
            <w:ins w:id="1613" w:author="Hussain Hadah" w:date="2026-10-25T19:29:00Z" w16du:dateUtc="2026-10-25T23:29:00Z">
              <w:r w:rsidR="00665139">
                <w:t>02</w:t>
              </w:r>
            </w:ins>
            <w:del w:id="1614" w:author="Hussain Hadah" w:date="2026-10-25T19:29:00Z" w16du:dateUtc="2026-10-25T23:29:00Z">
              <w:r>
                <w:rPr>
                  <w:spacing w:val="-4"/>
                  <w:sz w:val="24"/>
                </w:rPr>
                <w:delText>97</w:delText>
              </w:r>
            </w:del>
          </w:p>
        </w:tc>
        <w:tc>
          <w:tcPr>
            <w:tcW w:w="2145" w:type="dxa"/>
          </w:tcPr>
          <w:p w14:paraId="789A17E4" w14:textId="77777777" w:rsidR="00E746E6" w:rsidRDefault="000245FA">
            <w:pPr>
              <w:pStyle w:val="TableParagraph"/>
              <w:spacing w:before="182"/>
              <w:ind w:left="26"/>
              <w:rPr>
                <w:sz w:val="24"/>
              </w:rPr>
            </w:pPr>
            <w:r>
              <w:rPr>
                <w:spacing w:val="-4"/>
                <w:sz w:val="24"/>
              </w:rPr>
              <w:t>0.</w:t>
            </w:r>
            <w:ins w:id="1615" w:author="Hussain Hadah" w:date="2026-10-25T19:29:00Z" w16du:dateUtc="2026-10-25T23:29:00Z">
              <w:r w:rsidR="00665139">
                <w:t>01</w:t>
              </w:r>
            </w:ins>
            <w:del w:id="1616" w:author="Hussain Hadah" w:date="2026-10-25T19:29:00Z" w16du:dateUtc="2026-10-25T23:29:00Z">
              <w:r>
                <w:rPr>
                  <w:spacing w:val="-4"/>
                  <w:sz w:val="24"/>
                </w:rPr>
                <w:delText>03</w:delText>
              </w:r>
            </w:del>
          </w:p>
        </w:tc>
        <w:tc>
          <w:tcPr>
            <w:tcW w:w="680" w:type="dxa"/>
            <w:tcBorders>
              <w:top w:val="nil"/>
              <w:left w:val="nil"/>
              <w:bottom w:val="nil"/>
              <w:right w:val="nil"/>
            </w:tcBorders>
            <w:cellIns w:id="1617" w:author="Hussain Hadah" w:date="2026-10-25T19:29:00Z"/>
          </w:tcPr>
          <w:p w14:paraId="314FA2BC" w14:textId="77777777" w:rsidR="00665139" w:rsidRDefault="00665139">
            <w:pPr>
              <w:widowControl/>
              <w:autoSpaceDE/>
              <w:autoSpaceDN/>
              <w:spacing w:line="259" w:lineRule="auto"/>
              <w:ind w:left="89"/>
              <w:rPr>
                <w:rFonts w:ascii="Calibri" w:eastAsia="Calibri" w:hAnsi="Calibri" w:cs="Calibri"/>
                <w:color w:val="000000"/>
                <w:kern w:val="2"/>
                <w:szCs w:val="24"/>
                <w14:ligatures w14:val="standardContextual"/>
              </w:rPr>
            </w:pPr>
            <w:ins w:id="1618" w:author="Hussain Hadah" w:date="2026-10-25T19:29:00Z" w16du:dateUtc="2026-10-25T23:29:00Z">
              <w:r>
                <w:t>0.02</w:t>
              </w:r>
            </w:ins>
          </w:p>
        </w:tc>
      </w:tr>
      <w:tr w:rsidR="00E746E6" w14:paraId="73E7D31A" w14:textId="119E09E1">
        <w:trPr>
          <w:trHeight w:val="537"/>
        </w:trPr>
        <w:tc>
          <w:tcPr>
            <w:tcW w:w="1893" w:type="dxa"/>
          </w:tcPr>
          <w:p w14:paraId="1775BF12" w14:textId="77777777" w:rsidR="00E746E6" w:rsidRDefault="000245FA">
            <w:pPr>
              <w:pStyle w:val="TableParagraph"/>
              <w:spacing w:before="91"/>
              <w:ind w:left="597"/>
              <w:jc w:val="left"/>
              <w:rPr>
                <w:b/>
                <w:sz w:val="24"/>
              </w:rPr>
            </w:pPr>
            <w:r>
              <w:rPr>
                <w:b/>
                <w:w w:val="110"/>
                <w:sz w:val="24"/>
              </w:rPr>
              <w:t>One</w:t>
            </w:r>
            <w:r>
              <w:rPr>
                <w:b/>
                <w:spacing w:val="-16"/>
                <w:w w:val="110"/>
                <w:sz w:val="24"/>
              </w:rPr>
              <w:t xml:space="preserve"> </w:t>
            </w:r>
            <w:ins w:id="1619" w:author="Hussain Hadah" w:date="2026-10-25T19:29:00Z" w16du:dateUtc="2026-10-25T23:29:00Z">
              <w:r w:rsidR="00665139">
                <w:t>Asian-born parent</w:t>
              </w:r>
            </w:ins>
            <w:del w:id="1620" w:author="Hussain Hadah" w:date="2026-10-25T19:29:00Z" w16du:dateUtc="2026-10-25T23:29:00Z">
              <w:r>
                <w:rPr>
                  <w:b/>
                  <w:spacing w:val="-4"/>
                  <w:w w:val="110"/>
                  <w:sz w:val="24"/>
                </w:rPr>
                <w:delText>Side</w:delText>
              </w:r>
            </w:del>
          </w:p>
        </w:tc>
        <w:tc>
          <w:tcPr>
            <w:tcW w:w="1568" w:type="dxa"/>
          </w:tcPr>
          <w:p w14:paraId="1B2FDB86" w14:textId="77777777" w:rsidR="00E746E6" w:rsidRDefault="00665139">
            <w:pPr>
              <w:pStyle w:val="TableParagraph"/>
              <w:spacing w:before="91"/>
              <w:ind w:left="28"/>
              <w:rPr>
                <w:sz w:val="24"/>
              </w:rPr>
            </w:pPr>
            <w:ins w:id="1621" w:author="Hussain Hadah" w:date="2026-10-25T19:29:00Z" w16du:dateUtc="2026-10-25T23:29:00Z">
              <w:r>
                <w:t>29,302</w:t>
              </w:r>
            </w:ins>
            <w:del w:id="1622" w:author="Hussain Hadah" w:date="2026-10-25T19:29:00Z" w16du:dateUtc="2026-10-25T23:29:00Z">
              <w:r w:rsidR="000245FA">
                <w:rPr>
                  <w:spacing w:val="-2"/>
                  <w:sz w:val="24"/>
                </w:rPr>
                <w:delText>9,638</w:delText>
              </w:r>
            </w:del>
          </w:p>
        </w:tc>
        <w:tc>
          <w:tcPr>
            <w:tcW w:w="1894" w:type="dxa"/>
          </w:tcPr>
          <w:p w14:paraId="1605702F" w14:textId="77777777" w:rsidR="00E746E6" w:rsidRDefault="00665139">
            <w:pPr>
              <w:pStyle w:val="TableParagraph"/>
              <w:spacing w:before="91"/>
              <w:ind w:left="57"/>
              <w:rPr>
                <w:sz w:val="24"/>
              </w:rPr>
            </w:pPr>
            <w:ins w:id="1623" w:author="Hussain Hadah" w:date="2026-10-25T19:29:00Z" w16du:dateUtc="2026-10-25T23:29:00Z">
              <w:r>
                <w:t>0.31</w:t>
              </w:r>
            </w:ins>
            <w:del w:id="1624" w:author="Hussain Hadah" w:date="2026-10-25T19:29:00Z" w16du:dateUtc="2026-10-25T23:29:00Z">
              <w:r w:rsidR="000245FA">
                <w:rPr>
                  <w:spacing w:val="-2"/>
                  <w:sz w:val="24"/>
                </w:rPr>
                <w:delText>19,664</w:delText>
              </w:r>
            </w:del>
          </w:p>
        </w:tc>
        <w:tc>
          <w:tcPr>
            <w:tcW w:w="1858" w:type="dxa"/>
          </w:tcPr>
          <w:p w14:paraId="69AD8002" w14:textId="77777777" w:rsidR="00E746E6" w:rsidRDefault="000245FA">
            <w:pPr>
              <w:pStyle w:val="TableParagraph"/>
              <w:spacing w:before="91"/>
              <w:ind w:left="57"/>
              <w:rPr>
                <w:sz w:val="24"/>
              </w:rPr>
            </w:pPr>
            <w:r>
              <w:rPr>
                <w:spacing w:val="-4"/>
                <w:sz w:val="24"/>
              </w:rPr>
              <w:t>0.</w:t>
            </w:r>
            <w:ins w:id="1625" w:author="Hussain Hadah" w:date="2026-10-25T19:29:00Z" w16du:dateUtc="2026-10-25T23:29:00Z">
              <w:r w:rsidR="00665139">
                <w:t>25</w:t>
              </w:r>
            </w:ins>
            <w:del w:id="1626" w:author="Hussain Hadah" w:date="2026-10-25T19:29:00Z" w16du:dateUtc="2026-10-25T23:29:00Z">
              <w:r>
                <w:rPr>
                  <w:spacing w:val="-4"/>
                  <w:sz w:val="24"/>
                </w:rPr>
                <w:delText>33</w:delText>
              </w:r>
            </w:del>
          </w:p>
        </w:tc>
        <w:tc>
          <w:tcPr>
            <w:tcW w:w="2145" w:type="dxa"/>
          </w:tcPr>
          <w:p w14:paraId="4014AAC3" w14:textId="77777777" w:rsidR="00E746E6" w:rsidRDefault="000245FA">
            <w:pPr>
              <w:pStyle w:val="TableParagraph"/>
              <w:spacing w:before="91"/>
              <w:ind w:left="26"/>
              <w:rPr>
                <w:sz w:val="24"/>
              </w:rPr>
            </w:pPr>
            <w:r>
              <w:rPr>
                <w:spacing w:val="-4"/>
                <w:sz w:val="24"/>
              </w:rPr>
              <w:t>0.</w:t>
            </w:r>
            <w:ins w:id="1627" w:author="Hussain Hadah" w:date="2026-10-25T19:29:00Z" w16du:dateUtc="2026-10-25T23:29:00Z">
              <w:r w:rsidR="00665139">
                <w:t>37</w:t>
              </w:r>
            </w:ins>
            <w:del w:id="1628" w:author="Hussain Hadah" w:date="2026-10-25T19:29:00Z" w16du:dateUtc="2026-10-25T23:29:00Z">
              <w:r>
                <w:rPr>
                  <w:spacing w:val="-4"/>
                  <w:sz w:val="24"/>
                </w:rPr>
                <w:delText>67</w:delText>
              </w:r>
            </w:del>
          </w:p>
        </w:tc>
        <w:tc>
          <w:tcPr>
            <w:tcW w:w="680" w:type="dxa"/>
            <w:tcBorders>
              <w:top w:val="nil"/>
              <w:left w:val="nil"/>
              <w:bottom w:val="nil"/>
              <w:right w:val="nil"/>
            </w:tcBorders>
            <w:cellIns w:id="1629" w:author="Hussain Hadah" w:date="2026-10-25T19:29:00Z"/>
          </w:tcPr>
          <w:p w14:paraId="71D65848" w14:textId="77777777" w:rsidR="00665139" w:rsidRDefault="00665139">
            <w:pPr>
              <w:widowControl/>
              <w:autoSpaceDE/>
              <w:autoSpaceDN/>
              <w:spacing w:line="259" w:lineRule="auto"/>
              <w:ind w:left="89"/>
              <w:rPr>
                <w:rFonts w:ascii="Calibri" w:eastAsia="Calibri" w:hAnsi="Calibri" w:cs="Calibri"/>
                <w:color w:val="000000"/>
                <w:kern w:val="2"/>
                <w:szCs w:val="24"/>
                <w14:ligatures w14:val="standardContextual"/>
              </w:rPr>
            </w:pPr>
            <w:ins w:id="1630" w:author="Hussain Hadah" w:date="2026-10-25T19:29:00Z" w16du:dateUtc="2026-10-25T23:29:00Z">
              <w:r>
                <w:t>0.07</w:t>
              </w:r>
            </w:ins>
          </w:p>
        </w:tc>
      </w:tr>
      <w:tr w:rsidR="00E746E6" w14:paraId="3BB36533" w14:textId="46DED297">
        <w:trPr>
          <w:trHeight w:val="925"/>
        </w:trPr>
        <w:tc>
          <w:tcPr>
            <w:tcW w:w="1893" w:type="dxa"/>
          </w:tcPr>
          <w:p w14:paraId="1F9A8B9A" w14:textId="77777777" w:rsidR="00E746E6" w:rsidRDefault="000245FA">
            <w:pPr>
              <w:pStyle w:val="TableParagraph"/>
              <w:spacing w:before="151"/>
              <w:ind w:left="119"/>
              <w:jc w:val="left"/>
              <w:rPr>
                <w:del w:id="1631" w:author="Hussain Hadah" w:date="2026-10-25T19:29:00Z" w16du:dateUtc="2026-10-25T23:29:00Z"/>
                <w:b/>
                <w:sz w:val="24"/>
              </w:rPr>
            </w:pPr>
            <w:del w:id="1632" w:author="Hussain Hadah" w:date="2026-10-25T19:29:00Z" w16du:dateUtc="2026-10-25T23:29:00Z">
              <w:r>
                <w:rPr>
                  <w:b/>
                  <w:sz w:val="24"/>
                </w:rPr>
                <w:delText>3rd</w:delText>
              </w:r>
              <w:r>
                <w:rPr>
                  <w:b/>
                  <w:spacing w:val="-5"/>
                  <w:sz w:val="24"/>
                </w:rPr>
                <w:delText xml:space="preserve"> </w:delText>
              </w:r>
              <w:r>
                <w:rPr>
                  <w:b/>
                  <w:spacing w:val="-4"/>
                  <w:sz w:val="24"/>
                </w:rPr>
                <w:delText>Gen.</w:delText>
              </w:r>
            </w:del>
          </w:p>
          <w:p w14:paraId="06EA4FDE" w14:textId="77777777" w:rsidR="00E746E6" w:rsidRDefault="000245FA">
            <w:pPr>
              <w:pStyle w:val="TableParagraph"/>
              <w:spacing w:before="202"/>
              <w:ind w:left="358"/>
              <w:jc w:val="left"/>
              <w:rPr>
                <w:b/>
                <w:sz w:val="24"/>
              </w:rPr>
            </w:pPr>
            <w:r>
              <w:rPr>
                <w:b/>
                <w:w w:val="105"/>
                <w:sz w:val="24"/>
              </w:rPr>
              <w:t>Asian</w:t>
            </w:r>
            <w:r>
              <w:rPr>
                <w:b/>
                <w:spacing w:val="13"/>
                <w:w w:val="105"/>
                <w:sz w:val="24"/>
              </w:rPr>
              <w:t xml:space="preserve"> </w:t>
            </w:r>
            <w:ins w:id="1633" w:author="Hussain Hadah" w:date="2026-10-25T19:29:00Z" w16du:dateUtc="2026-10-25T23:29:00Z">
              <w:r w:rsidR="00665139">
                <w:t>father–White mother</w:t>
              </w:r>
            </w:ins>
            <w:del w:id="1634" w:author="Hussain Hadah" w:date="2026-10-25T19:29:00Z" w16du:dateUtc="2026-10-25T23:29:00Z">
              <w:r>
                <w:rPr>
                  <w:b/>
                  <w:spacing w:val="-5"/>
                  <w:w w:val="105"/>
                  <w:sz w:val="24"/>
                </w:rPr>
                <w:delText>on:</w:delText>
              </w:r>
            </w:del>
          </w:p>
        </w:tc>
        <w:tc>
          <w:tcPr>
            <w:tcW w:w="1568" w:type="dxa"/>
          </w:tcPr>
          <w:p w14:paraId="66069E9C" w14:textId="77777777" w:rsidR="00E746E6" w:rsidRDefault="00665139">
            <w:pPr>
              <w:pStyle w:val="TableParagraph"/>
              <w:spacing w:before="151"/>
              <w:ind w:left="28"/>
              <w:rPr>
                <w:sz w:val="24"/>
              </w:rPr>
            </w:pPr>
            <w:ins w:id="1635" w:author="Hussain Hadah" w:date="2026-10-25T19:29:00Z" w16du:dateUtc="2026-10-25T23:29:00Z">
              <w:r>
                <w:t>9,055</w:t>
              </w:r>
            </w:ins>
            <w:del w:id="1636" w:author="Hussain Hadah" w:date="2026-10-25T19:29:00Z" w16du:dateUtc="2026-10-25T23:29:00Z">
              <w:r w:rsidR="000245FA">
                <w:rPr>
                  <w:spacing w:val="-2"/>
                  <w:sz w:val="24"/>
                </w:rPr>
                <w:delText>10,394</w:delText>
              </w:r>
            </w:del>
          </w:p>
        </w:tc>
        <w:tc>
          <w:tcPr>
            <w:tcW w:w="1894" w:type="dxa"/>
          </w:tcPr>
          <w:p w14:paraId="26FFB1E5" w14:textId="77777777" w:rsidR="00E746E6" w:rsidRDefault="00665139">
            <w:pPr>
              <w:pStyle w:val="TableParagraph"/>
              <w:spacing w:before="151"/>
              <w:ind w:left="57"/>
              <w:rPr>
                <w:sz w:val="24"/>
              </w:rPr>
            </w:pPr>
            <w:ins w:id="1637" w:author="Hussain Hadah" w:date="2026-10-25T19:29:00Z" w16du:dateUtc="2026-10-25T23:29:00Z">
              <w:r>
                <w:t>0.36</w:t>
              </w:r>
            </w:ins>
            <w:del w:id="1638" w:author="Hussain Hadah" w:date="2026-10-25T19:29:00Z" w16du:dateUtc="2026-10-25T23:29:00Z">
              <w:r w:rsidR="000245FA">
                <w:rPr>
                  <w:spacing w:val="-2"/>
                  <w:sz w:val="24"/>
                </w:rPr>
                <w:delText>23,048</w:delText>
              </w:r>
            </w:del>
          </w:p>
        </w:tc>
        <w:tc>
          <w:tcPr>
            <w:tcW w:w="1858" w:type="dxa"/>
          </w:tcPr>
          <w:p w14:paraId="3A587542" w14:textId="77777777" w:rsidR="00E746E6" w:rsidRDefault="000245FA">
            <w:pPr>
              <w:pStyle w:val="TableParagraph"/>
              <w:spacing w:before="151"/>
              <w:ind w:left="57"/>
              <w:rPr>
                <w:sz w:val="24"/>
              </w:rPr>
            </w:pPr>
            <w:r>
              <w:rPr>
                <w:spacing w:val="-4"/>
                <w:sz w:val="24"/>
              </w:rPr>
              <w:t>0.</w:t>
            </w:r>
            <w:ins w:id="1639" w:author="Hussain Hadah" w:date="2026-10-25T19:29:00Z" w16du:dateUtc="2026-10-25T23:29:00Z">
              <w:r w:rsidR="00665139">
                <w:t>27</w:t>
              </w:r>
            </w:ins>
            <w:del w:id="1640" w:author="Hussain Hadah" w:date="2026-10-25T19:29:00Z" w16du:dateUtc="2026-10-25T23:29:00Z">
              <w:r>
                <w:rPr>
                  <w:spacing w:val="-4"/>
                  <w:sz w:val="24"/>
                </w:rPr>
                <w:delText>31</w:delText>
              </w:r>
            </w:del>
          </w:p>
        </w:tc>
        <w:tc>
          <w:tcPr>
            <w:tcW w:w="2145" w:type="dxa"/>
          </w:tcPr>
          <w:p w14:paraId="6E97415C" w14:textId="77777777" w:rsidR="00E746E6" w:rsidRDefault="000245FA">
            <w:pPr>
              <w:pStyle w:val="TableParagraph"/>
              <w:spacing w:before="151"/>
              <w:ind w:left="26"/>
              <w:rPr>
                <w:sz w:val="24"/>
              </w:rPr>
            </w:pPr>
            <w:r>
              <w:rPr>
                <w:spacing w:val="-4"/>
                <w:sz w:val="24"/>
              </w:rPr>
              <w:t>0.</w:t>
            </w:r>
            <w:ins w:id="1641" w:author="Hussain Hadah" w:date="2026-10-25T19:29:00Z" w16du:dateUtc="2026-10-25T23:29:00Z">
              <w:r w:rsidR="00665139">
                <w:t>29</w:t>
              </w:r>
            </w:ins>
            <w:del w:id="1642" w:author="Hussain Hadah" w:date="2026-10-25T19:29:00Z" w16du:dateUtc="2026-10-25T23:29:00Z">
              <w:r>
                <w:rPr>
                  <w:spacing w:val="-4"/>
                  <w:sz w:val="24"/>
                </w:rPr>
                <w:delText>69</w:delText>
              </w:r>
            </w:del>
          </w:p>
        </w:tc>
        <w:tc>
          <w:tcPr>
            <w:tcW w:w="680" w:type="dxa"/>
            <w:tcBorders>
              <w:top w:val="nil"/>
              <w:left w:val="nil"/>
              <w:bottom w:val="nil"/>
              <w:right w:val="nil"/>
            </w:tcBorders>
            <w:cellIns w:id="1643" w:author="Hussain Hadah" w:date="2026-10-25T19:29:00Z"/>
          </w:tcPr>
          <w:p w14:paraId="5DC2C207" w14:textId="77777777" w:rsidR="00665139" w:rsidRDefault="00665139">
            <w:pPr>
              <w:widowControl/>
              <w:autoSpaceDE/>
              <w:autoSpaceDN/>
              <w:spacing w:line="259" w:lineRule="auto"/>
              <w:ind w:left="89"/>
              <w:rPr>
                <w:rFonts w:ascii="Calibri" w:eastAsia="Calibri" w:hAnsi="Calibri" w:cs="Calibri"/>
                <w:color w:val="000000"/>
                <w:kern w:val="2"/>
                <w:szCs w:val="24"/>
                <w14:ligatures w14:val="standardContextual"/>
              </w:rPr>
            </w:pPr>
            <w:ins w:id="1644" w:author="Hussain Hadah" w:date="2026-10-25T19:29:00Z" w16du:dateUtc="2026-10-25T23:29:00Z">
              <w:r>
                <w:t>0.07</w:t>
              </w:r>
            </w:ins>
          </w:p>
        </w:tc>
      </w:tr>
    </w:tbl>
    <w:tbl>
      <w:tblPr>
        <w:tblStyle w:val="TableGrid"/>
        <w:tblW w:w="9501" w:type="dxa"/>
        <w:tblInd w:w="0" w:type="dxa"/>
        <w:tblCellMar>
          <w:right w:w="115" w:type="dxa"/>
        </w:tblCellMar>
        <w:tblLook w:val="04A0" w:firstRow="1" w:lastRow="0" w:firstColumn="1" w:lastColumn="0" w:noHBand="0" w:noVBand="1"/>
      </w:tblPr>
      <w:tblGrid>
        <w:gridCol w:w="3427"/>
        <w:gridCol w:w="1520"/>
        <w:gridCol w:w="1286"/>
        <w:gridCol w:w="1309"/>
        <w:gridCol w:w="1279"/>
        <w:gridCol w:w="680"/>
      </w:tblGrid>
      <w:tr w:rsidR="00EC5473" w14:paraId="48D172FA" w14:textId="77777777">
        <w:trPr>
          <w:trHeight w:val="271"/>
          <w:ins w:id="1645" w:author="Hussain Hadah" w:date="2026-10-25T19:29:00Z" w16du:dateUtc="2026-10-25T23:29:00Z"/>
        </w:trPr>
        <w:tc>
          <w:tcPr>
            <w:tcW w:w="3426" w:type="dxa"/>
            <w:tcBorders>
              <w:top w:val="nil"/>
              <w:left w:val="nil"/>
              <w:bottom w:val="nil"/>
              <w:right w:val="nil"/>
            </w:tcBorders>
          </w:tcPr>
          <w:p w14:paraId="102666B3" w14:textId="77777777" w:rsidR="00EC5473" w:rsidRDefault="00665139">
            <w:pPr>
              <w:spacing w:line="259" w:lineRule="auto"/>
              <w:ind w:left="556"/>
              <w:rPr>
                <w:ins w:id="1646" w:author="Hussain Hadah" w:date="2026-10-25T19:29:00Z" w16du:dateUtc="2026-10-25T23:29:00Z"/>
              </w:rPr>
            </w:pPr>
            <w:ins w:id="1647" w:author="Hussain Hadah" w:date="2026-10-25T19:29:00Z" w16du:dateUtc="2026-10-25T23:29:00Z">
              <w:r>
                <w:rPr>
                  <w:sz w:val="22"/>
                </w:rPr>
                <w:t>White father–Asian mother</w:t>
              </w:r>
            </w:ins>
          </w:p>
        </w:tc>
        <w:tc>
          <w:tcPr>
            <w:tcW w:w="1520" w:type="dxa"/>
            <w:tcBorders>
              <w:top w:val="nil"/>
              <w:left w:val="nil"/>
              <w:bottom w:val="nil"/>
              <w:right w:val="nil"/>
            </w:tcBorders>
          </w:tcPr>
          <w:p w14:paraId="2C3EA0CB" w14:textId="77777777" w:rsidR="00EC5473" w:rsidRDefault="00665139">
            <w:pPr>
              <w:spacing w:line="259" w:lineRule="auto"/>
              <w:ind w:left="340"/>
              <w:rPr>
                <w:ins w:id="1648" w:author="Hussain Hadah" w:date="2026-10-25T19:29:00Z" w16du:dateUtc="2026-10-25T23:29:00Z"/>
              </w:rPr>
            </w:pPr>
            <w:ins w:id="1649" w:author="Hussain Hadah" w:date="2026-10-25T19:29:00Z" w16du:dateUtc="2026-10-25T23:29:00Z">
              <w:r>
                <w:rPr>
                  <w:sz w:val="22"/>
                </w:rPr>
                <w:t>20,247</w:t>
              </w:r>
            </w:ins>
          </w:p>
        </w:tc>
        <w:tc>
          <w:tcPr>
            <w:tcW w:w="1286" w:type="dxa"/>
            <w:tcBorders>
              <w:top w:val="nil"/>
              <w:left w:val="nil"/>
              <w:bottom w:val="nil"/>
              <w:right w:val="nil"/>
            </w:tcBorders>
          </w:tcPr>
          <w:p w14:paraId="79AB5553" w14:textId="77777777" w:rsidR="00EC5473" w:rsidRDefault="00665139">
            <w:pPr>
              <w:spacing w:line="259" w:lineRule="auto"/>
              <w:ind w:left="333"/>
              <w:rPr>
                <w:ins w:id="1650" w:author="Hussain Hadah" w:date="2026-10-25T19:29:00Z" w16du:dateUtc="2026-10-25T23:29:00Z"/>
              </w:rPr>
            </w:pPr>
            <w:ins w:id="1651" w:author="Hussain Hadah" w:date="2026-10-25T19:29:00Z" w16du:dateUtc="2026-10-25T23:29:00Z">
              <w:r>
                <w:rPr>
                  <w:sz w:val="22"/>
                </w:rPr>
                <w:t>0.29</w:t>
              </w:r>
            </w:ins>
          </w:p>
        </w:tc>
        <w:tc>
          <w:tcPr>
            <w:tcW w:w="1309" w:type="dxa"/>
            <w:tcBorders>
              <w:top w:val="nil"/>
              <w:left w:val="nil"/>
              <w:bottom w:val="nil"/>
              <w:right w:val="nil"/>
            </w:tcBorders>
          </w:tcPr>
          <w:p w14:paraId="3CF5393A" w14:textId="77777777" w:rsidR="00EC5473" w:rsidRDefault="00665139">
            <w:pPr>
              <w:spacing w:line="259" w:lineRule="auto"/>
              <w:ind w:left="344"/>
              <w:rPr>
                <w:ins w:id="1652" w:author="Hussain Hadah" w:date="2026-10-25T19:29:00Z" w16du:dateUtc="2026-10-25T23:29:00Z"/>
              </w:rPr>
            </w:pPr>
            <w:ins w:id="1653" w:author="Hussain Hadah" w:date="2026-10-25T19:29:00Z" w16du:dateUtc="2026-10-25T23:29:00Z">
              <w:r>
                <w:rPr>
                  <w:sz w:val="22"/>
                </w:rPr>
                <w:t>0.24</w:t>
              </w:r>
            </w:ins>
          </w:p>
        </w:tc>
        <w:tc>
          <w:tcPr>
            <w:tcW w:w="1279" w:type="dxa"/>
            <w:tcBorders>
              <w:top w:val="nil"/>
              <w:left w:val="nil"/>
              <w:bottom w:val="nil"/>
              <w:right w:val="nil"/>
            </w:tcBorders>
          </w:tcPr>
          <w:p w14:paraId="26A14B73" w14:textId="77777777" w:rsidR="00EC5473" w:rsidRDefault="00665139">
            <w:pPr>
              <w:spacing w:line="259" w:lineRule="auto"/>
              <w:ind w:left="329"/>
              <w:rPr>
                <w:ins w:id="1654" w:author="Hussain Hadah" w:date="2026-10-25T19:29:00Z" w16du:dateUtc="2026-10-25T23:29:00Z"/>
              </w:rPr>
            </w:pPr>
            <w:ins w:id="1655" w:author="Hussain Hadah" w:date="2026-10-25T19:29:00Z" w16du:dateUtc="2026-10-25T23:29:00Z">
              <w:r>
                <w:rPr>
                  <w:sz w:val="22"/>
                </w:rPr>
                <w:t>0.40</w:t>
              </w:r>
            </w:ins>
          </w:p>
        </w:tc>
        <w:tc>
          <w:tcPr>
            <w:tcW w:w="680" w:type="dxa"/>
            <w:tcBorders>
              <w:top w:val="nil"/>
              <w:left w:val="nil"/>
              <w:bottom w:val="nil"/>
              <w:right w:val="nil"/>
            </w:tcBorders>
          </w:tcPr>
          <w:p w14:paraId="14D84B67" w14:textId="77777777" w:rsidR="00EC5473" w:rsidRDefault="00665139">
            <w:pPr>
              <w:spacing w:line="259" w:lineRule="auto"/>
              <w:ind w:left="89"/>
              <w:rPr>
                <w:ins w:id="1656" w:author="Hussain Hadah" w:date="2026-10-25T19:29:00Z" w16du:dateUtc="2026-10-25T23:29:00Z"/>
              </w:rPr>
            </w:pPr>
            <w:ins w:id="1657" w:author="Hussain Hadah" w:date="2026-10-25T19:29:00Z" w16du:dateUtc="2026-10-25T23:29:00Z">
              <w:r>
                <w:rPr>
                  <w:sz w:val="22"/>
                </w:rPr>
                <w:t>0.07</w:t>
              </w:r>
            </w:ins>
          </w:p>
        </w:tc>
      </w:tr>
      <w:tr w:rsidR="00EC5473" w14:paraId="3F243786" w14:textId="77777777">
        <w:trPr>
          <w:trHeight w:val="271"/>
          <w:ins w:id="1658" w:author="Hussain Hadah" w:date="2026-10-25T19:29:00Z" w16du:dateUtc="2026-10-25T23:29:00Z"/>
        </w:trPr>
        <w:tc>
          <w:tcPr>
            <w:tcW w:w="3426" w:type="dxa"/>
            <w:tcBorders>
              <w:top w:val="nil"/>
              <w:left w:val="nil"/>
              <w:bottom w:val="nil"/>
              <w:right w:val="nil"/>
            </w:tcBorders>
          </w:tcPr>
          <w:p w14:paraId="1312E8B8" w14:textId="77777777" w:rsidR="00EC5473" w:rsidRDefault="00665139">
            <w:pPr>
              <w:spacing w:line="259" w:lineRule="auto"/>
              <w:ind w:left="120"/>
              <w:rPr>
                <w:ins w:id="1659" w:author="Hussain Hadah" w:date="2026-10-25T19:29:00Z" w16du:dateUtc="2026-10-25T23:29:00Z"/>
              </w:rPr>
            </w:pPr>
            <w:ins w:id="1660" w:author="Hussain Hadah" w:date="2026-10-25T19:29:00Z" w16du:dateUtc="2026-10-25T23:29:00Z">
              <w:r>
                <w:rPr>
                  <w:b/>
                  <w:sz w:val="22"/>
                </w:rPr>
                <w:t>Third generation</w:t>
              </w:r>
            </w:ins>
          </w:p>
        </w:tc>
        <w:tc>
          <w:tcPr>
            <w:tcW w:w="1520" w:type="dxa"/>
            <w:tcBorders>
              <w:top w:val="nil"/>
              <w:left w:val="nil"/>
              <w:bottom w:val="nil"/>
              <w:right w:val="nil"/>
            </w:tcBorders>
          </w:tcPr>
          <w:p w14:paraId="577691D7" w14:textId="77777777" w:rsidR="00EC5473" w:rsidRDefault="00665139">
            <w:pPr>
              <w:spacing w:line="259" w:lineRule="auto"/>
              <w:ind w:left="340"/>
              <w:rPr>
                <w:ins w:id="1661" w:author="Hussain Hadah" w:date="2026-10-25T19:29:00Z" w16du:dateUtc="2026-10-25T23:29:00Z"/>
              </w:rPr>
            </w:pPr>
            <w:ins w:id="1662" w:author="Hussain Hadah" w:date="2026-10-25T19:29:00Z" w16du:dateUtc="2026-10-25T23:29:00Z">
              <w:r>
                <w:rPr>
                  <w:sz w:val="22"/>
                </w:rPr>
                <w:t>33,442</w:t>
              </w:r>
            </w:ins>
          </w:p>
        </w:tc>
        <w:tc>
          <w:tcPr>
            <w:tcW w:w="1286" w:type="dxa"/>
            <w:tcBorders>
              <w:top w:val="nil"/>
              <w:left w:val="nil"/>
              <w:bottom w:val="nil"/>
              <w:right w:val="nil"/>
            </w:tcBorders>
          </w:tcPr>
          <w:p w14:paraId="7AC5CB61" w14:textId="77777777" w:rsidR="00EC5473" w:rsidRDefault="00665139">
            <w:pPr>
              <w:spacing w:line="259" w:lineRule="auto"/>
              <w:ind w:left="333"/>
              <w:rPr>
                <w:ins w:id="1663" w:author="Hussain Hadah" w:date="2026-10-25T19:29:00Z" w16du:dateUtc="2026-10-25T23:29:00Z"/>
              </w:rPr>
            </w:pPr>
            <w:ins w:id="1664" w:author="Hussain Hadah" w:date="2026-10-25T19:29:00Z" w16du:dateUtc="2026-10-25T23:29:00Z">
              <w:r>
                <w:rPr>
                  <w:sz w:val="22"/>
                </w:rPr>
                <w:t>0.29</w:t>
              </w:r>
            </w:ins>
          </w:p>
        </w:tc>
        <w:tc>
          <w:tcPr>
            <w:tcW w:w="1309" w:type="dxa"/>
            <w:tcBorders>
              <w:top w:val="nil"/>
              <w:left w:val="nil"/>
              <w:bottom w:val="nil"/>
              <w:right w:val="nil"/>
            </w:tcBorders>
          </w:tcPr>
          <w:p w14:paraId="1118461F" w14:textId="77777777" w:rsidR="00EC5473" w:rsidRDefault="00665139">
            <w:pPr>
              <w:spacing w:line="259" w:lineRule="auto"/>
              <w:ind w:left="344"/>
              <w:rPr>
                <w:ins w:id="1665" w:author="Hussain Hadah" w:date="2026-10-25T19:29:00Z" w16du:dateUtc="2026-10-25T23:29:00Z"/>
              </w:rPr>
            </w:pPr>
            <w:ins w:id="1666" w:author="Hussain Hadah" w:date="2026-10-25T19:29:00Z" w16du:dateUtc="2026-10-25T23:29:00Z">
              <w:r>
                <w:rPr>
                  <w:sz w:val="22"/>
                </w:rPr>
                <w:t>0.35</w:t>
              </w:r>
            </w:ins>
          </w:p>
        </w:tc>
        <w:tc>
          <w:tcPr>
            <w:tcW w:w="1279" w:type="dxa"/>
            <w:tcBorders>
              <w:top w:val="nil"/>
              <w:left w:val="nil"/>
              <w:bottom w:val="nil"/>
              <w:right w:val="nil"/>
            </w:tcBorders>
          </w:tcPr>
          <w:p w14:paraId="6B46CCBB" w14:textId="77777777" w:rsidR="00EC5473" w:rsidRDefault="00665139">
            <w:pPr>
              <w:spacing w:line="259" w:lineRule="auto"/>
              <w:ind w:left="329"/>
              <w:rPr>
                <w:ins w:id="1667" w:author="Hussain Hadah" w:date="2026-10-25T19:29:00Z" w16du:dateUtc="2026-10-25T23:29:00Z"/>
              </w:rPr>
            </w:pPr>
            <w:ins w:id="1668" w:author="Hussain Hadah" w:date="2026-10-25T19:29:00Z" w16du:dateUtc="2026-10-25T23:29:00Z">
              <w:r>
                <w:rPr>
                  <w:sz w:val="22"/>
                </w:rPr>
                <w:t>0.27</w:t>
              </w:r>
            </w:ins>
          </w:p>
        </w:tc>
        <w:tc>
          <w:tcPr>
            <w:tcW w:w="680" w:type="dxa"/>
            <w:tcBorders>
              <w:top w:val="nil"/>
              <w:left w:val="nil"/>
              <w:bottom w:val="nil"/>
              <w:right w:val="nil"/>
            </w:tcBorders>
          </w:tcPr>
          <w:p w14:paraId="162907FD" w14:textId="77777777" w:rsidR="00EC5473" w:rsidRDefault="00665139">
            <w:pPr>
              <w:spacing w:line="259" w:lineRule="auto"/>
              <w:ind w:left="89"/>
              <w:rPr>
                <w:ins w:id="1669" w:author="Hussain Hadah" w:date="2026-10-25T19:29:00Z" w16du:dateUtc="2026-10-25T23:29:00Z"/>
              </w:rPr>
            </w:pPr>
            <w:ins w:id="1670" w:author="Hussain Hadah" w:date="2026-10-25T19:29:00Z" w16du:dateUtc="2026-10-25T23:29:00Z">
              <w:r>
                <w:rPr>
                  <w:sz w:val="22"/>
                </w:rPr>
                <w:t>0.09</w:t>
              </w:r>
            </w:ins>
          </w:p>
        </w:tc>
      </w:tr>
    </w:tbl>
    <w:tbl>
      <w:tblPr>
        <w:tblW w:w="0" w:type="auto"/>
        <w:tblInd w:w="43" w:type="dxa"/>
        <w:tblLayout w:type="fixed"/>
        <w:tblCellMar>
          <w:left w:w="0" w:type="dxa"/>
          <w:right w:w="0" w:type="dxa"/>
        </w:tblCellMar>
        <w:tblLook w:val="01E0" w:firstRow="1" w:lastRow="1" w:firstColumn="1" w:lastColumn="1" w:noHBand="0" w:noVBand="0"/>
      </w:tblPr>
      <w:tblGrid>
        <w:gridCol w:w="1893"/>
        <w:gridCol w:w="1568"/>
        <w:gridCol w:w="1894"/>
        <w:gridCol w:w="1858"/>
        <w:gridCol w:w="2145"/>
        <w:gridCol w:w="680"/>
      </w:tblGrid>
      <w:tr w:rsidR="00E746E6" w14:paraId="724FD892" w14:textId="558F8C12">
        <w:trPr>
          <w:trHeight w:val="568"/>
        </w:trPr>
        <w:tc>
          <w:tcPr>
            <w:tcW w:w="1893" w:type="dxa"/>
          </w:tcPr>
          <w:p w14:paraId="6C3E3C40" w14:textId="77777777" w:rsidR="00E746E6" w:rsidRDefault="00665139">
            <w:pPr>
              <w:pStyle w:val="TableParagraph"/>
              <w:spacing w:before="182"/>
              <w:ind w:right="117"/>
              <w:jc w:val="right"/>
              <w:rPr>
                <w:b/>
                <w:sz w:val="24"/>
              </w:rPr>
            </w:pPr>
            <w:ins w:id="1671" w:author="Hussain Hadah" w:date="2026-10-25T19:29:00Z" w16du:dateUtc="2026-10-25T23:29:00Z">
              <w:r>
                <w:t>Four Asian grandparents</w:t>
              </w:r>
            </w:ins>
            <w:del w:id="1672" w:author="Hussain Hadah" w:date="2026-10-25T19:29:00Z" w16du:dateUtc="2026-10-25T23:29:00Z">
              <w:r w:rsidR="000245FA">
                <w:rPr>
                  <w:b/>
                  <w:w w:val="105"/>
                  <w:sz w:val="24"/>
                </w:rPr>
                <w:delText>Both</w:delText>
              </w:r>
              <w:r w:rsidR="000245FA">
                <w:rPr>
                  <w:b/>
                  <w:spacing w:val="-9"/>
                  <w:w w:val="105"/>
                  <w:sz w:val="24"/>
                </w:rPr>
                <w:delText xml:space="preserve"> </w:delText>
              </w:r>
              <w:r w:rsidR="000245FA">
                <w:rPr>
                  <w:b/>
                  <w:spacing w:val="-2"/>
                  <w:w w:val="110"/>
                  <w:sz w:val="24"/>
                </w:rPr>
                <w:delText>Sides</w:delText>
              </w:r>
            </w:del>
          </w:p>
        </w:tc>
        <w:tc>
          <w:tcPr>
            <w:tcW w:w="1568" w:type="dxa"/>
          </w:tcPr>
          <w:p w14:paraId="2A9A6494" w14:textId="77777777" w:rsidR="00E746E6" w:rsidRDefault="000245FA">
            <w:pPr>
              <w:pStyle w:val="TableParagraph"/>
              <w:spacing w:before="182"/>
              <w:ind w:left="28"/>
              <w:rPr>
                <w:sz w:val="24"/>
              </w:rPr>
            </w:pPr>
            <w:r>
              <w:rPr>
                <w:spacing w:val="-2"/>
                <w:sz w:val="24"/>
              </w:rPr>
              <w:t>5,</w:t>
            </w:r>
            <w:ins w:id="1673" w:author="Hussain Hadah" w:date="2026-10-25T19:29:00Z" w16du:dateUtc="2026-10-25T23:29:00Z">
              <w:r w:rsidR="00665139">
                <w:t>744</w:t>
              </w:r>
            </w:ins>
            <w:del w:id="1674" w:author="Hussain Hadah" w:date="2026-10-25T19:29:00Z" w16du:dateUtc="2026-10-25T23:29:00Z">
              <w:r>
                <w:rPr>
                  <w:spacing w:val="-2"/>
                  <w:sz w:val="24"/>
                </w:rPr>
                <w:delText>428</w:delText>
              </w:r>
            </w:del>
          </w:p>
        </w:tc>
        <w:tc>
          <w:tcPr>
            <w:tcW w:w="1894" w:type="dxa"/>
          </w:tcPr>
          <w:p w14:paraId="001148E0" w14:textId="77777777" w:rsidR="00E746E6" w:rsidRDefault="00665139">
            <w:pPr>
              <w:pStyle w:val="TableParagraph"/>
              <w:spacing w:before="182"/>
              <w:ind w:left="57"/>
              <w:rPr>
                <w:sz w:val="24"/>
              </w:rPr>
            </w:pPr>
            <w:ins w:id="1675" w:author="Hussain Hadah" w:date="2026-10-25T19:29:00Z" w16du:dateUtc="2026-10-25T23:29:00Z">
              <w:r>
                <w:t>0.93</w:t>
              </w:r>
            </w:ins>
            <w:del w:id="1676" w:author="Hussain Hadah" w:date="2026-10-25T19:29:00Z" w16du:dateUtc="2026-10-25T23:29:00Z">
              <w:r w:rsidR="000245FA">
                <w:rPr>
                  <w:spacing w:val="-5"/>
                  <w:sz w:val="24"/>
                </w:rPr>
                <w:delText>316</w:delText>
              </w:r>
            </w:del>
          </w:p>
        </w:tc>
        <w:tc>
          <w:tcPr>
            <w:tcW w:w="1858" w:type="dxa"/>
          </w:tcPr>
          <w:p w14:paraId="32257B50" w14:textId="77777777" w:rsidR="00E746E6" w:rsidRDefault="000245FA">
            <w:pPr>
              <w:pStyle w:val="TableParagraph"/>
              <w:spacing w:before="182"/>
              <w:ind w:left="57"/>
              <w:rPr>
                <w:sz w:val="24"/>
              </w:rPr>
            </w:pPr>
            <w:r>
              <w:rPr>
                <w:spacing w:val="-4"/>
                <w:sz w:val="24"/>
              </w:rPr>
              <w:t>0.</w:t>
            </w:r>
            <w:ins w:id="1677" w:author="Hussain Hadah" w:date="2026-10-25T19:29:00Z" w16du:dateUtc="2026-10-25T23:29:00Z">
              <w:r w:rsidR="00665139">
                <w:t>04</w:t>
              </w:r>
            </w:ins>
            <w:del w:id="1678" w:author="Hussain Hadah" w:date="2026-10-25T19:29:00Z" w16du:dateUtc="2026-10-25T23:29:00Z">
              <w:r>
                <w:rPr>
                  <w:spacing w:val="-4"/>
                  <w:sz w:val="24"/>
                </w:rPr>
                <w:delText>94</w:delText>
              </w:r>
            </w:del>
          </w:p>
        </w:tc>
        <w:tc>
          <w:tcPr>
            <w:tcW w:w="2145" w:type="dxa"/>
          </w:tcPr>
          <w:p w14:paraId="62F87FE8" w14:textId="77777777" w:rsidR="00E746E6" w:rsidRDefault="000245FA">
            <w:pPr>
              <w:pStyle w:val="TableParagraph"/>
              <w:spacing w:before="182"/>
              <w:ind w:left="26"/>
              <w:rPr>
                <w:sz w:val="24"/>
              </w:rPr>
            </w:pPr>
            <w:r>
              <w:rPr>
                <w:spacing w:val="-4"/>
                <w:sz w:val="24"/>
              </w:rPr>
              <w:t>0.</w:t>
            </w:r>
            <w:ins w:id="1679" w:author="Hussain Hadah" w:date="2026-10-25T19:29:00Z" w16du:dateUtc="2026-10-25T23:29:00Z">
              <w:r w:rsidR="00665139">
                <w:t>01</w:t>
              </w:r>
            </w:ins>
            <w:del w:id="1680" w:author="Hussain Hadah" w:date="2026-10-25T19:29:00Z" w16du:dateUtc="2026-10-25T23:29:00Z">
              <w:r>
                <w:rPr>
                  <w:spacing w:val="-4"/>
                  <w:sz w:val="24"/>
                </w:rPr>
                <w:delText>06</w:delText>
              </w:r>
            </w:del>
          </w:p>
        </w:tc>
        <w:tc>
          <w:tcPr>
            <w:tcW w:w="680" w:type="dxa"/>
            <w:tcBorders>
              <w:top w:val="nil"/>
              <w:left w:val="nil"/>
              <w:bottom w:val="nil"/>
              <w:right w:val="nil"/>
            </w:tcBorders>
            <w:cellIns w:id="1681" w:author="Hussain Hadah" w:date="2026-10-25T19:29:00Z"/>
          </w:tcPr>
          <w:p w14:paraId="49649671" w14:textId="77777777" w:rsidR="00665139" w:rsidRDefault="00665139">
            <w:pPr>
              <w:widowControl/>
              <w:autoSpaceDE/>
              <w:autoSpaceDN/>
              <w:spacing w:line="259" w:lineRule="auto"/>
              <w:ind w:left="89"/>
              <w:rPr>
                <w:rFonts w:ascii="Calibri" w:eastAsia="Calibri" w:hAnsi="Calibri" w:cs="Calibri"/>
                <w:color w:val="000000"/>
                <w:kern w:val="2"/>
                <w:szCs w:val="24"/>
                <w14:ligatures w14:val="standardContextual"/>
              </w:rPr>
            </w:pPr>
            <w:ins w:id="1682" w:author="Hussain Hadah" w:date="2026-10-25T19:29:00Z" w16du:dateUtc="2026-10-25T23:29:00Z">
              <w:r>
                <w:t>0.02</w:t>
              </w:r>
            </w:ins>
          </w:p>
        </w:tc>
      </w:tr>
    </w:tbl>
    <w:tbl>
      <w:tblPr>
        <w:tblStyle w:val="TableGrid"/>
        <w:tblW w:w="9501" w:type="dxa"/>
        <w:tblInd w:w="0" w:type="dxa"/>
        <w:tblCellMar>
          <w:right w:w="115" w:type="dxa"/>
        </w:tblCellMar>
        <w:tblLook w:val="04A0" w:firstRow="1" w:lastRow="0" w:firstColumn="1" w:lastColumn="0" w:noHBand="0" w:noVBand="1"/>
      </w:tblPr>
      <w:tblGrid>
        <w:gridCol w:w="3427"/>
        <w:gridCol w:w="1520"/>
        <w:gridCol w:w="1286"/>
        <w:gridCol w:w="1309"/>
        <w:gridCol w:w="1279"/>
        <w:gridCol w:w="680"/>
      </w:tblGrid>
      <w:tr w:rsidR="00EC5473" w14:paraId="28686746" w14:textId="77777777">
        <w:trPr>
          <w:trHeight w:val="271"/>
          <w:ins w:id="1683" w:author="Hussain Hadah" w:date="2026-10-25T19:29:00Z" w16du:dateUtc="2026-10-25T23:29:00Z"/>
        </w:trPr>
        <w:tc>
          <w:tcPr>
            <w:tcW w:w="3426" w:type="dxa"/>
            <w:tcBorders>
              <w:top w:val="nil"/>
              <w:left w:val="nil"/>
              <w:bottom w:val="nil"/>
              <w:right w:val="nil"/>
            </w:tcBorders>
          </w:tcPr>
          <w:p w14:paraId="5B9FB724" w14:textId="77777777" w:rsidR="00EC5473" w:rsidRDefault="00665139">
            <w:pPr>
              <w:spacing w:line="259" w:lineRule="auto"/>
              <w:ind w:left="338"/>
              <w:rPr>
                <w:ins w:id="1684" w:author="Hussain Hadah" w:date="2026-10-25T19:29:00Z" w16du:dateUtc="2026-10-25T23:29:00Z"/>
              </w:rPr>
            </w:pPr>
            <w:ins w:id="1685" w:author="Hussain Hadah" w:date="2026-10-25T19:29:00Z" w16du:dateUtc="2026-10-25T23:29:00Z">
              <w:r>
                <w:rPr>
                  <w:sz w:val="22"/>
                </w:rPr>
                <w:t>Three Asian grandparents</w:t>
              </w:r>
            </w:ins>
          </w:p>
        </w:tc>
        <w:tc>
          <w:tcPr>
            <w:tcW w:w="1520" w:type="dxa"/>
            <w:tcBorders>
              <w:top w:val="nil"/>
              <w:left w:val="nil"/>
              <w:bottom w:val="nil"/>
              <w:right w:val="nil"/>
            </w:tcBorders>
          </w:tcPr>
          <w:p w14:paraId="1941C229" w14:textId="77777777" w:rsidR="00EC5473" w:rsidRDefault="00665139">
            <w:pPr>
              <w:spacing w:line="259" w:lineRule="auto"/>
              <w:ind w:left="477"/>
              <w:rPr>
                <w:ins w:id="1686" w:author="Hussain Hadah" w:date="2026-10-25T19:29:00Z" w16du:dateUtc="2026-10-25T23:29:00Z"/>
              </w:rPr>
            </w:pPr>
            <w:ins w:id="1687" w:author="Hussain Hadah" w:date="2026-10-25T19:29:00Z" w16du:dateUtc="2026-10-25T23:29:00Z">
              <w:r>
                <w:rPr>
                  <w:sz w:val="22"/>
                </w:rPr>
                <w:t>567</w:t>
              </w:r>
            </w:ins>
          </w:p>
        </w:tc>
        <w:tc>
          <w:tcPr>
            <w:tcW w:w="1286" w:type="dxa"/>
            <w:tcBorders>
              <w:top w:val="nil"/>
              <w:left w:val="nil"/>
              <w:bottom w:val="nil"/>
              <w:right w:val="nil"/>
            </w:tcBorders>
          </w:tcPr>
          <w:p w14:paraId="0AC26FD2" w14:textId="77777777" w:rsidR="00EC5473" w:rsidRDefault="00665139">
            <w:pPr>
              <w:spacing w:line="259" w:lineRule="auto"/>
              <w:ind w:left="333"/>
              <w:rPr>
                <w:ins w:id="1688" w:author="Hussain Hadah" w:date="2026-10-25T19:29:00Z" w16du:dateUtc="2026-10-25T23:29:00Z"/>
              </w:rPr>
            </w:pPr>
            <w:ins w:id="1689" w:author="Hussain Hadah" w:date="2026-10-25T19:29:00Z" w16du:dateUtc="2026-10-25T23:29:00Z">
              <w:r>
                <w:rPr>
                  <w:sz w:val="22"/>
                </w:rPr>
                <w:t>0.74</w:t>
              </w:r>
            </w:ins>
          </w:p>
        </w:tc>
        <w:tc>
          <w:tcPr>
            <w:tcW w:w="1309" w:type="dxa"/>
            <w:tcBorders>
              <w:top w:val="nil"/>
              <w:left w:val="nil"/>
              <w:bottom w:val="nil"/>
              <w:right w:val="nil"/>
            </w:tcBorders>
          </w:tcPr>
          <w:p w14:paraId="6048855B" w14:textId="77777777" w:rsidR="00EC5473" w:rsidRDefault="00665139">
            <w:pPr>
              <w:spacing w:line="259" w:lineRule="auto"/>
              <w:ind w:left="344"/>
              <w:rPr>
                <w:ins w:id="1690" w:author="Hussain Hadah" w:date="2026-10-25T19:29:00Z" w16du:dateUtc="2026-10-25T23:29:00Z"/>
              </w:rPr>
            </w:pPr>
            <w:ins w:id="1691" w:author="Hussain Hadah" w:date="2026-10-25T19:29:00Z" w16du:dateUtc="2026-10-25T23:29:00Z">
              <w:r>
                <w:rPr>
                  <w:sz w:val="22"/>
                </w:rPr>
                <w:t>0.10</w:t>
              </w:r>
            </w:ins>
          </w:p>
        </w:tc>
        <w:tc>
          <w:tcPr>
            <w:tcW w:w="1279" w:type="dxa"/>
            <w:tcBorders>
              <w:top w:val="nil"/>
              <w:left w:val="nil"/>
              <w:bottom w:val="nil"/>
              <w:right w:val="nil"/>
            </w:tcBorders>
          </w:tcPr>
          <w:p w14:paraId="5930EB7E" w14:textId="77777777" w:rsidR="00EC5473" w:rsidRDefault="00665139">
            <w:pPr>
              <w:spacing w:line="259" w:lineRule="auto"/>
              <w:ind w:left="329"/>
              <w:rPr>
                <w:ins w:id="1692" w:author="Hussain Hadah" w:date="2026-10-25T19:29:00Z" w16du:dateUtc="2026-10-25T23:29:00Z"/>
              </w:rPr>
            </w:pPr>
            <w:ins w:id="1693" w:author="Hussain Hadah" w:date="2026-10-25T19:29:00Z" w16du:dateUtc="2026-10-25T23:29:00Z">
              <w:r>
                <w:rPr>
                  <w:sz w:val="22"/>
                </w:rPr>
                <w:t>0.13</w:t>
              </w:r>
            </w:ins>
          </w:p>
        </w:tc>
        <w:tc>
          <w:tcPr>
            <w:tcW w:w="680" w:type="dxa"/>
            <w:tcBorders>
              <w:top w:val="nil"/>
              <w:left w:val="nil"/>
              <w:bottom w:val="nil"/>
              <w:right w:val="nil"/>
            </w:tcBorders>
          </w:tcPr>
          <w:p w14:paraId="44C72F25" w14:textId="77777777" w:rsidR="00EC5473" w:rsidRDefault="00665139">
            <w:pPr>
              <w:spacing w:line="259" w:lineRule="auto"/>
              <w:ind w:left="89"/>
              <w:rPr>
                <w:ins w:id="1694" w:author="Hussain Hadah" w:date="2026-10-25T19:29:00Z" w16du:dateUtc="2026-10-25T23:29:00Z"/>
              </w:rPr>
            </w:pPr>
            <w:ins w:id="1695" w:author="Hussain Hadah" w:date="2026-10-25T19:29:00Z" w16du:dateUtc="2026-10-25T23:29:00Z">
              <w:r>
                <w:rPr>
                  <w:sz w:val="22"/>
                </w:rPr>
                <w:t>0.03</w:t>
              </w:r>
            </w:ins>
          </w:p>
        </w:tc>
      </w:tr>
      <w:tr w:rsidR="00EC5473" w14:paraId="404B9CAB" w14:textId="77777777">
        <w:trPr>
          <w:trHeight w:val="271"/>
          <w:ins w:id="1696" w:author="Hussain Hadah" w:date="2026-10-25T19:29:00Z" w16du:dateUtc="2026-10-25T23:29:00Z"/>
        </w:trPr>
        <w:tc>
          <w:tcPr>
            <w:tcW w:w="3426" w:type="dxa"/>
            <w:tcBorders>
              <w:top w:val="nil"/>
              <w:left w:val="nil"/>
              <w:bottom w:val="nil"/>
              <w:right w:val="nil"/>
            </w:tcBorders>
          </w:tcPr>
          <w:p w14:paraId="68E89677" w14:textId="77777777" w:rsidR="00EC5473" w:rsidRDefault="00665139">
            <w:pPr>
              <w:spacing w:line="259" w:lineRule="auto"/>
              <w:ind w:left="338"/>
              <w:rPr>
                <w:ins w:id="1697" w:author="Hussain Hadah" w:date="2026-10-25T19:29:00Z" w16du:dateUtc="2026-10-25T23:29:00Z"/>
              </w:rPr>
            </w:pPr>
            <w:ins w:id="1698" w:author="Hussain Hadah" w:date="2026-10-25T19:29:00Z" w16du:dateUtc="2026-10-25T23:29:00Z">
              <w:r>
                <w:rPr>
                  <w:sz w:val="22"/>
                </w:rPr>
                <w:t>Two Asian grandparents</w:t>
              </w:r>
            </w:ins>
          </w:p>
        </w:tc>
        <w:tc>
          <w:tcPr>
            <w:tcW w:w="1520" w:type="dxa"/>
            <w:tcBorders>
              <w:top w:val="nil"/>
              <w:left w:val="nil"/>
              <w:bottom w:val="nil"/>
              <w:right w:val="nil"/>
            </w:tcBorders>
          </w:tcPr>
          <w:p w14:paraId="3DE1511C" w14:textId="77777777" w:rsidR="00EC5473" w:rsidRDefault="00665139">
            <w:pPr>
              <w:spacing w:line="259" w:lineRule="auto"/>
              <w:ind w:left="340"/>
              <w:rPr>
                <w:ins w:id="1699" w:author="Hussain Hadah" w:date="2026-10-25T19:29:00Z" w16du:dateUtc="2026-10-25T23:29:00Z"/>
              </w:rPr>
            </w:pPr>
            <w:ins w:id="1700" w:author="Hussain Hadah" w:date="2026-10-25T19:29:00Z" w16du:dateUtc="2026-10-25T23:29:00Z">
              <w:r>
                <w:rPr>
                  <w:sz w:val="22"/>
                </w:rPr>
                <w:t>12,678</w:t>
              </w:r>
            </w:ins>
          </w:p>
        </w:tc>
        <w:tc>
          <w:tcPr>
            <w:tcW w:w="1286" w:type="dxa"/>
            <w:tcBorders>
              <w:top w:val="nil"/>
              <w:left w:val="nil"/>
              <w:bottom w:val="nil"/>
              <w:right w:val="nil"/>
            </w:tcBorders>
          </w:tcPr>
          <w:p w14:paraId="07F17F02" w14:textId="77777777" w:rsidR="00EC5473" w:rsidRDefault="00665139">
            <w:pPr>
              <w:spacing w:line="259" w:lineRule="auto"/>
              <w:ind w:left="333"/>
              <w:rPr>
                <w:ins w:id="1701" w:author="Hussain Hadah" w:date="2026-10-25T19:29:00Z" w16du:dateUtc="2026-10-25T23:29:00Z"/>
              </w:rPr>
            </w:pPr>
            <w:ins w:id="1702" w:author="Hussain Hadah" w:date="2026-10-25T19:29:00Z" w16du:dateUtc="2026-10-25T23:29:00Z">
              <w:r>
                <w:rPr>
                  <w:sz w:val="22"/>
                </w:rPr>
                <w:t>0.24</w:t>
              </w:r>
            </w:ins>
          </w:p>
        </w:tc>
        <w:tc>
          <w:tcPr>
            <w:tcW w:w="1309" w:type="dxa"/>
            <w:tcBorders>
              <w:top w:val="nil"/>
              <w:left w:val="nil"/>
              <w:bottom w:val="nil"/>
              <w:right w:val="nil"/>
            </w:tcBorders>
          </w:tcPr>
          <w:p w14:paraId="56A22F6A" w14:textId="77777777" w:rsidR="00EC5473" w:rsidRDefault="00665139">
            <w:pPr>
              <w:spacing w:line="259" w:lineRule="auto"/>
              <w:ind w:left="344"/>
              <w:rPr>
                <w:ins w:id="1703" w:author="Hussain Hadah" w:date="2026-10-25T19:29:00Z" w16du:dateUtc="2026-10-25T23:29:00Z"/>
              </w:rPr>
            </w:pPr>
            <w:ins w:id="1704" w:author="Hussain Hadah" w:date="2026-10-25T19:29:00Z" w16du:dateUtc="2026-10-25T23:29:00Z">
              <w:r>
                <w:rPr>
                  <w:sz w:val="22"/>
                </w:rPr>
                <w:t>0.28</w:t>
              </w:r>
            </w:ins>
          </w:p>
        </w:tc>
        <w:tc>
          <w:tcPr>
            <w:tcW w:w="1279" w:type="dxa"/>
            <w:tcBorders>
              <w:top w:val="nil"/>
              <w:left w:val="nil"/>
              <w:bottom w:val="nil"/>
              <w:right w:val="nil"/>
            </w:tcBorders>
          </w:tcPr>
          <w:p w14:paraId="2701DE7C" w14:textId="77777777" w:rsidR="00EC5473" w:rsidRDefault="00665139">
            <w:pPr>
              <w:spacing w:line="259" w:lineRule="auto"/>
              <w:ind w:left="329"/>
              <w:rPr>
                <w:ins w:id="1705" w:author="Hussain Hadah" w:date="2026-10-25T19:29:00Z" w16du:dateUtc="2026-10-25T23:29:00Z"/>
              </w:rPr>
            </w:pPr>
            <w:ins w:id="1706" w:author="Hussain Hadah" w:date="2026-10-25T19:29:00Z" w16du:dateUtc="2026-10-25T23:29:00Z">
              <w:r>
                <w:rPr>
                  <w:sz w:val="22"/>
                </w:rPr>
                <w:t>0.39</w:t>
              </w:r>
            </w:ins>
          </w:p>
        </w:tc>
        <w:tc>
          <w:tcPr>
            <w:tcW w:w="680" w:type="dxa"/>
            <w:tcBorders>
              <w:top w:val="nil"/>
              <w:left w:val="nil"/>
              <w:bottom w:val="nil"/>
              <w:right w:val="nil"/>
            </w:tcBorders>
          </w:tcPr>
          <w:p w14:paraId="0DC100E2" w14:textId="77777777" w:rsidR="00EC5473" w:rsidRDefault="00665139">
            <w:pPr>
              <w:spacing w:line="259" w:lineRule="auto"/>
              <w:ind w:left="89"/>
              <w:rPr>
                <w:ins w:id="1707" w:author="Hussain Hadah" w:date="2026-10-25T19:29:00Z" w16du:dateUtc="2026-10-25T23:29:00Z"/>
              </w:rPr>
            </w:pPr>
            <w:ins w:id="1708" w:author="Hussain Hadah" w:date="2026-10-25T19:29:00Z" w16du:dateUtc="2026-10-25T23:29:00Z">
              <w:r>
                <w:rPr>
                  <w:sz w:val="22"/>
                </w:rPr>
                <w:t>0.09</w:t>
              </w:r>
            </w:ins>
          </w:p>
        </w:tc>
      </w:tr>
    </w:tbl>
    <w:tbl>
      <w:tblPr>
        <w:tblW w:w="0" w:type="auto"/>
        <w:tblInd w:w="43" w:type="dxa"/>
        <w:tblLayout w:type="fixed"/>
        <w:tblCellMar>
          <w:left w:w="0" w:type="dxa"/>
          <w:right w:w="0" w:type="dxa"/>
        </w:tblCellMar>
        <w:tblLook w:val="01E0" w:firstRow="1" w:lastRow="1" w:firstColumn="1" w:lastColumn="1" w:noHBand="0" w:noVBand="0"/>
      </w:tblPr>
      <w:tblGrid>
        <w:gridCol w:w="1893"/>
        <w:gridCol w:w="1568"/>
        <w:gridCol w:w="1894"/>
        <w:gridCol w:w="1858"/>
        <w:gridCol w:w="2145"/>
        <w:gridCol w:w="680"/>
      </w:tblGrid>
      <w:tr w:rsidR="00E746E6" w14:paraId="20339615" w14:textId="677E26BE">
        <w:trPr>
          <w:trHeight w:val="503"/>
        </w:trPr>
        <w:tc>
          <w:tcPr>
            <w:tcW w:w="1893" w:type="dxa"/>
            <w:tcBorders>
              <w:bottom w:val="single" w:sz="8" w:space="0" w:color="000000"/>
            </w:tcBorders>
          </w:tcPr>
          <w:p w14:paraId="7C344B74" w14:textId="77777777" w:rsidR="00E746E6" w:rsidRDefault="000245FA">
            <w:pPr>
              <w:pStyle w:val="TableParagraph"/>
              <w:spacing w:before="91"/>
              <w:ind w:left="597"/>
              <w:jc w:val="left"/>
              <w:rPr>
                <w:b/>
                <w:sz w:val="24"/>
              </w:rPr>
            </w:pPr>
            <w:r>
              <w:rPr>
                <w:b/>
                <w:w w:val="110"/>
                <w:sz w:val="24"/>
              </w:rPr>
              <w:t>One</w:t>
            </w:r>
            <w:r>
              <w:rPr>
                <w:b/>
                <w:spacing w:val="-16"/>
                <w:w w:val="110"/>
                <w:sz w:val="24"/>
              </w:rPr>
              <w:t xml:space="preserve"> </w:t>
            </w:r>
            <w:ins w:id="1709" w:author="Hussain Hadah" w:date="2026-10-25T19:29:00Z" w16du:dateUtc="2026-10-25T23:29:00Z">
              <w:r w:rsidR="00665139">
                <w:t>Asian grandparent</w:t>
              </w:r>
            </w:ins>
            <w:del w:id="1710" w:author="Hussain Hadah" w:date="2026-10-25T19:29:00Z" w16du:dateUtc="2026-10-25T23:29:00Z">
              <w:r>
                <w:rPr>
                  <w:b/>
                  <w:spacing w:val="-4"/>
                  <w:w w:val="110"/>
                  <w:sz w:val="24"/>
                </w:rPr>
                <w:delText>Side</w:delText>
              </w:r>
            </w:del>
          </w:p>
        </w:tc>
        <w:tc>
          <w:tcPr>
            <w:tcW w:w="1568" w:type="dxa"/>
            <w:tcBorders>
              <w:bottom w:val="single" w:sz="8" w:space="0" w:color="000000"/>
            </w:tcBorders>
          </w:tcPr>
          <w:p w14:paraId="7D3F8910" w14:textId="77777777" w:rsidR="00E746E6" w:rsidRDefault="00665139">
            <w:pPr>
              <w:pStyle w:val="TableParagraph"/>
              <w:spacing w:before="91"/>
              <w:ind w:left="28"/>
              <w:rPr>
                <w:sz w:val="24"/>
              </w:rPr>
            </w:pPr>
            <w:ins w:id="1711" w:author="Hussain Hadah" w:date="2026-10-25T19:29:00Z" w16du:dateUtc="2026-10-25T23:29:00Z">
              <w:r>
                <w:t>14,453</w:t>
              </w:r>
            </w:ins>
            <w:del w:id="1712" w:author="Hussain Hadah" w:date="2026-10-25T19:29:00Z" w16du:dateUtc="2026-10-25T23:29:00Z">
              <w:r w:rsidR="000245FA">
                <w:rPr>
                  <w:spacing w:val="-2"/>
                  <w:sz w:val="24"/>
                </w:rPr>
                <w:delText>3,030</w:delText>
              </w:r>
            </w:del>
          </w:p>
        </w:tc>
        <w:tc>
          <w:tcPr>
            <w:tcW w:w="1894" w:type="dxa"/>
            <w:tcBorders>
              <w:bottom w:val="single" w:sz="8" w:space="0" w:color="000000"/>
            </w:tcBorders>
          </w:tcPr>
          <w:p w14:paraId="097A289F" w14:textId="77777777" w:rsidR="00E746E6" w:rsidRDefault="00665139">
            <w:pPr>
              <w:pStyle w:val="TableParagraph"/>
              <w:spacing w:before="91"/>
              <w:ind w:left="57"/>
              <w:rPr>
                <w:sz w:val="24"/>
              </w:rPr>
            </w:pPr>
            <w:ins w:id="1713" w:author="Hussain Hadah" w:date="2026-10-25T19:29:00Z" w16du:dateUtc="2026-10-25T23:29:00Z">
              <w:r>
                <w:t>0.07</w:t>
              </w:r>
            </w:ins>
            <w:del w:id="1714" w:author="Hussain Hadah" w:date="2026-10-25T19:29:00Z" w16du:dateUtc="2026-10-25T23:29:00Z">
              <w:r w:rsidR="000245FA">
                <w:rPr>
                  <w:spacing w:val="-2"/>
                  <w:sz w:val="24"/>
                </w:rPr>
                <w:delText>9,213</w:delText>
              </w:r>
            </w:del>
          </w:p>
        </w:tc>
        <w:tc>
          <w:tcPr>
            <w:tcW w:w="1858" w:type="dxa"/>
            <w:tcBorders>
              <w:bottom w:val="single" w:sz="8" w:space="0" w:color="000000"/>
            </w:tcBorders>
          </w:tcPr>
          <w:p w14:paraId="2E750E57" w14:textId="77777777" w:rsidR="00E746E6" w:rsidRDefault="000245FA">
            <w:pPr>
              <w:pStyle w:val="TableParagraph"/>
              <w:spacing w:before="91"/>
              <w:ind w:left="57"/>
              <w:rPr>
                <w:sz w:val="24"/>
              </w:rPr>
            </w:pPr>
            <w:r>
              <w:rPr>
                <w:spacing w:val="-4"/>
                <w:sz w:val="24"/>
              </w:rPr>
              <w:t>0.</w:t>
            </w:r>
            <w:ins w:id="1715" w:author="Hussain Hadah" w:date="2026-10-25T19:29:00Z" w16du:dateUtc="2026-10-25T23:29:00Z">
              <w:r w:rsidR="00665139">
                <w:t>54</w:t>
              </w:r>
            </w:ins>
            <w:del w:id="1716" w:author="Hussain Hadah" w:date="2026-10-25T19:29:00Z" w16du:dateUtc="2026-10-25T23:29:00Z">
              <w:r>
                <w:rPr>
                  <w:spacing w:val="-4"/>
                  <w:sz w:val="24"/>
                </w:rPr>
                <w:delText>25</w:delText>
              </w:r>
            </w:del>
          </w:p>
        </w:tc>
        <w:tc>
          <w:tcPr>
            <w:tcW w:w="2145" w:type="dxa"/>
            <w:tcBorders>
              <w:bottom w:val="single" w:sz="8" w:space="0" w:color="000000"/>
            </w:tcBorders>
          </w:tcPr>
          <w:p w14:paraId="5BB3EA62" w14:textId="77777777" w:rsidR="00E746E6" w:rsidRDefault="000245FA">
            <w:pPr>
              <w:pStyle w:val="TableParagraph"/>
              <w:spacing w:before="91"/>
              <w:ind w:left="26"/>
              <w:rPr>
                <w:sz w:val="24"/>
              </w:rPr>
            </w:pPr>
            <w:r>
              <w:rPr>
                <w:spacing w:val="-4"/>
                <w:sz w:val="24"/>
              </w:rPr>
              <w:t>0.</w:t>
            </w:r>
            <w:ins w:id="1717" w:author="Hussain Hadah" w:date="2026-10-25T19:29:00Z" w16du:dateUtc="2026-10-25T23:29:00Z">
              <w:r w:rsidR="00665139">
                <w:t>26</w:t>
              </w:r>
            </w:ins>
            <w:del w:id="1718" w:author="Hussain Hadah" w:date="2026-10-25T19:29:00Z" w16du:dateUtc="2026-10-25T23:29:00Z">
              <w:r>
                <w:rPr>
                  <w:spacing w:val="-4"/>
                  <w:sz w:val="24"/>
                </w:rPr>
                <w:delText>75</w:delText>
              </w:r>
            </w:del>
          </w:p>
        </w:tc>
        <w:tc>
          <w:tcPr>
            <w:tcW w:w="680" w:type="dxa"/>
            <w:tcBorders>
              <w:top w:val="nil"/>
              <w:left w:val="nil"/>
              <w:bottom w:val="single" w:sz="8" w:space="0" w:color="000000"/>
              <w:right w:val="nil"/>
            </w:tcBorders>
            <w:cellIns w:id="1719" w:author="Hussain Hadah" w:date="2026-10-25T19:29:00Z"/>
          </w:tcPr>
          <w:p w14:paraId="1E509E49" w14:textId="77777777" w:rsidR="00665139" w:rsidRDefault="00665139">
            <w:pPr>
              <w:widowControl/>
              <w:autoSpaceDE/>
              <w:autoSpaceDN/>
              <w:spacing w:line="259" w:lineRule="auto"/>
              <w:ind w:left="89"/>
              <w:rPr>
                <w:rFonts w:ascii="Calibri" w:eastAsia="Calibri" w:hAnsi="Calibri" w:cs="Calibri"/>
                <w:color w:val="000000"/>
                <w:kern w:val="2"/>
                <w:szCs w:val="24"/>
                <w14:ligatures w14:val="standardContextual"/>
              </w:rPr>
            </w:pPr>
            <w:ins w:id="1720" w:author="Hussain Hadah" w:date="2026-10-25T19:29:00Z" w16du:dateUtc="2026-10-25T23:29:00Z">
              <w:r>
                <w:t>0.12</w:t>
              </w:r>
            </w:ins>
          </w:p>
        </w:tc>
      </w:tr>
    </w:tbl>
    <w:p w14:paraId="76116D5B" w14:textId="77777777" w:rsidR="00E746E6" w:rsidRDefault="000245FA">
      <w:pPr>
        <w:pStyle w:val="BodyText"/>
        <w:spacing w:before="214" w:line="415" w:lineRule="auto"/>
        <w:ind w:left="394" w:right="325" w:hanging="168"/>
        <w:jc w:val="both"/>
      </w:pPr>
      <w:del w:id="1721" w:author="Hussain Hadah" w:date="2026-10-25T19:29:00Z" w16du:dateUtc="2026-10-25T23:29:00Z">
        <w:r>
          <w:rPr>
            <w:w w:val="110"/>
            <w:position w:val="9"/>
            <w:sz w:val="18"/>
          </w:rPr>
          <w:delText xml:space="preserve">1 </w:delText>
        </w:r>
      </w:del>
      <w:r>
        <w:rPr>
          <w:w w:val="110"/>
        </w:rPr>
        <w:t>The samples include children ages 17 and below who live in intact families.</w:t>
      </w:r>
      <w:r>
        <w:rPr>
          <w:spacing w:val="40"/>
          <w:w w:val="110"/>
        </w:rPr>
        <w:t xml:space="preserve"> </w:t>
      </w:r>
      <w:r>
        <w:rPr>
          <w:w w:val="110"/>
        </w:rPr>
        <w:t>First-</w:t>
      </w:r>
      <w:r>
        <w:rPr>
          <w:w w:val="110"/>
        </w:rPr>
        <w:lastRenderedPageBreak/>
        <w:t xml:space="preserve">generation Asian immigrant children </w:t>
      </w:r>
      <w:del w:id="1722" w:author="Hussain Hadah" w:date="2026-10-25T19:29:00Z" w16du:dateUtc="2026-10-25T23:29:00Z">
        <w:r>
          <w:rPr>
            <w:w w:val="110"/>
          </w:rPr>
          <w:delText xml:space="preserve">that </w:delText>
        </w:r>
      </w:del>
      <w:r>
        <w:rPr>
          <w:w w:val="110"/>
        </w:rPr>
        <w:t xml:space="preserve">were born in </w:t>
      </w:r>
      <w:ins w:id="1723" w:author="Hussain Hadah" w:date="2026-10-25T19:29:00Z" w16du:dateUtc="2026-10-25T23:29:00Z">
        <w:r w:rsidR="00665139">
          <w:rPr>
            <w:sz w:val="22"/>
          </w:rPr>
          <w:t>an</w:t>
        </w:r>
      </w:ins>
      <w:del w:id="1724" w:author="Hussain Hadah" w:date="2026-10-25T19:29:00Z" w16du:dateUtc="2026-10-25T23:29:00Z">
        <w:r>
          <w:rPr>
            <w:w w:val="110"/>
          </w:rPr>
          <w:delText>a</w:delText>
        </w:r>
      </w:del>
      <w:r>
        <w:rPr>
          <w:w w:val="110"/>
        </w:rPr>
        <w:t xml:space="preserve"> Asian country. Native-born second-generation </w:t>
      </w:r>
      <w:del w:id="1725" w:author="Hussain Hadah" w:date="2026-10-25T19:29:00Z" w16du:dateUtc="2026-10-25T23:29:00Z">
        <w:r>
          <w:rPr>
            <w:w w:val="110"/>
          </w:rPr>
          <w:delText xml:space="preserve">Asian immigrant </w:delText>
        </w:r>
      </w:del>
      <w:r>
        <w:rPr>
          <w:w w:val="110"/>
        </w:rPr>
        <w:t xml:space="preserve">children </w:t>
      </w:r>
      <w:ins w:id="1726" w:author="Hussain Hadah" w:date="2026-10-25T19:29:00Z" w16du:dateUtc="2026-10-25T23:29:00Z">
        <w:r w:rsidR="00665139">
          <w:rPr>
            <w:sz w:val="22"/>
          </w:rPr>
          <w:t>have</w:t>
        </w:r>
      </w:ins>
      <w:del w:id="1727" w:author="Hussain Hadah" w:date="2026-10-25T19:29:00Z" w16du:dateUtc="2026-10-25T23:29:00Z">
        <w:r>
          <w:rPr>
            <w:w w:val="110"/>
          </w:rPr>
          <w:delText>with</w:delText>
        </w:r>
      </w:del>
      <w:r>
        <w:rPr>
          <w:w w:val="110"/>
        </w:rPr>
        <w:t xml:space="preserve"> at least one parent born in </w:t>
      </w:r>
      <w:ins w:id="1728" w:author="Hussain Hadah" w:date="2026-10-25T19:29:00Z" w16du:dateUtc="2026-10-25T23:29:00Z">
        <w:r w:rsidR="00665139">
          <w:rPr>
            <w:sz w:val="22"/>
          </w:rPr>
          <w:t>an</w:t>
        </w:r>
      </w:ins>
      <w:del w:id="1729" w:author="Hussain Hadah" w:date="2026-10-25T19:29:00Z" w16du:dateUtc="2026-10-25T23:29:00Z">
        <w:r>
          <w:rPr>
            <w:w w:val="110"/>
          </w:rPr>
          <w:delText>a</w:delText>
        </w:r>
      </w:del>
      <w:r>
        <w:rPr>
          <w:w w:val="110"/>
        </w:rPr>
        <w:t xml:space="preserve"> Asian country</w:t>
      </w:r>
      <w:ins w:id="1730" w:author="Hussain Hadah" w:date="2026-10-25T19:29:00Z" w16du:dateUtc="2026-10-25T23:29:00Z">
        <w:r w:rsidR="00665139">
          <w:rPr>
            <w:sz w:val="22"/>
          </w:rPr>
          <w:t xml:space="preserve">; “One Asian-born parent” rows require the other parent to be born outside Asia (the AW and WA labels follow the paper’s convention). Native-born </w:t>
        </w:r>
      </w:ins>
      <w:del w:id="1731" w:author="Hussain Hadah" w:date="2026-10-25T19:29:00Z" w16du:dateUtc="2026-10-25T23:29:00Z">
        <w:r>
          <w:rPr>
            <w:w w:val="110"/>
          </w:rPr>
          <w:delText>.</w:delText>
        </w:r>
        <w:r>
          <w:rPr>
            <w:spacing w:val="31"/>
            <w:w w:val="110"/>
          </w:rPr>
          <w:delText xml:space="preserve"> </w:delText>
        </w:r>
        <w:r>
          <w:rPr>
            <w:w w:val="110"/>
          </w:rPr>
          <w:delText xml:space="preserve">Finally, native-born </w:delText>
        </w:r>
      </w:del>
      <w:r>
        <w:rPr>
          <w:w w:val="110"/>
        </w:rPr>
        <w:t xml:space="preserve">third-generation </w:t>
      </w:r>
      <w:del w:id="1732" w:author="Hussain Hadah" w:date="2026-10-25T19:29:00Z" w16du:dateUtc="2026-10-25T23:29:00Z">
        <w:r>
          <w:rPr>
            <w:w w:val="110"/>
          </w:rPr>
          <w:delText xml:space="preserve">Asian immigrant </w:delText>
        </w:r>
      </w:del>
      <w:r>
        <w:rPr>
          <w:w w:val="110"/>
        </w:rPr>
        <w:t xml:space="preserve">children </w:t>
      </w:r>
      <w:ins w:id="1733" w:author="Hussain Hadah" w:date="2026-10-25T19:29:00Z" w16du:dateUtc="2026-10-25T23:29:00Z">
        <w:r w:rsidR="00665139">
          <w:rPr>
            <w:sz w:val="22"/>
          </w:rPr>
          <w:t>have</w:t>
        </w:r>
      </w:ins>
      <w:del w:id="1734" w:author="Hussain Hadah" w:date="2026-10-25T19:29:00Z" w16du:dateUtc="2026-10-25T23:29:00Z">
        <w:r>
          <w:rPr>
            <w:w w:val="110"/>
          </w:rPr>
          <w:delText>with</w:delText>
        </w:r>
      </w:del>
      <w:r>
        <w:rPr>
          <w:w w:val="110"/>
        </w:rPr>
        <w:t xml:space="preserve"> native-born parents and at least one grandparent born in </w:t>
      </w:r>
      <w:ins w:id="1735" w:author="Hussain Hadah" w:date="2026-10-25T19:29:00Z" w16du:dateUtc="2026-10-25T23:29:00Z">
        <w:r w:rsidR="00665139">
          <w:rPr>
            <w:sz w:val="22"/>
          </w:rPr>
          <w:t>an</w:t>
        </w:r>
      </w:ins>
      <w:del w:id="1736" w:author="Hussain Hadah" w:date="2026-10-25T19:29:00Z" w16du:dateUtc="2026-10-25T23:29:00Z">
        <w:r>
          <w:rPr>
            <w:w w:val="110"/>
          </w:rPr>
          <w:delText>a</w:delText>
        </w:r>
      </w:del>
      <w:r>
        <w:rPr>
          <w:w w:val="110"/>
        </w:rPr>
        <w:t xml:space="preserve"> Asian country</w:t>
      </w:r>
      <w:ins w:id="1737" w:author="Hussain Hadah" w:date="2026-10-25T19:29:00Z" w16du:dateUtc="2026-10-25T23:29:00Z">
        <w:r w:rsidR="00665139">
          <w:rPr>
            <w:sz w:val="22"/>
          </w:rPr>
          <w:t>, grouped by the number of Asian-born grandparents</w:t>
        </w:r>
      </w:ins>
      <w:r>
        <w:rPr>
          <w:w w:val="110"/>
        </w:rPr>
        <w:t>.</w:t>
      </w:r>
    </w:p>
    <w:p w14:paraId="5F53F24E" w14:textId="77777777" w:rsidR="00EC5473" w:rsidRDefault="00665139">
      <w:pPr>
        <w:widowControl/>
        <w:numPr>
          <w:ilvl w:val="0"/>
          <w:numId w:val="11"/>
        </w:numPr>
        <w:autoSpaceDE/>
        <w:autoSpaceDN/>
        <w:spacing w:after="4" w:line="257" w:lineRule="auto"/>
        <w:ind w:left="313" w:hanging="153"/>
        <w:jc w:val="both"/>
        <w:rPr>
          <w:ins w:id="1738" w:author="Hussain Hadah" w:date="2026-10-25T19:29:00Z" w16du:dateUtc="2026-10-25T23:29:00Z"/>
        </w:rPr>
      </w:pPr>
      <w:ins w:id="1739" w:author="Hussain Hadah" w:date="2026-10-25T19:29:00Z" w16du:dateUtc="2026-10-25T23:29:00Z">
        <w:r>
          <w:t>Columns report the share of each row’s observations in the racial identity categories used in the multinomial logit: “Asian only,” “White only,” and “Asian and White” (any combination of Asian and White, with or without Pacific Islander). “Other” collects Asian or Pacific Islander, other single races, and multiracial combinations without both an Asian and a White component; the multinomial logit excludes this category. Shares sum to one across the four columns.</w:t>
        </w:r>
      </w:ins>
    </w:p>
    <w:p w14:paraId="159D3213" w14:textId="77777777" w:rsidR="00E746E6" w:rsidRDefault="000245FA">
      <w:pPr>
        <w:pStyle w:val="BodyText"/>
        <w:spacing w:line="280" w:lineRule="exact"/>
        <w:ind w:left="227"/>
        <w:jc w:val="both"/>
      </w:pPr>
      <w:del w:id="1740" w:author="Hussain Hadah" w:date="2026-10-25T19:29:00Z" w16du:dateUtc="2026-10-25T23:29:00Z">
        <w:r>
          <w:rPr>
            <w:w w:val="110"/>
            <w:position w:val="9"/>
            <w:sz w:val="18"/>
          </w:rPr>
          <w:delText>2</w:delText>
        </w:r>
        <w:r>
          <w:rPr>
            <w:spacing w:val="6"/>
            <w:w w:val="110"/>
            <w:position w:val="9"/>
            <w:sz w:val="18"/>
          </w:rPr>
          <w:delText xml:space="preserve"> </w:delText>
        </w:r>
      </w:del>
      <w:r>
        <w:rPr>
          <w:w w:val="110"/>
        </w:rPr>
        <w:t>Data</w:t>
      </w:r>
      <w:r>
        <w:rPr>
          <w:spacing w:val="-16"/>
          <w:w w:val="110"/>
        </w:rPr>
        <w:t xml:space="preserve"> </w:t>
      </w:r>
      <w:r>
        <w:rPr>
          <w:w w:val="110"/>
        </w:rPr>
        <w:t>source</w:t>
      </w:r>
      <w:r>
        <w:rPr>
          <w:spacing w:val="-17"/>
          <w:w w:val="110"/>
        </w:rPr>
        <w:t xml:space="preserve"> </w:t>
      </w:r>
      <w:r>
        <w:rPr>
          <w:w w:val="110"/>
        </w:rPr>
        <w:t>is</w:t>
      </w:r>
      <w:r>
        <w:rPr>
          <w:spacing w:val="-16"/>
          <w:w w:val="110"/>
        </w:rPr>
        <w:t xml:space="preserve"> </w:t>
      </w:r>
      <w:r>
        <w:rPr>
          <w:w w:val="110"/>
        </w:rPr>
        <w:t>the</w:t>
      </w:r>
      <w:r>
        <w:rPr>
          <w:spacing w:val="-17"/>
          <w:w w:val="110"/>
        </w:rPr>
        <w:t xml:space="preserve"> </w:t>
      </w:r>
      <w:r>
        <w:rPr>
          <w:w w:val="110"/>
        </w:rPr>
        <w:t>2004</w:t>
      </w:r>
      <w:ins w:id="1741" w:author="Hussain Hadah" w:date="2026-10-25T19:29:00Z" w16du:dateUtc="2026-10-25T23:29:00Z">
        <w:r w:rsidR="00665139">
          <w:rPr>
            <w:sz w:val="22"/>
          </w:rPr>
          <w:t>–</w:t>
        </w:r>
      </w:ins>
      <w:del w:id="1742" w:author="Hussain Hadah" w:date="2026-10-25T19:29:00Z" w16du:dateUtc="2026-10-25T23:29:00Z">
        <w:r>
          <w:rPr>
            <w:w w:val="110"/>
          </w:rPr>
          <w:delText>-</w:delText>
        </w:r>
      </w:del>
      <w:r>
        <w:rPr>
          <w:w w:val="110"/>
        </w:rPr>
        <w:t>2021</w:t>
      </w:r>
      <w:r>
        <w:rPr>
          <w:spacing w:val="-16"/>
          <w:w w:val="110"/>
        </w:rPr>
        <w:t xml:space="preserve"> </w:t>
      </w:r>
      <w:r>
        <w:rPr>
          <w:w w:val="110"/>
        </w:rPr>
        <w:t>Current</w:t>
      </w:r>
      <w:r>
        <w:rPr>
          <w:spacing w:val="-17"/>
          <w:w w:val="110"/>
        </w:rPr>
        <w:t xml:space="preserve"> </w:t>
      </w:r>
      <w:r>
        <w:rPr>
          <w:w w:val="110"/>
        </w:rPr>
        <w:t>Population</w:t>
      </w:r>
      <w:r>
        <w:rPr>
          <w:spacing w:val="-16"/>
          <w:w w:val="110"/>
        </w:rPr>
        <w:t xml:space="preserve"> </w:t>
      </w:r>
      <w:r>
        <w:rPr>
          <w:spacing w:val="-2"/>
          <w:w w:val="110"/>
        </w:rPr>
        <w:t>Survey.</w:t>
      </w:r>
    </w:p>
    <w:p w14:paraId="4A96B9AD" w14:textId="77777777" w:rsidR="00E746E6" w:rsidRDefault="00E746E6">
      <w:pPr>
        <w:pStyle w:val="BodyText"/>
        <w:spacing w:line="280" w:lineRule="exact"/>
        <w:jc w:val="both"/>
        <w:rPr>
          <w:del w:id="1743" w:author="Hussain Hadah" w:date="2026-10-25T19:29:00Z" w16du:dateUtc="2026-10-25T23:29:00Z"/>
        </w:rPr>
        <w:sectPr w:rsidR="00E746E6">
          <w:pgSz w:w="12240" w:h="15840"/>
          <w:pgMar w:top="1800" w:right="720" w:bottom="2460" w:left="1800" w:header="0" w:footer="2279" w:gutter="0"/>
          <w:cols w:space="720"/>
        </w:sectPr>
      </w:pPr>
    </w:p>
    <w:p w14:paraId="135DF339" w14:textId="77777777" w:rsidR="00E746E6" w:rsidRDefault="000245FA">
      <w:pPr>
        <w:pStyle w:val="BodyText"/>
        <w:spacing w:before="79"/>
        <w:ind w:left="1795"/>
      </w:pPr>
      <w:bookmarkStart w:id="1744" w:name="_bookmark68"/>
      <w:bookmarkEnd w:id="1744"/>
      <w:r>
        <w:rPr>
          <w:w w:val="105"/>
        </w:rPr>
        <w:lastRenderedPageBreak/>
        <w:t>Table</w:t>
      </w:r>
      <w:r>
        <w:rPr>
          <w:spacing w:val="2"/>
          <w:w w:val="105"/>
        </w:rPr>
        <w:t xml:space="preserve"> </w:t>
      </w:r>
      <w:r>
        <w:rPr>
          <w:w w:val="105"/>
        </w:rPr>
        <w:t>5:</w:t>
      </w:r>
      <w:r>
        <w:rPr>
          <w:spacing w:val="20"/>
          <w:w w:val="105"/>
        </w:rPr>
        <w:t xml:space="preserve"> </w:t>
      </w:r>
      <w:del w:id="1745" w:author="Hussain Hadah" w:date="2026-10-25T19:29:00Z" w16du:dateUtc="2026-10-25T23:29:00Z">
        <w:r>
          <w:rPr>
            <w:w w:val="105"/>
          </w:rPr>
          <w:delText>Asian</w:delText>
        </w:r>
        <w:r>
          <w:rPr>
            <w:spacing w:val="2"/>
            <w:w w:val="105"/>
          </w:rPr>
          <w:delText xml:space="preserve"> </w:delText>
        </w:r>
      </w:del>
      <w:r>
        <w:rPr>
          <w:w w:val="105"/>
        </w:rPr>
        <w:t>Self-</w:t>
      </w:r>
      <w:ins w:id="1746" w:author="Hussain Hadah" w:date="2026-10-25T19:29:00Z" w16du:dateUtc="2026-10-25T23:29:00Z">
        <w:r w:rsidR="00665139">
          <w:t>Reported Racial Identity of Adults of Asian Ancestry</w:t>
        </w:r>
      </w:ins>
      <w:del w:id="1747" w:author="Hussain Hadah" w:date="2026-10-25T19:29:00Z" w16du:dateUtc="2026-10-25T23:29:00Z">
        <w:r>
          <w:rPr>
            <w:w w:val="105"/>
          </w:rPr>
          <w:delText>identification</w:delText>
        </w:r>
      </w:del>
      <w:r>
        <w:rPr>
          <w:spacing w:val="3"/>
          <w:w w:val="105"/>
        </w:rPr>
        <w:t xml:space="preserve"> </w:t>
      </w:r>
      <w:r>
        <w:rPr>
          <w:w w:val="105"/>
        </w:rPr>
        <w:t>by</w:t>
      </w:r>
      <w:r>
        <w:rPr>
          <w:spacing w:val="3"/>
          <w:w w:val="105"/>
        </w:rPr>
        <w:t xml:space="preserve"> </w:t>
      </w:r>
      <w:r>
        <w:rPr>
          <w:spacing w:val="-2"/>
          <w:w w:val="105"/>
        </w:rPr>
        <w:t>Generation</w:t>
      </w:r>
    </w:p>
    <w:p w14:paraId="16488F3A" w14:textId="77777777" w:rsidR="00E746E6" w:rsidRDefault="00665139">
      <w:pPr>
        <w:pStyle w:val="BodyText"/>
        <w:rPr>
          <w:sz w:val="9"/>
        </w:rPr>
      </w:pPr>
      <w:ins w:id="1748" w:author="Hussain Hadah" w:date="2026-10-25T19:29:00Z" w16du:dateUtc="2026-10-25T23:29:00Z">
        <w:r>
          <w:rPr>
            <w:noProof/>
            <w:sz w:val="22"/>
          </w:rPr>
          <mc:AlternateContent>
            <mc:Choice Requires="wpg">
              <w:drawing>
                <wp:inline distT="0" distB="0" distL="0" distR="0" wp14:anchorId="08E67B30" wp14:editId="0D109B7C">
                  <wp:extent cx="6033084" cy="255194"/>
                  <wp:effectExtent l="0" t="0" r="0" b="0"/>
                  <wp:docPr id="42797" name="Group 42797"/>
                  <wp:cNvGraphicFramePr/>
                  <a:graphic xmlns:a="http://schemas.openxmlformats.org/drawingml/2006/main">
                    <a:graphicData uri="http://schemas.microsoft.com/office/word/2010/wordprocessingGroup">
                      <wpg:wgp>
                        <wpg:cNvGrpSpPr/>
                        <wpg:grpSpPr>
                          <a:xfrm>
                            <a:off x="0" y="0"/>
                            <a:ext cx="6033084" cy="255194"/>
                            <a:chOff x="0" y="0"/>
                            <a:chExt cx="6033084" cy="255194"/>
                          </a:xfrm>
                        </wpg:grpSpPr>
                        <wps:wsp>
                          <wps:cNvPr id="2593" name="Shape 2593"/>
                          <wps:cNvSpPr/>
                          <wps:spPr>
                            <a:xfrm>
                              <a:off x="0" y="0"/>
                              <a:ext cx="6033084" cy="0"/>
                            </a:xfrm>
                            <a:custGeom>
                              <a:avLst/>
                              <a:gdLst/>
                              <a:ahLst/>
                              <a:cxnLst/>
                              <a:rect l="0" t="0" r="0" b="0"/>
                              <a:pathLst>
                                <a:path w="6033084">
                                  <a:moveTo>
                                    <a:pt x="0" y="0"/>
                                  </a:moveTo>
                                  <a:lnTo>
                                    <a:pt x="6033084" y="0"/>
                                  </a:lnTo>
                                </a:path>
                              </a:pathLst>
                            </a:custGeom>
                            <a:ln w="12141" cap="flat">
                              <a:miter lim="127000"/>
                            </a:ln>
                          </wps:spPr>
                          <wps:style>
                            <a:lnRef idx="1">
                              <a:srgbClr val="000000"/>
                            </a:lnRef>
                            <a:fillRef idx="0">
                              <a:srgbClr val="000000">
                                <a:alpha val="0"/>
                              </a:srgbClr>
                            </a:fillRef>
                            <a:effectRef idx="0">
                              <a:scrgbClr r="0" g="0" b="0"/>
                            </a:effectRef>
                            <a:fontRef idx="none"/>
                          </wps:style>
                          <wps:bodyPr/>
                        </wps:wsp>
                        <wps:wsp>
                          <wps:cNvPr id="2594" name="Rectangle 2594"/>
                          <wps:cNvSpPr/>
                          <wps:spPr>
                            <a:xfrm>
                              <a:off x="3531299" y="73749"/>
                              <a:ext cx="2707414" cy="183712"/>
                            </a:xfrm>
                            <a:prstGeom prst="rect">
                              <a:avLst/>
                            </a:prstGeom>
                            <a:ln>
                              <a:noFill/>
                            </a:ln>
                          </wps:spPr>
                          <wps:txbx>
                            <w:txbxContent>
                              <w:p w14:paraId="38B5F4FB" w14:textId="77777777" w:rsidR="00EC5473" w:rsidRDefault="00665139">
                                <w:pPr>
                                  <w:spacing w:after="160" w:line="259" w:lineRule="auto"/>
                                  <w:rPr>
                                    <w:ins w:id="1749" w:author="Hussain Hadah" w:date="2026-10-25T19:29:00Z" w16du:dateUtc="2026-10-25T23:29:00Z"/>
                                  </w:rPr>
                                </w:pPr>
                                <w:ins w:id="1750" w:author="Hussain Hadah" w:date="2026-10-25T19:29:00Z" w16du:dateUtc="2026-10-25T23:29:00Z">
                                  <w:r>
                                    <w:rPr>
                                      <w:w w:val="109"/>
                                    </w:rPr>
                                    <w:t>Share</w:t>
                                  </w:r>
                                  <w:r>
                                    <w:rPr>
                                      <w:spacing w:val="5"/>
                                      <w:w w:val="109"/>
                                    </w:rPr>
                                    <w:t xml:space="preserve"> </w:t>
                                  </w:r>
                                  <w:r>
                                    <w:rPr>
                                      <w:w w:val="109"/>
                                    </w:rPr>
                                    <w:t>self-reporting</w:t>
                                  </w:r>
                                  <w:r>
                                    <w:rPr>
                                      <w:spacing w:val="5"/>
                                      <w:w w:val="109"/>
                                    </w:rPr>
                                    <w:t xml:space="preserve"> </w:t>
                                  </w:r>
                                  <w:r>
                                    <w:rPr>
                                      <w:w w:val="109"/>
                                    </w:rPr>
                                    <w:t>each</w:t>
                                  </w:r>
                                  <w:r>
                                    <w:rPr>
                                      <w:spacing w:val="5"/>
                                      <w:w w:val="109"/>
                                    </w:rPr>
                                    <w:t xml:space="preserve"> </w:t>
                                  </w:r>
                                  <w:r>
                                    <w:rPr>
                                      <w:w w:val="109"/>
                                    </w:rPr>
                                    <w:t>identity</w:t>
                                  </w:r>
                                </w:ins>
                              </w:p>
                            </w:txbxContent>
                          </wps:txbx>
                          <wps:bodyPr horzOverflow="overflow" vert="horz" lIns="0" tIns="0" rIns="0" bIns="0" rtlCol="0">
                            <a:noAutofit/>
                          </wps:bodyPr>
                        </wps:wsp>
                        <wps:wsp>
                          <wps:cNvPr id="2595" name="Shape 2595"/>
                          <wps:cNvSpPr/>
                          <wps:spPr>
                            <a:xfrm>
                              <a:off x="3103080" y="255194"/>
                              <a:ext cx="2892057" cy="0"/>
                            </a:xfrm>
                            <a:custGeom>
                              <a:avLst/>
                              <a:gdLst/>
                              <a:ahLst/>
                              <a:cxnLst/>
                              <a:rect l="0" t="0" r="0" b="0"/>
                              <a:pathLst>
                                <a:path w="2892057">
                                  <a:moveTo>
                                    <a:pt x="0" y="0"/>
                                  </a:moveTo>
                                  <a:lnTo>
                                    <a:pt x="2892057" y="0"/>
                                  </a:lnTo>
                                </a:path>
                              </a:pathLst>
                            </a:custGeom>
                            <a:ln w="455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8E67B30" id="Group 42797" o:spid="_x0000_s1054" style="width:475.05pt;height:20.1pt;mso-position-horizontal-relative:char;mso-position-vertical-relative:line" coordsize="60330,255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">
                  <v:shape id="Shape 2593" o:spid="_x0000_s1055" style="position:absolute;width:60330;height:0;visibility:visible;mso-wrap-style:square;v-text-anchor:top" coordsize="603308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" path="m,l6033084,e" filled="f" strokeweight=".33725mm">
                    <v:stroke miterlimit="83231f" joinstyle="miter"/>
                    <v:path arrowok="t" textboxrect="0,0,6033084,0"/>
                  </v:shape>
                  <v:rect id="Rectangle 2594" o:spid="_x0000_s1056" style="position:absolute;left:35312;top:737;width:27075;height:18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" filled="f" stroked="f">
                    <v:textbox inset="0,0,0,0">
                      <w:txbxContent>
                        <w:p w14:paraId="38B5F4FB" w14:textId="77777777" w:rsidR="00EC5473" w:rsidRDefault="00665139">
                          <w:pPr>
                            <w:spacing w:after="160" w:line="259" w:lineRule="auto"/>
                            <w:rPr>
                              <w:ins w:id="1751" w:author="Hussain Hadah" w:date="2026-10-25T19:29:00Z" w16du:dateUtc="2026-10-25T23:29:00Z"/>
                            </w:rPr>
                          </w:pPr>
                          <w:ins w:id="1752" w:author="Hussain Hadah" w:date="2026-10-25T19:29:00Z" w16du:dateUtc="2026-10-25T23:29:00Z">
                            <w:r>
                              <w:rPr>
                                <w:w w:val="109"/>
                              </w:rPr>
                              <w:t>Share</w:t>
                            </w:r>
                            <w:r>
                              <w:rPr>
                                <w:spacing w:val="5"/>
                                <w:w w:val="109"/>
                              </w:rPr>
                              <w:t xml:space="preserve"> </w:t>
                            </w:r>
                            <w:r>
                              <w:rPr>
                                <w:w w:val="109"/>
                              </w:rPr>
                              <w:t>self-reporting</w:t>
                            </w:r>
                            <w:r>
                              <w:rPr>
                                <w:spacing w:val="5"/>
                                <w:w w:val="109"/>
                              </w:rPr>
                              <w:t xml:space="preserve"> </w:t>
                            </w:r>
                            <w:r>
                              <w:rPr>
                                <w:w w:val="109"/>
                              </w:rPr>
                              <w:t>each</w:t>
                            </w:r>
                            <w:r>
                              <w:rPr>
                                <w:spacing w:val="5"/>
                                <w:w w:val="109"/>
                              </w:rPr>
                              <w:t xml:space="preserve"> </w:t>
                            </w:r>
                            <w:r>
                              <w:rPr>
                                <w:w w:val="109"/>
                              </w:rPr>
                              <w:t>identity</w:t>
                            </w:r>
                          </w:ins>
                        </w:p>
                      </w:txbxContent>
                    </v:textbox>
                  </v:rect>
                  <v:shape id="Shape 2595" o:spid="_x0000_s1057" style="position:absolute;left:31030;top:2551;width:28921;height:0;visibility:visible;mso-wrap-style:square;v-text-anchor:top" coordsize="289205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" path="m,l2892057,e" filled="f" strokeweight=".1266mm">
                    <v:stroke miterlimit="83231f" joinstyle="miter"/>
                    <v:path arrowok="t" textboxrect="0,0,2892057,0"/>
                  </v:shape>
                  <w10:anchorlock/>
                </v:group>
              </w:pict>
            </mc:Fallback>
          </mc:AlternateContent>
        </w:r>
      </w:ins>
    </w:p>
    <w:tbl>
      <w:tblPr>
        <w:tblW w:w="0" w:type="auto"/>
        <w:tblInd w:w="43" w:type="dxa"/>
        <w:tblLayout w:type="fixed"/>
        <w:tblCellMar>
          <w:left w:w="0" w:type="dxa"/>
          <w:right w:w="0" w:type="dxa"/>
        </w:tblCellMar>
        <w:tblLook w:val="01E0" w:firstRow="1" w:lastRow="1" w:firstColumn="1" w:lastColumn="1" w:noHBand="0" w:noVBand="0"/>
      </w:tblPr>
      <w:tblGrid>
        <w:gridCol w:w="1893"/>
        <w:gridCol w:w="1568"/>
        <w:gridCol w:w="1894"/>
        <w:gridCol w:w="1858"/>
        <w:gridCol w:w="2145"/>
        <w:gridCol w:w="680"/>
      </w:tblGrid>
      <w:tr w:rsidR="00E746E6" w14:paraId="5AB21EBC" w14:textId="2F56D72C">
        <w:trPr>
          <w:trHeight w:val="1072"/>
        </w:trPr>
        <w:tc>
          <w:tcPr>
            <w:tcW w:w="1893" w:type="dxa"/>
            <w:tcBorders>
              <w:top w:val="single" w:sz="8" w:space="0" w:color="000000"/>
              <w:bottom w:val="single" w:sz="6" w:space="0" w:color="000000"/>
            </w:tcBorders>
          </w:tcPr>
          <w:p w14:paraId="78AB5C6A" w14:textId="77777777" w:rsidR="00E746E6" w:rsidRDefault="00E746E6">
            <w:pPr>
              <w:pStyle w:val="TableParagraph"/>
              <w:jc w:val="left"/>
            </w:pPr>
          </w:p>
        </w:tc>
        <w:tc>
          <w:tcPr>
            <w:tcW w:w="1568" w:type="dxa"/>
            <w:tcBorders>
              <w:top w:val="single" w:sz="8" w:space="0" w:color="000000"/>
              <w:bottom w:val="single" w:sz="6" w:space="0" w:color="000000"/>
            </w:tcBorders>
          </w:tcPr>
          <w:p w14:paraId="61053F20" w14:textId="77777777" w:rsidR="00E746E6" w:rsidRDefault="00665139">
            <w:pPr>
              <w:pStyle w:val="TableParagraph"/>
              <w:spacing w:before="24" w:line="478" w:lineRule="exact"/>
              <w:ind w:left="320" w:right="62" w:hanging="201"/>
              <w:jc w:val="left"/>
              <w:rPr>
                <w:sz w:val="24"/>
              </w:rPr>
            </w:pPr>
            <w:ins w:id="1753" w:author="Hussain Hadah" w:date="2026-10-25T19:29:00Z" w16du:dateUtc="2026-10-25T23:29:00Z">
              <w:r>
                <w:t>Observations</w:t>
              </w:r>
            </w:ins>
            <w:del w:id="1754" w:author="Hussain Hadah" w:date="2026-10-25T19:29:00Z" w16du:dateUtc="2026-10-25T23:29:00Z">
              <w:r w:rsidR="000245FA">
                <w:rPr>
                  <w:spacing w:val="-2"/>
                  <w:sz w:val="24"/>
                </w:rPr>
                <w:delText xml:space="preserve">Self-identify </w:delText>
              </w:r>
              <w:r w:rsidR="000245FA">
                <w:rPr>
                  <w:w w:val="110"/>
                  <w:sz w:val="24"/>
                </w:rPr>
                <w:delText>as Asian</w:delText>
              </w:r>
            </w:del>
          </w:p>
        </w:tc>
        <w:tc>
          <w:tcPr>
            <w:tcW w:w="1894" w:type="dxa"/>
            <w:tcBorders>
              <w:top w:val="single" w:sz="8" w:space="0" w:color="000000"/>
              <w:bottom w:val="single" w:sz="6" w:space="0" w:color="000000"/>
            </w:tcBorders>
          </w:tcPr>
          <w:p w14:paraId="215388C4" w14:textId="77777777" w:rsidR="00E746E6" w:rsidRDefault="000245FA">
            <w:pPr>
              <w:pStyle w:val="TableParagraph"/>
              <w:spacing w:before="24" w:line="478" w:lineRule="exact"/>
              <w:ind w:left="148" w:right="148" w:firstLine="7"/>
              <w:jc w:val="left"/>
              <w:rPr>
                <w:sz w:val="24"/>
              </w:rPr>
            </w:pPr>
            <w:del w:id="1755" w:author="Hussain Hadah" w:date="2026-10-25T19:29:00Z" w16du:dateUtc="2026-10-25T23:29:00Z">
              <w:r>
                <w:rPr>
                  <w:sz w:val="24"/>
                </w:rPr>
                <w:delText>Self-identify as not-only-</w:delText>
              </w:r>
            </w:del>
            <w:r>
              <w:rPr>
                <w:spacing w:val="-2"/>
                <w:sz w:val="24"/>
              </w:rPr>
              <w:t>Asian</w:t>
            </w:r>
            <w:ins w:id="1756" w:author="Hussain Hadah" w:date="2026-10-25T19:29:00Z" w16du:dateUtc="2026-10-25T23:29:00Z">
              <w:r w:rsidR="00665139">
                <w:t xml:space="preserve"> only</w:t>
              </w:r>
            </w:ins>
          </w:p>
        </w:tc>
        <w:tc>
          <w:tcPr>
            <w:tcW w:w="1858" w:type="dxa"/>
            <w:tcBorders>
              <w:top w:val="single" w:sz="8" w:space="0" w:color="000000"/>
              <w:bottom w:val="single" w:sz="6" w:space="0" w:color="000000"/>
            </w:tcBorders>
          </w:tcPr>
          <w:p w14:paraId="1CB28E63" w14:textId="77777777" w:rsidR="00E746E6" w:rsidRDefault="00665139">
            <w:pPr>
              <w:pStyle w:val="TableParagraph"/>
              <w:spacing w:before="24" w:line="478" w:lineRule="exact"/>
              <w:ind w:left="479" w:hanging="332"/>
              <w:jc w:val="left"/>
              <w:rPr>
                <w:sz w:val="24"/>
              </w:rPr>
            </w:pPr>
            <w:ins w:id="1757" w:author="Hussain Hadah" w:date="2026-10-25T19:29:00Z" w16du:dateUtc="2026-10-25T23:29:00Z">
              <w:r>
                <w:t>White only</w:t>
              </w:r>
            </w:ins>
            <w:del w:id="1758" w:author="Hussain Hadah" w:date="2026-10-25T19:29:00Z" w16du:dateUtc="2026-10-25T23:29:00Z">
              <w:r w:rsidR="000245FA">
                <w:rPr>
                  <w:w w:val="105"/>
                  <w:sz w:val="24"/>
                </w:rPr>
                <w:delText>%</w:delText>
              </w:r>
              <w:r w:rsidR="000245FA">
                <w:rPr>
                  <w:spacing w:val="-16"/>
                  <w:w w:val="105"/>
                  <w:sz w:val="24"/>
                </w:rPr>
                <w:delText xml:space="preserve"> </w:delText>
              </w:r>
              <w:r w:rsidR="000245FA">
                <w:rPr>
                  <w:w w:val="105"/>
                  <w:sz w:val="24"/>
                </w:rPr>
                <w:delText>Self-identify as Asian</w:delText>
              </w:r>
            </w:del>
          </w:p>
        </w:tc>
        <w:tc>
          <w:tcPr>
            <w:tcW w:w="2145" w:type="dxa"/>
            <w:tcBorders>
              <w:top w:val="single" w:sz="8" w:space="0" w:color="000000"/>
              <w:bottom w:val="single" w:sz="6" w:space="0" w:color="000000"/>
            </w:tcBorders>
          </w:tcPr>
          <w:p w14:paraId="090D34E0" w14:textId="77777777" w:rsidR="00E746E6" w:rsidRDefault="000245FA">
            <w:pPr>
              <w:pStyle w:val="TableParagraph"/>
              <w:spacing w:before="24" w:line="478" w:lineRule="exact"/>
              <w:ind w:left="147" w:right="103" w:firstLine="158"/>
              <w:jc w:val="left"/>
              <w:rPr>
                <w:sz w:val="24"/>
              </w:rPr>
            </w:pPr>
            <w:del w:id="1759" w:author="Hussain Hadah" w:date="2026-10-25T19:29:00Z" w16du:dateUtc="2026-10-25T23:29:00Z">
              <w:r>
                <w:rPr>
                  <w:w w:val="105"/>
                  <w:sz w:val="24"/>
                </w:rPr>
                <w:delText>% Self-identify as not-only-</w:delText>
              </w:r>
            </w:del>
            <w:r>
              <w:rPr>
                <w:w w:val="105"/>
                <w:sz w:val="24"/>
              </w:rPr>
              <w:t>Asian</w:t>
            </w:r>
            <w:ins w:id="1760" w:author="Hussain Hadah" w:date="2026-10-25T19:29:00Z" w16du:dateUtc="2026-10-25T23:29:00Z">
              <w:r w:rsidR="00665139">
                <w:t xml:space="preserve"> and White</w:t>
              </w:r>
            </w:ins>
          </w:p>
        </w:tc>
        <w:tc>
          <w:tcPr>
            <w:tcW w:w="680" w:type="dxa"/>
            <w:tcBorders>
              <w:top w:val="nil"/>
              <w:left w:val="nil"/>
              <w:bottom w:val="single" w:sz="5" w:space="0" w:color="000000"/>
              <w:right w:val="nil"/>
            </w:tcBorders>
            <w:cellIns w:id="1761" w:author="Hussain Hadah" w:date="2026-10-25T19:29:00Z"/>
          </w:tcPr>
          <w:p w14:paraId="4AEC4074" w14:textId="77777777" w:rsidR="00665139" w:rsidRDefault="00665139">
            <w:pPr>
              <w:widowControl/>
              <w:autoSpaceDE/>
              <w:autoSpaceDN/>
              <w:spacing w:line="259" w:lineRule="auto"/>
              <w:rPr>
                <w:rFonts w:ascii="Calibri" w:eastAsia="Calibri" w:hAnsi="Calibri" w:cs="Calibri"/>
                <w:color w:val="000000"/>
                <w:kern w:val="2"/>
                <w:szCs w:val="24"/>
                <w14:ligatures w14:val="standardContextual"/>
              </w:rPr>
            </w:pPr>
            <w:ins w:id="1762" w:author="Hussain Hadah" w:date="2026-10-25T19:29:00Z" w16du:dateUtc="2026-10-25T23:29:00Z">
              <w:r>
                <w:t>Other</w:t>
              </w:r>
            </w:ins>
          </w:p>
        </w:tc>
      </w:tr>
      <w:tr w:rsidR="00E746E6" w14:paraId="51BAD0AF" w14:textId="2967028C">
        <w:trPr>
          <w:trHeight w:val="568"/>
        </w:trPr>
        <w:tc>
          <w:tcPr>
            <w:tcW w:w="1893" w:type="dxa"/>
            <w:tcBorders>
              <w:top w:val="single" w:sz="6" w:space="0" w:color="000000"/>
            </w:tcBorders>
          </w:tcPr>
          <w:p w14:paraId="7E51F653" w14:textId="77777777" w:rsidR="00E746E6" w:rsidRDefault="00665139">
            <w:pPr>
              <w:pStyle w:val="TableParagraph"/>
              <w:spacing w:before="182"/>
              <w:ind w:left="119"/>
              <w:jc w:val="left"/>
              <w:rPr>
                <w:b/>
                <w:sz w:val="24"/>
              </w:rPr>
            </w:pPr>
            <w:ins w:id="1763" w:author="Hussain Hadah" w:date="2026-10-25T19:29:00Z" w16du:dateUtc="2026-10-25T23:29:00Z">
              <w:r>
                <w:rPr>
                  <w:b/>
                </w:rPr>
                <w:t>First generation</w:t>
              </w:r>
            </w:ins>
            <w:del w:id="1764" w:author="Hussain Hadah" w:date="2026-10-25T19:29:00Z" w16du:dateUtc="2026-10-25T23:29:00Z">
              <w:r w:rsidR="000245FA">
                <w:rPr>
                  <w:b/>
                  <w:w w:val="105"/>
                  <w:sz w:val="24"/>
                </w:rPr>
                <w:delText>1st</w:delText>
              </w:r>
              <w:r w:rsidR="000245FA">
                <w:rPr>
                  <w:b/>
                  <w:spacing w:val="-7"/>
                  <w:w w:val="105"/>
                  <w:sz w:val="24"/>
                </w:rPr>
                <w:delText xml:space="preserve"> </w:delText>
              </w:r>
              <w:r w:rsidR="000245FA">
                <w:rPr>
                  <w:b/>
                  <w:spacing w:val="-4"/>
                  <w:w w:val="105"/>
                  <w:sz w:val="24"/>
                </w:rPr>
                <w:delText>Gen.</w:delText>
              </w:r>
            </w:del>
          </w:p>
        </w:tc>
        <w:tc>
          <w:tcPr>
            <w:tcW w:w="1568" w:type="dxa"/>
            <w:tcBorders>
              <w:top w:val="single" w:sz="6" w:space="0" w:color="000000"/>
            </w:tcBorders>
          </w:tcPr>
          <w:p w14:paraId="2963BACD" w14:textId="77777777" w:rsidR="00E746E6" w:rsidRDefault="00665139">
            <w:pPr>
              <w:pStyle w:val="TableParagraph"/>
              <w:spacing w:before="182"/>
              <w:ind w:left="28"/>
              <w:rPr>
                <w:sz w:val="24"/>
              </w:rPr>
            </w:pPr>
            <w:ins w:id="1765" w:author="Hussain Hadah" w:date="2026-10-25T19:29:00Z" w16du:dateUtc="2026-10-25T23:29:00Z">
              <w:r>
                <w:t>286,553</w:t>
              </w:r>
            </w:ins>
            <w:del w:id="1766" w:author="Hussain Hadah" w:date="2026-10-25T19:29:00Z" w16du:dateUtc="2026-10-25T23:29:00Z">
              <w:r w:rsidR="000245FA">
                <w:rPr>
                  <w:spacing w:val="-2"/>
                  <w:sz w:val="24"/>
                </w:rPr>
                <w:delText>275,516</w:delText>
              </w:r>
            </w:del>
          </w:p>
        </w:tc>
        <w:tc>
          <w:tcPr>
            <w:tcW w:w="1894" w:type="dxa"/>
            <w:tcBorders>
              <w:top w:val="single" w:sz="6" w:space="0" w:color="000000"/>
            </w:tcBorders>
          </w:tcPr>
          <w:p w14:paraId="72020C7B" w14:textId="77777777" w:rsidR="00E746E6" w:rsidRDefault="00665139">
            <w:pPr>
              <w:pStyle w:val="TableParagraph"/>
              <w:spacing w:before="182"/>
              <w:ind w:left="57"/>
              <w:rPr>
                <w:sz w:val="24"/>
              </w:rPr>
            </w:pPr>
            <w:ins w:id="1767" w:author="Hussain Hadah" w:date="2026-10-25T19:29:00Z" w16du:dateUtc="2026-10-25T23:29:00Z">
              <w:r>
                <w:t>0.95</w:t>
              </w:r>
            </w:ins>
            <w:del w:id="1768" w:author="Hussain Hadah" w:date="2026-10-25T19:29:00Z" w16du:dateUtc="2026-10-25T23:29:00Z">
              <w:r w:rsidR="000245FA">
                <w:rPr>
                  <w:spacing w:val="-2"/>
                  <w:sz w:val="24"/>
                </w:rPr>
                <w:delText>11,037</w:delText>
              </w:r>
            </w:del>
          </w:p>
        </w:tc>
        <w:tc>
          <w:tcPr>
            <w:tcW w:w="1858" w:type="dxa"/>
            <w:tcBorders>
              <w:top w:val="single" w:sz="6" w:space="0" w:color="000000"/>
            </w:tcBorders>
          </w:tcPr>
          <w:p w14:paraId="53A5CBDC" w14:textId="77777777" w:rsidR="00E746E6" w:rsidRDefault="000245FA">
            <w:pPr>
              <w:pStyle w:val="TableParagraph"/>
              <w:spacing w:before="182"/>
              <w:ind w:left="57"/>
              <w:rPr>
                <w:sz w:val="24"/>
              </w:rPr>
            </w:pPr>
            <w:r>
              <w:rPr>
                <w:spacing w:val="-4"/>
                <w:sz w:val="24"/>
              </w:rPr>
              <w:t>0.</w:t>
            </w:r>
            <w:ins w:id="1769" w:author="Hussain Hadah" w:date="2026-10-25T19:29:00Z" w16du:dateUtc="2026-10-25T23:29:00Z">
              <w:r w:rsidR="00665139">
                <w:t>03</w:t>
              </w:r>
            </w:ins>
            <w:del w:id="1770" w:author="Hussain Hadah" w:date="2026-10-25T19:29:00Z" w16du:dateUtc="2026-10-25T23:29:00Z">
              <w:r>
                <w:rPr>
                  <w:spacing w:val="-4"/>
                  <w:sz w:val="24"/>
                </w:rPr>
                <w:delText>96</w:delText>
              </w:r>
            </w:del>
          </w:p>
        </w:tc>
        <w:tc>
          <w:tcPr>
            <w:tcW w:w="2145" w:type="dxa"/>
            <w:tcBorders>
              <w:top w:val="single" w:sz="6" w:space="0" w:color="000000"/>
            </w:tcBorders>
          </w:tcPr>
          <w:p w14:paraId="1A8A9675" w14:textId="77777777" w:rsidR="00E746E6" w:rsidRDefault="000245FA">
            <w:pPr>
              <w:pStyle w:val="TableParagraph"/>
              <w:spacing w:before="182"/>
              <w:ind w:left="26"/>
              <w:rPr>
                <w:sz w:val="24"/>
              </w:rPr>
            </w:pPr>
            <w:r>
              <w:rPr>
                <w:spacing w:val="-4"/>
                <w:sz w:val="24"/>
              </w:rPr>
              <w:t>0.</w:t>
            </w:r>
            <w:ins w:id="1771" w:author="Hussain Hadah" w:date="2026-10-25T19:29:00Z" w16du:dateUtc="2026-10-25T23:29:00Z">
              <w:r w:rsidR="00665139">
                <w:t>00</w:t>
              </w:r>
            </w:ins>
            <w:del w:id="1772" w:author="Hussain Hadah" w:date="2026-10-25T19:29:00Z" w16du:dateUtc="2026-10-25T23:29:00Z">
              <w:r>
                <w:rPr>
                  <w:spacing w:val="-4"/>
                  <w:sz w:val="24"/>
                </w:rPr>
                <w:delText>04</w:delText>
              </w:r>
            </w:del>
          </w:p>
        </w:tc>
        <w:tc>
          <w:tcPr>
            <w:tcW w:w="680" w:type="dxa"/>
            <w:tcBorders>
              <w:top w:val="single" w:sz="5" w:space="0" w:color="000000"/>
              <w:left w:val="nil"/>
              <w:bottom w:val="nil"/>
              <w:right w:val="nil"/>
            </w:tcBorders>
            <w:cellIns w:id="1773" w:author="Hussain Hadah" w:date="2026-10-25T19:29:00Z"/>
          </w:tcPr>
          <w:p w14:paraId="3456EF64" w14:textId="77777777" w:rsidR="00665139" w:rsidRDefault="00665139">
            <w:pPr>
              <w:widowControl/>
              <w:autoSpaceDE/>
              <w:autoSpaceDN/>
              <w:spacing w:line="259" w:lineRule="auto"/>
              <w:ind w:left="89"/>
              <w:rPr>
                <w:rFonts w:ascii="Calibri" w:eastAsia="Calibri" w:hAnsi="Calibri" w:cs="Calibri"/>
                <w:color w:val="000000"/>
                <w:kern w:val="2"/>
                <w:szCs w:val="24"/>
                <w14:ligatures w14:val="standardContextual"/>
              </w:rPr>
            </w:pPr>
            <w:ins w:id="1774" w:author="Hussain Hadah" w:date="2026-10-25T19:29:00Z" w16du:dateUtc="2026-10-25T23:29:00Z">
              <w:r>
                <w:t>0.02</w:t>
              </w:r>
            </w:ins>
          </w:p>
        </w:tc>
      </w:tr>
      <w:tr w:rsidR="00E746E6" w14:paraId="35B38FB2" w14:textId="42D58DD4">
        <w:trPr>
          <w:trHeight w:val="865"/>
        </w:trPr>
        <w:tc>
          <w:tcPr>
            <w:tcW w:w="1893" w:type="dxa"/>
          </w:tcPr>
          <w:p w14:paraId="06E49CAC" w14:textId="77777777" w:rsidR="00E746E6" w:rsidRDefault="00665139">
            <w:pPr>
              <w:pStyle w:val="TableParagraph"/>
              <w:spacing w:before="91"/>
              <w:ind w:left="119"/>
              <w:jc w:val="left"/>
              <w:rPr>
                <w:del w:id="1775" w:author="Hussain Hadah" w:date="2026-10-25T19:29:00Z" w16du:dateUtc="2026-10-25T23:29:00Z"/>
                <w:b/>
                <w:sz w:val="24"/>
              </w:rPr>
            </w:pPr>
            <w:ins w:id="1776" w:author="Hussain Hadah" w:date="2026-10-25T19:29:00Z" w16du:dateUtc="2026-10-25T23:29:00Z">
              <w:r>
                <w:rPr>
                  <w:b/>
                </w:rPr>
                <w:t>Second generation</w:t>
              </w:r>
            </w:ins>
            <w:del w:id="1777" w:author="Hussain Hadah" w:date="2026-10-25T19:29:00Z" w16du:dateUtc="2026-10-25T23:29:00Z">
              <w:r w:rsidR="000245FA">
                <w:rPr>
                  <w:b/>
                  <w:w w:val="105"/>
                  <w:sz w:val="24"/>
                </w:rPr>
                <w:delText>2nd</w:delText>
              </w:r>
              <w:r w:rsidR="000245FA">
                <w:rPr>
                  <w:b/>
                  <w:spacing w:val="-1"/>
                  <w:w w:val="105"/>
                  <w:sz w:val="24"/>
                </w:rPr>
                <w:delText xml:space="preserve"> </w:delText>
              </w:r>
              <w:r w:rsidR="000245FA">
                <w:rPr>
                  <w:b/>
                  <w:spacing w:val="-4"/>
                  <w:w w:val="105"/>
                  <w:sz w:val="24"/>
                </w:rPr>
                <w:delText>Gen.</w:delText>
              </w:r>
            </w:del>
          </w:p>
          <w:p w14:paraId="0B5B36D3" w14:textId="77777777" w:rsidR="00E746E6" w:rsidRDefault="000245FA">
            <w:pPr>
              <w:pStyle w:val="TableParagraph"/>
              <w:spacing w:before="203"/>
              <w:ind w:left="358"/>
              <w:jc w:val="left"/>
              <w:rPr>
                <w:b/>
                <w:sz w:val="24"/>
              </w:rPr>
            </w:pPr>
            <w:del w:id="1778" w:author="Hussain Hadah" w:date="2026-10-25T19:29:00Z" w16du:dateUtc="2026-10-25T23:29:00Z">
              <w:r>
                <w:rPr>
                  <w:b/>
                  <w:w w:val="105"/>
                  <w:sz w:val="24"/>
                </w:rPr>
                <w:delText>Asian</w:delText>
              </w:r>
              <w:r>
                <w:rPr>
                  <w:b/>
                  <w:spacing w:val="13"/>
                  <w:w w:val="105"/>
                  <w:sz w:val="24"/>
                </w:rPr>
                <w:delText xml:space="preserve"> </w:delText>
              </w:r>
              <w:r>
                <w:rPr>
                  <w:b/>
                  <w:spacing w:val="-5"/>
                  <w:w w:val="105"/>
                  <w:sz w:val="24"/>
                </w:rPr>
                <w:delText>on:</w:delText>
              </w:r>
            </w:del>
          </w:p>
        </w:tc>
        <w:tc>
          <w:tcPr>
            <w:tcW w:w="1568" w:type="dxa"/>
          </w:tcPr>
          <w:p w14:paraId="4552E2F1" w14:textId="77777777" w:rsidR="00E746E6" w:rsidRDefault="00665139">
            <w:pPr>
              <w:pStyle w:val="TableParagraph"/>
              <w:spacing w:before="91"/>
              <w:ind w:left="28"/>
              <w:rPr>
                <w:sz w:val="24"/>
              </w:rPr>
            </w:pPr>
            <w:ins w:id="1779" w:author="Hussain Hadah" w:date="2026-10-25T19:29:00Z" w16du:dateUtc="2026-10-25T23:29:00Z">
              <w:r>
                <w:t>102,372</w:t>
              </w:r>
            </w:ins>
            <w:del w:id="1780" w:author="Hussain Hadah" w:date="2026-10-25T19:29:00Z" w16du:dateUtc="2026-10-25T23:29:00Z">
              <w:r w:rsidR="000245FA">
                <w:rPr>
                  <w:spacing w:val="-2"/>
                  <w:sz w:val="24"/>
                </w:rPr>
                <w:delText>74,345</w:delText>
              </w:r>
            </w:del>
          </w:p>
        </w:tc>
        <w:tc>
          <w:tcPr>
            <w:tcW w:w="1894" w:type="dxa"/>
          </w:tcPr>
          <w:p w14:paraId="17D90A6D" w14:textId="77777777" w:rsidR="00E746E6" w:rsidRDefault="00665139">
            <w:pPr>
              <w:pStyle w:val="TableParagraph"/>
              <w:spacing w:before="91"/>
              <w:ind w:left="57"/>
              <w:rPr>
                <w:sz w:val="24"/>
              </w:rPr>
            </w:pPr>
            <w:ins w:id="1781" w:author="Hussain Hadah" w:date="2026-10-25T19:29:00Z" w16du:dateUtc="2026-10-25T23:29:00Z">
              <w:r>
                <w:t>0.70</w:t>
              </w:r>
            </w:ins>
            <w:del w:id="1782" w:author="Hussain Hadah" w:date="2026-10-25T19:29:00Z" w16du:dateUtc="2026-10-25T23:29:00Z">
              <w:r w:rsidR="000245FA">
                <w:rPr>
                  <w:spacing w:val="-2"/>
                  <w:sz w:val="24"/>
                </w:rPr>
                <w:delText>28,027</w:delText>
              </w:r>
            </w:del>
          </w:p>
        </w:tc>
        <w:tc>
          <w:tcPr>
            <w:tcW w:w="1858" w:type="dxa"/>
          </w:tcPr>
          <w:p w14:paraId="7C71A706" w14:textId="77777777" w:rsidR="00E746E6" w:rsidRDefault="000245FA">
            <w:pPr>
              <w:pStyle w:val="TableParagraph"/>
              <w:spacing w:before="91"/>
              <w:ind w:left="57"/>
              <w:rPr>
                <w:sz w:val="24"/>
              </w:rPr>
            </w:pPr>
            <w:r>
              <w:rPr>
                <w:spacing w:val="-4"/>
                <w:sz w:val="24"/>
              </w:rPr>
              <w:t>0.</w:t>
            </w:r>
            <w:ins w:id="1783" w:author="Hussain Hadah" w:date="2026-10-25T19:29:00Z" w16du:dateUtc="2026-10-25T23:29:00Z">
              <w:r w:rsidR="00665139">
                <w:t>15</w:t>
              </w:r>
            </w:ins>
            <w:del w:id="1784" w:author="Hussain Hadah" w:date="2026-10-25T19:29:00Z" w16du:dateUtc="2026-10-25T23:29:00Z">
              <w:r>
                <w:rPr>
                  <w:spacing w:val="-4"/>
                  <w:sz w:val="24"/>
                </w:rPr>
                <w:delText>73</w:delText>
              </w:r>
            </w:del>
          </w:p>
        </w:tc>
        <w:tc>
          <w:tcPr>
            <w:tcW w:w="2145" w:type="dxa"/>
          </w:tcPr>
          <w:p w14:paraId="2F21908F" w14:textId="77777777" w:rsidR="00E746E6" w:rsidRDefault="000245FA">
            <w:pPr>
              <w:pStyle w:val="TableParagraph"/>
              <w:spacing w:before="91"/>
              <w:ind w:left="26"/>
              <w:rPr>
                <w:sz w:val="24"/>
              </w:rPr>
            </w:pPr>
            <w:r>
              <w:rPr>
                <w:spacing w:val="-4"/>
                <w:sz w:val="24"/>
              </w:rPr>
              <w:t>0.</w:t>
            </w:r>
            <w:ins w:id="1785" w:author="Hussain Hadah" w:date="2026-10-25T19:29:00Z" w16du:dateUtc="2026-10-25T23:29:00Z">
              <w:r w:rsidR="00665139">
                <w:t>10</w:t>
              </w:r>
            </w:ins>
            <w:del w:id="1786" w:author="Hussain Hadah" w:date="2026-10-25T19:29:00Z" w16du:dateUtc="2026-10-25T23:29:00Z">
              <w:r>
                <w:rPr>
                  <w:spacing w:val="-4"/>
                  <w:sz w:val="24"/>
                </w:rPr>
                <w:delText>27</w:delText>
              </w:r>
            </w:del>
          </w:p>
        </w:tc>
        <w:tc>
          <w:tcPr>
            <w:tcW w:w="680" w:type="dxa"/>
            <w:tcBorders>
              <w:top w:val="nil"/>
              <w:left w:val="nil"/>
              <w:bottom w:val="nil"/>
              <w:right w:val="nil"/>
            </w:tcBorders>
            <w:cellIns w:id="1787" w:author="Hussain Hadah" w:date="2026-10-25T19:29:00Z"/>
          </w:tcPr>
          <w:p w14:paraId="02AF4DF3" w14:textId="77777777" w:rsidR="00665139" w:rsidRDefault="00665139">
            <w:pPr>
              <w:widowControl/>
              <w:autoSpaceDE/>
              <w:autoSpaceDN/>
              <w:spacing w:line="259" w:lineRule="auto"/>
              <w:ind w:left="89"/>
              <w:rPr>
                <w:rFonts w:ascii="Calibri" w:eastAsia="Calibri" w:hAnsi="Calibri" w:cs="Calibri"/>
                <w:color w:val="000000"/>
                <w:kern w:val="2"/>
                <w:szCs w:val="24"/>
                <w14:ligatures w14:val="standardContextual"/>
              </w:rPr>
            </w:pPr>
            <w:ins w:id="1788" w:author="Hussain Hadah" w:date="2026-10-25T19:29:00Z" w16du:dateUtc="2026-10-25T23:29:00Z">
              <w:r>
                <w:t>0.05</w:t>
              </w:r>
            </w:ins>
          </w:p>
        </w:tc>
      </w:tr>
      <w:tr w:rsidR="00E746E6" w14:paraId="3CE1EA4B" w14:textId="3CBE0C7F">
        <w:trPr>
          <w:trHeight w:val="568"/>
        </w:trPr>
        <w:tc>
          <w:tcPr>
            <w:tcW w:w="1893" w:type="dxa"/>
          </w:tcPr>
          <w:p w14:paraId="449C8006" w14:textId="77777777" w:rsidR="00E746E6" w:rsidRDefault="000245FA">
            <w:pPr>
              <w:pStyle w:val="TableParagraph"/>
              <w:spacing w:before="182"/>
              <w:ind w:left="597"/>
              <w:jc w:val="left"/>
              <w:rPr>
                <w:b/>
                <w:sz w:val="24"/>
              </w:rPr>
            </w:pPr>
            <w:r>
              <w:rPr>
                <w:b/>
                <w:w w:val="105"/>
                <w:sz w:val="24"/>
              </w:rPr>
              <w:t>Both</w:t>
            </w:r>
            <w:r>
              <w:rPr>
                <w:b/>
                <w:spacing w:val="-9"/>
                <w:w w:val="105"/>
                <w:sz w:val="24"/>
              </w:rPr>
              <w:t xml:space="preserve"> </w:t>
            </w:r>
            <w:ins w:id="1789" w:author="Hussain Hadah" w:date="2026-10-25T19:29:00Z" w16du:dateUtc="2026-10-25T23:29:00Z">
              <w:r w:rsidR="00665139">
                <w:t>parents Asian-born</w:t>
              </w:r>
            </w:ins>
            <w:del w:id="1790" w:author="Hussain Hadah" w:date="2026-10-25T19:29:00Z" w16du:dateUtc="2026-10-25T23:29:00Z">
              <w:r>
                <w:rPr>
                  <w:b/>
                  <w:spacing w:val="-2"/>
                  <w:w w:val="110"/>
                  <w:sz w:val="24"/>
                </w:rPr>
                <w:delText>Sides</w:delText>
              </w:r>
            </w:del>
          </w:p>
        </w:tc>
        <w:tc>
          <w:tcPr>
            <w:tcW w:w="1568" w:type="dxa"/>
          </w:tcPr>
          <w:p w14:paraId="42E83049" w14:textId="77777777" w:rsidR="00E746E6" w:rsidRDefault="00665139">
            <w:pPr>
              <w:pStyle w:val="TableParagraph"/>
              <w:spacing w:before="182"/>
              <w:ind w:left="28"/>
              <w:rPr>
                <w:sz w:val="24"/>
              </w:rPr>
            </w:pPr>
            <w:ins w:id="1791" w:author="Hussain Hadah" w:date="2026-10-25T19:29:00Z" w16du:dateUtc="2026-10-25T23:29:00Z">
              <w:r>
                <w:t>62,815</w:t>
              </w:r>
            </w:ins>
            <w:del w:id="1792" w:author="Hussain Hadah" w:date="2026-10-25T19:29:00Z" w16du:dateUtc="2026-10-25T23:29:00Z">
              <w:r w:rsidR="000245FA">
                <w:rPr>
                  <w:spacing w:val="-2"/>
                  <w:sz w:val="24"/>
                </w:rPr>
                <w:delText>59,880</w:delText>
              </w:r>
            </w:del>
          </w:p>
        </w:tc>
        <w:tc>
          <w:tcPr>
            <w:tcW w:w="1894" w:type="dxa"/>
          </w:tcPr>
          <w:p w14:paraId="60912CA5" w14:textId="77777777" w:rsidR="00E746E6" w:rsidRDefault="00665139">
            <w:pPr>
              <w:pStyle w:val="TableParagraph"/>
              <w:spacing w:before="182"/>
              <w:ind w:left="57"/>
              <w:rPr>
                <w:sz w:val="24"/>
              </w:rPr>
            </w:pPr>
            <w:ins w:id="1793" w:author="Hussain Hadah" w:date="2026-10-25T19:29:00Z" w16du:dateUtc="2026-10-25T23:29:00Z">
              <w:r>
                <w:t>0.93</w:t>
              </w:r>
            </w:ins>
            <w:del w:id="1794" w:author="Hussain Hadah" w:date="2026-10-25T19:29:00Z" w16du:dateUtc="2026-10-25T23:29:00Z">
              <w:r w:rsidR="000245FA">
                <w:rPr>
                  <w:spacing w:val="-2"/>
                  <w:sz w:val="24"/>
                </w:rPr>
                <w:delText>2,935</w:delText>
              </w:r>
            </w:del>
          </w:p>
        </w:tc>
        <w:tc>
          <w:tcPr>
            <w:tcW w:w="1858" w:type="dxa"/>
          </w:tcPr>
          <w:p w14:paraId="3C6AA4C3" w14:textId="77777777" w:rsidR="00E746E6" w:rsidRDefault="000245FA">
            <w:pPr>
              <w:pStyle w:val="TableParagraph"/>
              <w:spacing w:before="182"/>
              <w:ind w:left="57"/>
              <w:rPr>
                <w:sz w:val="24"/>
              </w:rPr>
            </w:pPr>
            <w:r>
              <w:rPr>
                <w:spacing w:val="-4"/>
                <w:sz w:val="24"/>
              </w:rPr>
              <w:t>0.</w:t>
            </w:r>
            <w:ins w:id="1795" w:author="Hussain Hadah" w:date="2026-10-25T19:29:00Z" w16du:dateUtc="2026-10-25T23:29:00Z">
              <w:r w:rsidR="00665139">
                <w:t>03</w:t>
              </w:r>
            </w:ins>
            <w:del w:id="1796" w:author="Hussain Hadah" w:date="2026-10-25T19:29:00Z" w16du:dateUtc="2026-10-25T23:29:00Z">
              <w:r>
                <w:rPr>
                  <w:spacing w:val="-4"/>
                  <w:sz w:val="24"/>
                </w:rPr>
                <w:delText>95</w:delText>
              </w:r>
            </w:del>
          </w:p>
        </w:tc>
        <w:tc>
          <w:tcPr>
            <w:tcW w:w="2145" w:type="dxa"/>
          </w:tcPr>
          <w:p w14:paraId="623F991D" w14:textId="77777777" w:rsidR="00E746E6" w:rsidRDefault="000245FA">
            <w:pPr>
              <w:pStyle w:val="TableParagraph"/>
              <w:spacing w:before="182"/>
              <w:ind w:left="26"/>
              <w:rPr>
                <w:sz w:val="24"/>
              </w:rPr>
            </w:pPr>
            <w:r>
              <w:rPr>
                <w:spacing w:val="-4"/>
                <w:sz w:val="24"/>
              </w:rPr>
              <w:t>0.</w:t>
            </w:r>
            <w:ins w:id="1797" w:author="Hussain Hadah" w:date="2026-10-25T19:29:00Z" w16du:dateUtc="2026-10-25T23:29:00Z">
              <w:r w:rsidR="00665139">
                <w:t>01</w:t>
              </w:r>
            </w:ins>
            <w:del w:id="1798" w:author="Hussain Hadah" w:date="2026-10-25T19:29:00Z" w16du:dateUtc="2026-10-25T23:29:00Z">
              <w:r>
                <w:rPr>
                  <w:spacing w:val="-4"/>
                  <w:sz w:val="24"/>
                </w:rPr>
                <w:delText>05</w:delText>
              </w:r>
            </w:del>
          </w:p>
        </w:tc>
        <w:tc>
          <w:tcPr>
            <w:tcW w:w="680" w:type="dxa"/>
            <w:tcBorders>
              <w:top w:val="nil"/>
              <w:left w:val="nil"/>
              <w:bottom w:val="nil"/>
              <w:right w:val="nil"/>
            </w:tcBorders>
            <w:cellIns w:id="1799" w:author="Hussain Hadah" w:date="2026-10-25T19:29:00Z"/>
          </w:tcPr>
          <w:p w14:paraId="63338A3F" w14:textId="77777777" w:rsidR="00665139" w:rsidRDefault="00665139">
            <w:pPr>
              <w:widowControl/>
              <w:autoSpaceDE/>
              <w:autoSpaceDN/>
              <w:spacing w:line="259" w:lineRule="auto"/>
              <w:ind w:left="89"/>
              <w:rPr>
                <w:rFonts w:ascii="Calibri" w:eastAsia="Calibri" w:hAnsi="Calibri" w:cs="Calibri"/>
                <w:color w:val="000000"/>
                <w:kern w:val="2"/>
                <w:szCs w:val="24"/>
                <w14:ligatures w14:val="standardContextual"/>
              </w:rPr>
            </w:pPr>
            <w:ins w:id="1800" w:author="Hussain Hadah" w:date="2026-10-25T19:29:00Z" w16du:dateUtc="2026-10-25T23:29:00Z">
              <w:r>
                <w:t>0.03</w:t>
              </w:r>
            </w:ins>
          </w:p>
        </w:tc>
      </w:tr>
      <w:tr w:rsidR="00E746E6" w14:paraId="30834899" w14:textId="5EB794D6">
        <w:trPr>
          <w:trHeight w:val="503"/>
        </w:trPr>
        <w:tc>
          <w:tcPr>
            <w:tcW w:w="1893" w:type="dxa"/>
            <w:tcBorders>
              <w:bottom w:val="single" w:sz="8" w:space="0" w:color="000000"/>
            </w:tcBorders>
          </w:tcPr>
          <w:p w14:paraId="41E60348" w14:textId="77777777" w:rsidR="00E746E6" w:rsidRDefault="000245FA">
            <w:pPr>
              <w:pStyle w:val="TableParagraph"/>
              <w:spacing w:before="91"/>
              <w:ind w:left="597"/>
              <w:jc w:val="left"/>
              <w:rPr>
                <w:b/>
                <w:sz w:val="24"/>
              </w:rPr>
            </w:pPr>
            <w:r>
              <w:rPr>
                <w:b/>
                <w:w w:val="110"/>
                <w:sz w:val="24"/>
              </w:rPr>
              <w:t>One</w:t>
            </w:r>
            <w:r>
              <w:rPr>
                <w:b/>
                <w:spacing w:val="-16"/>
                <w:w w:val="110"/>
                <w:sz w:val="24"/>
              </w:rPr>
              <w:t xml:space="preserve"> </w:t>
            </w:r>
            <w:ins w:id="1801" w:author="Hussain Hadah" w:date="2026-10-25T19:29:00Z" w16du:dateUtc="2026-10-25T23:29:00Z">
              <w:r w:rsidR="00665139">
                <w:t>Asian-born parent</w:t>
              </w:r>
            </w:ins>
            <w:del w:id="1802" w:author="Hussain Hadah" w:date="2026-10-25T19:29:00Z" w16du:dateUtc="2026-10-25T23:29:00Z">
              <w:r>
                <w:rPr>
                  <w:b/>
                  <w:spacing w:val="-4"/>
                  <w:w w:val="110"/>
                  <w:sz w:val="24"/>
                </w:rPr>
                <w:delText>Side</w:delText>
              </w:r>
            </w:del>
          </w:p>
        </w:tc>
        <w:tc>
          <w:tcPr>
            <w:tcW w:w="1568" w:type="dxa"/>
            <w:tcBorders>
              <w:bottom w:val="single" w:sz="8" w:space="0" w:color="000000"/>
            </w:tcBorders>
          </w:tcPr>
          <w:p w14:paraId="3018B84D" w14:textId="77777777" w:rsidR="00E746E6" w:rsidRDefault="00665139">
            <w:pPr>
              <w:pStyle w:val="TableParagraph"/>
              <w:spacing w:before="91"/>
              <w:ind w:left="28"/>
              <w:rPr>
                <w:sz w:val="24"/>
              </w:rPr>
            </w:pPr>
            <w:ins w:id="1803" w:author="Hussain Hadah" w:date="2026-10-25T19:29:00Z" w16du:dateUtc="2026-10-25T23:29:00Z">
              <w:r>
                <w:t>39,557</w:t>
              </w:r>
            </w:ins>
            <w:del w:id="1804" w:author="Hussain Hadah" w:date="2026-10-25T19:29:00Z" w16du:dateUtc="2026-10-25T23:29:00Z">
              <w:r w:rsidR="000245FA">
                <w:rPr>
                  <w:spacing w:val="-2"/>
                  <w:sz w:val="24"/>
                </w:rPr>
                <w:delText>14,465</w:delText>
              </w:r>
            </w:del>
          </w:p>
        </w:tc>
        <w:tc>
          <w:tcPr>
            <w:tcW w:w="1894" w:type="dxa"/>
            <w:tcBorders>
              <w:bottom w:val="single" w:sz="8" w:space="0" w:color="000000"/>
            </w:tcBorders>
          </w:tcPr>
          <w:p w14:paraId="3F631EF7" w14:textId="77777777" w:rsidR="00E746E6" w:rsidRDefault="00665139">
            <w:pPr>
              <w:pStyle w:val="TableParagraph"/>
              <w:spacing w:before="91"/>
              <w:ind w:left="57"/>
              <w:rPr>
                <w:sz w:val="24"/>
              </w:rPr>
            </w:pPr>
            <w:ins w:id="1805" w:author="Hussain Hadah" w:date="2026-10-25T19:29:00Z" w16du:dateUtc="2026-10-25T23:29:00Z">
              <w:r>
                <w:t>0.33</w:t>
              </w:r>
            </w:ins>
            <w:del w:id="1806" w:author="Hussain Hadah" w:date="2026-10-25T19:29:00Z" w16du:dateUtc="2026-10-25T23:29:00Z">
              <w:r w:rsidR="000245FA">
                <w:rPr>
                  <w:spacing w:val="-2"/>
                  <w:sz w:val="24"/>
                </w:rPr>
                <w:delText>25,092</w:delText>
              </w:r>
            </w:del>
          </w:p>
        </w:tc>
        <w:tc>
          <w:tcPr>
            <w:tcW w:w="1858" w:type="dxa"/>
            <w:tcBorders>
              <w:bottom w:val="single" w:sz="8" w:space="0" w:color="000000"/>
            </w:tcBorders>
          </w:tcPr>
          <w:p w14:paraId="58A7BE06" w14:textId="77777777" w:rsidR="00E746E6" w:rsidRDefault="000245FA">
            <w:pPr>
              <w:pStyle w:val="TableParagraph"/>
              <w:spacing w:before="91"/>
              <w:ind w:left="57"/>
              <w:rPr>
                <w:sz w:val="24"/>
              </w:rPr>
            </w:pPr>
            <w:r>
              <w:rPr>
                <w:spacing w:val="-4"/>
                <w:sz w:val="24"/>
              </w:rPr>
              <w:t>0.</w:t>
            </w:r>
            <w:ins w:id="1807" w:author="Hussain Hadah" w:date="2026-10-25T19:29:00Z" w16du:dateUtc="2026-10-25T23:29:00Z">
              <w:r w:rsidR="00665139">
                <w:t>34</w:t>
              </w:r>
            </w:ins>
            <w:del w:id="1808" w:author="Hussain Hadah" w:date="2026-10-25T19:29:00Z" w16du:dateUtc="2026-10-25T23:29:00Z">
              <w:r>
                <w:rPr>
                  <w:spacing w:val="-4"/>
                  <w:sz w:val="24"/>
                </w:rPr>
                <w:delText>37</w:delText>
              </w:r>
            </w:del>
          </w:p>
        </w:tc>
        <w:tc>
          <w:tcPr>
            <w:tcW w:w="2145" w:type="dxa"/>
            <w:tcBorders>
              <w:bottom w:val="single" w:sz="8" w:space="0" w:color="000000"/>
            </w:tcBorders>
          </w:tcPr>
          <w:p w14:paraId="3631D348" w14:textId="77777777" w:rsidR="00E746E6" w:rsidRDefault="000245FA">
            <w:pPr>
              <w:pStyle w:val="TableParagraph"/>
              <w:spacing w:before="91"/>
              <w:ind w:left="26"/>
              <w:rPr>
                <w:sz w:val="24"/>
              </w:rPr>
            </w:pPr>
            <w:r>
              <w:rPr>
                <w:spacing w:val="-4"/>
                <w:sz w:val="24"/>
              </w:rPr>
              <w:t>0.</w:t>
            </w:r>
            <w:ins w:id="1809" w:author="Hussain Hadah" w:date="2026-10-25T19:29:00Z" w16du:dateUtc="2026-10-25T23:29:00Z">
              <w:r w:rsidR="00665139">
                <w:t>24</w:t>
              </w:r>
            </w:ins>
            <w:del w:id="1810" w:author="Hussain Hadah" w:date="2026-10-25T19:29:00Z" w16du:dateUtc="2026-10-25T23:29:00Z">
              <w:r>
                <w:rPr>
                  <w:spacing w:val="-4"/>
                  <w:sz w:val="24"/>
                </w:rPr>
                <w:delText>63</w:delText>
              </w:r>
            </w:del>
          </w:p>
        </w:tc>
        <w:tc>
          <w:tcPr>
            <w:tcW w:w="680" w:type="dxa"/>
            <w:tcBorders>
              <w:top w:val="nil"/>
              <w:left w:val="nil"/>
              <w:bottom w:val="nil"/>
              <w:right w:val="nil"/>
            </w:tcBorders>
            <w:cellIns w:id="1811" w:author="Hussain Hadah" w:date="2026-10-25T19:29:00Z"/>
          </w:tcPr>
          <w:p w14:paraId="2A86A50C" w14:textId="77777777" w:rsidR="00665139" w:rsidRDefault="00665139">
            <w:pPr>
              <w:widowControl/>
              <w:autoSpaceDE/>
              <w:autoSpaceDN/>
              <w:spacing w:line="259" w:lineRule="auto"/>
              <w:ind w:left="89"/>
              <w:rPr>
                <w:rFonts w:ascii="Calibri" w:eastAsia="Calibri" w:hAnsi="Calibri" w:cs="Calibri"/>
                <w:color w:val="000000"/>
                <w:kern w:val="2"/>
                <w:szCs w:val="24"/>
                <w14:ligatures w14:val="standardContextual"/>
              </w:rPr>
            </w:pPr>
            <w:ins w:id="1812" w:author="Hussain Hadah" w:date="2026-10-25T19:29:00Z" w16du:dateUtc="2026-10-25T23:29:00Z">
              <w:r>
                <w:t>0.09</w:t>
              </w:r>
            </w:ins>
          </w:p>
        </w:tc>
      </w:tr>
    </w:tbl>
    <w:tbl>
      <w:tblPr>
        <w:tblStyle w:val="TableGrid"/>
        <w:tblW w:w="9501" w:type="dxa"/>
        <w:tblInd w:w="0" w:type="dxa"/>
        <w:tblCellMar>
          <w:right w:w="115" w:type="dxa"/>
        </w:tblCellMar>
        <w:tblLook w:val="04A0" w:firstRow="1" w:lastRow="0" w:firstColumn="1" w:lastColumn="0" w:noHBand="0" w:noVBand="1"/>
      </w:tblPr>
      <w:tblGrid>
        <w:gridCol w:w="3427"/>
        <w:gridCol w:w="1520"/>
        <w:gridCol w:w="1286"/>
        <w:gridCol w:w="1309"/>
        <w:gridCol w:w="1279"/>
        <w:gridCol w:w="680"/>
      </w:tblGrid>
      <w:tr w:rsidR="00EC5473" w14:paraId="11F852B8" w14:textId="77777777">
        <w:trPr>
          <w:trHeight w:val="271"/>
          <w:ins w:id="1813" w:author="Hussain Hadah" w:date="2026-10-25T19:29:00Z" w16du:dateUtc="2026-10-25T23:29:00Z"/>
        </w:trPr>
        <w:tc>
          <w:tcPr>
            <w:tcW w:w="3426" w:type="dxa"/>
            <w:tcBorders>
              <w:top w:val="nil"/>
              <w:left w:val="nil"/>
              <w:bottom w:val="nil"/>
              <w:right w:val="nil"/>
            </w:tcBorders>
          </w:tcPr>
          <w:p w14:paraId="7C1BE67D" w14:textId="77777777" w:rsidR="00EC5473" w:rsidRDefault="00665139">
            <w:pPr>
              <w:spacing w:line="259" w:lineRule="auto"/>
              <w:ind w:left="556"/>
              <w:rPr>
                <w:ins w:id="1814" w:author="Hussain Hadah" w:date="2026-10-25T19:29:00Z" w16du:dateUtc="2026-10-25T23:29:00Z"/>
              </w:rPr>
            </w:pPr>
            <w:ins w:id="1815" w:author="Hussain Hadah" w:date="2026-10-25T19:29:00Z" w16du:dateUtc="2026-10-25T23:29:00Z">
              <w:r>
                <w:rPr>
                  <w:sz w:val="22"/>
                </w:rPr>
                <w:t>Asian father–White mother</w:t>
              </w:r>
            </w:ins>
          </w:p>
        </w:tc>
        <w:tc>
          <w:tcPr>
            <w:tcW w:w="1520" w:type="dxa"/>
            <w:tcBorders>
              <w:top w:val="nil"/>
              <w:left w:val="nil"/>
              <w:bottom w:val="nil"/>
              <w:right w:val="nil"/>
            </w:tcBorders>
          </w:tcPr>
          <w:p w14:paraId="55665154" w14:textId="77777777" w:rsidR="00EC5473" w:rsidRDefault="00665139">
            <w:pPr>
              <w:spacing w:line="259" w:lineRule="auto"/>
              <w:ind w:left="340"/>
              <w:rPr>
                <w:ins w:id="1816" w:author="Hussain Hadah" w:date="2026-10-25T19:29:00Z" w16du:dateUtc="2026-10-25T23:29:00Z"/>
              </w:rPr>
            </w:pPr>
            <w:ins w:id="1817" w:author="Hussain Hadah" w:date="2026-10-25T19:29:00Z" w16du:dateUtc="2026-10-25T23:29:00Z">
              <w:r>
                <w:rPr>
                  <w:sz w:val="22"/>
                </w:rPr>
                <w:t>14,289</w:t>
              </w:r>
            </w:ins>
          </w:p>
        </w:tc>
        <w:tc>
          <w:tcPr>
            <w:tcW w:w="1286" w:type="dxa"/>
            <w:tcBorders>
              <w:top w:val="nil"/>
              <w:left w:val="nil"/>
              <w:bottom w:val="nil"/>
              <w:right w:val="nil"/>
            </w:tcBorders>
          </w:tcPr>
          <w:p w14:paraId="514AF063" w14:textId="77777777" w:rsidR="00EC5473" w:rsidRDefault="00665139">
            <w:pPr>
              <w:spacing w:line="259" w:lineRule="auto"/>
              <w:ind w:left="333"/>
              <w:rPr>
                <w:ins w:id="1818" w:author="Hussain Hadah" w:date="2026-10-25T19:29:00Z" w16du:dateUtc="2026-10-25T23:29:00Z"/>
              </w:rPr>
            </w:pPr>
            <w:ins w:id="1819" w:author="Hussain Hadah" w:date="2026-10-25T19:29:00Z" w16du:dateUtc="2026-10-25T23:29:00Z">
              <w:r>
                <w:rPr>
                  <w:sz w:val="22"/>
                </w:rPr>
                <w:t>0.36</w:t>
              </w:r>
            </w:ins>
          </w:p>
        </w:tc>
        <w:tc>
          <w:tcPr>
            <w:tcW w:w="1309" w:type="dxa"/>
            <w:tcBorders>
              <w:top w:val="nil"/>
              <w:left w:val="nil"/>
              <w:bottom w:val="nil"/>
              <w:right w:val="nil"/>
            </w:tcBorders>
          </w:tcPr>
          <w:p w14:paraId="42F4DCE2" w14:textId="77777777" w:rsidR="00EC5473" w:rsidRDefault="00665139">
            <w:pPr>
              <w:spacing w:line="259" w:lineRule="auto"/>
              <w:ind w:left="344"/>
              <w:rPr>
                <w:ins w:id="1820" w:author="Hussain Hadah" w:date="2026-10-25T19:29:00Z" w16du:dateUtc="2026-10-25T23:29:00Z"/>
              </w:rPr>
            </w:pPr>
            <w:ins w:id="1821" w:author="Hussain Hadah" w:date="2026-10-25T19:29:00Z" w16du:dateUtc="2026-10-25T23:29:00Z">
              <w:r>
                <w:rPr>
                  <w:sz w:val="22"/>
                </w:rPr>
                <w:t>0.36</w:t>
              </w:r>
            </w:ins>
          </w:p>
        </w:tc>
        <w:tc>
          <w:tcPr>
            <w:tcW w:w="1279" w:type="dxa"/>
            <w:tcBorders>
              <w:top w:val="nil"/>
              <w:left w:val="nil"/>
              <w:bottom w:val="nil"/>
              <w:right w:val="nil"/>
            </w:tcBorders>
          </w:tcPr>
          <w:p w14:paraId="46CA988D" w14:textId="77777777" w:rsidR="00EC5473" w:rsidRDefault="00665139">
            <w:pPr>
              <w:spacing w:line="259" w:lineRule="auto"/>
              <w:ind w:left="329"/>
              <w:rPr>
                <w:ins w:id="1822" w:author="Hussain Hadah" w:date="2026-10-25T19:29:00Z" w16du:dateUtc="2026-10-25T23:29:00Z"/>
              </w:rPr>
            </w:pPr>
            <w:ins w:id="1823" w:author="Hussain Hadah" w:date="2026-10-25T19:29:00Z" w16du:dateUtc="2026-10-25T23:29:00Z">
              <w:r>
                <w:rPr>
                  <w:sz w:val="22"/>
                </w:rPr>
                <w:t>0.18</w:t>
              </w:r>
            </w:ins>
          </w:p>
        </w:tc>
        <w:tc>
          <w:tcPr>
            <w:tcW w:w="680" w:type="dxa"/>
            <w:tcBorders>
              <w:top w:val="nil"/>
              <w:left w:val="nil"/>
              <w:bottom w:val="nil"/>
              <w:right w:val="nil"/>
            </w:tcBorders>
          </w:tcPr>
          <w:p w14:paraId="654B39E1" w14:textId="77777777" w:rsidR="00EC5473" w:rsidRDefault="00665139">
            <w:pPr>
              <w:spacing w:line="259" w:lineRule="auto"/>
              <w:ind w:left="89"/>
              <w:rPr>
                <w:ins w:id="1824" w:author="Hussain Hadah" w:date="2026-10-25T19:29:00Z" w16du:dateUtc="2026-10-25T23:29:00Z"/>
              </w:rPr>
            </w:pPr>
            <w:ins w:id="1825" w:author="Hussain Hadah" w:date="2026-10-25T19:29:00Z" w16du:dateUtc="2026-10-25T23:29:00Z">
              <w:r>
                <w:rPr>
                  <w:sz w:val="22"/>
                </w:rPr>
                <w:t>0.10</w:t>
              </w:r>
            </w:ins>
          </w:p>
        </w:tc>
      </w:tr>
      <w:tr w:rsidR="00EC5473" w14:paraId="42D6326D" w14:textId="77777777">
        <w:trPr>
          <w:trHeight w:val="318"/>
          <w:ins w:id="1826" w:author="Hussain Hadah" w:date="2026-10-25T19:29:00Z" w16du:dateUtc="2026-10-25T23:29:00Z"/>
        </w:trPr>
        <w:tc>
          <w:tcPr>
            <w:tcW w:w="3426" w:type="dxa"/>
            <w:tcBorders>
              <w:top w:val="nil"/>
              <w:left w:val="nil"/>
              <w:bottom w:val="single" w:sz="8" w:space="0" w:color="000000"/>
              <w:right w:val="nil"/>
            </w:tcBorders>
          </w:tcPr>
          <w:p w14:paraId="21C0AE2B" w14:textId="77777777" w:rsidR="00EC5473" w:rsidRDefault="00665139">
            <w:pPr>
              <w:spacing w:line="259" w:lineRule="auto"/>
              <w:ind w:left="556"/>
              <w:rPr>
                <w:ins w:id="1827" w:author="Hussain Hadah" w:date="2026-10-25T19:29:00Z" w16du:dateUtc="2026-10-25T23:29:00Z"/>
              </w:rPr>
            </w:pPr>
            <w:ins w:id="1828" w:author="Hussain Hadah" w:date="2026-10-25T19:29:00Z" w16du:dateUtc="2026-10-25T23:29:00Z">
              <w:r>
                <w:rPr>
                  <w:sz w:val="22"/>
                </w:rPr>
                <w:t>White father–Asian mother</w:t>
              </w:r>
            </w:ins>
          </w:p>
        </w:tc>
        <w:tc>
          <w:tcPr>
            <w:tcW w:w="1520" w:type="dxa"/>
            <w:tcBorders>
              <w:top w:val="nil"/>
              <w:left w:val="nil"/>
              <w:bottom w:val="single" w:sz="8" w:space="0" w:color="000000"/>
              <w:right w:val="nil"/>
            </w:tcBorders>
          </w:tcPr>
          <w:p w14:paraId="77E66549" w14:textId="77777777" w:rsidR="00EC5473" w:rsidRDefault="00665139">
            <w:pPr>
              <w:spacing w:line="259" w:lineRule="auto"/>
              <w:ind w:left="340"/>
              <w:rPr>
                <w:ins w:id="1829" w:author="Hussain Hadah" w:date="2026-10-25T19:29:00Z" w16du:dateUtc="2026-10-25T23:29:00Z"/>
              </w:rPr>
            </w:pPr>
            <w:ins w:id="1830" w:author="Hussain Hadah" w:date="2026-10-25T19:29:00Z" w16du:dateUtc="2026-10-25T23:29:00Z">
              <w:r>
                <w:rPr>
                  <w:sz w:val="22"/>
                </w:rPr>
                <w:t>25,268</w:t>
              </w:r>
            </w:ins>
          </w:p>
        </w:tc>
        <w:tc>
          <w:tcPr>
            <w:tcW w:w="1286" w:type="dxa"/>
            <w:tcBorders>
              <w:top w:val="nil"/>
              <w:left w:val="nil"/>
              <w:bottom w:val="single" w:sz="8" w:space="0" w:color="000000"/>
              <w:right w:val="nil"/>
            </w:tcBorders>
          </w:tcPr>
          <w:p w14:paraId="5CC88E2A" w14:textId="77777777" w:rsidR="00EC5473" w:rsidRDefault="00665139">
            <w:pPr>
              <w:spacing w:line="259" w:lineRule="auto"/>
              <w:ind w:left="333"/>
              <w:rPr>
                <w:ins w:id="1831" w:author="Hussain Hadah" w:date="2026-10-25T19:29:00Z" w16du:dateUtc="2026-10-25T23:29:00Z"/>
              </w:rPr>
            </w:pPr>
            <w:ins w:id="1832" w:author="Hussain Hadah" w:date="2026-10-25T19:29:00Z" w16du:dateUtc="2026-10-25T23:29:00Z">
              <w:r>
                <w:rPr>
                  <w:sz w:val="22"/>
                </w:rPr>
                <w:t>0.32</w:t>
              </w:r>
            </w:ins>
          </w:p>
        </w:tc>
        <w:tc>
          <w:tcPr>
            <w:tcW w:w="1309" w:type="dxa"/>
            <w:tcBorders>
              <w:top w:val="nil"/>
              <w:left w:val="nil"/>
              <w:bottom w:val="single" w:sz="8" w:space="0" w:color="000000"/>
              <w:right w:val="nil"/>
            </w:tcBorders>
          </w:tcPr>
          <w:p w14:paraId="1502C9A3" w14:textId="77777777" w:rsidR="00EC5473" w:rsidRDefault="00665139">
            <w:pPr>
              <w:spacing w:line="259" w:lineRule="auto"/>
              <w:ind w:left="344"/>
              <w:rPr>
                <w:ins w:id="1833" w:author="Hussain Hadah" w:date="2026-10-25T19:29:00Z" w16du:dateUtc="2026-10-25T23:29:00Z"/>
              </w:rPr>
            </w:pPr>
            <w:ins w:id="1834" w:author="Hussain Hadah" w:date="2026-10-25T19:29:00Z" w16du:dateUtc="2026-10-25T23:29:00Z">
              <w:r>
                <w:rPr>
                  <w:sz w:val="22"/>
                </w:rPr>
                <w:t>0.33</w:t>
              </w:r>
            </w:ins>
          </w:p>
        </w:tc>
        <w:tc>
          <w:tcPr>
            <w:tcW w:w="1279" w:type="dxa"/>
            <w:tcBorders>
              <w:top w:val="nil"/>
              <w:left w:val="nil"/>
              <w:bottom w:val="single" w:sz="8" w:space="0" w:color="000000"/>
              <w:right w:val="nil"/>
            </w:tcBorders>
          </w:tcPr>
          <w:p w14:paraId="26FE26AB" w14:textId="77777777" w:rsidR="00EC5473" w:rsidRDefault="00665139">
            <w:pPr>
              <w:spacing w:line="259" w:lineRule="auto"/>
              <w:ind w:left="329"/>
              <w:rPr>
                <w:ins w:id="1835" w:author="Hussain Hadah" w:date="2026-10-25T19:29:00Z" w16du:dateUtc="2026-10-25T23:29:00Z"/>
              </w:rPr>
            </w:pPr>
            <w:ins w:id="1836" w:author="Hussain Hadah" w:date="2026-10-25T19:29:00Z" w16du:dateUtc="2026-10-25T23:29:00Z">
              <w:r>
                <w:rPr>
                  <w:sz w:val="22"/>
                </w:rPr>
                <w:t>0.27</w:t>
              </w:r>
            </w:ins>
          </w:p>
        </w:tc>
        <w:tc>
          <w:tcPr>
            <w:tcW w:w="680" w:type="dxa"/>
            <w:tcBorders>
              <w:top w:val="nil"/>
              <w:left w:val="nil"/>
              <w:bottom w:val="single" w:sz="8" w:space="0" w:color="000000"/>
              <w:right w:val="nil"/>
            </w:tcBorders>
          </w:tcPr>
          <w:p w14:paraId="7F1E274A" w14:textId="77777777" w:rsidR="00EC5473" w:rsidRDefault="00665139">
            <w:pPr>
              <w:spacing w:line="259" w:lineRule="auto"/>
              <w:ind w:left="89"/>
              <w:rPr>
                <w:ins w:id="1837" w:author="Hussain Hadah" w:date="2026-10-25T19:29:00Z" w16du:dateUtc="2026-10-25T23:29:00Z"/>
              </w:rPr>
            </w:pPr>
            <w:ins w:id="1838" w:author="Hussain Hadah" w:date="2026-10-25T19:29:00Z" w16du:dateUtc="2026-10-25T23:29:00Z">
              <w:r>
                <w:rPr>
                  <w:sz w:val="22"/>
                </w:rPr>
                <w:t>0.09</w:t>
              </w:r>
            </w:ins>
          </w:p>
        </w:tc>
      </w:tr>
    </w:tbl>
    <w:p w14:paraId="3784EE73" w14:textId="77777777" w:rsidR="00E746E6" w:rsidRDefault="000245FA">
      <w:pPr>
        <w:pStyle w:val="BodyText"/>
        <w:spacing w:before="212" w:line="415" w:lineRule="auto"/>
        <w:ind w:left="394" w:right="325" w:hanging="168"/>
        <w:jc w:val="both"/>
      </w:pPr>
      <w:del w:id="1839" w:author="Hussain Hadah" w:date="2026-10-25T19:29:00Z" w16du:dateUtc="2026-10-25T23:29:00Z">
        <w:r>
          <w:rPr>
            <w:w w:val="110"/>
            <w:position w:val="9"/>
            <w:sz w:val="18"/>
          </w:rPr>
          <w:delText xml:space="preserve">1 </w:delText>
        </w:r>
      </w:del>
      <w:r>
        <w:rPr>
          <w:w w:val="110"/>
        </w:rPr>
        <w:t>The samples include people of Asian ancestry ages 18 and above.</w:t>
      </w:r>
      <w:r>
        <w:rPr>
          <w:spacing w:val="40"/>
          <w:w w:val="110"/>
        </w:rPr>
        <w:t xml:space="preserve"> </w:t>
      </w:r>
      <w:r>
        <w:rPr>
          <w:w w:val="110"/>
        </w:rPr>
        <w:t>First-generation Asian</w:t>
      </w:r>
      <w:r>
        <w:rPr>
          <w:spacing w:val="-17"/>
          <w:w w:val="110"/>
        </w:rPr>
        <w:t xml:space="preserve"> </w:t>
      </w:r>
      <w:r>
        <w:rPr>
          <w:w w:val="110"/>
        </w:rPr>
        <w:t>immigrants</w:t>
      </w:r>
      <w:r>
        <w:rPr>
          <w:spacing w:val="-16"/>
          <w:w w:val="110"/>
        </w:rPr>
        <w:t xml:space="preserve"> </w:t>
      </w:r>
      <w:r>
        <w:rPr>
          <w:w w:val="110"/>
        </w:rPr>
        <w:t>were</w:t>
      </w:r>
      <w:r>
        <w:rPr>
          <w:spacing w:val="-17"/>
          <w:w w:val="110"/>
        </w:rPr>
        <w:t xml:space="preserve"> </w:t>
      </w:r>
      <w:r>
        <w:rPr>
          <w:w w:val="110"/>
        </w:rPr>
        <w:t>born</w:t>
      </w:r>
      <w:r>
        <w:rPr>
          <w:spacing w:val="-16"/>
          <w:w w:val="110"/>
        </w:rPr>
        <w:t xml:space="preserve"> </w:t>
      </w:r>
      <w:r>
        <w:rPr>
          <w:w w:val="110"/>
        </w:rPr>
        <w:t>in</w:t>
      </w:r>
      <w:r>
        <w:rPr>
          <w:spacing w:val="-17"/>
          <w:w w:val="110"/>
        </w:rPr>
        <w:t xml:space="preserve"> </w:t>
      </w:r>
      <w:ins w:id="1840" w:author="Hussain Hadah" w:date="2026-10-25T19:29:00Z" w16du:dateUtc="2026-10-25T23:29:00Z">
        <w:r w:rsidR="00665139">
          <w:rPr>
            <w:sz w:val="22"/>
          </w:rPr>
          <w:t>an</w:t>
        </w:r>
      </w:ins>
      <w:del w:id="1841" w:author="Hussain Hadah" w:date="2026-10-25T19:29:00Z" w16du:dateUtc="2026-10-25T23:29:00Z">
        <w:r>
          <w:rPr>
            <w:w w:val="110"/>
          </w:rPr>
          <w:delText>a</w:delText>
        </w:r>
      </w:del>
      <w:r>
        <w:rPr>
          <w:spacing w:val="-16"/>
          <w:w w:val="110"/>
        </w:rPr>
        <w:t xml:space="preserve"> </w:t>
      </w:r>
      <w:r>
        <w:rPr>
          <w:w w:val="110"/>
        </w:rPr>
        <w:t>Asian</w:t>
      </w:r>
      <w:r>
        <w:rPr>
          <w:spacing w:val="-17"/>
          <w:w w:val="110"/>
        </w:rPr>
        <w:t xml:space="preserve"> </w:t>
      </w:r>
      <w:r>
        <w:rPr>
          <w:w w:val="110"/>
        </w:rPr>
        <w:t>country.</w:t>
      </w:r>
      <w:r>
        <w:rPr>
          <w:spacing w:val="-3"/>
          <w:w w:val="110"/>
        </w:rPr>
        <w:t xml:space="preserve"> </w:t>
      </w:r>
      <w:r>
        <w:rPr>
          <w:w w:val="110"/>
        </w:rPr>
        <w:t>Native-born</w:t>
      </w:r>
      <w:r>
        <w:rPr>
          <w:spacing w:val="-17"/>
          <w:w w:val="110"/>
        </w:rPr>
        <w:t xml:space="preserve"> </w:t>
      </w:r>
      <w:r>
        <w:rPr>
          <w:w w:val="110"/>
        </w:rPr>
        <w:t>second-generation</w:t>
      </w:r>
      <w:r>
        <w:rPr>
          <w:spacing w:val="-16"/>
          <w:w w:val="110"/>
        </w:rPr>
        <w:t xml:space="preserve"> </w:t>
      </w:r>
      <w:r>
        <w:rPr>
          <w:w w:val="110"/>
        </w:rPr>
        <w:t xml:space="preserve">Asian </w:t>
      </w:r>
      <w:ins w:id="1842" w:author="Hussain Hadah" w:date="2026-10-25T19:29:00Z" w16du:dateUtc="2026-10-25T23:29:00Z">
        <w:r w:rsidR="00665139">
          <w:rPr>
            <w:sz w:val="22"/>
          </w:rPr>
          <w:t>Americans</w:t>
        </w:r>
      </w:ins>
      <w:del w:id="1843" w:author="Hussain Hadah" w:date="2026-10-25T19:29:00Z" w16du:dateUtc="2026-10-25T23:29:00Z">
        <w:r>
          <w:rPr>
            <w:w w:val="110"/>
          </w:rPr>
          <w:delText>immigrants</w:delText>
        </w:r>
      </w:del>
      <w:r>
        <w:rPr>
          <w:w w:val="110"/>
        </w:rPr>
        <w:t xml:space="preserve"> have at least one parent born in </w:t>
      </w:r>
      <w:ins w:id="1844" w:author="Hussain Hadah" w:date="2026-10-25T19:29:00Z" w16du:dateUtc="2026-10-25T23:29:00Z">
        <w:r w:rsidR="00665139">
          <w:rPr>
            <w:sz w:val="22"/>
          </w:rPr>
          <w:t>an</w:t>
        </w:r>
      </w:ins>
      <w:del w:id="1845" w:author="Hussain Hadah" w:date="2026-10-25T19:29:00Z" w16du:dateUtc="2026-10-25T23:29:00Z">
        <w:r>
          <w:rPr>
            <w:w w:val="110"/>
          </w:rPr>
          <w:delText>a</w:delText>
        </w:r>
      </w:del>
      <w:r>
        <w:rPr>
          <w:w w:val="110"/>
        </w:rPr>
        <w:t xml:space="preserve"> Asian country</w:t>
      </w:r>
      <w:ins w:id="1846" w:author="Hussain Hadah" w:date="2026-10-25T19:29:00Z" w16du:dateUtc="2026-10-25T23:29:00Z">
        <w:r w:rsidR="00665139">
          <w:rPr>
            <w:sz w:val="22"/>
          </w:rPr>
          <w:t>; “One Asian-born parent” rows require the other parent to be born outside Asia (the AW and WA labels follow the paper’s convention). Grandparents’ birthplaces are not observed for adults, so the third generation cannot be identified</w:t>
        </w:r>
      </w:ins>
      <w:r>
        <w:rPr>
          <w:w w:val="110"/>
        </w:rPr>
        <w:t>.</w:t>
      </w:r>
    </w:p>
    <w:p w14:paraId="3101C63D" w14:textId="77777777" w:rsidR="00EC5473" w:rsidRDefault="00665139">
      <w:pPr>
        <w:widowControl/>
        <w:numPr>
          <w:ilvl w:val="0"/>
          <w:numId w:val="12"/>
        </w:numPr>
        <w:autoSpaceDE/>
        <w:autoSpaceDN/>
        <w:spacing w:after="4" w:line="257" w:lineRule="auto"/>
        <w:ind w:left="313" w:hanging="153"/>
        <w:jc w:val="both"/>
        <w:rPr>
          <w:ins w:id="1847" w:author="Hussain Hadah" w:date="2026-10-25T19:29:00Z" w16du:dateUtc="2026-10-25T23:29:00Z"/>
        </w:rPr>
      </w:pPr>
      <w:ins w:id="1848" w:author="Hussain Hadah" w:date="2026-10-25T19:29:00Z" w16du:dateUtc="2026-10-25T23:29:00Z">
        <w:r>
          <w:t xml:space="preserve">Columns report the share of each row’s observations in the racial identity categories used in the multinomial logit: “Asian only,” “White only,” and “Asian and White” (any combination of Asian and White, with or without Pacific Islander). “Other” collects Asian or Pacific Islander, other single races, and </w:t>
        </w:r>
        <w:r>
          <w:lastRenderedPageBreak/>
          <w:t>multiracial combinations without both an Asian and a White component; the multinomial logit excludes this category. Shares sum to one across the four columns.</w:t>
        </w:r>
      </w:ins>
    </w:p>
    <w:p w14:paraId="01BC7597" w14:textId="77777777" w:rsidR="00E746E6" w:rsidRDefault="000245FA">
      <w:pPr>
        <w:pStyle w:val="BodyText"/>
        <w:spacing w:line="278" w:lineRule="exact"/>
        <w:ind w:left="227"/>
        <w:jc w:val="both"/>
      </w:pPr>
      <w:del w:id="1849" w:author="Hussain Hadah" w:date="2026-10-25T19:29:00Z" w16du:dateUtc="2026-10-25T23:29:00Z">
        <w:r>
          <w:rPr>
            <w:w w:val="110"/>
            <w:position w:val="9"/>
            <w:sz w:val="18"/>
          </w:rPr>
          <w:delText>2</w:delText>
        </w:r>
        <w:r>
          <w:rPr>
            <w:spacing w:val="6"/>
            <w:w w:val="110"/>
            <w:position w:val="9"/>
            <w:sz w:val="18"/>
          </w:rPr>
          <w:delText xml:space="preserve"> </w:delText>
        </w:r>
      </w:del>
      <w:r>
        <w:rPr>
          <w:w w:val="110"/>
        </w:rPr>
        <w:t>Data</w:t>
      </w:r>
      <w:r>
        <w:rPr>
          <w:spacing w:val="-16"/>
          <w:w w:val="110"/>
        </w:rPr>
        <w:t xml:space="preserve"> </w:t>
      </w:r>
      <w:r>
        <w:rPr>
          <w:w w:val="110"/>
        </w:rPr>
        <w:t>source</w:t>
      </w:r>
      <w:r>
        <w:rPr>
          <w:spacing w:val="-17"/>
          <w:w w:val="110"/>
        </w:rPr>
        <w:t xml:space="preserve"> </w:t>
      </w:r>
      <w:r>
        <w:rPr>
          <w:w w:val="110"/>
        </w:rPr>
        <w:t>is</w:t>
      </w:r>
      <w:r>
        <w:rPr>
          <w:spacing w:val="-16"/>
          <w:w w:val="110"/>
        </w:rPr>
        <w:t xml:space="preserve"> </w:t>
      </w:r>
      <w:r>
        <w:rPr>
          <w:w w:val="110"/>
        </w:rPr>
        <w:t>the</w:t>
      </w:r>
      <w:r>
        <w:rPr>
          <w:spacing w:val="-17"/>
          <w:w w:val="110"/>
        </w:rPr>
        <w:t xml:space="preserve"> </w:t>
      </w:r>
      <w:r>
        <w:rPr>
          <w:w w:val="110"/>
        </w:rPr>
        <w:t>2004</w:t>
      </w:r>
      <w:ins w:id="1850" w:author="Hussain Hadah" w:date="2026-10-25T19:29:00Z" w16du:dateUtc="2026-10-25T23:29:00Z">
        <w:r w:rsidR="00665139">
          <w:rPr>
            <w:sz w:val="22"/>
          </w:rPr>
          <w:t>–</w:t>
        </w:r>
      </w:ins>
      <w:del w:id="1851" w:author="Hussain Hadah" w:date="2026-10-25T19:29:00Z" w16du:dateUtc="2026-10-25T23:29:00Z">
        <w:r>
          <w:rPr>
            <w:w w:val="110"/>
          </w:rPr>
          <w:delText>-</w:delText>
        </w:r>
      </w:del>
      <w:r>
        <w:rPr>
          <w:w w:val="110"/>
        </w:rPr>
        <w:t>2021</w:t>
      </w:r>
      <w:r>
        <w:rPr>
          <w:spacing w:val="-16"/>
          <w:w w:val="110"/>
        </w:rPr>
        <w:t xml:space="preserve"> </w:t>
      </w:r>
      <w:r>
        <w:rPr>
          <w:w w:val="110"/>
        </w:rPr>
        <w:t>Current</w:t>
      </w:r>
      <w:r>
        <w:rPr>
          <w:spacing w:val="-17"/>
          <w:w w:val="110"/>
        </w:rPr>
        <w:t xml:space="preserve"> </w:t>
      </w:r>
      <w:r>
        <w:rPr>
          <w:w w:val="110"/>
        </w:rPr>
        <w:t>Population</w:t>
      </w:r>
      <w:r>
        <w:rPr>
          <w:spacing w:val="-16"/>
          <w:w w:val="110"/>
        </w:rPr>
        <w:t xml:space="preserve"> </w:t>
      </w:r>
      <w:r>
        <w:rPr>
          <w:spacing w:val="-2"/>
          <w:w w:val="110"/>
        </w:rPr>
        <w:t>Survey.</w:t>
      </w:r>
    </w:p>
    <w:p w14:paraId="35F7E418" w14:textId="77777777" w:rsidR="00E746E6" w:rsidRDefault="00E746E6">
      <w:pPr>
        <w:pStyle w:val="BodyText"/>
        <w:spacing w:line="278" w:lineRule="exact"/>
        <w:jc w:val="both"/>
        <w:rPr>
          <w:del w:id="1852" w:author="Hussain Hadah" w:date="2026-10-25T19:29:00Z" w16du:dateUtc="2026-10-25T23:29:00Z"/>
        </w:rPr>
        <w:sectPr w:rsidR="00E746E6">
          <w:pgSz w:w="12240" w:h="15840"/>
          <w:pgMar w:top="1800" w:right="720" w:bottom="2460" w:left="1800" w:header="0" w:footer="2279" w:gutter="0"/>
          <w:cols w:space="720"/>
        </w:sectPr>
      </w:pPr>
    </w:p>
    <w:p w14:paraId="01F63614" w14:textId="77777777" w:rsidR="00E746E6" w:rsidRDefault="000245FA">
      <w:pPr>
        <w:pStyle w:val="BodyText"/>
        <w:spacing w:before="79"/>
        <w:ind w:left="1662"/>
        <w:jc w:val="both"/>
      </w:pPr>
      <w:bookmarkStart w:id="1853" w:name="_bookmark69"/>
      <w:bookmarkEnd w:id="1853"/>
      <w:r>
        <w:lastRenderedPageBreak/>
        <w:t>Table</w:t>
      </w:r>
      <w:r>
        <w:rPr>
          <w:spacing w:val="36"/>
        </w:rPr>
        <w:t xml:space="preserve"> </w:t>
      </w:r>
      <w:r>
        <w:t>6:</w:t>
      </w:r>
      <w:r>
        <w:rPr>
          <w:spacing w:val="61"/>
        </w:rPr>
        <w:t xml:space="preserve"> </w:t>
      </w:r>
      <w:r>
        <w:t>Relationship</w:t>
      </w:r>
      <w:r>
        <w:rPr>
          <w:spacing w:val="36"/>
        </w:rPr>
        <w:t xml:space="preserve"> </w:t>
      </w:r>
      <w:r>
        <w:t>Between</w:t>
      </w:r>
      <w:r>
        <w:rPr>
          <w:spacing w:val="37"/>
        </w:rPr>
        <w:t xml:space="preserve"> </w:t>
      </w:r>
      <w:r>
        <w:t>Bias</w:t>
      </w:r>
      <w:r>
        <w:rPr>
          <w:spacing w:val="36"/>
        </w:rPr>
        <w:t xml:space="preserve"> </w:t>
      </w:r>
      <w:r>
        <w:t>and</w:t>
      </w:r>
      <w:r>
        <w:rPr>
          <w:spacing w:val="37"/>
        </w:rPr>
        <w:t xml:space="preserve"> </w:t>
      </w:r>
      <w:r>
        <w:rPr>
          <w:spacing w:val="-2"/>
        </w:rPr>
        <w:t>Migration</w:t>
      </w:r>
    </w:p>
    <w:p w14:paraId="5D856113" w14:textId="77777777" w:rsidR="00E746E6" w:rsidRDefault="00E746E6">
      <w:pPr>
        <w:pStyle w:val="BodyText"/>
        <w:spacing w:before="8" w:after="1"/>
        <w:rPr>
          <w:del w:id="1854" w:author="Hussain Hadah" w:date="2026-10-25T19:29:00Z" w16du:dateUtc="2026-10-25T23:29:00Z"/>
          <w:sz w:val="8"/>
        </w:rPr>
      </w:pPr>
    </w:p>
    <w:tbl>
      <w:tblPr>
        <w:tblW w:w="0" w:type="auto"/>
        <w:tblInd w:w="1368" w:type="dxa"/>
        <w:tblLayout w:type="fixed"/>
        <w:tblCellMar>
          <w:left w:w="0" w:type="dxa"/>
          <w:right w:w="0" w:type="dxa"/>
        </w:tblCellMar>
        <w:tblLook w:val="01E0" w:firstRow="1" w:lastRow="1" w:firstColumn="1" w:lastColumn="1" w:noHBand="0" w:noVBand="0"/>
      </w:tblPr>
      <w:tblGrid>
        <w:gridCol w:w="2148"/>
        <w:gridCol w:w="1221"/>
        <w:gridCol w:w="2592"/>
        <w:gridCol w:w="1249"/>
      </w:tblGrid>
      <w:tr w:rsidR="00E746E6" w14:paraId="34C5EC82" w14:textId="48DBB995">
        <w:trPr>
          <w:trHeight w:val="632"/>
        </w:trPr>
        <w:tc>
          <w:tcPr>
            <w:tcW w:w="2148" w:type="dxa"/>
            <w:tcBorders>
              <w:top w:val="single" w:sz="6" w:space="0" w:color="000000"/>
              <w:bottom w:val="single" w:sz="4" w:space="0" w:color="000000"/>
            </w:tcBorders>
            <w:cellMerge w:id="1855" w:author="Hussain Hadah" w:date="2026-10-25T19:29:00Z" w:vMergeOrig="rest"/>
          </w:tcPr>
          <w:p w14:paraId="60E9FE81" w14:textId="77777777" w:rsidR="00E746E6" w:rsidRDefault="00E746E6">
            <w:pPr>
              <w:pStyle w:val="TableParagraph"/>
              <w:jc w:val="left"/>
              <w:rPr>
                <w:sz w:val="14"/>
              </w:rPr>
            </w:pPr>
          </w:p>
        </w:tc>
        <w:tc>
          <w:tcPr>
            <w:tcW w:w="1221" w:type="dxa"/>
            <w:tcBorders>
              <w:top w:val="single" w:sz="6" w:space="0" w:color="000000"/>
            </w:tcBorders>
          </w:tcPr>
          <w:p w14:paraId="0BD57B39" w14:textId="77777777" w:rsidR="00E746E6" w:rsidRDefault="000245FA">
            <w:pPr>
              <w:pStyle w:val="TableParagraph"/>
              <w:spacing w:before="122"/>
              <w:ind w:left="18" w:right="37"/>
              <w:rPr>
                <w:sz w:val="16"/>
              </w:rPr>
            </w:pPr>
            <w:r>
              <w:rPr>
                <w:spacing w:val="-5"/>
                <w:sz w:val="16"/>
              </w:rPr>
              <w:t>(1)</w:t>
            </w:r>
          </w:p>
          <w:p w14:paraId="5618F6EC" w14:textId="77777777" w:rsidR="00EC5473" w:rsidRDefault="000245FA">
            <w:pPr>
              <w:spacing w:after="109" w:line="259" w:lineRule="auto"/>
              <w:rPr>
                <w:ins w:id="1856" w:author="Hussain Hadah" w:date="2026-10-25T19:29:00Z" w16du:dateUtc="2026-10-25T23:29:00Z"/>
              </w:rPr>
            </w:pPr>
            <w:r>
              <w:rPr>
                <w:w w:val="110"/>
                <w:sz w:val="16"/>
              </w:rPr>
              <w:t>Migrated</w:t>
            </w:r>
            <w:r>
              <w:rPr>
                <w:spacing w:val="1"/>
                <w:w w:val="110"/>
                <w:sz w:val="16"/>
              </w:rPr>
              <w:t xml:space="preserve"> </w:t>
            </w:r>
            <w:r>
              <w:rPr>
                <w:spacing w:val="-4"/>
                <w:w w:val="110"/>
                <w:sz w:val="16"/>
              </w:rPr>
              <w:t>from</w:t>
            </w:r>
          </w:p>
          <w:p w14:paraId="17E503D0" w14:textId="77777777" w:rsidR="00E746E6" w:rsidRDefault="00665139">
            <w:pPr>
              <w:pStyle w:val="TableParagraph"/>
              <w:spacing w:before="137" w:line="170" w:lineRule="exact"/>
              <w:ind w:left="18" w:right="37"/>
              <w:rPr>
                <w:sz w:val="16"/>
              </w:rPr>
            </w:pPr>
            <w:ins w:id="1857" w:author="Hussain Hadah" w:date="2026-10-25T19:29:00Z" w16du:dateUtc="2026-10-25T23:29:00Z">
              <w:r>
                <w:rPr>
                  <w:sz w:val="16"/>
                </w:rPr>
                <w:t>Birth Place</w:t>
              </w:r>
            </w:ins>
          </w:p>
        </w:tc>
        <w:tc>
          <w:tcPr>
            <w:tcW w:w="2592" w:type="dxa"/>
            <w:tcBorders>
              <w:top w:val="single" w:sz="6" w:space="0" w:color="000000"/>
            </w:tcBorders>
          </w:tcPr>
          <w:p w14:paraId="47D00EB1" w14:textId="77777777" w:rsidR="00E746E6" w:rsidRDefault="000245FA">
            <w:pPr>
              <w:pStyle w:val="TableParagraph"/>
              <w:spacing w:before="122" w:line="172" w:lineRule="exact"/>
              <w:ind w:left="525"/>
              <w:jc w:val="left"/>
              <w:rPr>
                <w:sz w:val="16"/>
              </w:rPr>
            </w:pPr>
            <w:r>
              <w:rPr>
                <w:spacing w:val="-5"/>
                <w:sz w:val="16"/>
              </w:rPr>
              <w:t>(2)</w:t>
            </w:r>
          </w:p>
          <w:p w14:paraId="13D064C2" w14:textId="77777777" w:rsidR="00E746E6" w:rsidRDefault="000245FA">
            <w:pPr>
              <w:pStyle w:val="TableParagraph"/>
              <w:spacing w:line="160" w:lineRule="exact"/>
              <w:ind w:left="1830"/>
              <w:jc w:val="left"/>
              <w:rPr>
                <w:del w:id="1858" w:author="Hussain Hadah" w:date="2026-10-25T19:29:00Z" w16du:dateUtc="2026-10-25T23:29:00Z"/>
                <w:sz w:val="16"/>
              </w:rPr>
            </w:pPr>
            <w:del w:id="1859" w:author="Hussain Hadah" w:date="2026-10-25T19:29:00Z" w16du:dateUtc="2026-10-25T23:29:00Z">
              <w:r>
                <w:rPr>
                  <w:spacing w:val="-5"/>
                  <w:sz w:val="16"/>
                </w:rPr>
                <w:delText>(3)</w:delText>
              </w:r>
            </w:del>
          </w:p>
          <w:p w14:paraId="19F7511B" w14:textId="77777777" w:rsidR="00EC5473" w:rsidRDefault="000245FA">
            <w:pPr>
              <w:spacing w:after="109" w:line="259" w:lineRule="auto"/>
              <w:rPr>
                <w:ins w:id="1860" w:author="Hussain Hadah" w:date="2026-10-25T19:29:00Z" w16du:dateUtc="2026-10-25T23:29:00Z"/>
              </w:rPr>
            </w:pPr>
            <w:r>
              <w:rPr>
                <w:w w:val="110"/>
                <w:sz w:val="16"/>
              </w:rPr>
              <w:t>Migrated</w:t>
            </w:r>
            <w:r>
              <w:rPr>
                <w:spacing w:val="1"/>
                <w:w w:val="110"/>
                <w:sz w:val="16"/>
              </w:rPr>
              <w:t xml:space="preserve"> </w:t>
            </w:r>
            <w:r>
              <w:rPr>
                <w:spacing w:val="-4"/>
                <w:w w:val="110"/>
                <w:sz w:val="16"/>
              </w:rPr>
              <w:t>from</w:t>
            </w:r>
          </w:p>
          <w:p w14:paraId="3CB632C1" w14:textId="77777777" w:rsidR="00E746E6" w:rsidRDefault="00665139">
            <w:pPr>
              <w:pStyle w:val="TableParagraph"/>
              <w:spacing w:line="158" w:lineRule="exact"/>
              <w:ind w:left="99"/>
              <w:jc w:val="left"/>
              <w:rPr>
                <w:sz w:val="16"/>
              </w:rPr>
            </w:pPr>
            <w:ins w:id="1861" w:author="Hussain Hadah" w:date="2026-10-25T19:29:00Z" w16du:dateUtc="2026-10-25T23:29:00Z">
              <w:r>
                <w:rPr>
                  <w:sz w:val="16"/>
                </w:rPr>
                <w:t>Birth Place</w:t>
              </w:r>
            </w:ins>
          </w:p>
        </w:tc>
        <w:tc>
          <w:tcPr>
            <w:tcW w:w="1249" w:type="dxa"/>
            <w:tcBorders>
              <w:top w:val="single" w:sz="5" w:space="0" w:color="000000"/>
              <w:left w:val="nil"/>
              <w:bottom w:val="single" w:sz="3" w:space="0" w:color="000000"/>
              <w:right w:val="nil"/>
            </w:tcBorders>
            <w:cellIns w:id="1862" w:author="Hussain Hadah" w:date="2026-10-25T19:29:00Z"/>
          </w:tcPr>
          <w:p w14:paraId="570C8C79" w14:textId="77777777" w:rsidR="00665139" w:rsidRDefault="00665139">
            <w:pPr>
              <w:widowControl/>
              <w:autoSpaceDE/>
              <w:autoSpaceDN/>
              <w:spacing w:line="259" w:lineRule="auto"/>
              <w:ind w:firstLine="491"/>
              <w:rPr>
                <w:rFonts w:ascii="Calibri" w:eastAsia="Calibri" w:hAnsi="Calibri" w:cs="Calibri"/>
                <w:color w:val="000000"/>
                <w:kern w:val="2"/>
                <w:sz w:val="16"/>
                <w:szCs w:val="24"/>
                <w14:ligatures w14:val="standardContextual"/>
              </w:rPr>
            </w:pPr>
            <w:ins w:id="1863" w:author="Hussain Hadah" w:date="2026-10-25T19:29:00Z" w16du:dateUtc="2026-10-25T23:29:00Z">
              <w:r>
                <w:rPr>
                  <w:sz w:val="16"/>
                </w:rPr>
                <w:t>(3) Bias</w:t>
              </w:r>
              <w:r>
                <w:rPr>
                  <w:sz w:val="12"/>
                </w:rPr>
                <w:t xml:space="preserve">ist </w:t>
              </w:r>
              <w:r>
                <w:rPr>
                  <w:sz w:val="16"/>
                </w:rPr>
                <w:t>−Bias</w:t>
              </w:r>
              <w:r>
                <w:rPr>
                  <w:sz w:val="12"/>
                </w:rPr>
                <w:t>ilb</w:t>
              </w:r>
            </w:ins>
          </w:p>
        </w:tc>
      </w:tr>
      <w:tr w:rsidR="00E746E6" w14:paraId="1E4A4434" w14:textId="77777777">
        <w:trPr>
          <w:trHeight w:val="395"/>
          <w:del w:id="1864" w:author="Hussain Hadah" w:date="2026-10-25T19:29:00Z" w16du:dateUtc="2026-10-25T23:29:00Z"/>
        </w:trPr>
        <w:tc>
          <w:tcPr>
            <w:tcW w:w="2148" w:type="dxa"/>
            <w:tcBorders>
              <w:top w:val="nil"/>
              <w:bottom w:val="single" w:sz="4" w:space="0" w:color="000000"/>
            </w:tcBorders>
            <w:cellMerge w:id="1865" w:author="Hussain Hadah" w:date="2026-10-25T19:29:00Z" w:vMergeOrig="cont"/>
          </w:tcPr>
          <w:p w14:paraId="280EFB43" w14:textId="77777777" w:rsidR="00E746E6" w:rsidRDefault="00E746E6">
            <w:pPr>
              <w:rPr>
                <w:del w:id="1866" w:author="Hussain Hadah" w:date="2026-10-25T19:29:00Z" w16du:dateUtc="2026-10-25T23:29:00Z"/>
                <w:sz w:val="2"/>
                <w:szCs w:val="2"/>
              </w:rPr>
            </w:pPr>
          </w:p>
        </w:tc>
        <w:tc>
          <w:tcPr>
            <w:tcW w:w="1221" w:type="dxa"/>
            <w:tcBorders>
              <w:bottom w:val="single" w:sz="4" w:space="0" w:color="000000"/>
            </w:tcBorders>
          </w:tcPr>
          <w:p w14:paraId="61CA107B" w14:textId="77777777" w:rsidR="00E746E6" w:rsidRDefault="000245FA">
            <w:pPr>
              <w:pStyle w:val="TableParagraph"/>
              <w:spacing w:before="120"/>
              <w:ind w:left="18" w:right="37"/>
              <w:rPr>
                <w:del w:id="1867" w:author="Hussain Hadah" w:date="2026-10-25T19:29:00Z" w16du:dateUtc="2026-10-25T23:29:00Z"/>
                <w:sz w:val="16"/>
              </w:rPr>
            </w:pPr>
            <w:del w:id="1868" w:author="Hussain Hadah" w:date="2026-10-25T19:29:00Z" w16du:dateUtc="2026-10-25T23:29:00Z">
              <w:r>
                <w:rPr>
                  <w:w w:val="105"/>
                  <w:sz w:val="16"/>
                </w:rPr>
                <w:delText>Birth</w:delText>
              </w:r>
              <w:r>
                <w:rPr>
                  <w:spacing w:val="4"/>
                  <w:w w:val="105"/>
                  <w:sz w:val="16"/>
                </w:rPr>
                <w:delText xml:space="preserve"> </w:delText>
              </w:r>
              <w:r>
                <w:rPr>
                  <w:spacing w:val="-2"/>
                  <w:w w:val="105"/>
                  <w:sz w:val="16"/>
                </w:rPr>
                <w:delText>Place</w:delText>
              </w:r>
            </w:del>
          </w:p>
        </w:tc>
        <w:tc>
          <w:tcPr>
            <w:tcW w:w="1368" w:type="dxa"/>
            <w:tcBorders>
              <w:bottom w:val="single" w:sz="4" w:space="0" w:color="000000"/>
            </w:tcBorders>
          </w:tcPr>
          <w:p w14:paraId="1FE7220A" w14:textId="77777777" w:rsidR="00E746E6" w:rsidRDefault="000245FA">
            <w:pPr>
              <w:pStyle w:val="TableParagraph"/>
              <w:spacing w:before="120"/>
              <w:ind w:right="127"/>
              <w:rPr>
                <w:del w:id="1869" w:author="Hussain Hadah" w:date="2026-10-25T19:29:00Z" w16du:dateUtc="2026-10-25T23:29:00Z"/>
                <w:sz w:val="16"/>
              </w:rPr>
            </w:pPr>
            <w:del w:id="1870" w:author="Hussain Hadah" w:date="2026-10-25T19:29:00Z" w16du:dateUtc="2026-10-25T23:29:00Z">
              <w:r>
                <w:rPr>
                  <w:w w:val="105"/>
                  <w:sz w:val="16"/>
                </w:rPr>
                <w:delText>Birth</w:delText>
              </w:r>
              <w:r>
                <w:rPr>
                  <w:spacing w:val="4"/>
                  <w:w w:val="105"/>
                  <w:sz w:val="16"/>
                </w:rPr>
                <w:delText xml:space="preserve"> </w:delText>
              </w:r>
              <w:r>
                <w:rPr>
                  <w:spacing w:val="-2"/>
                  <w:w w:val="105"/>
                  <w:sz w:val="16"/>
                </w:rPr>
                <w:delText>Place</w:delText>
              </w:r>
            </w:del>
          </w:p>
        </w:tc>
        <w:tc>
          <w:tcPr>
            <w:tcW w:w="1224" w:type="dxa"/>
            <w:tcBorders>
              <w:bottom w:val="single" w:sz="4" w:space="0" w:color="000000"/>
            </w:tcBorders>
          </w:tcPr>
          <w:p w14:paraId="0111ADEE" w14:textId="77777777" w:rsidR="00E746E6" w:rsidRDefault="000245FA">
            <w:pPr>
              <w:pStyle w:val="TableParagraph"/>
              <w:spacing w:line="144" w:lineRule="exact"/>
              <w:ind w:left="-29" w:right="88"/>
              <w:rPr>
                <w:del w:id="1871" w:author="Hussain Hadah" w:date="2026-10-25T19:29:00Z" w16du:dateUtc="2026-10-25T23:29:00Z"/>
                <w:sz w:val="16"/>
              </w:rPr>
            </w:pPr>
            <w:del w:id="1872" w:author="Hussain Hadah" w:date="2026-10-25T19:29:00Z" w16du:dateUtc="2026-10-25T23:29:00Z">
              <w:r>
                <w:rPr>
                  <w:w w:val="125"/>
                  <w:sz w:val="16"/>
                </w:rPr>
                <w:delText>Bias</w:delText>
              </w:r>
              <w:r>
                <w:rPr>
                  <w:w w:val="125"/>
                  <w:sz w:val="16"/>
                  <w:vertAlign w:val="subscript"/>
                </w:rPr>
                <w:delText>ist</w:delText>
              </w:r>
              <w:r>
                <w:rPr>
                  <w:spacing w:val="-12"/>
                  <w:w w:val="125"/>
                  <w:sz w:val="16"/>
                </w:rPr>
                <w:delText xml:space="preserve"> </w:delText>
              </w:r>
              <w:r>
                <w:rPr>
                  <w:rFonts w:ascii="Arial" w:hAnsi="Arial"/>
                  <w:w w:val="125"/>
                  <w:sz w:val="16"/>
                </w:rPr>
                <w:delText>−</w:delText>
              </w:r>
              <w:r>
                <w:rPr>
                  <w:rFonts w:ascii="Arial" w:hAnsi="Arial"/>
                  <w:spacing w:val="-24"/>
                  <w:w w:val="125"/>
                  <w:sz w:val="16"/>
                </w:rPr>
                <w:delText xml:space="preserve"> </w:delText>
              </w:r>
              <w:r>
                <w:rPr>
                  <w:spacing w:val="-2"/>
                  <w:w w:val="125"/>
                  <w:sz w:val="16"/>
                </w:rPr>
                <w:delText>Bias</w:delText>
              </w:r>
              <w:r>
                <w:rPr>
                  <w:spacing w:val="-2"/>
                  <w:w w:val="125"/>
                  <w:sz w:val="16"/>
                  <w:vertAlign w:val="subscript"/>
                </w:rPr>
                <w:delText>ilb</w:delText>
              </w:r>
            </w:del>
          </w:p>
        </w:tc>
      </w:tr>
      <w:tr w:rsidR="00E746E6" w14:paraId="7880DAB0" w14:textId="77777777">
        <w:trPr>
          <w:trHeight w:val="699"/>
        </w:trPr>
        <w:tc>
          <w:tcPr>
            <w:tcW w:w="2148" w:type="dxa"/>
            <w:tcBorders>
              <w:top w:val="single" w:sz="4" w:space="0" w:color="000000"/>
            </w:tcBorders>
          </w:tcPr>
          <w:p w14:paraId="22272FF9" w14:textId="77777777" w:rsidR="00E746E6" w:rsidRDefault="000245FA">
            <w:pPr>
              <w:pStyle w:val="TableParagraph"/>
              <w:spacing w:before="122"/>
              <w:ind w:left="80"/>
              <w:jc w:val="left"/>
              <w:rPr>
                <w:sz w:val="16"/>
              </w:rPr>
            </w:pPr>
            <w:r>
              <w:rPr>
                <w:spacing w:val="-2"/>
                <w:w w:val="135"/>
                <w:sz w:val="16"/>
              </w:rPr>
              <w:t>Bias</w:t>
            </w:r>
            <w:r>
              <w:rPr>
                <w:spacing w:val="-2"/>
                <w:w w:val="135"/>
                <w:sz w:val="16"/>
                <w:vertAlign w:val="subscript"/>
              </w:rPr>
              <w:t>st</w:t>
            </w:r>
          </w:p>
        </w:tc>
        <w:tc>
          <w:tcPr>
            <w:tcW w:w="1221" w:type="dxa"/>
            <w:tcBorders>
              <w:top w:val="single" w:sz="4" w:space="0" w:color="000000"/>
            </w:tcBorders>
          </w:tcPr>
          <w:p w14:paraId="1F1C16DA" w14:textId="77777777" w:rsidR="00EC5473" w:rsidRDefault="000245FA">
            <w:pPr>
              <w:spacing w:after="109" w:line="259" w:lineRule="auto"/>
              <w:ind w:left="369"/>
              <w:rPr>
                <w:ins w:id="1873" w:author="Hussain Hadah" w:date="2026-10-25T19:29:00Z" w16du:dateUtc="2026-10-25T23:29:00Z"/>
              </w:rPr>
            </w:pPr>
            <w:r>
              <w:rPr>
                <w:spacing w:val="-2"/>
                <w:sz w:val="16"/>
              </w:rPr>
              <w:t>0.13*</w:t>
            </w:r>
          </w:p>
          <w:p w14:paraId="54682176" w14:textId="77777777" w:rsidR="00E746E6" w:rsidRDefault="000245FA">
            <w:pPr>
              <w:pStyle w:val="TableParagraph"/>
              <w:spacing w:before="16" w:line="320" w:lineRule="exact"/>
              <w:ind w:left="278" w:right="257"/>
              <w:rPr>
                <w:sz w:val="16"/>
              </w:rPr>
            </w:pPr>
            <w:del w:id="1874" w:author="Hussain Hadah" w:date="2026-10-25T19:29:00Z" w16du:dateUtc="2026-10-25T23:29:00Z">
              <w:r>
                <w:rPr>
                  <w:spacing w:val="40"/>
                  <w:sz w:val="16"/>
                </w:rPr>
                <w:delText xml:space="preserve"> </w:delText>
              </w:r>
            </w:del>
            <w:r>
              <w:rPr>
                <w:spacing w:val="-2"/>
                <w:sz w:val="16"/>
              </w:rPr>
              <w:t>(0.07)</w:t>
            </w:r>
          </w:p>
        </w:tc>
        <w:tc>
          <w:tcPr>
            <w:tcW w:w="1368" w:type="dxa"/>
            <w:tcBorders>
              <w:top w:val="single" w:sz="4" w:space="0" w:color="000000"/>
            </w:tcBorders>
          </w:tcPr>
          <w:p w14:paraId="39D87E54" w14:textId="77777777" w:rsidR="00E746E6" w:rsidRDefault="00E746E6">
            <w:pPr>
              <w:pStyle w:val="TableParagraph"/>
              <w:jc w:val="left"/>
              <w:rPr>
                <w:sz w:val="14"/>
              </w:rPr>
            </w:pPr>
          </w:p>
        </w:tc>
        <w:tc>
          <w:tcPr>
            <w:tcW w:w="1224" w:type="dxa"/>
            <w:tcBorders>
              <w:top w:val="single" w:sz="4" w:space="0" w:color="000000"/>
            </w:tcBorders>
          </w:tcPr>
          <w:p w14:paraId="41731F34" w14:textId="77777777" w:rsidR="00E746E6" w:rsidRDefault="00E746E6">
            <w:pPr>
              <w:pStyle w:val="TableParagraph"/>
              <w:jc w:val="left"/>
              <w:rPr>
                <w:sz w:val="14"/>
              </w:rPr>
            </w:pPr>
          </w:p>
        </w:tc>
      </w:tr>
      <w:tr w:rsidR="00E746E6" w14:paraId="60EACFB3" w14:textId="77777777">
        <w:trPr>
          <w:trHeight w:val="326"/>
        </w:trPr>
        <w:tc>
          <w:tcPr>
            <w:tcW w:w="2148" w:type="dxa"/>
          </w:tcPr>
          <w:p w14:paraId="0252991D" w14:textId="77777777" w:rsidR="00E746E6" w:rsidRDefault="000245FA">
            <w:pPr>
              <w:pStyle w:val="TableParagraph"/>
              <w:spacing w:before="63"/>
              <w:ind w:left="80"/>
              <w:jc w:val="left"/>
              <w:rPr>
                <w:sz w:val="16"/>
              </w:rPr>
            </w:pPr>
            <w:r>
              <w:rPr>
                <w:spacing w:val="-2"/>
                <w:w w:val="130"/>
                <w:sz w:val="16"/>
              </w:rPr>
              <w:t>Bias</w:t>
            </w:r>
            <w:r>
              <w:rPr>
                <w:spacing w:val="-2"/>
                <w:w w:val="130"/>
                <w:sz w:val="16"/>
                <w:vertAlign w:val="subscript"/>
              </w:rPr>
              <w:t>lb</w:t>
            </w:r>
          </w:p>
        </w:tc>
        <w:tc>
          <w:tcPr>
            <w:tcW w:w="1221" w:type="dxa"/>
          </w:tcPr>
          <w:p w14:paraId="35C894B9" w14:textId="77777777" w:rsidR="00E746E6" w:rsidRDefault="00E746E6">
            <w:pPr>
              <w:pStyle w:val="TableParagraph"/>
              <w:jc w:val="left"/>
              <w:rPr>
                <w:sz w:val="14"/>
              </w:rPr>
            </w:pPr>
          </w:p>
        </w:tc>
        <w:tc>
          <w:tcPr>
            <w:tcW w:w="1368" w:type="dxa"/>
          </w:tcPr>
          <w:p w14:paraId="1DE5D95F" w14:textId="77777777" w:rsidR="00EC5473" w:rsidRDefault="000245FA">
            <w:pPr>
              <w:spacing w:after="109" w:line="259" w:lineRule="auto"/>
              <w:ind w:left="373"/>
              <w:rPr>
                <w:ins w:id="1875" w:author="Hussain Hadah" w:date="2026-10-25T19:29:00Z" w16du:dateUtc="2026-10-25T23:29:00Z"/>
              </w:rPr>
            </w:pPr>
            <w:r>
              <w:rPr>
                <w:sz w:val="16"/>
              </w:rPr>
              <w:t>-</w:t>
            </w:r>
            <w:r>
              <w:rPr>
                <w:spacing w:val="-4"/>
                <w:sz w:val="16"/>
              </w:rPr>
              <w:t>0.03</w:t>
            </w:r>
          </w:p>
          <w:p w14:paraId="6AFE56F9" w14:textId="77777777" w:rsidR="00E746E6" w:rsidRDefault="00665139">
            <w:pPr>
              <w:pStyle w:val="TableParagraph"/>
              <w:spacing w:before="63"/>
              <w:ind w:left="40" w:right="127"/>
              <w:rPr>
                <w:sz w:val="16"/>
              </w:rPr>
            </w:pPr>
            <w:ins w:id="1876" w:author="Hussain Hadah" w:date="2026-10-25T19:29:00Z" w16du:dateUtc="2026-10-25T23:29:00Z">
              <w:r>
                <w:rPr>
                  <w:sz w:val="16"/>
                </w:rPr>
                <w:t>(0.17)</w:t>
              </w:r>
            </w:ins>
          </w:p>
        </w:tc>
        <w:tc>
          <w:tcPr>
            <w:tcW w:w="1224" w:type="dxa"/>
          </w:tcPr>
          <w:p w14:paraId="3A5B702A" w14:textId="77777777" w:rsidR="00E746E6" w:rsidRDefault="00E746E6">
            <w:pPr>
              <w:pStyle w:val="TableParagraph"/>
              <w:jc w:val="left"/>
              <w:rPr>
                <w:sz w:val="14"/>
              </w:rPr>
            </w:pPr>
          </w:p>
        </w:tc>
      </w:tr>
      <w:tr w:rsidR="00E746E6" w14:paraId="5E7CC7E2" w14:textId="77777777">
        <w:trPr>
          <w:trHeight w:val="313"/>
          <w:del w:id="1877" w:author="Hussain Hadah" w:date="2026-10-25T19:29:00Z" w16du:dateUtc="2026-10-25T23:29:00Z"/>
        </w:trPr>
        <w:tc>
          <w:tcPr>
            <w:tcW w:w="2148" w:type="dxa"/>
          </w:tcPr>
          <w:p w14:paraId="2B2EFB11" w14:textId="77777777" w:rsidR="00E746E6" w:rsidRDefault="00E746E6">
            <w:pPr>
              <w:pStyle w:val="TableParagraph"/>
              <w:jc w:val="left"/>
              <w:rPr>
                <w:del w:id="1878" w:author="Hussain Hadah" w:date="2026-10-25T19:29:00Z" w16du:dateUtc="2026-10-25T23:29:00Z"/>
                <w:sz w:val="14"/>
              </w:rPr>
            </w:pPr>
          </w:p>
        </w:tc>
        <w:tc>
          <w:tcPr>
            <w:tcW w:w="1221" w:type="dxa"/>
          </w:tcPr>
          <w:p w14:paraId="44628A60" w14:textId="77777777" w:rsidR="00E746E6" w:rsidRDefault="00E746E6">
            <w:pPr>
              <w:pStyle w:val="TableParagraph"/>
              <w:jc w:val="left"/>
              <w:rPr>
                <w:del w:id="1879" w:author="Hussain Hadah" w:date="2026-10-25T19:29:00Z" w16du:dateUtc="2026-10-25T23:29:00Z"/>
                <w:sz w:val="14"/>
              </w:rPr>
            </w:pPr>
          </w:p>
        </w:tc>
        <w:tc>
          <w:tcPr>
            <w:tcW w:w="1368" w:type="dxa"/>
          </w:tcPr>
          <w:p w14:paraId="13635E7E" w14:textId="77777777" w:rsidR="00E746E6" w:rsidRDefault="000245FA">
            <w:pPr>
              <w:pStyle w:val="TableParagraph"/>
              <w:spacing w:before="57"/>
              <w:ind w:left="40" w:right="127"/>
              <w:rPr>
                <w:del w:id="1880" w:author="Hussain Hadah" w:date="2026-10-25T19:29:00Z" w16du:dateUtc="2026-10-25T23:29:00Z"/>
                <w:sz w:val="16"/>
              </w:rPr>
            </w:pPr>
            <w:del w:id="1881" w:author="Hussain Hadah" w:date="2026-10-25T19:29:00Z" w16du:dateUtc="2026-10-25T23:29:00Z">
              <w:r>
                <w:rPr>
                  <w:spacing w:val="-2"/>
                  <w:sz w:val="16"/>
                </w:rPr>
                <w:delText>(0.17)</w:delText>
              </w:r>
            </w:del>
          </w:p>
        </w:tc>
        <w:tc>
          <w:tcPr>
            <w:tcW w:w="1224" w:type="dxa"/>
          </w:tcPr>
          <w:p w14:paraId="662CC48A" w14:textId="77777777" w:rsidR="00E746E6" w:rsidRDefault="00E746E6">
            <w:pPr>
              <w:pStyle w:val="TableParagraph"/>
              <w:jc w:val="left"/>
              <w:rPr>
                <w:del w:id="1882" w:author="Hussain Hadah" w:date="2026-10-25T19:29:00Z" w16du:dateUtc="2026-10-25T23:29:00Z"/>
                <w:sz w:val="14"/>
              </w:rPr>
            </w:pPr>
          </w:p>
        </w:tc>
      </w:tr>
      <w:tr w:rsidR="00E746E6" w14:paraId="64A264A5" w14:textId="77777777">
        <w:trPr>
          <w:trHeight w:val="320"/>
        </w:trPr>
        <w:tc>
          <w:tcPr>
            <w:tcW w:w="2148" w:type="dxa"/>
          </w:tcPr>
          <w:p w14:paraId="740D1C90" w14:textId="77777777" w:rsidR="00E746E6" w:rsidRDefault="000245FA">
            <w:pPr>
              <w:pStyle w:val="TableParagraph"/>
              <w:spacing w:before="63"/>
              <w:ind w:left="80"/>
              <w:jc w:val="left"/>
              <w:rPr>
                <w:sz w:val="16"/>
              </w:rPr>
            </w:pPr>
            <w:r>
              <w:rPr>
                <w:spacing w:val="-2"/>
                <w:w w:val="110"/>
                <w:sz w:val="16"/>
              </w:rPr>
              <w:t>Asian</w:t>
            </w:r>
          </w:p>
        </w:tc>
        <w:tc>
          <w:tcPr>
            <w:tcW w:w="1221" w:type="dxa"/>
          </w:tcPr>
          <w:p w14:paraId="360DBCFE" w14:textId="77777777" w:rsidR="00E746E6" w:rsidRDefault="00E746E6">
            <w:pPr>
              <w:pStyle w:val="TableParagraph"/>
              <w:jc w:val="left"/>
              <w:rPr>
                <w:sz w:val="14"/>
              </w:rPr>
            </w:pPr>
          </w:p>
        </w:tc>
        <w:tc>
          <w:tcPr>
            <w:tcW w:w="1368" w:type="dxa"/>
          </w:tcPr>
          <w:p w14:paraId="48183FB4" w14:textId="77777777" w:rsidR="00E746E6" w:rsidRDefault="00E746E6">
            <w:pPr>
              <w:pStyle w:val="TableParagraph"/>
              <w:jc w:val="left"/>
              <w:rPr>
                <w:sz w:val="14"/>
              </w:rPr>
            </w:pPr>
          </w:p>
        </w:tc>
        <w:tc>
          <w:tcPr>
            <w:tcW w:w="1224" w:type="dxa"/>
          </w:tcPr>
          <w:p w14:paraId="481C95BA" w14:textId="77777777" w:rsidR="00EC5473" w:rsidRDefault="000245FA">
            <w:pPr>
              <w:spacing w:after="109" w:line="259" w:lineRule="auto"/>
              <w:ind w:left="7"/>
              <w:jc w:val="center"/>
              <w:rPr>
                <w:ins w:id="1883" w:author="Hussain Hadah" w:date="2026-10-25T19:29:00Z" w16du:dateUtc="2026-10-25T23:29:00Z"/>
              </w:rPr>
            </w:pPr>
            <w:r>
              <w:rPr>
                <w:spacing w:val="-4"/>
                <w:sz w:val="16"/>
              </w:rPr>
              <w:t>0.02</w:t>
            </w:r>
          </w:p>
          <w:p w14:paraId="6550B7A7" w14:textId="77777777" w:rsidR="00E746E6" w:rsidRDefault="00665139">
            <w:pPr>
              <w:pStyle w:val="TableParagraph"/>
              <w:spacing w:before="63"/>
              <w:ind w:right="110"/>
              <w:rPr>
                <w:sz w:val="16"/>
              </w:rPr>
            </w:pPr>
            <w:ins w:id="1884" w:author="Hussain Hadah" w:date="2026-10-25T19:29:00Z" w16du:dateUtc="2026-10-25T23:29:00Z">
              <w:r>
                <w:rPr>
                  <w:sz w:val="16"/>
                </w:rPr>
                <w:t>(0.04)</w:t>
              </w:r>
            </w:ins>
          </w:p>
        </w:tc>
      </w:tr>
      <w:tr w:rsidR="00E746E6" w14:paraId="77F606F0" w14:textId="77777777">
        <w:trPr>
          <w:trHeight w:val="320"/>
          <w:del w:id="1885" w:author="Hussain Hadah" w:date="2026-10-25T19:29:00Z" w16du:dateUtc="2026-10-25T23:29:00Z"/>
        </w:trPr>
        <w:tc>
          <w:tcPr>
            <w:tcW w:w="2148" w:type="dxa"/>
          </w:tcPr>
          <w:p w14:paraId="44FC0C1F" w14:textId="77777777" w:rsidR="00E746E6" w:rsidRDefault="00E746E6">
            <w:pPr>
              <w:pStyle w:val="TableParagraph"/>
              <w:jc w:val="left"/>
              <w:rPr>
                <w:del w:id="1886" w:author="Hussain Hadah" w:date="2026-10-25T19:29:00Z" w16du:dateUtc="2026-10-25T23:29:00Z"/>
                <w:sz w:val="14"/>
              </w:rPr>
            </w:pPr>
          </w:p>
        </w:tc>
        <w:tc>
          <w:tcPr>
            <w:tcW w:w="1221" w:type="dxa"/>
          </w:tcPr>
          <w:p w14:paraId="1469D69C" w14:textId="77777777" w:rsidR="00E746E6" w:rsidRDefault="00E746E6">
            <w:pPr>
              <w:pStyle w:val="TableParagraph"/>
              <w:jc w:val="left"/>
              <w:rPr>
                <w:del w:id="1887" w:author="Hussain Hadah" w:date="2026-10-25T19:29:00Z" w16du:dateUtc="2026-10-25T23:29:00Z"/>
                <w:sz w:val="14"/>
              </w:rPr>
            </w:pPr>
          </w:p>
        </w:tc>
        <w:tc>
          <w:tcPr>
            <w:tcW w:w="1368" w:type="dxa"/>
          </w:tcPr>
          <w:p w14:paraId="3B5ACDE1" w14:textId="77777777" w:rsidR="00E746E6" w:rsidRDefault="00E746E6">
            <w:pPr>
              <w:pStyle w:val="TableParagraph"/>
              <w:jc w:val="left"/>
              <w:rPr>
                <w:del w:id="1888" w:author="Hussain Hadah" w:date="2026-10-25T19:29:00Z" w16du:dateUtc="2026-10-25T23:29:00Z"/>
                <w:sz w:val="14"/>
              </w:rPr>
            </w:pPr>
          </w:p>
        </w:tc>
        <w:tc>
          <w:tcPr>
            <w:tcW w:w="1224" w:type="dxa"/>
          </w:tcPr>
          <w:p w14:paraId="2598F4DA" w14:textId="77777777" w:rsidR="00E746E6" w:rsidRDefault="000245FA">
            <w:pPr>
              <w:pStyle w:val="TableParagraph"/>
              <w:spacing w:before="63"/>
              <w:ind w:right="110"/>
              <w:rPr>
                <w:del w:id="1889" w:author="Hussain Hadah" w:date="2026-10-25T19:29:00Z" w16du:dateUtc="2026-10-25T23:29:00Z"/>
                <w:sz w:val="16"/>
              </w:rPr>
            </w:pPr>
            <w:del w:id="1890" w:author="Hussain Hadah" w:date="2026-10-25T19:29:00Z" w16du:dateUtc="2026-10-25T23:29:00Z">
              <w:r>
                <w:rPr>
                  <w:spacing w:val="-2"/>
                  <w:sz w:val="16"/>
                </w:rPr>
                <w:delText>(0.04)</w:delText>
              </w:r>
            </w:del>
          </w:p>
        </w:tc>
      </w:tr>
      <w:tr w:rsidR="00E746E6" w14:paraId="350BF41C" w14:textId="77777777">
        <w:trPr>
          <w:trHeight w:val="320"/>
        </w:trPr>
        <w:tc>
          <w:tcPr>
            <w:tcW w:w="2148" w:type="dxa"/>
          </w:tcPr>
          <w:p w14:paraId="34752AC9" w14:textId="77777777" w:rsidR="00E746E6" w:rsidRDefault="000245FA">
            <w:pPr>
              <w:pStyle w:val="TableParagraph"/>
              <w:spacing w:before="63"/>
              <w:ind w:left="80"/>
              <w:jc w:val="left"/>
              <w:rPr>
                <w:sz w:val="16"/>
              </w:rPr>
            </w:pPr>
            <w:r>
              <w:rPr>
                <w:spacing w:val="-2"/>
                <w:w w:val="110"/>
                <w:sz w:val="16"/>
              </w:rPr>
              <w:t>Female</w:t>
            </w:r>
          </w:p>
        </w:tc>
        <w:tc>
          <w:tcPr>
            <w:tcW w:w="1221" w:type="dxa"/>
          </w:tcPr>
          <w:p w14:paraId="0DF735C4" w14:textId="77777777" w:rsidR="00E746E6" w:rsidRDefault="000245FA">
            <w:pPr>
              <w:pStyle w:val="TableParagraph"/>
              <w:spacing w:before="63"/>
              <w:ind w:left="37" w:right="19"/>
              <w:rPr>
                <w:sz w:val="16"/>
              </w:rPr>
            </w:pPr>
            <w:r>
              <w:rPr>
                <w:spacing w:val="-4"/>
                <w:sz w:val="16"/>
              </w:rPr>
              <w:t>0.00</w:t>
            </w:r>
          </w:p>
        </w:tc>
        <w:tc>
          <w:tcPr>
            <w:tcW w:w="1368" w:type="dxa"/>
          </w:tcPr>
          <w:p w14:paraId="5FD66463" w14:textId="77777777" w:rsidR="00E746E6" w:rsidRDefault="000245FA">
            <w:pPr>
              <w:pStyle w:val="TableParagraph"/>
              <w:spacing w:before="63"/>
              <w:ind w:left="40" w:right="127"/>
              <w:rPr>
                <w:sz w:val="16"/>
              </w:rPr>
            </w:pPr>
            <w:r>
              <w:rPr>
                <w:sz w:val="16"/>
              </w:rPr>
              <w:t>-</w:t>
            </w:r>
            <w:r>
              <w:rPr>
                <w:spacing w:val="-4"/>
                <w:sz w:val="16"/>
              </w:rPr>
              <w:t>0.01</w:t>
            </w:r>
          </w:p>
        </w:tc>
        <w:tc>
          <w:tcPr>
            <w:tcW w:w="1224" w:type="dxa"/>
          </w:tcPr>
          <w:p w14:paraId="3ED60F0B" w14:textId="77777777" w:rsidR="00E746E6" w:rsidRDefault="000245FA">
            <w:pPr>
              <w:pStyle w:val="TableParagraph"/>
              <w:spacing w:before="63"/>
              <w:ind w:right="110"/>
              <w:rPr>
                <w:sz w:val="16"/>
              </w:rPr>
            </w:pPr>
            <w:r>
              <w:rPr>
                <w:spacing w:val="-4"/>
                <w:sz w:val="16"/>
              </w:rPr>
              <w:t>0.00</w:t>
            </w:r>
          </w:p>
        </w:tc>
      </w:tr>
      <w:tr w:rsidR="00E746E6" w14:paraId="72023E66" w14:textId="77777777">
        <w:trPr>
          <w:trHeight w:val="320"/>
        </w:trPr>
        <w:tc>
          <w:tcPr>
            <w:tcW w:w="2148" w:type="dxa"/>
          </w:tcPr>
          <w:p w14:paraId="26A0AB38" w14:textId="77777777" w:rsidR="00E746E6" w:rsidRDefault="00E746E6">
            <w:pPr>
              <w:pStyle w:val="TableParagraph"/>
              <w:jc w:val="left"/>
              <w:rPr>
                <w:sz w:val="14"/>
              </w:rPr>
            </w:pPr>
          </w:p>
        </w:tc>
        <w:tc>
          <w:tcPr>
            <w:tcW w:w="1221" w:type="dxa"/>
          </w:tcPr>
          <w:p w14:paraId="7CD53D09" w14:textId="77777777" w:rsidR="00E746E6" w:rsidRDefault="000245FA">
            <w:pPr>
              <w:pStyle w:val="TableParagraph"/>
              <w:spacing w:before="63"/>
              <w:ind w:left="37" w:right="19"/>
              <w:rPr>
                <w:sz w:val="16"/>
              </w:rPr>
            </w:pPr>
            <w:r>
              <w:rPr>
                <w:spacing w:val="-2"/>
                <w:sz w:val="16"/>
              </w:rPr>
              <w:t>(0.00)</w:t>
            </w:r>
          </w:p>
        </w:tc>
        <w:tc>
          <w:tcPr>
            <w:tcW w:w="1368" w:type="dxa"/>
          </w:tcPr>
          <w:p w14:paraId="1B937D3B" w14:textId="77777777" w:rsidR="00E746E6" w:rsidRDefault="000245FA">
            <w:pPr>
              <w:pStyle w:val="TableParagraph"/>
              <w:spacing w:before="63"/>
              <w:ind w:left="40" w:right="127"/>
              <w:rPr>
                <w:sz w:val="16"/>
              </w:rPr>
            </w:pPr>
            <w:r>
              <w:rPr>
                <w:spacing w:val="-2"/>
                <w:sz w:val="16"/>
              </w:rPr>
              <w:t>(0.00)</w:t>
            </w:r>
          </w:p>
        </w:tc>
        <w:tc>
          <w:tcPr>
            <w:tcW w:w="1224" w:type="dxa"/>
          </w:tcPr>
          <w:p w14:paraId="0437F6C3" w14:textId="77777777" w:rsidR="00E746E6" w:rsidRDefault="000245FA">
            <w:pPr>
              <w:pStyle w:val="TableParagraph"/>
              <w:spacing w:before="63"/>
              <w:ind w:right="110"/>
              <w:rPr>
                <w:sz w:val="16"/>
              </w:rPr>
            </w:pPr>
            <w:r>
              <w:rPr>
                <w:spacing w:val="-2"/>
                <w:sz w:val="16"/>
              </w:rPr>
              <w:t>(0.02)</w:t>
            </w:r>
          </w:p>
        </w:tc>
      </w:tr>
      <w:tr w:rsidR="00E746E6" w14:paraId="37E50013" w14:textId="77777777">
        <w:trPr>
          <w:trHeight w:val="320"/>
        </w:trPr>
        <w:tc>
          <w:tcPr>
            <w:tcW w:w="2148" w:type="dxa"/>
          </w:tcPr>
          <w:p w14:paraId="5B20CBA9" w14:textId="77777777" w:rsidR="00E746E6" w:rsidRDefault="000245FA">
            <w:pPr>
              <w:pStyle w:val="TableParagraph"/>
              <w:spacing w:before="63"/>
              <w:ind w:left="80"/>
              <w:jc w:val="left"/>
              <w:rPr>
                <w:sz w:val="16"/>
              </w:rPr>
            </w:pPr>
            <w:r>
              <w:rPr>
                <w:w w:val="110"/>
                <w:sz w:val="16"/>
              </w:rPr>
              <w:t>College</w:t>
            </w:r>
            <w:r>
              <w:rPr>
                <w:spacing w:val="-6"/>
                <w:w w:val="110"/>
                <w:sz w:val="16"/>
              </w:rPr>
              <w:t xml:space="preserve"> </w:t>
            </w:r>
            <w:r>
              <w:rPr>
                <w:w w:val="110"/>
                <w:sz w:val="16"/>
              </w:rPr>
              <w:t>Graduate:</w:t>
            </w:r>
            <w:r>
              <w:rPr>
                <w:spacing w:val="4"/>
                <w:w w:val="110"/>
                <w:sz w:val="16"/>
              </w:rPr>
              <w:t xml:space="preserve"> </w:t>
            </w:r>
            <w:r>
              <w:rPr>
                <w:spacing w:val="-2"/>
                <w:w w:val="110"/>
                <w:sz w:val="16"/>
              </w:rPr>
              <w:t>Mother</w:t>
            </w:r>
          </w:p>
        </w:tc>
        <w:tc>
          <w:tcPr>
            <w:tcW w:w="1221" w:type="dxa"/>
          </w:tcPr>
          <w:p w14:paraId="1431EEEF" w14:textId="77777777" w:rsidR="00E746E6" w:rsidRDefault="000245FA">
            <w:pPr>
              <w:pStyle w:val="TableParagraph"/>
              <w:spacing w:before="63"/>
              <w:ind w:left="37" w:right="19"/>
              <w:rPr>
                <w:sz w:val="16"/>
              </w:rPr>
            </w:pPr>
            <w:r>
              <w:rPr>
                <w:spacing w:val="-2"/>
                <w:sz w:val="16"/>
              </w:rPr>
              <w:t>0.01***</w:t>
            </w:r>
          </w:p>
        </w:tc>
        <w:tc>
          <w:tcPr>
            <w:tcW w:w="1368" w:type="dxa"/>
          </w:tcPr>
          <w:p w14:paraId="5AA806D0" w14:textId="77777777" w:rsidR="00E746E6" w:rsidRDefault="000245FA">
            <w:pPr>
              <w:pStyle w:val="TableParagraph"/>
              <w:spacing w:before="63"/>
              <w:ind w:left="40" w:right="127"/>
              <w:rPr>
                <w:sz w:val="16"/>
              </w:rPr>
            </w:pPr>
            <w:r>
              <w:rPr>
                <w:spacing w:val="-4"/>
                <w:sz w:val="16"/>
              </w:rPr>
              <w:t>0.00</w:t>
            </w:r>
          </w:p>
        </w:tc>
        <w:tc>
          <w:tcPr>
            <w:tcW w:w="1224" w:type="dxa"/>
          </w:tcPr>
          <w:p w14:paraId="7B1A380B" w14:textId="77777777" w:rsidR="00E746E6" w:rsidRDefault="000245FA">
            <w:pPr>
              <w:pStyle w:val="TableParagraph"/>
              <w:spacing w:before="63"/>
              <w:ind w:right="110"/>
              <w:rPr>
                <w:sz w:val="16"/>
              </w:rPr>
            </w:pPr>
            <w:r>
              <w:rPr>
                <w:sz w:val="16"/>
              </w:rPr>
              <w:t>-</w:t>
            </w:r>
            <w:r>
              <w:rPr>
                <w:spacing w:val="-4"/>
                <w:sz w:val="16"/>
              </w:rPr>
              <w:t>0.01</w:t>
            </w:r>
          </w:p>
        </w:tc>
      </w:tr>
      <w:tr w:rsidR="00E746E6" w14:paraId="12AF46E2" w14:textId="77777777">
        <w:trPr>
          <w:trHeight w:val="320"/>
        </w:trPr>
        <w:tc>
          <w:tcPr>
            <w:tcW w:w="2148" w:type="dxa"/>
          </w:tcPr>
          <w:p w14:paraId="674098F7" w14:textId="77777777" w:rsidR="00E746E6" w:rsidRDefault="00E746E6">
            <w:pPr>
              <w:pStyle w:val="TableParagraph"/>
              <w:jc w:val="left"/>
              <w:rPr>
                <w:sz w:val="14"/>
              </w:rPr>
            </w:pPr>
          </w:p>
        </w:tc>
        <w:tc>
          <w:tcPr>
            <w:tcW w:w="1221" w:type="dxa"/>
          </w:tcPr>
          <w:p w14:paraId="3439212F" w14:textId="77777777" w:rsidR="00E746E6" w:rsidRDefault="000245FA">
            <w:pPr>
              <w:pStyle w:val="TableParagraph"/>
              <w:spacing w:before="63"/>
              <w:ind w:left="37" w:right="19"/>
              <w:rPr>
                <w:sz w:val="16"/>
              </w:rPr>
            </w:pPr>
            <w:r>
              <w:rPr>
                <w:spacing w:val="-2"/>
                <w:sz w:val="16"/>
              </w:rPr>
              <w:t>(0.00)</w:t>
            </w:r>
          </w:p>
        </w:tc>
        <w:tc>
          <w:tcPr>
            <w:tcW w:w="1368" w:type="dxa"/>
          </w:tcPr>
          <w:p w14:paraId="0EBADFAB" w14:textId="77777777" w:rsidR="00E746E6" w:rsidRDefault="000245FA">
            <w:pPr>
              <w:pStyle w:val="TableParagraph"/>
              <w:spacing w:before="63"/>
              <w:ind w:left="40" w:right="127"/>
              <w:rPr>
                <w:sz w:val="16"/>
              </w:rPr>
            </w:pPr>
            <w:r>
              <w:rPr>
                <w:spacing w:val="-2"/>
                <w:sz w:val="16"/>
              </w:rPr>
              <w:t>(0.01)</w:t>
            </w:r>
          </w:p>
        </w:tc>
        <w:tc>
          <w:tcPr>
            <w:tcW w:w="1224" w:type="dxa"/>
          </w:tcPr>
          <w:p w14:paraId="32236390" w14:textId="77777777" w:rsidR="00E746E6" w:rsidRDefault="000245FA">
            <w:pPr>
              <w:pStyle w:val="TableParagraph"/>
              <w:spacing w:before="63"/>
              <w:ind w:right="110"/>
              <w:rPr>
                <w:sz w:val="16"/>
              </w:rPr>
            </w:pPr>
            <w:r>
              <w:rPr>
                <w:spacing w:val="-2"/>
                <w:sz w:val="16"/>
              </w:rPr>
              <w:t>(0.03)</w:t>
            </w:r>
          </w:p>
        </w:tc>
      </w:tr>
      <w:tr w:rsidR="00E746E6" w14:paraId="5E25A7E8" w14:textId="77777777">
        <w:trPr>
          <w:trHeight w:val="320"/>
        </w:trPr>
        <w:tc>
          <w:tcPr>
            <w:tcW w:w="2148" w:type="dxa"/>
          </w:tcPr>
          <w:p w14:paraId="693F0F16" w14:textId="77777777" w:rsidR="00E746E6" w:rsidRDefault="000245FA">
            <w:pPr>
              <w:pStyle w:val="TableParagraph"/>
              <w:spacing w:before="63"/>
              <w:ind w:left="80"/>
              <w:jc w:val="left"/>
              <w:rPr>
                <w:sz w:val="16"/>
              </w:rPr>
            </w:pPr>
            <w:r>
              <w:rPr>
                <w:w w:val="110"/>
                <w:sz w:val="16"/>
              </w:rPr>
              <w:t>College</w:t>
            </w:r>
            <w:r>
              <w:rPr>
                <w:spacing w:val="-6"/>
                <w:w w:val="110"/>
                <w:sz w:val="16"/>
              </w:rPr>
              <w:t xml:space="preserve"> </w:t>
            </w:r>
            <w:r>
              <w:rPr>
                <w:w w:val="110"/>
                <w:sz w:val="16"/>
              </w:rPr>
              <w:t>Graduate:</w:t>
            </w:r>
            <w:r>
              <w:rPr>
                <w:spacing w:val="4"/>
                <w:w w:val="110"/>
                <w:sz w:val="16"/>
              </w:rPr>
              <w:t xml:space="preserve"> </w:t>
            </w:r>
            <w:r>
              <w:rPr>
                <w:spacing w:val="-2"/>
                <w:w w:val="110"/>
                <w:sz w:val="16"/>
              </w:rPr>
              <w:t>Father</w:t>
            </w:r>
          </w:p>
        </w:tc>
        <w:tc>
          <w:tcPr>
            <w:tcW w:w="1221" w:type="dxa"/>
          </w:tcPr>
          <w:p w14:paraId="3332A7AB" w14:textId="77777777" w:rsidR="00E746E6" w:rsidRDefault="000245FA">
            <w:pPr>
              <w:pStyle w:val="TableParagraph"/>
              <w:spacing w:before="63"/>
              <w:ind w:left="37" w:right="19"/>
              <w:rPr>
                <w:sz w:val="16"/>
              </w:rPr>
            </w:pPr>
            <w:r>
              <w:rPr>
                <w:w w:val="90"/>
                <w:sz w:val="16"/>
              </w:rPr>
              <w:t>-</w:t>
            </w:r>
            <w:r>
              <w:rPr>
                <w:spacing w:val="-2"/>
                <w:sz w:val="16"/>
              </w:rPr>
              <w:t>0.03***</w:t>
            </w:r>
          </w:p>
        </w:tc>
        <w:tc>
          <w:tcPr>
            <w:tcW w:w="1368" w:type="dxa"/>
          </w:tcPr>
          <w:p w14:paraId="39571B72" w14:textId="77777777" w:rsidR="00E746E6" w:rsidRDefault="000245FA">
            <w:pPr>
              <w:pStyle w:val="TableParagraph"/>
              <w:spacing w:before="63"/>
              <w:ind w:left="40" w:right="127"/>
              <w:rPr>
                <w:sz w:val="16"/>
              </w:rPr>
            </w:pPr>
            <w:r>
              <w:rPr>
                <w:w w:val="90"/>
                <w:sz w:val="16"/>
              </w:rPr>
              <w:t>-</w:t>
            </w:r>
            <w:r>
              <w:rPr>
                <w:spacing w:val="-2"/>
                <w:sz w:val="16"/>
              </w:rPr>
              <w:t>0.03***</w:t>
            </w:r>
          </w:p>
        </w:tc>
        <w:tc>
          <w:tcPr>
            <w:tcW w:w="1224" w:type="dxa"/>
          </w:tcPr>
          <w:p w14:paraId="5DC4B376" w14:textId="77777777" w:rsidR="00E746E6" w:rsidRDefault="000245FA">
            <w:pPr>
              <w:pStyle w:val="TableParagraph"/>
              <w:spacing w:before="63"/>
              <w:ind w:right="110"/>
              <w:rPr>
                <w:sz w:val="16"/>
              </w:rPr>
            </w:pPr>
            <w:r>
              <w:rPr>
                <w:spacing w:val="-4"/>
                <w:sz w:val="16"/>
              </w:rPr>
              <w:t>0.03</w:t>
            </w:r>
          </w:p>
        </w:tc>
      </w:tr>
      <w:tr w:rsidR="00E746E6" w14:paraId="16B7565B" w14:textId="77777777">
        <w:trPr>
          <w:trHeight w:val="338"/>
        </w:trPr>
        <w:tc>
          <w:tcPr>
            <w:tcW w:w="2148" w:type="dxa"/>
            <w:tcBorders>
              <w:bottom w:val="single" w:sz="4" w:space="0" w:color="000000"/>
            </w:tcBorders>
          </w:tcPr>
          <w:p w14:paraId="65A75AA7" w14:textId="77777777" w:rsidR="00E746E6" w:rsidRDefault="00E746E6">
            <w:pPr>
              <w:pStyle w:val="TableParagraph"/>
              <w:jc w:val="left"/>
              <w:rPr>
                <w:sz w:val="14"/>
              </w:rPr>
            </w:pPr>
          </w:p>
        </w:tc>
        <w:tc>
          <w:tcPr>
            <w:tcW w:w="1221" w:type="dxa"/>
            <w:tcBorders>
              <w:bottom w:val="single" w:sz="4" w:space="0" w:color="000000"/>
            </w:tcBorders>
          </w:tcPr>
          <w:p w14:paraId="604D9DAB" w14:textId="77777777" w:rsidR="00E746E6" w:rsidRDefault="000245FA">
            <w:pPr>
              <w:pStyle w:val="TableParagraph"/>
              <w:spacing w:before="63"/>
              <w:ind w:left="37" w:right="19"/>
              <w:rPr>
                <w:sz w:val="16"/>
              </w:rPr>
            </w:pPr>
            <w:r>
              <w:rPr>
                <w:spacing w:val="-2"/>
                <w:sz w:val="16"/>
              </w:rPr>
              <w:t>(0.01)</w:t>
            </w:r>
          </w:p>
        </w:tc>
        <w:tc>
          <w:tcPr>
            <w:tcW w:w="1368" w:type="dxa"/>
            <w:tcBorders>
              <w:bottom w:val="single" w:sz="4" w:space="0" w:color="000000"/>
            </w:tcBorders>
          </w:tcPr>
          <w:p w14:paraId="1CA6A3A2" w14:textId="77777777" w:rsidR="00E746E6" w:rsidRDefault="000245FA">
            <w:pPr>
              <w:pStyle w:val="TableParagraph"/>
              <w:spacing w:before="63"/>
              <w:ind w:left="40" w:right="127"/>
              <w:rPr>
                <w:sz w:val="16"/>
              </w:rPr>
            </w:pPr>
            <w:r>
              <w:rPr>
                <w:spacing w:val="-2"/>
                <w:sz w:val="16"/>
              </w:rPr>
              <w:t>(0.01)</w:t>
            </w:r>
          </w:p>
        </w:tc>
        <w:tc>
          <w:tcPr>
            <w:tcW w:w="1224" w:type="dxa"/>
            <w:tcBorders>
              <w:bottom w:val="single" w:sz="4" w:space="0" w:color="000000"/>
            </w:tcBorders>
          </w:tcPr>
          <w:p w14:paraId="3FE030A7" w14:textId="77777777" w:rsidR="00E746E6" w:rsidRDefault="000245FA">
            <w:pPr>
              <w:pStyle w:val="TableParagraph"/>
              <w:spacing w:before="63"/>
              <w:ind w:right="110"/>
              <w:rPr>
                <w:sz w:val="16"/>
              </w:rPr>
            </w:pPr>
            <w:r>
              <w:rPr>
                <w:spacing w:val="-2"/>
                <w:sz w:val="16"/>
              </w:rPr>
              <w:t>(0.02)</w:t>
            </w:r>
          </w:p>
        </w:tc>
      </w:tr>
      <w:tr w:rsidR="00E746E6" w14:paraId="4DB55822" w14:textId="77777777">
        <w:trPr>
          <w:trHeight w:val="379"/>
        </w:trPr>
        <w:tc>
          <w:tcPr>
            <w:tcW w:w="2148" w:type="dxa"/>
            <w:tcBorders>
              <w:top w:val="single" w:sz="4" w:space="0" w:color="000000"/>
            </w:tcBorders>
          </w:tcPr>
          <w:p w14:paraId="127892D0" w14:textId="77777777" w:rsidR="00E746E6" w:rsidRDefault="000245FA">
            <w:pPr>
              <w:pStyle w:val="TableParagraph"/>
              <w:spacing w:before="122"/>
              <w:ind w:left="80"/>
              <w:jc w:val="left"/>
              <w:rPr>
                <w:sz w:val="16"/>
              </w:rPr>
            </w:pPr>
            <w:r>
              <w:rPr>
                <w:spacing w:val="-2"/>
                <w:w w:val="110"/>
                <w:sz w:val="16"/>
              </w:rPr>
              <w:t>Observations</w:t>
            </w:r>
          </w:p>
        </w:tc>
        <w:tc>
          <w:tcPr>
            <w:tcW w:w="1221" w:type="dxa"/>
            <w:tcBorders>
              <w:top w:val="single" w:sz="4" w:space="0" w:color="000000"/>
            </w:tcBorders>
          </w:tcPr>
          <w:p w14:paraId="36A5006B" w14:textId="77777777" w:rsidR="00E746E6" w:rsidRDefault="000245FA">
            <w:pPr>
              <w:pStyle w:val="TableParagraph"/>
              <w:spacing w:before="122"/>
              <w:ind w:left="37" w:right="19"/>
              <w:rPr>
                <w:sz w:val="16"/>
              </w:rPr>
            </w:pPr>
            <w:r>
              <w:rPr>
                <w:spacing w:val="-2"/>
                <w:sz w:val="16"/>
              </w:rPr>
              <w:t>73,563</w:t>
            </w:r>
          </w:p>
        </w:tc>
        <w:tc>
          <w:tcPr>
            <w:tcW w:w="1368" w:type="dxa"/>
            <w:tcBorders>
              <w:top w:val="single" w:sz="4" w:space="0" w:color="000000"/>
            </w:tcBorders>
          </w:tcPr>
          <w:p w14:paraId="730DCDF4" w14:textId="77777777" w:rsidR="00E746E6" w:rsidRDefault="000245FA">
            <w:pPr>
              <w:pStyle w:val="TableParagraph"/>
              <w:spacing w:before="122"/>
              <w:ind w:left="40" w:right="127"/>
              <w:rPr>
                <w:sz w:val="16"/>
              </w:rPr>
            </w:pPr>
            <w:r>
              <w:rPr>
                <w:spacing w:val="-2"/>
                <w:sz w:val="16"/>
              </w:rPr>
              <w:t>41,641</w:t>
            </w:r>
          </w:p>
        </w:tc>
        <w:tc>
          <w:tcPr>
            <w:tcW w:w="1224" w:type="dxa"/>
            <w:tcBorders>
              <w:top w:val="single" w:sz="4" w:space="0" w:color="000000"/>
            </w:tcBorders>
          </w:tcPr>
          <w:p w14:paraId="73A2F59C" w14:textId="77777777" w:rsidR="00E746E6" w:rsidRDefault="000245FA">
            <w:pPr>
              <w:pStyle w:val="TableParagraph"/>
              <w:spacing w:before="122"/>
              <w:ind w:right="110"/>
              <w:rPr>
                <w:sz w:val="16"/>
              </w:rPr>
            </w:pPr>
            <w:r>
              <w:rPr>
                <w:spacing w:val="-2"/>
                <w:sz w:val="16"/>
              </w:rPr>
              <w:t>2,075</w:t>
            </w:r>
          </w:p>
        </w:tc>
      </w:tr>
      <w:tr w:rsidR="00E746E6" w14:paraId="2B1AEEEA" w14:textId="77777777">
        <w:trPr>
          <w:trHeight w:val="320"/>
        </w:trPr>
        <w:tc>
          <w:tcPr>
            <w:tcW w:w="2148" w:type="dxa"/>
          </w:tcPr>
          <w:p w14:paraId="4102F0EF" w14:textId="77777777" w:rsidR="00E746E6" w:rsidRDefault="000245FA">
            <w:pPr>
              <w:pStyle w:val="TableParagraph"/>
              <w:spacing w:before="63"/>
              <w:ind w:left="80"/>
              <w:jc w:val="left"/>
              <w:rPr>
                <w:sz w:val="16"/>
              </w:rPr>
            </w:pPr>
            <w:r>
              <w:rPr>
                <w:spacing w:val="-4"/>
                <w:w w:val="110"/>
                <w:sz w:val="16"/>
              </w:rPr>
              <w:t>Mean</w:t>
            </w:r>
          </w:p>
        </w:tc>
        <w:tc>
          <w:tcPr>
            <w:tcW w:w="1221" w:type="dxa"/>
          </w:tcPr>
          <w:p w14:paraId="28E1DFD6" w14:textId="77777777" w:rsidR="00E746E6" w:rsidRDefault="000245FA">
            <w:pPr>
              <w:pStyle w:val="TableParagraph"/>
              <w:spacing w:before="63"/>
              <w:ind w:left="37" w:right="19"/>
              <w:rPr>
                <w:sz w:val="16"/>
              </w:rPr>
            </w:pPr>
            <w:r>
              <w:rPr>
                <w:spacing w:val="-4"/>
                <w:sz w:val="16"/>
              </w:rPr>
              <w:t>0.15</w:t>
            </w:r>
          </w:p>
        </w:tc>
        <w:tc>
          <w:tcPr>
            <w:tcW w:w="1368" w:type="dxa"/>
          </w:tcPr>
          <w:p w14:paraId="7C54D481" w14:textId="77777777" w:rsidR="00E746E6" w:rsidRDefault="000245FA">
            <w:pPr>
              <w:pStyle w:val="TableParagraph"/>
              <w:spacing w:before="63"/>
              <w:ind w:left="40" w:right="127"/>
              <w:rPr>
                <w:sz w:val="16"/>
              </w:rPr>
            </w:pPr>
            <w:r>
              <w:rPr>
                <w:spacing w:val="-4"/>
                <w:sz w:val="16"/>
              </w:rPr>
              <w:t>0.15</w:t>
            </w:r>
          </w:p>
        </w:tc>
        <w:tc>
          <w:tcPr>
            <w:tcW w:w="1224" w:type="dxa"/>
          </w:tcPr>
          <w:p w14:paraId="5D6948CE" w14:textId="77777777" w:rsidR="00E746E6" w:rsidRDefault="000245FA">
            <w:pPr>
              <w:pStyle w:val="TableParagraph"/>
              <w:spacing w:before="63"/>
              <w:ind w:right="110"/>
              <w:rPr>
                <w:sz w:val="16"/>
              </w:rPr>
            </w:pPr>
            <w:r>
              <w:rPr>
                <w:sz w:val="16"/>
              </w:rPr>
              <w:t>-</w:t>
            </w:r>
            <w:r>
              <w:rPr>
                <w:spacing w:val="-5"/>
                <w:sz w:val="16"/>
              </w:rPr>
              <w:t>0.1</w:t>
            </w:r>
          </w:p>
        </w:tc>
      </w:tr>
      <w:tr w:rsidR="00E746E6" w14:paraId="60B8A963" w14:textId="77777777">
        <w:trPr>
          <w:trHeight w:val="320"/>
        </w:trPr>
        <w:tc>
          <w:tcPr>
            <w:tcW w:w="2148" w:type="dxa"/>
          </w:tcPr>
          <w:p w14:paraId="434C45F3" w14:textId="77777777" w:rsidR="00E746E6" w:rsidRDefault="000245FA">
            <w:pPr>
              <w:pStyle w:val="TableParagraph"/>
              <w:spacing w:before="63"/>
              <w:ind w:left="80"/>
              <w:jc w:val="left"/>
              <w:rPr>
                <w:sz w:val="16"/>
              </w:rPr>
            </w:pPr>
            <w:r>
              <w:rPr>
                <w:spacing w:val="-2"/>
                <w:w w:val="110"/>
                <w:sz w:val="16"/>
              </w:rPr>
              <w:t>Year</w:t>
            </w:r>
            <w:r>
              <w:rPr>
                <w:spacing w:val="-5"/>
                <w:w w:val="110"/>
                <w:sz w:val="16"/>
              </w:rPr>
              <w:t xml:space="preserve"> </w:t>
            </w:r>
            <w:r>
              <w:rPr>
                <w:rFonts w:ascii="Menlo" w:hAnsi="Menlo"/>
                <w:i/>
                <w:spacing w:val="-2"/>
                <w:w w:val="110"/>
                <w:sz w:val="16"/>
              </w:rPr>
              <w:t>×</w:t>
            </w:r>
            <w:r>
              <w:rPr>
                <w:rFonts w:ascii="Menlo" w:hAnsi="Menlo"/>
                <w:i/>
                <w:spacing w:val="-67"/>
                <w:w w:val="110"/>
                <w:sz w:val="16"/>
              </w:rPr>
              <w:t xml:space="preserve"> </w:t>
            </w:r>
            <w:r>
              <w:rPr>
                <w:spacing w:val="-2"/>
                <w:w w:val="110"/>
                <w:sz w:val="16"/>
              </w:rPr>
              <w:t>Region</w:t>
            </w:r>
            <w:r>
              <w:rPr>
                <w:spacing w:val="-4"/>
                <w:w w:val="110"/>
                <w:sz w:val="16"/>
              </w:rPr>
              <w:t xml:space="preserve"> </w:t>
            </w:r>
            <w:r>
              <w:rPr>
                <w:spacing w:val="-7"/>
                <w:w w:val="110"/>
                <w:sz w:val="16"/>
              </w:rPr>
              <w:t>FE</w:t>
            </w:r>
          </w:p>
        </w:tc>
        <w:tc>
          <w:tcPr>
            <w:tcW w:w="1221" w:type="dxa"/>
          </w:tcPr>
          <w:p w14:paraId="602444EE" w14:textId="77777777" w:rsidR="00E746E6" w:rsidRDefault="000245FA">
            <w:pPr>
              <w:pStyle w:val="TableParagraph"/>
              <w:spacing w:before="63"/>
              <w:ind w:left="37" w:right="19"/>
              <w:rPr>
                <w:sz w:val="16"/>
              </w:rPr>
            </w:pPr>
            <w:r>
              <w:rPr>
                <w:spacing w:val="-10"/>
                <w:sz w:val="16"/>
              </w:rPr>
              <w:t>X</w:t>
            </w:r>
          </w:p>
        </w:tc>
        <w:tc>
          <w:tcPr>
            <w:tcW w:w="1368" w:type="dxa"/>
          </w:tcPr>
          <w:p w14:paraId="6A754D81" w14:textId="77777777" w:rsidR="00E746E6" w:rsidRDefault="00E746E6">
            <w:pPr>
              <w:pStyle w:val="TableParagraph"/>
              <w:jc w:val="left"/>
              <w:rPr>
                <w:sz w:val="14"/>
              </w:rPr>
            </w:pPr>
          </w:p>
        </w:tc>
        <w:tc>
          <w:tcPr>
            <w:tcW w:w="1224" w:type="dxa"/>
          </w:tcPr>
          <w:p w14:paraId="312B2F0C" w14:textId="77777777" w:rsidR="00E746E6" w:rsidRDefault="00E746E6">
            <w:pPr>
              <w:pStyle w:val="TableParagraph"/>
              <w:jc w:val="left"/>
              <w:rPr>
                <w:sz w:val="14"/>
              </w:rPr>
            </w:pPr>
          </w:p>
        </w:tc>
      </w:tr>
      <w:tr w:rsidR="00E746E6" w14:paraId="37C497D5" w14:textId="77777777">
        <w:trPr>
          <w:trHeight w:val="338"/>
        </w:trPr>
        <w:tc>
          <w:tcPr>
            <w:tcW w:w="2148" w:type="dxa"/>
            <w:tcBorders>
              <w:bottom w:val="single" w:sz="6" w:space="0" w:color="000000"/>
            </w:tcBorders>
          </w:tcPr>
          <w:p w14:paraId="2747267D" w14:textId="77777777" w:rsidR="00E746E6" w:rsidRDefault="000245FA">
            <w:pPr>
              <w:pStyle w:val="TableParagraph"/>
              <w:spacing w:before="63"/>
              <w:ind w:left="80"/>
              <w:jc w:val="left"/>
              <w:rPr>
                <w:sz w:val="16"/>
              </w:rPr>
            </w:pPr>
            <w:r>
              <w:rPr>
                <w:w w:val="110"/>
                <w:sz w:val="16"/>
              </w:rPr>
              <w:t>Birthyear</w:t>
            </w:r>
            <w:r>
              <w:rPr>
                <w:spacing w:val="-8"/>
                <w:w w:val="110"/>
                <w:sz w:val="16"/>
              </w:rPr>
              <w:t xml:space="preserve"> </w:t>
            </w:r>
            <w:r>
              <w:rPr>
                <w:rFonts w:ascii="Menlo" w:hAnsi="Menlo"/>
                <w:i/>
                <w:w w:val="110"/>
                <w:sz w:val="16"/>
              </w:rPr>
              <w:t>×</w:t>
            </w:r>
            <w:r>
              <w:rPr>
                <w:rFonts w:ascii="Menlo" w:hAnsi="Menlo"/>
                <w:i/>
                <w:spacing w:val="-67"/>
                <w:w w:val="110"/>
                <w:sz w:val="16"/>
              </w:rPr>
              <w:t xml:space="preserve"> </w:t>
            </w:r>
            <w:r>
              <w:rPr>
                <w:w w:val="110"/>
                <w:sz w:val="16"/>
              </w:rPr>
              <w:t>Birth</w:t>
            </w:r>
            <w:r>
              <w:rPr>
                <w:spacing w:val="-5"/>
                <w:w w:val="110"/>
                <w:sz w:val="16"/>
              </w:rPr>
              <w:t xml:space="preserve"> </w:t>
            </w:r>
            <w:r>
              <w:rPr>
                <w:w w:val="110"/>
                <w:sz w:val="16"/>
              </w:rPr>
              <w:t>Region</w:t>
            </w:r>
            <w:r>
              <w:rPr>
                <w:spacing w:val="-6"/>
                <w:w w:val="110"/>
                <w:sz w:val="16"/>
              </w:rPr>
              <w:t xml:space="preserve"> </w:t>
            </w:r>
            <w:r>
              <w:rPr>
                <w:spacing w:val="-5"/>
                <w:w w:val="110"/>
                <w:sz w:val="16"/>
              </w:rPr>
              <w:t>FE</w:t>
            </w:r>
          </w:p>
        </w:tc>
        <w:tc>
          <w:tcPr>
            <w:tcW w:w="1221" w:type="dxa"/>
            <w:tcBorders>
              <w:bottom w:val="single" w:sz="6" w:space="0" w:color="000000"/>
            </w:tcBorders>
          </w:tcPr>
          <w:p w14:paraId="6F9C55FC" w14:textId="77777777" w:rsidR="00E746E6" w:rsidRDefault="00E746E6">
            <w:pPr>
              <w:pStyle w:val="TableParagraph"/>
              <w:jc w:val="left"/>
              <w:rPr>
                <w:sz w:val="14"/>
              </w:rPr>
            </w:pPr>
          </w:p>
        </w:tc>
        <w:tc>
          <w:tcPr>
            <w:tcW w:w="1368" w:type="dxa"/>
            <w:tcBorders>
              <w:bottom w:val="single" w:sz="6" w:space="0" w:color="000000"/>
            </w:tcBorders>
          </w:tcPr>
          <w:p w14:paraId="5B9B96D0" w14:textId="77777777" w:rsidR="00E746E6" w:rsidRDefault="000245FA">
            <w:pPr>
              <w:pStyle w:val="TableParagraph"/>
              <w:spacing w:before="63"/>
              <w:ind w:left="40" w:right="127"/>
              <w:rPr>
                <w:sz w:val="16"/>
              </w:rPr>
            </w:pPr>
            <w:r>
              <w:rPr>
                <w:spacing w:val="-10"/>
                <w:sz w:val="16"/>
              </w:rPr>
              <w:t>X</w:t>
            </w:r>
          </w:p>
        </w:tc>
        <w:tc>
          <w:tcPr>
            <w:tcW w:w="1224" w:type="dxa"/>
            <w:tcBorders>
              <w:bottom w:val="single" w:sz="6" w:space="0" w:color="000000"/>
            </w:tcBorders>
          </w:tcPr>
          <w:p w14:paraId="7AF5838C" w14:textId="77777777" w:rsidR="00E746E6" w:rsidRDefault="00E746E6">
            <w:pPr>
              <w:pStyle w:val="TableParagraph"/>
              <w:jc w:val="left"/>
              <w:rPr>
                <w:sz w:val="14"/>
              </w:rPr>
            </w:pPr>
          </w:p>
        </w:tc>
      </w:tr>
    </w:tbl>
    <w:p w14:paraId="0C019788" w14:textId="77777777" w:rsidR="00E746E6" w:rsidRDefault="000245FA">
      <w:pPr>
        <w:spacing w:before="73"/>
        <w:ind w:left="1441"/>
        <w:rPr>
          <w:sz w:val="16"/>
        </w:rPr>
      </w:pPr>
      <w:r>
        <w:rPr>
          <w:sz w:val="16"/>
        </w:rPr>
        <w:t>*</w:t>
      </w:r>
      <w:r>
        <w:rPr>
          <w:spacing w:val="1"/>
          <w:sz w:val="16"/>
        </w:rPr>
        <w:t xml:space="preserve"> </w:t>
      </w:r>
      <w:r>
        <w:rPr>
          <w:sz w:val="16"/>
        </w:rPr>
        <w:t>p</w:t>
      </w:r>
      <w:r>
        <w:rPr>
          <w:spacing w:val="-1"/>
          <w:w w:val="105"/>
          <w:sz w:val="16"/>
        </w:rPr>
        <w:t xml:space="preserve"> </w:t>
      </w:r>
      <w:r>
        <w:rPr>
          <w:w w:val="105"/>
          <w:sz w:val="16"/>
        </w:rPr>
        <w:t xml:space="preserve">&lt; </w:t>
      </w:r>
      <w:r>
        <w:rPr>
          <w:sz w:val="16"/>
        </w:rPr>
        <w:t>0.1,</w:t>
      </w:r>
      <w:r>
        <w:rPr>
          <w:spacing w:val="1"/>
          <w:sz w:val="16"/>
        </w:rPr>
        <w:t xml:space="preserve"> </w:t>
      </w:r>
      <w:r>
        <w:rPr>
          <w:sz w:val="16"/>
        </w:rPr>
        <w:t>**</w:t>
      </w:r>
      <w:r>
        <w:rPr>
          <w:spacing w:val="2"/>
          <w:sz w:val="16"/>
        </w:rPr>
        <w:t xml:space="preserve"> </w:t>
      </w:r>
      <w:r>
        <w:rPr>
          <w:sz w:val="16"/>
        </w:rPr>
        <w:t>p</w:t>
      </w:r>
      <w:r>
        <w:rPr>
          <w:spacing w:val="-1"/>
          <w:w w:val="105"/>
          <w:sz w:val="16"/>
        </w:rPr>
        <w:t xml:space="preserve"> </w:t>
      </w:r>
      <w:r>
        <w:rPr>
          <w:w w:val="105"/>
          <w:sz w:val="16"/>
        </w:rPr>
        <w:t xml:space="preserve">&lt; </w:t>
      </w:r>
      <w:r>
        <w:rPr>
          <w:sz w:val="16"/>
        </w:rPr>
        <w:t>0.05,</w:t>
      </w:r>
      <w:r>
        <w:rPr>
          <w:spacing w:val="1"/>
          <w:sz w:val="16"/>
        </w:rPr>
        <w:t xml:space="preserve"> </w:t>
      </w:r>
      <w:r>
        <w:rPr>
          <w:sz w:val="16"/>
        </w:rPr>
        <w:t>***</w:t>
      </w:r>
      <w:r>
        <w:rPr>
          <w:spacing w:val="2"/>
          <w:sz w:val="16"/>
        </w:rPr>
        <w:t xml:space="preserve"> </w:t>
      </w:r>
      <w:r>
        <w:rPr>
          <w:sz w:val="16"/>
        </w:rPr>
        <w:t>p</w:t>
      </w:r>
      <w:r>
        <w:rPr>
          <w:spacing w:val="-1"/>
          <w:w w:val="105"/>
          <w:sz w:val="16"/>
        </w:rPr>
        <w:t xml:space="preserve"> </w:t>
      </w:r>
      <w:r>
        <w:rPr>
          <w:w w:val="105"/>
          <w:sz w:val="16"/>
        </w:rPr>
        <w:t xml:space="preserve">&lt; </w:t>
      </w:r>
      <w:r>
        <w:rPr>
          <w:spacing w:val="-4"/>
          <w:sz w:val="16"/>
        </w:rPr>
        <w:t>0.01</w:t>
      </w:r>
    </w:p>
    <w:p w14:paraId="341EE505" w14:textId="77777777" w:rsidR="00E746E6" w:rsidRDefault="000245FA">
      <w:pPr>
        <w:spacing w:before="183" w:line="412" w:lineRule="auto"/>
        <w:ind w:left="1601" w:right="2399" w:hanging="113"/>
        <w:jc w:val="both"/>
        <w:rPr>
          <w:sz w:val="13"/>
        </w:rPr>
      </w:pPr>
      <w:del w:id="1891" w:author="Hussain Hadah" w:date="2026-10-25T19:29:00Z" w16du:dateUtc="2026-10-25T23:29:00Z">
        <w:r>
          <w:rPr>
            <w:w w:val="120"/>
            <w:position w:val="5"/>
            <w:sz w:val="10"/>
          </w:rPr>
          <w:delText>1</w:delText>
        </w:r>
        <w:r>
          <w:rPr>
            <w:spacing w:val="32"/>
            <w:w w:val="120"/>
            <w:position w:val="5"/>
            <w:sz w:val="10"/>
          </w:rPr>
          <w:delText xml:space="preserve"> </w:delText>
        </w:r>
      </w:del>
      <w:r>
        <w:rPr>
          <w:w w:val="120"/>
          <w:sz w:val="13"/>
        </w:rPr>
        <w:t>Columns (1) and (2) estimate:</w:t>
      </w:r>
      <w:r>
        <w:rPr>
          <w:spacing w:val="40"/>
          <w:w w:val="120"/>
          <w:sz w:val="13"/>
        </w:rPr>
        <w:t xml:space="preserve"> </w:t>
      </w:r>
      <w:r>
        <w:rPr>
          <w:w w:val="120"/>
          <w:sz w:val="13"/>
        </w:rPr>
        <w:t>BirthPlaceMigration</w:t>
      </w:r>
      <w:r>
        <w:rPr>
          <w:rFonts w:ascii="Arial" w:hAnsi="Arial"/>
          <w:w w:val="120"/>
          <w:position w:val="-1"/>
          <w:sz w:val="10"/>
        </w:rPr>
        <w:t>i</w:t>
      </w:r>
      <w:r>
        <w:rPr>
          <w:rFonts w:ascii="Arial" w:hAnsi="Arial"/>
          <w:spacing w:val="40"/>
          <w:w w:val="120"/>
          <w:position w:val="-1"/>
          <w:sz w:val="10"/>
        </w:rPr>
        <w:t xml:space="preserve"> </w:t>
      </w:r>
      <w:r>
        <w:rPr>
          <w:rFonts w:ascii="Arial" w:hAnsi="Arial"/>
          <w:w w:val="120"/>
          <w:sz w:val="13"/>
        </w:rPr>
        <w:t>=</w:t>
      </w:r>
      <w:r>
        <w:rPr>
          <w:rFonts w:ascii="Arial" w:hAnsi="Arial"/>
          <w:spacing w:val="40"/>
          <w:w w:val="120"/>
          <w:sz w:val="13"/>
        </w:rPr>
        <w:t xml:space="preserve"> </w:t>
      </w:r>
      <w:r>
        <w:rPr>
          <w:w w:val="120"/>
          <w:sz w:val="13"/>
        </w:rPr>
        <w:t>β</w:t>
      </w:r>
      <w:r>
        <w:rPr>
          <w:w w:val="120"/>
          <w:position w:val="-1"/>
          <w:sz w:val="10"/>
        </w:rPr>
        <w:t>1</w:t>
      </w:r>
      <w:r>
        <w:rPr>
          <w:w w:val="120"/>
          <w:sz w:val="13"/>
        </w:rPr>
        <w:t xml:space="preserve">AntiAsianBias </w:t>
      </w:r>
      <w:r>
        <w:rPr>
          <w:rFonts w:ascii="Arial" w:hAnsi="Arial"/>
          <w:w w:val="120"/>
          <w:sz w:val="13"/>
        </w:rPr>
        <w:t>+</w:t>
      </w:r>
      <w:r>
        <w:rPr>
          <w:rFonts w:ascii="Arial" w:hAnsi="Arial"/>
          <w:spacing w:val="-5"/>
          <w:w w:val="120"/>
          <w:sz w:val="13"/>
        </w:rPr>
        <w:t xml:space="preserve"> </w:t>
      </w:r>
      <w:r>
        <w:rPr>
          <w:w w:val="120"/>
          <w:sz w:val="13"/>
        </w:rPr>
        <w:t>X</w:t>
      </w:r>
      <w:r>
        <w:rPr>
          <w:rFonts w:ascii="Arial" w:hAnsi="Arial"/>
          <w:w w:val="120"/>
          <w:position w:val="-1"/>
          <w:sz w:val="10"/>
        </w:rPr>
        <w:t>i</w:t>
      </w:r>
      <w:r>
        <w:rPr>
          <w:w w:val="120"/>
          <w:sz w:val="13"/>
        </w:rPr>
        <w:t xml:space="preserve">π </w:t>
      </w:r>
      <w:r>
        <w:rPr>
          <w:rFonts w:ascii="Arial" w:hAnsi="Arial"/>
          <w:w w:val="120"/>
          <w:sz w:val="13"/>
        </w:rPr>
        <w:t>+</w:t>
      </w:r>
      <w:r>
        <w:rPr>
          <w:rFonts w:ascii="Arial" w:hAnsi="Arial"/>
          <w:spacing w:val="-5"/>
          <w:w w:val="120"/>
          <w:sz w:val="13"/>
        </w:rPr>
        <w:t xml:space="preserve"> </w:t>
      </w:r>
      <w:r>
        <w:rPr>
          <w:w w:val="120"/>
          <w:sz w:val="13"/>
        </w:rPr>
        <w:t xml:space="preserve">γ </w:t>
      </w:r>
      <w:r>
        <w:rPr>
          <w:rFonts w:ascii="Arial" w:hAnsi="Arial"/>
          <w:w w:val="120"/>
          <w:sz w:val="13"/>
        </w:rPr>
        <w:t>+</w:t>
      </w:r>
      <w:r>
        <w:rPr>
          <w:rFonts w:ascii="Arial" w:hAnsi="Arial"/>
          <w:spacing w:val="-5"/>
          <w:w w:val="120"/>
          <w:sz w:val="13"/>
        </w:rPr>
        <w:t xml:space="preserve"> </w:t>
      </w:r>
      <w:r>
        <w:rPr>
          <w:w w:val="120"/>
          <w:sz w:val="13"/>
        </w:rPr>
        <w:t>ε</w:t>
      </w:r>
      <w:r>
        <w:rPr>
          <w:rFonts w:ascii="Arial" w:hAnsi="Arial"/>
          <w:w w:val="120"/>
          <w:position w:val="-1"/>
          <w:sz w:val="10"/>
        </w:rPr>
        <w:t>i</w:t>
      </w:r>
      <w:r>
        <w:rPr>
          <w:w w:val="120"/>
          <w:sz w:val="13"/>
        </w:rPr>
        <w:t>,</w:t>
      </w:r>
      <w:r>
        <w:rPr>
          <w:spacing w:val="40"/>
          <w:w w:val="120"/>
          <w:sz w:val="13"/>
        </w:rPr>
        <w:t xml:space="preserve"> </w:t>
      </w:r>
      <w:r>
        <w:rPr>
          <w:w w:val="120"/>
          <w:sz w:val="13"/>
        </w:rPr>
        <w:t>where BirthPlaceMigration indicates whether person i lives in a state different from their</w:t>
      </w:r>
      <w:r>
        <w:rPr>
          <w:spacing w:val="40"/>
          <w:w w:val="120"/>
          <w:sz w:val="13"/>
        </w:rPr>
        <w:t xml:space="preserve"> </w:t>
      </w:r>
      <w:r>
        <w:rPr>
          <w:w w:val="120"/>
          <w:sz w:val="13"/>
        </w:rPr>
        <w:t>birth</w:t>
      </w:r>
      <w:r>
        <w:rPr>
          <w:spacing w:val="-2"/>
          <w:w w:val="120"/>
          <w:sz w:val="13"/>
        </w:rPr>
        <w:t xml:space="preserve"> </w:t>
      </w:r>
      <w:r>
        <w:rPr>
          <w:w w:val="120"/>
          <w:sz w:val="13"/>
        </w:rPr>
        <w:t>state.</w:t>
      </w:r>
      <w:r>
        <w:rPr>
          <w:spacing w:val="32"/>
          <w:w w:val="120"/>
          <w:sz w:val="13"/>
        </w:rPr>
        <w:t xml:space="preserve"> </w:t>
      </w:r>
      <w:r>
        <w:rPr>
          <w:w w:val="120"/>
          <w:sz w:val="13"/>
        </w:rPr>
        <w:t>Column</w:t>
      </w:r>
      <w:r>
        <w:rPr>
          <w:spacing w:val="-2"/>
          <w:w w:val="120"/>
          <w:sz w:val="13"/>
        </w:rPr>
        <w:t xml:space="preserve"> </w:t>
      </w:r>
      <w:r>
        <w:rPr>
          <w:w w:val="120"/>
          <w:sz w:val="13"/>
        </w:rPr>
        <w:t>(1)</w:t>
      </w:r>
      <w:r>
        <w:rPr>
          <w:spacing w:val="-2"/>
          <w:w w:val="120"/>
          <w:sz w:val="13"/>
        </w:rPr>
        <w:t xml:space="preserve"> </w:t>
      </w:r>
      <w:r>
        <w:rPr>
          <w:w w:val="120"/>
          <w:sz w:val="13"/>
        </w:rPr>
        <w:t>uses</w:t>
      </w:r>
      <w:r>
        <w:rPr>
          <w:spacing w:val="-2"/>
          <w:w w:val="120"/>
          <w:sz w:val="13"/>
        </w:rPr>
        <w:t xml:space="preserve"> </w:t>
      </w:r>
      <w:r>
        <w:rPr>
          <w:w w:val="120"/>
          <w:sz w:val="13"/>
        </w:rPr>
        <w:t>bias</w:t>
      </w:r>
      <w:r>
        <w:rPr>
          <w:spacing w:val="-2"/>
          <w:w w:val="120"/>
          <w:sz w:val="13"/>
        </w:rPr>
        <w:t xml:space="preserve"> </w:t>
      </w:r>
      <w:r>
        <w:rPr>
          <w:w w:val="120"/>
          <w:sz w:val="13"/>
        </w:rPr>
        <w:t>in</w:t>
      </w:r>
      <w:r>
        <w:rPr>
          <w:spacing w:val="-2"/>
          <w:w w:val="120"/>
          <w:sz w:val="13"/>
        </w:rPr>
        <w:t xml:space="preserve"> </w:t>
      </w:r>
      <w:r>
        <w:rPr>
          <w:w w:val="120"/>
          <w:sz w:val="13"/>
        </w:rPr>
        <w:t>the</w:t>
      </w:r>
      <w:r>
        <w:rPr>
          <w:spacing w:val="-2"/>
          <w:w w:val="120"/>
          <w:sz w:val="13"/>
        </w:rPr>
        <w:t xml:space="preserve"> </w:t>
      </w:r>
      <w:r>
        <w:rPr>
          <w:w w:val="120"/>
          <w:sz w:val="13"/>
        </w:rPr>
        <w:t>current</w:t>
      </w:r>
      <w:r>
        <w:rPr>
          <w:spacing w:val="-2"/>
          <w:w w:val="120"/>
          <w:sz w:val="13"/>
        </w:rPr>
        <w:t xml:space="preserve"> </w:t>
      </w:r>
      <w:r>
        <w:rPr>
          <w:w w:val="120"/>
          <w:sz w:val="13"/>
        </w:rPr>
        <w:t>state</w:t>
      </w:r>
      <w:r>
        <w:rPr>
          <w:spacing w:val="-2"/>
          <w:w w:val="120"/>
          <w:sz w:val="13"/>
        </w:rPr>
        <w:t xml:space="preserve"> </w:t>
      </w:r>
      <w:r>
        <w:rPr>
          <w:w w:val="120"/>
          <w:sz w:val="13"/>
        </w:rPr>
        <w:t>at</w:t>
      </w:r>
      <w:r>
        <w:rPr>
          <w:spacing w:val="-2"/>
          <w:w w:val="120"/>
          <w:sz w:val="13"/>
        </w:rPr>
        <w:t xml:space="preserve"> </w:t>
      </w:r>
      <w:r>
        <w:rPr>
          <w:w w:val="120"/>
          <w:sz w:val="13"/>
        </w:rPr>
        <w:t>survey</w:t>
      </w:r>
      <w:r>
        <w:rPr>
          <w:spacing w:val="-2"/>
          <w:w w:val="120"/>
          <w:sz w:val="13"/>
        </w:rPr>
        <w:t xml:space="preserve"> </w:t>
      </w:r>
      <w:r>
        <w:rPr>
          <w:w w:val="120"/>
          <w:sz w:val="13"/>
        </w:rPr>
        <w:t>time; column</w:t>
      </w:r>
      <w:r>
        <w:rPr>
          <w:spacing w:val="-2"/>
          <w:w w:val="120"/>
          <w:sz w:val="13"/>
        </w:rPr>
        <w:t xml:space="preserve"> </w:t>
      </w:r>
      <w:r>
        <w:rPr>
          <w:w w:val="120"/>
          <w:sz w:val="13"/>
        </w:rPr>
        <w:t>(2)</w:t>
      </w:r>
      <w:r>
        <w:rPr>
          <w:spacing w:val="-2"/>
          <w:w w:val="120"/>
          <w:sz w:val="13"/>
        </w:rPr>
        <w:t xml:space="preserve"> </w:t>
      </w:r>
      <w:r>
        <w:rPr>
          <w:w w:val="120"/>
          <w:sz w:val="13"/>
        </w:rPr>
        <w:t>uses</w:t>
      </w:r>
      <w:r>
        <w:rPr>
          <w:spacing w:val="-2"/>
          <w:w w:val="120"/>
          <w:sz w:val="13"/>
        </w:rPr>
        <w:t xml:space="preserve"> </w:t>
      </w:r>
      <w:r>
        <w:rPr>
          <w:w w:val="120"/>
          <w:sz w:val="13"/>
        </w:rPr>
        <w:t>bias</w:t>
      </w:r>
      <w:r>
        <w:rPr>
          <w:spacing w:val="-2"/>
          <w:w w:val="120"/>
          <w:sz w:val="13"/>
        </w:rPr>
        <w:t xml:space="preserve"> </w:t>
      </w:r>
      <w:r>
        <w:rPr>
          <w:w w:val="120"/>
          <w:sz w:val="13"/>
        </w:rPr>
        <w:t>in</w:t>
      </w:r>
      <w:r>
        <w:rPr>
          <w:spacing w:val="40"/>
          <w:w w:val="120"/>
          <w:sz w:val="13"/>
        </w:rPr>
        <w:t xml:space="preserve"> </w:t>
      </w:r>
      <w:r>
        <w:rPr>
          <w:w w:val="120"/>
          <w:sz w:val="13"/>
        </w:rPr>
        <w:t>the</w:t>
      </w:r>
      <w:r>
        <w:rPr>
          <w:spacing w:val="12"/>
          <w:w w:val="120"/>
          <w:sz w:val="13"/>
        </w:rPr>
        <w:t xml:space="preserve"> </w:t>
      </w:r>
      <w:r>
        <w:rPr>
          <w:w w:val="120"/>
          <w:sz w:val="13"/>
        </w:rPr>
        <w:t>birth</w:t>
      </w:r>
      <w:r>
        <w:rPr>
          <w:spacing w:val="13"/>
          <w:w w:val="120"/>
          <w:sz w:val="13"/>
        </w:rPr>
        <w:t xml:space="preserve"> </w:t>
      </w:r>
      <w:r>
        <w:rPr>
          <w:w w:val="120"/>
          <w:sz w:val="13"/>
        </w:rPr>
        <w:t>state</w:t>
      </w:r>
      <w:r>
        <w:rPr>
          <w:spacing w:val="13"/>
          <w:w w:val="120"/>
          <w:sz w:val="13"/>
        </w:rPr>
        <w:t xml:space="preserve"> </w:t>
      </w:r>
      <w:r>
        <w:rPr>
          <w:w w:val="120"/>
          <w:sz w:val="13"/>
        </w:rPr>
        <w:t>at</w:t>
      </w:r>
      <w:r>
        <w:rPr>
          <w:spacing w:val="13"/>
          <w:w w:val="120"/>
          <w:sz w:val="13"/>
        </w:rPr>
        <w:t xml:space="preserve"> </w:t>
      </w:r>
      <w:r>
        <w:rPr>
          <w:w w:val="120"/>
          <w:sz w:val="13"/>
        </w:rPr>
        <w:t>birth</w:t>
      </w:r>
      <w:r>
        <w:rPr>
          <w:spacing w:val="13"/>
          <w:w w:val="120"/>
          <w:sz w:val="13"/>
        </w:rPr>
        <w:t xml:space="preserve"> </w:t>
      </w:r>
      <w:r>
        <w:rPr>
          <w:w w:val="120"/>
          <w:sz w:val="13"/>
        </w:rPr>
        <w:t>year.</w:t>
      </w:r>
      <w:r>
        <w:rPr>
          <w:spacing w:val="67"/>
          <w:w w:val="120"/>
          <w:sz w:val="13"/>
        </w:rPr>
        <w:t xml:space="preserve"> </w:t>
      </w:r>
      <w:r>
        <w:rPr>
          <w:w w:val="120"/>
          <w:sz w:val="13"/>
        </w:rPr>
        <w:t>Column</w:t>
      </w:r>
      <w:r>
        <w:rPr>
          <w:spacing w:val="13"/>
          <w:w w:val="120"/>
          <w:sz w:val="13"/>
        </w:rPr>
        <w:t xml:space="preserve"> </w:t>
      </w:r>
      <w:r>
        <w:rPr>
          <w:w w:val="120"/>
          <w:sz w:val="13"/>
        </w:rPr>
        <w:t>(3)</w:t>
      </w:r>
      <w:r>
        <w:rPr>
          <w:spacing w:val="13"/>
          <w:w w:val="120"/>
          <w:sz w:val="13"/>
        </w:rPr>
        <w:t xml:space="preserve"> </w:t>
      </w:r>
      <w:r>
        <w:rPr>
          <w:w w:val="120"/>
          <w:sz w:val="13"/>
        </w:rPr>
        <w:t>estimates:</w:t>
      </w:r>
      <w:r>
        <w:rPr>
          <w:spacing w:val="40"/>
          <w:w w:val="120"/>
          <w:sz w:val="13"/>
        </w:rPr>
        <w:t xml:space="preserve"> </w:t>
      </w:r>
      <w:r>
        <w:rPr>
          <w:w w:val="120"/>
          <w:sz w:val="13"/>
        </w:rPr>
        <w:t>Y</w:t>
      </w:r>
      <w:r>
        <w:rPr>
          <w:rFonts w:ascii="Arial" w:hAnsi="Arial"/>
          <w:w w:val="120"/>
          <w:position w:val="-1"/>
          <w:sz w:val="10"/>
        </w:rPr>
        <w:t>i</w:t>
      </w:r>
      <w:r>
        <w:rPr>
          <w:rFonts w:ascii="Arial" w:hAnsi="Arial"/>
          <w:spacing w:val="40"/>
          <w:w w:val="120"/>
          <w:position w:val="-1"/>
          <w:sz w:val="10"/>
        </w:rPr>
        <w:t xml:space="preserve"> </w:t>
      </w:r>
      <w:r>
        <w:rPr>
          <w:rFonts w:ascii="Arial" w:hAnsi="Arial"/>
          <w:w w:val="120"/>
          <w:sz w:val="13"/>
        </w:rPr>
        <w:t>=</w:t>
      </w:r>
      <w:r>
        <w:rPr>
          <w:rFonts w:ascii="Arial" w:hAnsi="Arial"/>
          <w:spacing w:val="32"/>
          <w:w w:val="120"/>
          <w:sz w:val="13"/>
        </w:rPr>
        <w:t xml:space="preserve"> </w:t>
      </w:r>
      <w:r>
        <w:rPr>
          <w:w w:val="120"/>
          <w:sz w:val="13"/>
        </w:rPr>
        <w:t>β</w:t>
      </w:r>
      <w:r>
        <w:rPr>
          <w:w w:val="120"/>
          <w:position w:val="-1"/>
          <w:sz w:val="10"/>
        </w:rPr>
        <w:t>0</w:t>
      </w:r>
      <w:r>
        <w:rPr>
          <w:spacing w:val="8"/>
          <w:w w:val="120"/>
          <w:position w:val="-1"/>
          <w:sz w:val="10"/>
        </w:rPr>
        <w:t xml:space="preserve"> </w:t>
      </w:r>
      <w:r>
        <w:rPr>
          <w:rFonts w:ascii="Arial" w:hAnsi="Arial"/>
          <w:w w:val="120"/>
          <w:sz w:val="13"/>
        </w:rPr>
        <w:t>+</w:t>
      </w:r>
      <w:r>
        <w:rPr>
          <w:rFonts w:ascii="Arial" w:hAnsi="Arial"/>
          <w:spacing w:val="-11"/>
          <w:w w:val="120"/>
          <w:sz w:val="13"/>
        </w:rPr>
        <w:t xml:space="preserve"> </w:t>
      </w:r>
      <w:r>
        <w:rPr>
          <w:w w:val="120"/>
          <w:sz w:val="13"/>
        </w:rPr>
        <w:t>β</w:t>
      </w:r>
      <w:r>
        <w:rPr>
          <w:w w:val="120"/>
          <w:position w:val="-1"/>
          <w:sz w:val="10"/>
        </w:rPr>
        <w:t>1</w:t>
      </w:r>
      <w:r>
        <w:rPr>
          <w:w w:val="120"/>
          <w:sz w:val="13"/>
        </w:rPr>
        <w:t>Asian</w:t>
      </w:r>
      <w:r>
        <w:rPr>
          <w:rFonts w:ascii="Arial" w:hAnsi="Arial"/>
          <w:w w:val="120"/>
          <w:position w:val="-1"/>
          <w:sz w:val="10"/>
        </w:rPr>
        <w:t xml:space="preserve">i </w:t>
      </w:r>
      <w:r>
        <w:rPr>
          <w:rFonts w:ascii="Arial" w:hAnsi="Arial"/>
          <w:w w:val="120"/>
          <w:sz w:val="13"/>
        </w:rPr>
        <w:t>+</w:t>
      </w:r>
      <w:r>
        <w:rPr>
          <w:rFonts w:ascii="Arial" w:hAnsi="Arial"/>
          <w:spacing w:val="-11"/>
          <w:w w:val="120"/>
          <w:sz w:val="13"/>
        </w:rPr>
        <w:t xml:space="preserve"> </w:t>
      </w:r>
      <w:r>
        <w:rPr>
          <w:w w:val="120"/>
          <w:sz w:val="13"/>
        </w:rPr>
        <w:t>X</w:t>
      </w:r>
      <w:r>
        <w:rPr>
          <w:rFonts w:ascii="Arial" w:hAnsi="Arial"/>
          <w:w w:val="120"/>
          <w:position w:val="-1"/>
          <w:sz w:val="10"/>
        </w:rPr>
        <w:t>i</w:t>
      </w:r>
      <w:r>
        <w:rPr>
          <w:w w:val="120"/>
          <w:sz w:val="13"/>
        </w:rPr>
        <w:t>π</w:t>
      </w:r>
      <w:r>
        <w:rPr>
          <w:spacing w:val="-8"/>
          <w:w w:val="120"/>
          <w:sz w:val="13"/>
        </w:rPr>
        <w:t xml:space="preserve"> </w:t>
      </w:r>
      <w:r>
        <w:rPr>
          <w:rFonts w:ascii="Arial" w:hAnsi="Arial"/>
          <w:w w:val="120"/>
          <w:sz w:val="13"/>
        </w:rPr>
        <w:t>+</w:t>
      </w:r>
      <w:r>
        <w:rPr>
          <w:rFonts w:ascii="Arial" w:hAnsi="Arial"/>
          <w:spacing w:val="-11"/>
          <w:w w:val="120"/>
          <w:sz w:val="13"/>
        </w:rPr>
        <w:t xml:space="preserve"> </w:t>
      </w:r>
      <w:r>
        <w:rPr>
          <w:w w:val="120"/>
          <w:sz w:val="13"/>
        </w:rPr>
        <w:t>ε</w:t>
      </w:r>
      <w:r>
        <w:rPr>
          <w:rFonts w:ascii="Arial" w:hAnsi="Arial"/>
          <w:w w:val="120"/>
          <w:position w:val="-1"/>
          <w:sz w:val="10"/>
        </w:rPr>
        <w:t>i</w:t>
      </w:r>
      <w:r>
        <w:rPr>
          <w:w w:val="120"/>
          <w:sz w:val="13"/>
        </w:rPr>
        <w:t>,</w:t>
      </w:r>
      <w:r>
        <w:rPr>
          <w:spacing w:val="20"/>
          <w:w w:val="120"/>
          <w:sz w:val="13"/>
        </w:rPr>
        <w:t xml:space="preserve"> </w:t>
      </w:r>
      <w:r>
        <w:rPr>
          <w:w w:val="120"/>
          <w:sz w:val="13"/>
        </w:rPr>
        <w:t>where</w:t>
      </w:r>
      <w:r>
        <w:rPr>
          <w:spacing w:val="40"/>
          <w:w w:val="120"/>
          <w:sz w:val="13"/>
        </w:rPr>
        <w:t xml:space="preserve"> </w:t>
      </w:r>
      <w:r>
        <w:rPr>
          <w:w w:val="120"/>
          <w:sz w:val="13"/>
        </w:rPr>
        <w:t>Y</w:t>
      </w:r>
      <w:r>
        <w:rPr>
          <w:rFonts w:ascii="Arial" w:hAnsi="Arial"/>
          <w:w w:val="120"/>
          <w:position w:val="-1"/>
          <w:sz w:val="10"/>
        </w:rPr>
        <w:t>i</w:t>
      </w:r>
      <w:r>
        <w:rPr>
          <w:rFonts w:ascii="Arial" w:hAnsi="Arial"/>
          <w:spacing w:val="-2"/>
          <w:w w:val="120"/>
          <w:position w:val="-1"/>
          <w:sz w:val="10"/>
        </w:rPr>
        <w:t xml:space="preserve"> </w:t>
      </w:r>
      <w:r>
        <w:rPr>
          <w:rFonts w:ascii="Menlo" w:hAnsi="Menlo"/>
          <w:i/>
          <w:w w:val="120"/>
          <w:sz w:val="13"/>
        </w:rPr>
        <w:t>≡</w:t>
      </w:r>
      <w:r>
        <w:rPr>
          <w:rFonts w:ascii="Menlo" w:hAnsi="Menlo"/>
          <w:i/>
          <w:spacing w:val="-23"/>
          <w:w w:val="120"/>
          <w:sz w:val="13"/>
        </w:rPr>
        <w:t xml:space="preserve"> </w:t>
      </w:r>
      <w:r>
        <w:rPr>
          <w:w w:val="120"/>
          <w:sz w:val="13"/>
        </w:rPr>
        <w:t>AntiAsianBias</w:t>
      </w:r>
      <w:r>
        <w:rPr>
          <w:rFonts w:ascii="Arial" w:hAnsi="Arial"/>
          <w:w w:val="120"/>
          <w:position w:val="-1"/>
          <w:sz w:val="10"/>
        </w:rPr>
        <w:t xml:space="preserve">ist </w:t>
      </w:r>
      <w:r>
        <w:rPr>
          <w:rFonts w:ascii="Arial" w:hAnsi="Arial"/>
          <w:w w:val="120"/>
          <w:sz w:val="13"/>
        </w:rPr>
        <w:t>−</w:t>
      </w:r>
      <w:del w:id="1892" w:author="Hussain Hadah" w:date="2026-10-25T19:29:00Z" w16du:dateUtc="2026-10-25T23:29:00Z">
        <w:r>
          <w:rPr>
            <w:rFonts w:ascii="Arial" w:hAnsi="Arial"/>
            <w:spacing w:val="-11"/>
            <w:w w:val="120"/>
            <w:sz w:val="13"/>
          </w:rPr>
          <w:delText xml:space="preserve"> </w:delText>
        </w:r>
      </w:del>
      <w:r>
        <w:rPr>
          <w:w w:val="120"/>
          <w:sz w:val="13"/>
        </w:rPr>
        <w:t>AntiAsianBias</w:t>
      </w:r>
      <w:r>
        <w:rPr>
          <w:rFonts w:ascii="Arial" w:hAnsi="Arial"/>
          <w:w w:val="120"/>
          <w:position w:val="-1"/>
          <w:sz w:val="10"/>
        </w:rPr>
        <w:t>ilb</w:t>
      </w:r>
      <w:r>
        <w:rPr>
          <w:rFonts w:ascii="Arial" w:hAnsi="Arial"/>
          <w:spacing w:val="13"/>
          <w:w w:val="120"/>
          <w:position w:val="-1"/>
          <w:sz w:val="10"/>
        </w:rPr>
        <w:t xml:space="preserve"> </w:t>
      </w:r>
      <w:r>
        <w:rPr>
          <w:w w:val="120"/>
          <w:sz w:val="13"/>
        </w:rPr>
        <w:t>is the difference between bias in the current state</w:t>
      </w:r>
      <w:r>
        <w:rPr>
          <w:spacing w:val="40"/>
          <w:w w:val="120"/>
          <w:sz w:val="13"/>
        </w:rPr>
        <w:t xml:space="preserve"> </w:t>
      </w:r>
      <w:r>
        <w:rPr>
          <w:spacing w:val="-2"/>
          <w:w w:val="120"/>
          <w:sz w:val="13"/>
        </w:rPr>
        <w:t>and</w:t>
      </w:r>
      <w:r>
        <w:rPr>
          <w:spacing w:val="-4"/>
          <w:w w:val="120"/>
          <w:sz w:val="13"/>
        </w:rPr>
        <w:t xml:space="preserve"> </w:t>
      </w:r>
      <w:r>
        <w:rPr>
          <w:spacing w:val="-2"/>
          <w:w w:val="120"/>
          <w:sz w:val="13"/>
        </w:rPr>
        <w:t>bias</w:t>
      </w:r>
      <w:r>
        <w:rPr>
          <w:spacing w:val="-4"/>
          <w:w w:val="120"/>
          <w:sz w:val="13"/>
        </w:rPr>
        <w:t xml:space="preserve"> </w:t>
      </w:r>
      <w:r>
        <w:rPr>
          <w:spacing w:val="-2"/>
          <w:w w:val="120"/>
          <w:sz w:val="13"/>
        </w:rPr>
        <w:t>in</w:t>
      </w:r>
      <w:r>
        <w:rPr>
          <w:spacing w:val="-4"/>
          <w:w w:val="120"/>
          <w:sz w:val="13"/>
        </w:rPr>
        <w:t xml:space="preserve"> </w:t>
      </w:r>
      <w:r>
        <w:rPr>
          <w:spacing w:val="-2"/>
          <w:w w:val="120"/>
          <w:sz w:val="13"/>
        </w:rPr>
        <w:t>the</w:t>
      </w:r>
      <w:r>
        <w:rPr>
          <w:spacing w:val="-4"/>
          <w:w w:val="120"/>
          <w:sz w:val="13"/>
        </w:rPr>
        <w:t xml:space="preserve"> </w:t>
      </w:r>
      <w:r>
        <w:rPr>
          <w:spacing w:val="-2"/>
          <w:w w:val="120"/>
          <w:sz w:val="13"/>
        </w:rPr>
        <w:t>birth</w:t>
      </w:r>
      <w:r>
        <w:rPr>
          <w:spacing w:val="-4"/>
          <w:w w:val="120"/>
          <w:sz w:val="13"/>
        </w:rPr>
        <w:t xml:space="preserve"> </w:t>
      </w:r>
      <w:r>
        <w:rPr>
          <w:spacing w:val="-2"/>
          <w:w w:val="120"/>
          <w:sz w:val="13"/>
        </w:rPr>
        <w:t>state, and</w:t>
      </w:r>
      <w:r>
        <w:rPr>
          <w:spacing w:val="-4"/>
          <w:w w:val="120"/>
          <w:sz w:val="13"/>
        </w:rPr>
        <w:t xml:space="preserve"> </w:t>
      </w:r>
      <w:r>
        <w:rPr>
          <w:spacing w:val="-2"/>
          <w:w w:val="120"/>
          <w:sz w:val="13"/>
        </w:rPr>
        <w:t>Asian</w:t>
      </w:r>
      <w:r>
        <w:rPr>
          <w:rFonts w:ascii="Arial" w:hAnsi="Arial"/>
          <w:spacing w:val="-2"/>
          <w:w w:val="120"/>
          <w:position w:val="-1"/>
          <w:sz w:val="10"/>
        </w:rPr>
        <w:t>i</w:t>
      </w:r>
      <w:r>
        <w:rPr>
          <w:rFonts w:ascii="Arial" w:hAnsi="Arial"/>
          <w:spacing w:val="8"/>
          <w:w w:val="120"/>
          <w:position w:val="-1"/>
          <w:sz w:val="10"/>
        </w:rPr>
        <w:t xml:space="preserve"> </w:t>
      </w:r>
      <w:r>
        <w:rPr>
          <w:spacing w:val="-2"/>
          <w:w w:val="120"/>
          <w:sz w:val="13"/>
        </w:rPr>
        <w:t>is</w:t>
      </w:r>
      <w:r>
        <w:rPr>
          <w:spacing w:val="-4"/>
          <w:w w:val="120"/>
          <w:sz w:val="13"/>
        </w:rPr>
        <w:t xml:space="preserve"> </w:t>
      </w:r>
      <w:r>
        <w:rPr>
          <w:spacing w:val="-2"/>
          <w:w w:val="120"/>
          <w:sz w:val="13"/>
        </w:rPr>
        <w:t>self-reported</w:t>
      </w:r>
      <w:r>
        <w:rPr>
          <w:spacing w:val="-4"/>
          <w:w w:val="120"/>
          <w:sz w:val="13"/>
        </w:rPr>
        <w:t xml:space="preserve"> </w:t>
      </w:r>
      <w:r>
        <w:rPr>
          <w:spacing w:val="-2"/>
          <w:w w:val="120"/>
          <w:sz w:val="13"/>
        </w:rPr>
        <w:t>Asian</w:t>
      </w:r>
      <w:r>
        <w:rPr>
          <w:spacing w:val="-4"/>
          <w:w w:val="120"/>
          <w:sz w:val="13"/>
        </w:rPr>
        <w:t xml:space="preserve"> </w:t>
      </w:r>
      <w:r>
        <w:rPr>
          <w:spacing w:val="-2"/>
          <w:w w:val="120"/>
          <w:sz w:val="13"/>
        </w:rPr>
        <w:t>identity.</w:t>
      </w:r>
      <w:r>
        <w:rPr>
          <w:spacing w:val="16"/>
          <w:w w:val="120"/>
          <w:sz w:val="13"/>
        </w:rPr>
        <w:t xml:space="preserve"> </w:t>
      </w:r>
      <w:r>
        <w:rPr>
          <w:spacing w:val="-2"/>
          <w:w w:val="120"/>
          <w:sz w:val="13"/>
        </w:rPr>
        <w:t>I</w:t>
      </w:r>
      <w:r>
        <w:rPr>
          <w:spacing w:val="-4"/>
          <w:w w:val="120"/>
          <w:sz w:val="13"/>
        </w:rPr>
        <w:t xml:space="preserve"> </w:t>
      </w:r>
      <w:r>
        <w:rPr>
          <w:spacing w:val="-2"/>
          <w:w w:val="120"/>
          <w:sz w:val="13"/>
        </w:rPr>
        <w:t>include</w:t>
      </w:r>
      <w:r>
        <w:rPr>
          <w:spacing w:val="-4"/>
          <w:w w:val="120"/>
          <w:sz w:val="13"/>
        </w:rPr>
        <w:t xml:space="preserve"> </w:t>
      </w:r>
      <w:r>
        <w:rPr>
          <w:spacing w:val="-2"/>
          <w:w w:val="120"/>
          <w:sz w:val="13"/>
        </w:rPr>
        <w:t>controls</w:t>
      </w:r>
      <w:r>
        <w:rPr>
          <w:spacing w:val="-4"/>
          <w:w w:val="120"/>
          <w:sz w:val="13"/>
        </w:rPr>
        <w:t xml:space="preserve"> </w:t>
      </w:r>
      <w:r>
        <w:rPr>
          <w:spacing w:val="-2"/>
          <w:w w:val="120"/>
          <w:sz w:val="13"/>
        </w:rPr>
        <w:t>for</w:t>
      </w:r>
      <w:r>
        <w:rPr>
          <w:spacing w:val="-4"/>
          <w:w w:val="120"/>
          <w:sz w:val="13"/>
        </w:rPr>
        <w:t xml:space="preserve"> </w:t>
      </w:r>
      <w:r>
        <w:rPr>
          <w:spacing w:val="-2"/>
          <w:w w:val="120"/>
          <w:sz w:val="13"/>
        </w:rPr>
        <w:t>sex,</w:t>
      </w:r>
      <w:r>
        <w:rPr>
          <w:spacing w:val="40"/>
          <w:w w:val="120"/>
          <w:sz w:val="13"/>
        </w:rPr>
        <w:t xml:space="preserve"> </w:t>
      </w:r>
      <w:r>
        <w:rPr>
          <w:w w:val="115"/>
          <w:sz w:val="13"/>
        </w:rPr>
        <w:t>quartic</w:t>
      </w:r>
      <w:r>
        <w:rPr>
          <w:spacing w:val="-10"/>
          <w:w w:val="115"/>
          <w:sz w:val="13"/>
        </w:rPr>
        <w:t xml:space="preserve"> </w:t>
      </w:r>
      <w:r>
        <w:rPr>
          <w:w w:val="115"/>
          <w:sz w:val="13"/>
        </w:rPr>
        <w:t>age,</w:t>
      </w:r>
      <w:r>
        <w:rPr>
          <w:spacing w:val="-9"/>
          <w:w w:val="115"/>
          <w:sz w:val="13"/>
        </w:rPr>
        <w:t xml:space="preserve"> </w:t>
      </w:r>
      <w:r>
        <w:rPr>
          <w:w w:val="115"/>
          <w:sz w:val="13"/>
        </w:rPr>
        <w:t>parental</w:t>
      </w:r>
      <w:r>
        <w:rPr>
          <w:spacing w:val="-10"/>
          <w:w w:val="115"/>
          <w:sz w:val="13"/>
        </w:rPr>
        <w:t xml:space="preserve"> </w:t>
      </w:r>
      <w:r>
        <w:rPr>
          <w:w w:val="115"/>
          <w:sz w:val="13"/>
        </w:rPr>
        <w:t>education,</w:t>
      </w:r>
      <w:r>
        <w:rPr>
          <w:spacing w:val="-9"/>
          <w:w w:val="115"/>
          <w:sz w:val="13"/>
        </w:rPr>
        <w:t xml:space="preserve"> </w:t>
      </w:r>
      <w:r>
        <w:rPr>
          <w:w w:val="115"/>
          <w:sz w:val="13"/>
        </w:rPr>
        <w:t>fraction</w:t>
      </w:r>
      <w:r>
        <w:rPr>
          <w:spacing w:val="-9"/>
          <w:w w:val="115"/>
          <w:sz w:val="13"/>
        </w:rPr>
        <w:t xml:space="preserve"> </w:t>
      </w:r>
      <w:r>
        <w:rPr>
          <w:w w:val="115"/>
          <w:sz w:val="13"/>
        </w:rPr>
        <w:t>of</w:t>
      </w:r>
      <w:r>
        <w:rPr>
          <w:spacing w:val="-10"/>
          <w:w w:val="115"/>
          <w:sz w:val="13"/>
        </w:rPr>
        <w:t xml:space="preserve"> </w:t>
      </w:r>
      <w:r>
        <w:rPr>
          <w:w w:val="115"/>
          <w:sz w:val="13"/>
        </w:rPr>
        <w:t>Asians</w:t>
      </w:r>
      <w:r>
        <w:rPr>
          <w:spacing w:val="-9"/>
          <w:w w:val="115"/>
          <w:sz w:val="13"/>
        </w:rPr>
        <w:t xml:space="preserve"> </w:t>
      </w:r>
      <w:r>
        <w:rPr>
          <w:w w:val="115"/>
          <w:sz w:val="13"/>
        </w:rPr>
        <w:t>in</w:t>
      </w:r>
      <w:r>
        <w:rPr>
          <w:spacing w:val="-9"/>
          <w:w w:val="115"/>
          <w:sz w:val="13"/>
        </w:rPr>
        <w:t xml:space="preserve"> </w:t>
      </w:r>
      <w:r>
        <w:rPr>
          <w:w w:val="115"/>
          <w:sz w:val="13"/>
        </w:rPr>
        <w:t>a</w:t>
      </w:r>
      <w:r>
        <w:rPr>
          <w:spacing w:val="-10"/>
          <w:w w:val="115"/>
          <w:sz w:val="13"/>
        </w:rPr>
        <w:t xml:space="preserve"> </w:t>
      </w:r>
      <w:r>
        <w:rPr>
          <w:w w:val="115"/>
          <w:sz w:val="13"/>
        </w:rPr>
        <w:t>state,</w:t>
      </w:r>
      <w:r>
        <w:rPr>
          <w:spacing w:val="-9"/>
          <w:w w:val="115"/>
          <w:sz w:val="13"/>
        </w:rPr>
        <w:t xml:space="preserve"> </w:t>
      </w:r>
      <w:r>
        <w:rPr>
          <w:w w:val="115"/>
          <w:sz w:val="13"/>
        </w:rPr>
        <w:t>and</w:t>
      </w:r>
      <w:r>
        <w:rPr>
          <w:spacing w:val="-9"/>
          <w:w w:val="115"/>
          <w:sz w:val="13"/>
        </w:rPr>
        <w:t xml:space="preserve"> </w:t>
      </w:r>
      <w:r>
        <w:rPr>
          <w:w w:val="115"/>
          <w:sz w:val="13"/>
        </w:rPr>
        <w:t>region</w:t>
      </w:r>
      <w:r>
        <w:rPr>
          <w:spacing w:val="-9"/>
          <w:w w:val="115"/>
          <w:sz w:val="13"/>
        </w:rPr>
        <w:t xml:space="preserve"> </w:t>
      </w:r>
      <w:r>
        <w:rPr>
          <w:rFonts w:ascii="Menlo" w:hAnsi="Menlo"/>
          <w:i/>
          <w:w w:val="115"/>
          <w:sz w:val="13"/>
        </w:rPr>
        <w:t>×</w:t>
      </w:r>
      <w:r>
        <w:rPr>
          <w:rFonts w:ascii="Menlo" w:hAnsi="Menlo"/>
          <w:i/>
          <w:spacing w:val="-23"/>
          <w:w w:val="115"/>
          <w:sz w:val="13"/>
        </w:rPr>
        <w:t xml:space="preserve"> </w:t>
      </w:r>
      <w:r>
        <w:rPr>
          <w:w w:val="115"/>
          <w:sz w:val="13"/>
        </w:rPr>
        <w:t>year</w:t>
      </w:r>
      <w:r>
        <w:rPr>
          <w:spacing w:val="-6"/>
          <w:w w:val="115"/>
          <w:sz w:val="13"/>
        </w:rPr>
        <w:t xml:space="preserve"> </w:t>
      </w:r>
      <w:r>
        <w:rPr>
          <w:w w:val="115"/>
          <w:sz w:val="13"/>
        </w:rPr>
        <w:t>fixed</w:t>
      </w:r>
      <w:r>
        <w:rPr>
          <w:spacing w:val="-7"/>
          <w:w w:val="115"/>
          <w:sz w:val="13"/>
        </w:rPr>
        <w:t xml:space="preserve"> </w:t>
      </w:r>
      <w:r>
        <w:rPr>
          <w:w w:val="115"/>
          <w:sz w:val="13"/>
        </w:rPr>
        <w:t>effects</w:t>
      </w:r>
      <w:r>
        <w:rPr>
          <w:spacing w:val="-7"/>
          <w:w w:val="115"/>
          <w:sz w:val="13"/>
        </w:rPr>
        <w:t xml:space="preserve"> </w:t>
      </w:r>
      <w:r>
        <w:rPr>
          <w:w w:val="115"/>
          <w:sz w:val="13"/>
        </w:rPr>
        <w:t>(</w:t>
      </w:r>
      <w:ins w:id="1893" w:author="Hussain Hadah" w:date="2026-10-25T19:29:00Z" w16du:dateUtc="2026-10-25T23:29:00Z">
        <w:r w:rsidR="00665139">
          <w:rPr>
            <w:sz w:val="13"/>
          </w:rPr>
          <w:t>column</w:t>
        </w:r>
      </w:ins>
      <w:del w:id="1894" w:author="Hussain Hadah" w:date="2026-10-25T19:29:00Z" w16du:dateUtc="2026-10-25T23:29:00Z">
        <w:r>
          <w:rPr>
            <w:w w:val="115"/>
            <w:sz w:val="13"/>
          </w:rPr>
          <w:delText>col-umn</w:delText>
        </w:r>
      </w:del>
      <w:r>
        <w:rPr>
          <w:spacing w:val="-10"/>
          <w:w w:val="115"/>
          <w:sz w:val="13"/>
        </w:rPr>
        <w:t xml:space="preserve"> </w:t>
      </w:r>
      <w:r>
        <w:rPr>
          <w:w w:val="115"/>
          <w:sz w:val="13"/>
        </w:rPr>
        <w:t>1)</w:t>
      </w:r>
      <w:r>
        <w:rPr>
          <w:spacing w:val="-9"/>
          <w:w w:val="115"/>
          <w:sz w:val="13"/>
        </w:rPr>
        <w:t xml:space="preserve"> </w:t>
      </w:r>
      <w:r>
        <w:rPr>
          <w:w w:val="115"/>
          <w:sz w:val="13"/>
        </w:rPr>
        <w:t>or</w:t>
      </w:r>
      <w:r>
        <w:rPr>
          <w:spacing w:val="-10"/>
          <w:w w:val="115"/>
          <w:sz w:val="13"/>
        </w:rPr>
        <w:t xml:space="preserve"> </w:t>
      </w:r>
      <w:r>
        <w:rPr>
          <w:w w:val="115"/>
          <w:sz w:val="13"/>
        </w:rPr>
        <w:t>birthyear</w:t>
      </w:r>
      <w:r>
        <w:rPr>
          <w:spacing w:val="-9"/>
          <w:w w:val="115"/>
          <w:sz w:val="13"/>
        </w:rPr>
        <w:t xml:space="preserve"> </w:t>
      </w:r>
      <w:r>
        <w:rPr>
          <w:rFonts w:ascii="Menlo" w:hAnsi="Menlo"/>
          <w:i/>
          <w:w w:val="115"/>
          <w:sz w:val="13"/>
        </w:rPr>
        <w:t>×</w:t>
      </w:r>
      <w:r>
        <w:rPr>
          <w:rFonts w:ascii="Menlo" w:hAnsi="Menlo"/>
          <w:i/>
          <w:spacing w:val="-22"/>
          <w:w w:val="115"/>
          <w:sz w:val="13"/>
        </w:rPr>
        <w:t xml:space="preserve"> </w:t>
      </w:r>
      <w:r>
        <w:rPr>
          <w:w w:val="115"/>
          <w:sz w:val="13"/>
        </w:rPr>
        <w:t>birth</w:t>
      </w:r>
      <w:r>
        <w:rPr>
          <w:spacing w:val="-10"/>
          <w:w w:val="115"/>
          <w:sz w:val="13"/>
        </w:rPr>
        <w:t xml:space="preserve"> </w:t>
      </w:r>
      <w:r>
        <w:rPr>
          <w:w w:val="115"/>
          <w:sz w:val="13"/>
        </w:rPr>
        <w:t>region</w:t>
      </w:r>
      <w:r>
        <w:rPr>
          <w:spacing w:val="-2"/>
          <w:w w:val="115"/>
          <w:sz w:val="13"/>
        </w:rPr>
        <w:t xml:space="preserve"> </w:t>
      </w:r>
      <w:r>
        <w:rPr>
          <w:w w:val="115"/>
          <w:sz w:val="13"/>
        </w:rPr>
        <w:t>fixed</w:t>
      </w:r>
      <w:r>
        <w:rPr>
          <w:spacing w:val="-3"/>
          <w:w w:val="115"/>
          <w:sz w:val="13"/>
        </w:rPr>
        <w:t xml:space="preserve"> </w:t>
      </w:r>
      <w:r>
        <w:rPr>
          <w:w w:val="115"/>
          <w:sz w:val="13"/>
        </w:rPr>
        <w:t>effects</w:t>
      </w:r>
      <w:r>
        <w:rPr>
          <w:spacing w:val="-3"/>
          <w:w w:val="115"/>
          <w:sz w:val="13"/>
        </w:rPr>
        <w:t xml:space="preserve"> </w:t>
      </w:r>
      <w:r>
        <w:rPr>
          <w:w w:val="115"/>
          <w:sz w:val="13"/>
        </w:rPr>
        <w:t>(column</w:t>
      </w:r>
      <w:r>
        <w:rPr>
          <w:spacing w:val="-3"/>
          <w:w w:val="115"/>
          <w:sz w:val="13"/>
        </w:rPr>
        <w:t xml:space="preserve"> </w:t>
      </w:r>
      <w:r>
        <w:rPr>
          <w:w w:val="115"/>
          <w:sz w:val="13"/>
        </w:rPr>
        <w:t>2).</w:t>
      </w:r>
      <w:r>
        <w:rPr>
          <w:spacing w:val="14"/>
          <w:w w:val="115"/>
          <w:sz w:val="13"/>
        </w:rPr>
        <w:t xml:space="preserve"> </w:t>
      </w:r>
      <w:r>
        <w:rPr>
          <w:w w:val="115"/>
          <w:sz w:val="13"/>
        </w:rPr>
        <w:t>Standard</w:t>
      </w:r>
      <w:r>
        <w:rPr>
          <w:spacing w:val="-3"/>
          <w:w w:val="115"/>
          <w:sz w:val="13"/>
        </w:rPr>
        <w:t xml:space="preserve"> </w:t>
      </w:r>
      <w:r>
        <w:rPr>
          <w:w w:val="115"/>
          <w:sz w:val="13"/>
        </w:rPr>
        <w:t>errors</w:t>
      </w:r>
      <w:r>
        <w:rPr>
          <w:spacing w:val="-3"/>
          <w:w w:val="115"/>
          <w:sz w:val="13"/>
        </w:rPr>
        <w:t xml:space="preserve"> </w:t>
      </w:r>
      <w:r>
        <w:rPr>
          <w:w w:val="115"/>
          <w:sz w:val="13"/>
        </w:rPr>
        <w:t>are</w:t>
      </w:r>
      <w:r>
        <w:rPr>
          <w:spacing w:val="-3"/>
          <w:w w:val="115"/>
          <w:sz w:val="13"/>
        </w:rPr>
        <w:t xml:space="preserve"> </w:t>
      </w:r>
      <w:r>
        <w:rPr>
          <w:w w:val="115"/>
          <w:sz w:val="13"/>
        </w:rPr>
        <w:t>clustered</w:t>
      </w:r>
      <w:r>
        <w:rPr>
          <w:spacing w:val="-3"/>
          <w:w w:val="115"/>
          <w:sz w:val="13"/>
        </w:rPr>
        <w:t xml:space="preserve"> </w:t>
      </w:r>
      <w:r>
        <w:rPr>
          <w:w w:val="115"/>
          <w:sz w:val="13"/>
        </w:rPr>
        <w:t>on</w:t>
      </w:r>
      <w:r>
        <w:rPr>
          <w:spacing w:val="-3"/>
          <w:w w:val="115"/>
          <w:sz w:val="13"/>
        </w:rPr>
        <w:t xml:space="preserve"> </w:t>
      </w:r>
      <w:r>
        <w:rPr>
          <w:w w:val="115"/>
          <w:sz w:val="13"/>
        </w:rPr>
        <w:t>the</w:t>
      </w:r>
      <w:del w:id="1895" w:author="Hussain Hadah" w:date="2026-10-25T19:29:00Z" w16du:dateUtc="2026-10-25T23:29:00Z">
        <w:r>
          <w:rPr>
            <w:spacing w:val="40"/>
            <w:w w:val="120"/>
            <w:sz w:val="13"/>
          </w:rPr>
          <w:delText xml:space="preserve"> </w:delText>
        </w:r>
        <w:r>
          <w:rPr>
            <w:w w:val="120"/>
            <w:sz w:val="13"/>
          </w:rPr>
          <w:delText>state</w:delText>
        </w:r>
        <w:r>
          <w:rPr>
            <w:spacing w:val="-10"/>
            <w:w w:val="120"/>
            <w:sz w:val="13"/>
          </w:rPr>
          <w:delText xml:space="preserve"> </w:delText>
        </w:r>
        <w:r>
          <w:rPr>
            <w:w w:val="120"/>
            <w:sz w:val="13"/>
          </w:rPr>
          <w:delText>level.</w:delText>
        </w:r>
      </w:del>
    </w:p>
    <w:p w14:paraId="455EA927" w14:textId="77777777" w:rsidR="00EC5473" w:rsidRDefault="00665139">
      <w:pPr>
        <w:spacing w:after="92" w:line="259" w:lineRule="auto"/>
        <w:ind w:left="1575" w:right="2033" w:hanging="10"/>
        <w:rPr>
          <w:ins w:id="1896" w:author="Hussain Hadah" w:date="2026-10-25T19:29:00Z" w16du:dateUtc="2026-10-25T23:29:00Z"/>
        </w:rPr>
      </w:pPr>
      <w:ins w:id="1897" w:author="Hussain Hadah" w:date="2026-10-25T19:29:00Z" w16du:dateUtc="2026-10-25T23:29:00Z">
        <w:r>
          <w:rPr>
            <w:sz w:val="13"/>
          </w:rPr>
          <w:t>state level.</w:t>
        </w:r>
      </w:ins>
    </w:p>
    <w:p w14:paraId="2044B587" w14:textId="77777777" w:rsidR="00E746E6" w:rsidRDefault="000245FA">
      <w:pPr>
        <w:spacing w:line="158" w:lineRule="exact"/>
        <w:ind w:left="1489"/>
        <w:jc w:val="both"/>
        <w:rPr>
          <w:del w:id="1898" w:author="Hussain Hadah" w:date="2026-10-25T19:29:00Z" w16du:dateUtc="2026-10-25T23:29:00Z"/>
          <w:sz w:val="13"/>
        </w:rPr>
      </w:pPr>
      <w:del w:id="1899" w:author="Hussain Hadah" w:date="2026-10-25T19:29:00Z" w16du:dateUtc="2026-10-25T23:29:00Z">
        <w:r>
          <w:rPr>
            <w:w w:val="110"/>
            <w:position w:val="5"/>
            <w:sz w:val="10"/>
          </w:rPr>
          <w:delText>3</w:delText>
        </w:r>
        <w:r>
          <w:rPr>
            <w:spacing w:val="47"/>
            <w:w w:val="110"/>
            <w:position w:val="5"/>
            <w:sz w:val="10"/>
          </w:rPr>
          <w:delText xml:space="preserve"> </w:delText>
        </w:r>
      </w:del>
      <w:r>
        <w:rPr>
          <w:w w:val="110"/>
          <w:sz w:val="13"/>
        </w:rPr>
        <w:t>The</w:t>
      </w:r>
      <w:r>
        <w:rPr>
          <w:spacing w:val="7"/>
          <w:w w:val="110"/>
          <w:sz w:val="13"/>
        </w:rPr>
        <w:t xml:space="preserve"> </w:t>
      </w:r>
      <w:r>
        <w:rPr>
          <w:w w:val="110"/>
          <w:sz w:val="13"/>
        </w:rPr>
        <w:t>samples</w:t>
      </w:r>
      <w:r>
        <w:rPr>
          <w:spacing w:val="7"/>
          <w:w w:val="110"/>
          <w:sz w:val="13"/>
        </w:rPr>
        <w:t xml:space="preserve"> </w:t>
      </w:r>
      <w:r>
        <w:rPr>
          <w:w w:val="110"/>
          <w:sz w:val="13"/>
        </w:rPr>
        <w:t>include</w:t>
      </w:r>
      <w:r>
        <w:rPr>
          <w:spacing w:val="7"/>
          <w:w w:val="110"/>
          <w:sz w:val="13"/>
        </w:rPr>
        <w:t xml:space="preserve"> </w:t>
      </w:r>
      <w:r>
        <w:rPr>
          <w:w w:val="110"/>
          <w:sz w:val="13"/>
        </w:rPr>
        <w:t>children</w:t>
      </w:r>
      <w:r>
        <w:rPr>
          <w:spacing w:val="7"/>
          <w:w w:val="110"/>
          <w:sz w:val="13"/>
        </w:rPr>
        <w:t xml:space="preserve"> </w:t>
      </w:r>
      <w:r>
        <w:rPr>
          <w:w w:val="110"/>
          <w:sz w:val="13"/>
        </w:rPr>
        <w:t>ages</w:t>
      </w:r>
      <w:r>
        <w:rPr>
          <w:spacing w:val="7"/>
          <w:w w:val="110"/>
          <w:sz w:val="13"/>
        </w:rPr>
        <w:t xml:space="preserve"> </w:t>
      </w:r>
      <w:r>
        <w:rPr>
          <w:w w:val="110"/>
          <w:sz w:val="13"/>
        </w:rPr>
        <w:t>17</w:t>
      </w:r>
      <w:r>
        <w:rPr>
          <w:spacing w:val="7"/>
          <w:w w:val="110"/>
          <w:sz w:val="13"/>
        </w:rPr>
        <w:t xml:space="preserve"> </w:t>
      </w:r>
      <w:r>
        <w:rPr>
          <w:w w:val="110"/>
          <w:sz w:val="13"/>
        </w:rPr>
        <w:t>and</w:t>
      </w:r>
      <w:r>
        <w:rPr>
          <w:spacing w:val="7"/>
          <w:w w:val="110"/>
          <w:sz w:val="13"/>
        </w:rPr>
        <w:t xml:space="preserve"> </w:t>
      </w:r>
      <w:r>
        <w:rPr>
          <w:w w:val="110"/>
          <w:sz w:val="13"/>
        </w:rPr>
        <w:t>below</w:t>
      </w:r>
      <w:r>
        <w:rPr>
          <w:spacing w:val="7"/>
          <w:w w:val="110"/>
          <w:sz w:val="13"/>
        </w:rPr>
        <w:t xml:space="preserve"> </w:t>
      </w:r>
      <w:r>
        <w:rPr>
          <w:w w:val="110"/>
          <w:sz w:val="13"/>
        </w:rPr>
        <w:t>who</w:t>
      </w:r>
      <w:r>
        <w:rPr>
          <w:spacing w:val="7"/>
          <w:w w:val="110"/>
          <w:sz w:val="13"/>
        </w:rPr>
        <w:t xml:space="preserve"> </w:t>
      </w:r>
      <w:r>
        <w:rPr>
          <w:w w:val="110"/>
          <w:sz w:val="13"/>
        </w:rPr>
        <w:t>live</w:t>
      </w:r>
      <w:r>
        <w:rPr>
          <w:spacing w:val="7"/>
          <w:w w:val="110"/>
          <w:sz w:val="13"/>
        </w:rPr>
        <w:t xml:space="preserve"> </w:t>
      </w:r>
      <w:r>
        <w:rPr>
          <w:w w:val="110"/>
          <w:sz w:val="13"/>
        </w:rPr>
        <w:t>in</w:t>
      </w:r>
      <w:r>
        <w:rPr>
          <w:spacing w:val="7"/>
          <w:w w:val="110"/>
          <w:sz w:val="13"/>
        </w:rPr>
        <w:t xml:space="preserve"> </w:t>
      </w:r>
      <w:r>
        <w:rPr>
          <w:w w:val="110"/>
          <w:sz w:val="13"/>
        </w:rPr>
        <w:t>intact</w:t>
      </w:r>
      <w:r>
        <w:rPr>
          <w:spacing w:val="7"/>
          <w:w w:val="110"/>
          <w:sz w:val="13"/>
        </w:rPr>
        <w:t xml:space="preserve"> </w:t>
      </w:r>
      <w:r>
        <w:rPr>
          <w:w w:val="110"/>
          <w:sz w:val="13"/>
        </w:rPr>
        <w:t>families.</w:t>
      </w:r>
      <w:r>
        <w:rPr>
          <w:spacing w:val="20"/>
          <w:w w:val="110"/>
          <w:sz w:val="13"/>
        </w:rPr>
        <w:t xml:space="preserve"> </w:t>
      </w:r>
      <w:r>
        <w:rPr>
          <w:w w:val="110"/>
          <w:sz w:val="13"/>
        </w:rPr>
        <w:t>Native-born</w:t>
      </w:r>
      <w:r>
        <w:rPr>
          <w:spacing w:val="7"/>
          <w:w w:val="110"/>
          <w:sz w:val="13"/>
        </w:rPr>
        <w:t xml:space="preserve"> </w:t>
      </w:r>
      <w:ins w:id="1900" w:author="Hussain Hadah" w:date="2026-10-25T19:29:00Z" w16du:dateUtc="2026-10-25T23:29:00Z">
        <w:r w:rsidR="00665139">
          <w:rPr>
            <w:sz w:val="13"/>
          </w:rPr>
          <w:t>secondgeneration</w:t>
        </w:r>
      </w:ins>
      <w:del w:id="1901" w:author="Hussain Hadah" w:date="2026-10-25T19:29:00Z" w16du:dateUtc="2026-10-25T23:29:00Z">
        <w:r>
          <w:rPr>
            <w:spacing w:val="-2"/>
            <w:w w:val="110"/>
            <w:sz w:val="13"/>
          </w:rPr>
          <w:delText>second-</w:delText>
        </w:r>
      </w:del>
    </w:p>
    <w:p w14:paraId="06F4C52D" w14:textId="77777777" w:rsidR="00E746E6" w:rsidRDefault="000245FA">
      <w:pPr>
        <w:spacing w:before="116" w:line="424" w:lineRule="auto"/>
        <w:ind w:left="1601" w:right="2399"/>
        <w:jc w:val="both"/>
        <w:rPr>
          <w:sz w:val="13"/>
        </w:rPr>
      </w:pPr>
      <w:del w:id="1902" w:author="Hussain Hadah" w:date="2026-10-25T19:29:00Z" w16du:dateUtc="2026-10-25T23:29:00Z">
        <w:r>
          <w:rPr>
            <w:w w:val="115"/>
            <w:sz w:val="13"/>
          </w:rPr>
          <w:delText>generation</w:delText>
        </w:r>
      </w:del>
      <w:r>
        <w:rPr>
          <w:w w:val="115"/>
          <w:sz w:val="13"/>
        </w:rPr>
        <w:t xml:space="preserve"> Asian immigrant children with both parents born in </w:t>
      </w:r>
      <w:ins w:id="1903" w:author="Hussain Hadah" w:date="2026-10-25T19:29:00Z" w16du:dateUtc="2026-10-25T23:29:00Z">
        <w:r w:rsidR="00665139">
          <w:rPr>
            <w:sz w:val="13"/>
          </w:rPr>
          <w:t>an</w:t>
        </w:r>
      </w:ins>
      <w:del w:id="1904" w:author="Hussain Hadah" w:date="2026-10-25T19:29:00Z" w16du:dateUtc="2026-10-25T23:29:00Z">
        <w:r>
          <w:rPr>
            <w:w w:val="115"/>
            <w:sz w:val="13"/>
          </w:rPr>
          <w:delText>a</w:delText>
        </w:r>
      </w:del>
      <w:r>
        <w:rPr>
          <w:w w:val="115"/>
          <w:sz w:val="13"/>
        </w:rPr>
        <w:t xml:space="preserve"> Asian country.</w:t>
      </w:r>
      <w:r>
        <w:rPr>
          <w:spacing w:val="22"/>
          <w:w w:val="115"/>
          <w:sz w:val="13"/>
        </w:rPr>
        <w:t xml:space="preserve"> </w:t>
      </w:r>
      <w:r>
        <w:rPr>
          <w:w w:val="115"/>
          <w:sz w:val="13"/>
        </w:rPr>
        <w:t>The sample in</w:t>
      </w:r>
      <w:r>
        <w:rPr>
          <w:spacing w:val="40"/>
          <w:w w:val="115"/>
          <w:sz w:val="13"/>
        </w:rPr>
        <w:t xml:space="preserve"> </w:t>
      </w:r>
      <w:r>
        <w:rPr>
          <w:w w:val="115"/>
          <w:sz w:val="13"/>
        </w:rPr>
        <w:t>the column (3) regression is further restricted to only those that migrated from their birth state.</w:t>
      </w:r>
    </w:p>
    <w:p w14:paraId="773D0D9C" w14:textId="77777777" w:rsidR="00E746E6" w:rsidRDefault="000245FA">
      <w:pPr>
        <w:spacing w:line="151" w:lineRule="exact"/>
        <w:ind w:left="1489"/>
        <w:jc w:val="both"/>
        <w:rPr>
          <w:sz w:val="13"/>
        </w:rPr>
      </w:pPr>
      <w:del w:id="1905" w:author="Hussain Hadah" w:date="2026-10-25T19:29:00Z" w16du:dateUtc="2026-10-25T23:29:00Z">
        <w:r>
          <w:rPr>
            <w:w w:val="110"/>
            <w:position w:val="5"/>
            <w:sz w:val="10"/>
          </w:rPr>
          <w:lastRenderedPageBreak/>
          <w:delText>4</w:delText>
        </w:r>
        <w:r>
          <w:rPr>
            <w:spacing w:val="31"/>
            <w:w w:val="110"/>
            <w:position w:val="5"/>
            <w:sz w:val="10"/>
          </w:rPr>
          <w:delText xml:space="preserve"> </w:delText>
        </w:r>
      </w:del>
      <w:r>
        <w:rPr>
          <w:w w:val="110"/>
          <w:sz w:val="13"/>
        </w:rPr>
        <w:t>Data</w:t>
      </w:r>
      <w:r>
        <w:rPr>
          <w:spacing w:val="-4"/>
          <w:w w:val="110"/>
          <w:sz w:val="13"/>
        </w:rPr>
        <w:t xml:space="preserve"> </w:t>
      </w:r>
      <w:r>
        <w:rPr>
          <w:w w:val="110"/>
          <w:sz w:val="13"/>
        </w:rPr>
        <w:t>source</w:t>
      </w:r>
      <w:r>
        <w:rPr>
          <w:spacing w:val="-4"/>
          <w:w w:val="110"/>
          <w:sz w:val="13"/>
        </w:rPr>
        <w:t xml:space="preserve"> </w:t>
      </w:r>
      <w:r>
        <w:rPr>
          <w:w w:val="110"/>
          <w:sz w:val="13"/>
        </w:rPr>
        <w:t>is</w:t>
      </w:r>
      <w:r>
        <w:rPr>
          <w:spacing w:val="-4"/>
          <w:w w:val="110"/>
          <w:sz w:val="13"/>
        </w:rPr>
        <w:t xml:space="preserve"> </w:t>
      </w:r>
      <w:r>
        <w:rPr>
          <w:w w:val="110"/>
          <w:sz w:val="13"/>
        </w:rPr>
        <w:t>the</w:t>
      </w:r>
      <w:r>
        <w:rPr>
          <w:spacing w:val="-4"/>
          <w:w w:val="110"/>
          <w:sz w:val="13"/>
        </w:rPr>
        <w:t xml:space="preserve"> </w:t>
      </w:r>
      <w:r>
        <w:rPr>
          <w:w w:val="110"/>
          <w:sz w:val="13"/>
        </w:rPr>
        <w:t>2004</w:t>
      </w:r>
      <w:ins w:id="1906" w:author="Hussain Hadah" w:date="2026-10-25T19:29:00Z" w16du:dateUtc="2026-10-25T23:29:00Z">
        <w:r w:rsidR="00665139">
          <w:rPr>
            <w:sz w:val="13"/>
          </w:rPr>
          <w:t>–</w:t>
        </w:r>
      </w:ins>
      <w:del w:id="1907" w:author="Hussain Hadah" w:date="2026-10-25T19:29:00Z" w16du:dateUtc="2026-10-25T23:29:00Z">
        <w:r>
          <w:rPr>
            <w:w w:val="110"/>
            <w:sz w:val="13"/>
          </w:rPr>
          <w:delText>-</w:delText>
        </w:r>
      </w:del>
      <w:r>
        <w:rPr>
          <w:w w:val="110"/>
          <w:sz w:val="13"/>
        </w:rPr>
        <w:t>2021</w:t>
      </w:r>
      <w:r>
        <w:rPr>
          <w:spacing w:val="-4"/>
          <w:w w:val="110"/>
          <w:sz w:val="13"/>
        </w:rPr>
        <w:t xml:space="preserve"> </w:t>
      </w:r>
      <w:ins w:id="1908" w:author="Hussain Hadah" w:date="2026-10-25T19:29:00Z" w16du:dateUtc="2026-10-25T23:29:00Z">
        <w:r w:rsidR="00665139">
          <w:rPr>
            <w:sz w:val="13"/>
          </w:rPr>
          <w:t>American Community Survey (IPUMS USA).</w:t>
        </w:r>
      </w:ins>
      <w:del w:id="1909" w:author="Hussain Hadah" w:date="2026-10-25T19:29:00Z" w16du:dateUtc="2026-10-25T23:29:00Z">
        <w:r>
          <w:rPr>
            <w:w w:val="110"/>
            <w:sz w:val="13"/>
          </w:rPr>
          <w:delText>Census</w:delText>
        </w:r>
        <w:r>
          <w:rPr>
            <w:spacing w:val="-5"/>
            <w:w w:val="110"/>
            <w:sz w:val="13"/>
          </w:rPr>
          <w:delText xml:space="preserve"> </w:delText>
        </w:r>
        <w:r>
          <w:rPr>
            <w:spacing w:val="-2"/>
            <w:w w:val="110"/>
            <w:sz w:val="13"/>
          </w:rPr>
          <w:delText>Data.</w:delText>
        </w:r>
      </w:del>
    </w:p>
    <w:p w14:paraId="7C4017B3" w14:textId="77777777" w:rsidR="00E746E6" w:rsidRDefault="00E746E6">
      <w:pPr>
        <w:spacing w:line="151" w:lineRule="exact"/>
        <w:jc w:val="both"/>
        <w:rPr>
          <w:del w:id="1910" w:author="Hussain Hadah" w:date="2026-10-25T19:29:00Z" w16du:dateUtc="2026-10-25T23:29:00Z"/>
          <w:sz w:val="13"/>
        </w:rPr>
        <w:sectPr w:rsidR="00E746E6">
          <w:pgSz w:w="12240" w:h="15840"/>
          <w:pgMar w:top="1800" w:right="720" w:bottom="2460" w:left="1800" w:header="0" w:footer="2279" w:gutter="0"/>
          <w:cols w:space="720"/>
        </w:sectPr>
      </w:pPr>
    </w:p>
    <w:p w14:paraId="41DA1BCC" w14:textId="77777777" w:rsidR="00E746E6" w:rsidRDefault="000245FA">
      <w:pPr>
        <w:pStyle w:val="BodyText"/>
        <w:spacing w:before="79"/>
        <w:ind w:left="1083"/>
      </w:pPr>
      <w:bookmarkStart w:id="1911" w:name="_bookmark70"/>
      <w:bookmarkEnd w:id="1911"/>
      <w:r>
        <w:lastRenderedPageBreak/>
        <w:t>Table</w:t>
      </w:r>
      <w:r>
        <w:rPr>
          <w:spacing w:val="44"/>
        </w:rPr>
        <w:t xml:space="preserve"> </w:t>
      </w:r>
      <w:r>
        <w:t>7:</w:t>
      </w:r>
      <w:r>
        <w:rPr>
          <w:spacing w:val="72"/>
        </w:rPr>
        <w:t xml:space="preserve"> </w:t>
      </w:r>
      <w:r>
        <w:t>Relationship</w:t>
      </w:r>
      <w:r>
        <w:rPr>
          <w:spacing w:val="45"/>
        </w:rPr>
        <w:t xml:space="preserve"> </w:t>
      </w:r>
      <w:r>
        <w:t>Between</w:t>
      </w:r>
      <w:r>
        <w:rPr>
          <w:spacing w:val="45"/>
        </w:rPr>
        <w:t xml:space="preserve"> </w:t>
      </w:r>
      <w:r>
        <w:t>Bias</w:t>
      </w:r>
      <w:r>
        <w:rPr>
          <w:spacing w:val="45"/>
        </w:rPr>
        <w:t xml:space="preserve"> </w:t>
      </w:r>
      <w:r>
        <w:t>and</w:t>
      </w:r>
      <w:r>
        <w:rPr>
          <w:spacing w:val="45"/>
        </w:rPr>
        <w:t xml:space="preserve"> </w:t>
      </w:r>
      <w:r>
        <w:t>Interracial</w:t>
      </w:r>
      <w:r>
        <w:rPr>
          <w:spacing w:val="44"/>
        </w:rPr>
        <w:t xml:space="preserve"> </w:t>
      </w:r>
      <w:r>
        <w:rPr>
          <w:spacing w:val="-2"/>
        </w:rPr>
        <w:t>Marriages</w:t>
      </w:r>
    </w:p>
    <w:p w14:paraId="5BBBA9A0" w14:textId="77777777" w:rsidR="00EC5473" w:rsidRDefault="00665139">
      <w:pPr>
        <w:spacing w:after="246" w:line="259" w:lineRule="auto"/>
        <w:ind w:left="424"/>
        <w:rPr>
          <w:ins w:id="1912" w:author="Hussain Hadah" w:date="2026-10-25T19:29:00Z" w16du:dateUtc="2026-10-25T23:29:00Z"/>
        </w:rPr>
      </w:pPr>
      <w:ins w:id="1913" w:author="Hussain Hadah" w:date="2026-10-25T19:29:00Z" w16du:dateUtc="2026-10-25T23:29:00Z">
        <w:r>
          <w:rPr>
            <w:noProof/>
          </w:rPr>
          <mc:AlternateContent>
            <mc:Choice Requires="wpg">
              <w:drawing>
                <wp:inline distT="0" distB="0" distL="0" distR="0" wp14:anchorId="51299C9E" wp14:editId="446A388F">
                  <wp:extent cx="4902264" cy="12141"/>
                  <wp:effectExtent l="0" t="0" r="0" b="0"/>
                  <wp:docPr id="43851" name="Group 43851"/>
                  <wp:cNvGraphicFramePr/>
                  <a:graphic xmlns:a="http://schemas.openxmlformats.org/drawingml/2006/main">
                    <a:graphicData uri="http://schemas.microsoft.com/office/word/2010/wordprocessingGroup">
                      <wpg:wgp>
                        <wpg:cNvGrpSpPr/>
                        <wpg:grpSpPr>
                          <a:xfrm>
                            <a:off x="0" y="0"/>
                            <a:ext cx="4902264" cy="12141"/>
                            <a:chOff x="0" y="0"/>
                            <a:chExt cx="4902264" cy="12141"/>
                          </a:xfrm>
                        </wpg:grpSpPr>
                        <wps:wsp>
                          <wps:cNvPr id="2752" name="Shape 2752"/>
                          <wps:cNvSpPr/>
                          <wps:spPr>
                            <a:xfrm>
                              <a:off x="0" y="0"/>
                              <a:ext cx="4902264" cy="0"/>
                            </a:xfrm>
                            <a:custGeom>
                              <a:avLst/>
                              <a:gdLst/>
                              <a:ahLst/>
                              <a:cxnLst/>
                              <a:rect l="0" t="0" r="0" b="0"/>
                              <a:pathLst>
                                <a:path w="4902264">
                                  <a:moveTo>
                                    <a:pt x="0" y="0"/>
                                  </a:moveTo>
                                  <a:lnTo>
                                    <a:pt x="4902264" y="0"/>
                                  </a:lnTo>
                                </a:path>
                              </a:pathLst>
                            </a:custGeom>
                            <a:ln w="1214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851" style="width:386.005pt;height:0.956pt;mso-position-horizontal-relative:char;mso-position-vertical-relative:line" coordsize="49022,121">
                  <v:shape id="Shape 2752" style="position:absolute;width:49022;height:0;left:0;top:0;" coordsize="4902264,0" path="m0,0l4902264,0">
                    <v:stroke weight="0.956pt" endcap="flat" joinstyle="miter" miterlimit="10" on="true" color="#000000"/>
                    <v:fill on="false" color="#000000" opacity="0"/>
                  </v:shape>
                </v:group>
              </w:pict>
            </mc:Fallback>
          </mc:AlternateContent>
        </w:r>
      </w:ins>
    </w:p>
    <w:p w14:paraId="49673F8F" w14:textId="77777777" w:rsidR="00EC5473" w:rsidRDefault="00665139">
      <w:pPr>
        <w:tabs>
          <w:tab w:val="center" w:pos="5720"/>
          <w:tab w:val="center" w:pos="7281"/>
        </w:tabs>
        <w:spacing w:after="3" w:line="265" w:lineRule="auto"/>
        <w:rPr>
          <w:ins w:id="1914" w:author="Hussain Hadah" w:date="2026-10-25T19:29:00Z" w16du:dateUtc="2026-10-25T23:29:00Z"/>
        </w:rPr>
      </w:pPr>
      <w:ins w:id="1915" w:author="Hussain Hadah" w:date="2026-10-25T19:29:00Z" w16du:dateUtc="2026-10-25T23:29:00Z">
        <w:r>
          <w:tab/>
          <w:t>Asian Men</w:t>
        </w:r>
        <w:r>
          <w:tab/>
          <w:t>Asian Women</w:t>
        </w:r>
      </w:ins>
    </w:p>
    <w:p w14:paraId="67693EFE" w14:textId="77777777" w:rsidR="00E746E6" w:rsidRDefault="00665139">
      <w:pPr>
        <w:pStyle w:val="BodyText"/>
        <w:rPr>
          <w:sz w:val="9"/>
        </w:rPr>
      </w:pPr>
      <w:ins w:id="1916" w:author="Hussain Hadah" w:date="2026-10-25T19:29:00Z" w16du:dateUtc="2026-10-25T23:29:00Z">
        <w:r>
          <w:rPr>
            <w:noProof/>
            <w:sz w:val="22"/>
          </w:rPr>
          <mc:AlternateContent>
            <mc:Choice Requires="wpg">
              <w:drawing>
                <wp:inline distT="0" distB="0" distL="0" distR="0" wp14:anchorId="3A0893A7" wp14:editId="76152F01">
                  <wp:extent cx="1906219" cy="4559"/>
                  <wp:effectExtent l="0" t="0" r="0" b="0"/>
                  <wp:docPr id="43852" name="Group 43852"/>
                  <wp:cNvGraphicFramePr/>
                  <a:graphic xmlns:a="http://schemas.openxmlformats.org/drawingml/2006/main">
                    <a:graphicData uri="http://schemas.microsoft.com/office/word/2010/wordprocessingGroup">
                      <wpg:wgp>
                        <wpg:cNvGrpSpPr/>
                        <wpg:grpSpPr>
                          <a:xfrm>
                            <a:off x="0" y="0"/>
                            <a:ext cx="1906219" cy="4559"/>
                            <a:chOff x="0" y="0"/>
                            <a:chExt cx="1906219" cy="4559"/>
                          </a:xfrm>
                        </wpg:grpSpPr>
                        <wps:wsp>
                          <wps:cNvPr id="2754" name="Shape 2754"/>
                          <wps:cNvSpPr/>
                          <wps:spPr>
                            <a:xfrm>
                              <a:off x="0" y="0"/>
                              <a:ext cx="809549" cy="0"/>
                            </a:xfrm>
                            <a:custGeom>
                              <a:avLst/>
                              <a:gdLst/>
                              <a:ahLst/>
                              <a:cxnLst/>
                              <a:rect l="0" t="0" r="0" b="0"/>
                              <a:pathLst>
                                <a:path w="809549">
                                  <a:moveTo>
                                    <a:pt x="0" y="0"/>
                                  </a:moveTo>
                                  <a:lnTo>
                                    <a:pt x="809549" y="0"/>
                                  </a:lnTo>
                                </a:path>
                              </a:pathLst>
                            </a:custGeom>
                            <a:ln w="4559" cap="flat">
                              <a:miter lim="127000"/>
                            </a:ln>
                          </wps:spPr>
                          <wps:style>
                            <a:lnRef idx="1">
                              <a:srgbClr val="000000"/>
                            </a:lnRef>
                            <a:fillRef idx="0">
                              <a:srgbClr val="000000">
                                <a:alpha val="0"/>
                              </a:srgbClr>
                            </a:fillRef>
                            <a:effectRef idx="0">
                              <a:scrgbClr r="0" g="0" b="0"/>
                            </a:effectRef>
                            <a:fontRef idx="none"/>
                          </wps:style>
                          <wps:bodyPr/>
                        </wps:wsp>
                        <wps:wsp>
                          <wps:cNvPr id="2755" name="Shape 2755"/>
                          <wps:cNvSpPr/>
                          <wps:spPr>
                            <a:xfrm>
                              <a:off x="885470" y="0"/>
                              <a:ext cx="1020750" cy="0"/>
                            </a:xfrm>
                            <a:custGeom>
                              <a:avLst/>
                              <a:gdLst/>
                              <a:ahLst/>
                              <a:cxnLst/>
                              <a:rect l="0" t="0" r="0" b="0"/>
                              <a:pathLst>
                                <a:path w="1020750">
                                  <a:moveTo>
                                    <a:pt x="0" y="0"/>
                                  </a:moveTo>
                                  <a:lnTo>
                                    <a:pt x="1020750" y="0"/>
                                  </a:lnTo>
                                </a:path>
                              </a:pathLst>
                            </a:custGeom>
                            <a:ln w="455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852" style="width:150.096pt;height:0.359pt;mso-position-horizontal-relative:char;mso-position-vertical-relative:line" coordsize="19062,45">
                  <v:shape id="Shape 2754" style="position:absolute;width:8095;height:0;left:0;top:0;" coordsize="809549,0" path="m0,0l809549,0">
                    <v:stroke weight="0.359pt" endcap="flat" joinstyle="miter" miterlimit="10" on="true" color="#000000"/>
                    <v:fill on="false" color="#000000" opacity="0"/>
                  </v:shape>
                  <v:shape id="Shape 2755" style="position:absolute;width:10207;height:0;left:8854;top:0;" coordsize="1020750,0" path="m0,0l1020750,0">
                    <v:stroke weight="0.359pt" endcap="flat" joinstyle="miter" miterlimit="10" on="true" color="#000000"/>
                    <v:fill on="false" color="#000000" opacity="0"/>
                  </v:shape>
                </v:group>
              </w:pict>
            </mc:Fallback>
          </mc:AlternateContent>
        </w:r>
      </w:ins>
    </w:p>
    <w:tbl>
      <w:tblPr>
        <w:tblW w:w="0" w:type="auto"/>
        <w:tblInd w:w="467" w:type="dxa"/>
        <w:tblLayout w:type="fixed"/>
        <w:tblCellMar>
          <w:left w:w="0" w:type="dxa"/>
          <w:right w:w="0" w:type="dxa"/>
        </w:tblCellMar>
        <w:tblLook w:val="01E0" w:firstRow="1" w:lastRow="1" w:firstColumn="1" w:lastColumn="1" w:noHBand="0" w:noVBand="0"/>
      </w:tblPr>
      <w:tblGrid>
        <w:gridCol w:w="3214"/>
        <w:gridCol w:w="1444"/>
        <w:gridCol w:w="1275"/>
        <w:gridCol w:w="120"/>
        <w:gridCol w:w="1608"/>
        <w:gridCol w:w="60"/>
      </w:tblGrid>
      <w:tr w:rsidR="00E746E6" w14:paraId="08917A44" w14:textId="77777777">
        <w:trPr>
          <w:trHeight w:val="591"/>
          <w:del w:id="1917" w:author="Hussain Hadah" w:date="2026-10-25T19:29:00Z" w16du:dateUtc="2026-10-25T23:29:00Z"/>
        </w:trPr>
        <w:tc>
          <w:tcPr>
            <w:tcW w:w="3214" w:type="dxa"/>
            <w:vMerge w:val="restart"/>
            <w:tcBorders>
              <w:top w:val="single" w:sz="8" w:space="0" w:color="000000"/>
              <w:bottom w:val="single" w:sz="6" w:space="0" w:color="000000"/>
            </w:tcBorders>
          </w:tcPr>
          <w:p w14:paraId="4BA286F7" w14:textId="77777777" w:rsidR="00E746E6" w:rsidRDefault="00E746E6">
            <w:pPr>
              <w:pStyle w:val="TableParagraph"/>
              <w:jc w:val="left"/>
              <w:rPr>
                <w:del w:id="1918" w:author="Hussain Hadah" w:date="2026-10-25T19:29:00Z" w16du:dateUtc="2026-10-25T23:29:00Z"/>
                <w:sz w:val="20"/>
              </w:rPr>
            </w:pPr>
          </w:p>
        </w:tc>
        <w:tc>
          <w:tcPr>
            <w:tcW w:w="1444" w:type="dxa"/>
            <w:tcBorders>
              <w:top w:val="single" w:sz="8" w:space="0" w:color="000000"/>
            </w:tcBorders>
          </w:tcPr>
          <w:p w14:paraId="352092C3" w14:textId="77777777" w:rsidR="00E746E6" w:rsidRDefault="00E746E6">
            <w:pPr>
              <w:pStyle w:val="TableParagraph"/>
              <w:jc w:val="left"/>
              <w:rPr>
                <w:del w:id="1919" w:author="Hussain Hadah" w:date="2026-10-25T19:29:00Z" w16du:dateUtc="2026-10-25T23:29:00Z"/>
                <w:sz w:val="20"/>
              </w:rPr>
            </w:pPr>
          </w:p>
        </w:tc>
        <w:tc>
          <w:tcPr>
            <w:tcW w:w="1275" w:type="dxa"/>
            <w:tcBorders>
              <w:top w:val="single" w:sz="8" w:space="0" w:color="000000"/>
              <w:bottom w:val="single" w:sz="4" w:space="0" w:color="000000"/>
            </w:tcBorders>
          </w:tcPr>
          <w:p w14:paraId="3DAB254C" w14:textId="77777777" w:rsidR="00E746E6" w:rsidRDefault="000245FA">
            <w:pPr>
              <w:pStyle w:val="TableParagraph"/>
              <w:spacing w:before="183"/>
              <w:rPr>
                <w:del w:id="1920" w:author="Hussain Hadah" w:date="2026-10-25T19:29:00Z" w16du:dateUtc="2026-10-25T23:29:00Z"/>
                <w:sz w:val="24"/>
              </w:rPr>
            </w:pPr>
            <w:del w:id="1921" w:author="Hussain Hadah" w:date="2026-10-25T19:29:00Z" w16du:dateUtc="2026-10-25T23:29:00Z">
              <w:r>
                <w:rPr>
                  <w:w w:val="110"/>
                  <w:sz w:val="24"/>
                </w:rPr>
                <w:delText>Asian</w:delText>
              </w:r>
              <w:r>
                <w:rPr>
                  <w:spacing w:val="-13"/>
                  <w:w w:val="110"/>
                  <w:sz w:val="24"/>
                </w:rPr>
                <w:delText xml:space="preserve"> </w:delText>
              </w:r>
              <w:r>
                <w:rPr>
                  <w:spacing w:val="-5"/>
                  <w:w w:val="110"/>
                  <w:sz w:val="24"/>
                </w:rPr>
                <w:delText>Men</w:delText>
              </w:r>
            </w:del>
          </w:p>
        </w:tc>
        <w:tc>
          <w:tcPr>
            <w:tcW w:w="120" w:type="dxa"/>
            <w:tcBorders>
              <w:top w:val="single" w:sz="8" w:space="0" w:color="000000"/>
            </w:tcBorders>
          </w:tcPr>
          <w:p w14:paraId="69C2A202" w14:textId="77777777" w:rsidR="00E746E6" w:rsidRDefault="00E746E6">
            <w:pPr>
              <w:pStyle w:val="TableParagraph"/>
              <w:jc w:val="left"/>
              <w:rPr>
                <w:del w:id="1922" w:author="Hussain Hadah" w:date="2026-10-25T19:29:00Z" w16du:dateUtc="2026-10-25T23:29:00Z"/>
                <w:sz w:val="20"/>
              </w:rPr>
            </w:pPr>
          </w:p>
        </w:tc>
        <w:tc>
          <w:tcPr>
            <w:tcW w:w="1608" w:type="dxa"/>
            <w:tcBorders>
              <w:top w:val="single" w:sz="8" w:space="0" w:color="000000"/>
              <w:bottom w:val="single" w:sz="4" w:space="0" w:color="000000"/>
            </w:tcBorders>
          </w:tcPr>
          <w:p w14:paraId="6ACE18EA" w14:textId="77777777" w:rsidR="00E746E6" w:rsidRDefault="000245FA">
            <w:pPr>
              <w:pStyle w:val="TableParagraph"/>
              <w:spacing w:before="183"/>
              <w:ind w:left="1" w:right="1"/>
              <w:rPr>
                <w:del w:id="1923" w:author="Hussain Hadah" w:date="2026-10-25T19:29:00Z" w16du:dateUtc="2026-10-25T23:29:00Z"/>
                <w:sz w:val="24"/>
              </w:rPr>
            </w:pPr>
            <w:del w:id="1924" w:author="Hussain Hadah" w:date="2026-10-25T19:29:00Z" w16du:dateUtc="2026-10-25T23:29:00Z">
              <w:r>
                <w:rPr>
                  <w:w w:val="110"/>
                  <w:sz w:val="24"/>
                </w:rPr>
                <w:delText>Asian</w:delText>
              </w:r>
              <w:r>
                <w:rPr>
                  <w:spacing w:val="-13"/>
                  <w:w w:val="110"/>
                  <w:sz w:val="24"/>
                </w:rPr>
                <w:delText xml:space="preserve"> </w:delText>
              </w:r>
              <w:r>
                <w:rPr>
                  <w:spacing w:val="-2"/>
                  <w:w w:val="110"/>
                  <w:sz w:val="24"/>
                </w:rPr>
                <w:delText>Women</w:delText>
              </w:r>
            </w:del>
          </w:p>
        </w:tc>
        <w:tc>
          <w:tcPr>
            <w:tcW w:w="60" w:type="dxa"/>
            <w:vMerge w:val="restart"/>
            <w:tcBorders>
              <w:top w:val="single" w:sz="8" w:space="0" w:color="000000"/>
              <w:bottom w:val="single" w:sz="6" w:space="0" w:color="000000"/>
            </w:tcBorders>
          </w:tcPr>
          <w:p w14:paraId="7F9EC250" w14:textId="77777777" w:rsidR="00E746E6" w:rsidRDefault="00E746E6">
            <w:pPr>
              <w:pStyle w:val="TableParagraph"/>
              <w:jc w:val="left"/>
              <w:rPr>
                <w:del w:id="1925" w:author="Hussain Hadah" w:date="2026-10-25T19:29:00Z" w16du:dateUtc="2026-10-25T23:29:00Z"/>
                <w:sz w:val="20"/>
              </w:rPr>
            </w:pPr>
          </w:p>
        </w:tc>
      </w:tr>
      <w:tr w:rsidR="00E746E6" w14:paraId="30810744" w14:textId="77777777">
        <w:trPr>
          <w:trHeight w:val="556"/>
          <w:del w:id="1926" w:author="Hussain Hadah" w:date="2026-10-25T19:29:00Z" w16du:dateUtc="2026-10-25T23:29:00Z"/>
        </w:trPr>
        <w:tc>
          <w:tcPr>
            <w:tcW w:w="3214" w:type="dxa"/>
            <w:vMerge/>
            <w:tcBorders>
              <w:top w:val="nil"/>
              <w:bottom w:val="single" w:sz="6" w:space="0" w:color="000000"/>
            </w:tcBorders>
          </w:tcPr>
          <w:p w14:paraId="500C3847" w14:textId="77777777" w:rsidR="00E746E6" w:rsidRDefault="00E746E6">
            <w:pPr>
              <w:rPr>
                <w:del w:id="1927" w:author="Hussain Hadah" w:date="2026-10-25T19:29:00Z" w16du:dateUtc="2026-10-25T23:29:00Z"/>
                <w:sz w:val="2"/>
                <w:szCs w:val="2"/>
              </w:rPr>
            </w:pPr>
          </w:p>
        </w:tc>
        <w:tc>
          <w:tcPr>
            <w:tcW w:w="1444" w:type="dxa"/>
          </w:tcPr>
          <w:p w14:paraId="7FD7D0C2" w14:textId="77777777" w:rsidR="00E746E6" w:rsidRDefault="000245FA">
            <w:pPr>
              <w:pStyle w:val="TableParagraph"/>
              <w:spacing w:before="179"/>
              <w:ind w:right="116"/>
              <w:rPr>
                <w:del w:id="1928" w:author="Hussain Hadah" w:date="2026-10-25T19:29:00Z" w16du:dateUtc="2026-10-25T23:29:00Z"/>
                <w:sz w:val="24"/>
              </w:rPr>
            </w:pPr>
            <w:del w:id="1929" w:author="Hussain Hadah" w:date="2026-10-25T19:29:00Z" w16du:dateUtc="2026-10-25T23:29:00Z">
              <w:r>
                <w:rPr>
                  <w:spacing w:val="-5"/>
                  <w:sz w:val="24"/>
                </w:rPr>
                <w:delText>(1)</w:delText>
              </w:r>
            </w:del>
          </w:p>
        </w:tc>
        <w:tc>
          <w:tcPr>
            <w:tcW w:w="1275" w:type="dxa"/>
            <w:tcBorders>
              <w:top w:val="single" w:sz="4" w:space="0" w:color="000000"/>
            </w:tcBorders>
          </w:tcPr>
          <w:p w14:paraId="1570A1EF" w14:textId="77777777" w:rsidR="00E746E6" w:rsidRDefault="000245FA">
            <w:pPr>
              <w:pStyle w:val="TableParagraph"/>
              <w:spacing w:before="179"/>
              <w:ind w:right="57"/>
              <w:rPr>
                <w:del w:id="1930" w:author="Hussain Hadah" w:date="2026-10-25T19:29:00Z" w16du:dateUtc="2026-10-25T23:29:00Z"/>
                <w:sz w:val="24"/>
              </w:rPr>
            </w:pPr>
            <w:del w:id="1931" w:author="Hussain Hadah" w:date="2026-10-25T19:29:00Z" w16du:dateUtc="2026-10-25T23:29:00Z">
              <w:r>
                <w:rPr>
                  <w:spacing w:val="-5"/>
                  <w:sz w:val="24"/>
                </w:rPr>
                <w:delText>(2)</w:delText>
              </w:r>
            </w:del>
          </w:p>
        </w:tc>
        <w:tc>
          <w:tcPr>
            <w:tcW w:w="120" w:type="dxa"/>
          </w:tcPr>
          <w:p w14:paraId="1D010041" w14:textId="77777777" w:rsidR="00E746E6" w:rsidRDefault="00E746E6">
            <w:pPr>
              <w:pStyle w:val="TableParagraph"/>
              <w:jc w:val="left"/>
              <w:rPr>
                <w:del w:id="1932" w:author="Hussain Hadah" w:date="2026-10-25T19:29:00Z" w16du:dateUtc="2026-10-25T23:29:00Z"/>
                <w:sz w:val="20"/>
              </w:rPr>
            </w:pPr>
          </w:p>
        </w:tc>
        <w:tc>
          <w:tcPr>
            <w:tcW w:w="1608" w:type="dxa"/>
            <w:tcBorders>
              <w:top w:val="single" w:sz="4" w:space="0" w:color="000000"/>
            </w:tcBorders>
          </w:tcPr>
          <w:p w14:paraId="4A737A74" w14:textId="77777777" w:rsidR="00E746E6" w:rsidRDefault="000245FA">
            <w:pPr>
              <w:pStyle w:val="TableParagraph"/>
              <w:spacing w:before="179"/>
              <w:ind w:left="1" w:right="1"/>
              <w:rPr>
                <w:del w:id="1933" w:author="Hussain Hadah" w:date="2026-10-25T19:29:00Z" w16du:dateUtc="2026-10-25T23:29:00Z"/>
                <w:sz w:val="24"/>
              </w:rPr>
            </w:pPr>
            <w:del w:id="1934" w:author="Hussain Hadah" w:date="2026-10-25T19:29:00Z" w16du:dateUtc="2026-10-25T23:29:00Z">
              <w:r>
                <w:rPr>
                  <w:spacing w:val="-5"/>
                  <w:sz w:val="24"/>
                </w:rPr>
                <w:delText>(3)</w:delText>
              </w:r>
            </w:del>
          </w:p>
        </w:tc>
        <w:tc>
          <w:tcPr>
            <w:tcW w:w="60" w:type="dxa"/>
            <w:vMerge/>
            <w:tcBorders>
              <w:top w:val="nil"/>
              <w:bottom w:val="single" w:sz="6" w:space="0" w:color="000000"/>
            </w:tcBorders>
          </w:tcPr>
          <w:p w14:paraId="4B2DA0DC" w14:textId="77777777" w:rsidR="00E746E6" w:rsidRDefault="00E746E6">
            <w:pPr>
              <w:rPr>
                <w:del w:id="1935" w:author="Hussain Hadah" w:date="2026-10-25T19:29:00Z" w16du:dateUtc="2026-10-25T23:29:00Z"/>
                <w:sz w:val="2"/>
                <w:szCs w:val="2"/>
              </w:rPr>
            </w:pPr>
          </w:p>
        </w:tc>
      </w:tr>
      <w:tr w:rsidR="00E746E6" w14:paraId="657E5C9C" w14:textId="77777777">
        <w:trPr>
          <w:trHeight w:val="497"/>
        </w:trPr>
        <w:tc>
          <w:tcPr>
            <w:tcW w:w="3214" w:type="dxa"/>
            <w:tcBorders>
              <w:top w:val="nil"/>
              <w:bottom w:val="single" w:sz="6" w:space="0" w:color="000000"/>
            </w:tcBorders>
            <w:cellMerge w:id="1936" w:author="Hussain Hadah" w:date="2026-10-25T19:29:00Z" w:vMergeOrig="cont"/>
          </w:tcPr>
          <w:p w14:paraId="61009265" w14:textId="77777777" w:rsidR="00E746E6" w:rsidRDefault="00E746E6">
            <w:pPr>
              <w:rPr>
                <w:sz w:val="2"/>
                <w:szCs w:val="2"/>
              </w:rPr>
            </w:pPr>
          </w:p>
        </w:tc>
        <w:tc>
          <w:tcPr>
            <w:tcW w:w="1444" w:type="dxa"/>
            <w:tcBorders>
              <w:bottom w:val="single" w:sz="6" w:space="0" w:color="000000"/>
            </w:tcBorders>
          </w:tcPr>
          <w:p w14:paraId="1382E245" w14:textId="77777777" w:rsidR="00EC5473" w:rsidRDefault="00665139">
            <w:pPr>
              <w:spacing w:after="163" w:line="259" w:lineRule="auto"/>
              <w:ind w:left="403"/>
              <w:rPr>
                <w:ins w:id="1937" w:author="Hussain Hadah" w:date="2026-10-25T19:29:00Z" w16du:dateUtc="2026-10-25T23:29:00Z"/>
              </w:rPr>
            </w:pPr>
            <w:ins w:id="1938" w:author="Hussain Hadah" w:date="2026-10-25T19:29:00Z" w16du:dateUtc="2026-10-25T23:29:00Z">
              <w:r>
                <w:t>(1)</w:t>
              </w:r>
            </w:ins>
          </w:p>
          <w:p w14:paraId="6DFD0C99" w14:textId="77777777" w:rsidR="00E746E6" w:rsidRDefault="000245FA">
            <w:pPr>
              <w:pStyle w:val="TableParagraph"/>
              <w:spacing w:before="86"/>
              <w:ind w:right="116"/>
              <w:rPr>
                <w:sz w:val="24"/>
              </w:rPr>
            </w:pPr>
            <w:r>
              <w:rPr>
                <w:spacing w:val="-2"/>
                <w:w w:val="110"/>
                <w:sz w:val="24"/>
              </w:rPr>
              <w:t>Interracial</w:t>
            </w:r>
          </w:p>
        </w:tc>
        <w:tc>
          <w:tcPr>
            <w:tcW w:w="1275" w:type="dxa"/>
            <w:tcBorders>
              <w:bottom w:val="single" w:sz="6" w:space="0" w:color="000000"/>
            </w:tcBorders>
          </w:tcPr>
          <w:p w14:paraId="71CA1570" w14:textId="77777777" w:rsidR="00EC5473" w:rsidRDefault="00665139">
            <w:pPr>
              <w:spacing w:after="163" w:line="259" w:lineRule="auto"/>
              <w:ind w:left="403"/>
              <w:rPr>
                <w:ins w:id="1939" w:author="Hussain Hadah" w:date="2026-10-25T19:29:00Z" w16du:dateUtc="2026-10-25T23:29:00Z"/>
              </w:rPr>
            </w:pPr>
            <w:ins w:id="1940" w:author="Hussain Hadah" w:date="2026-10-25T19:29:00Z" w16du:dateUtc="2026-10-25T23:29:00Z">
              <w:r>
                <w:t>(2)</w:t>
              </w:r>
            </w:ins>
          </w:p>
          <w:p w14:paraId="1FD9369B" w14:textId="77777777" w:rsidR="00E746E6" w:rsidRDefault="000245FA">
            <w:pPr>
              <w:pStyle w:val="TableParagraph"/>
              <w:spacing w:before="86"/>
              <w:ind w:right="57"/>
              <w:rPr>
                <w:sz w:val="24"/>
              </w:rPr>
            </w:pPr>
            <w:r>
              <w:rPr>
                <w:spacing w:val="-2"/>
                <w:w w:val="110"/>
                <w:sz w:val="24"/>
              </w:rPr>
              <w:t>Interracial</w:t>
            </w:r>
          </w:p>
        </w:tc>
        <w:tc>
          <w:tcPr>
            <w:tcW w:w="120" w:type="dxa"/>
            <w:tcBorders>
              <w:bottom w:val="single" w:sz="6" w:space="0" w:color="000000"/>
            </w:tcBorders>
            <w:cellDel w:id="1941" w:author="Hussain Hadah" w:date="2026-10-25T19:29:00Z"/>
          </w:tcPr>
          <w:p w14:paraId="6B1096DF" w14:textId="77777777" w:rsidR="00E746E6" w:rsidRDefault="00E746E6">
            <w:pPr>
              <w:pStyle w:val="TableParagraph"/>
              <w:jc w:val="left"/>
              <w:rPr>
                <w:sz w:val="20"/>
              </w:rPr>
            </w:pPr>
          </w:p>
        </w:tc>
        <w:tc>
          <w:tcPr>
            <w:tcW w:w="1608" w:type="dxa"/>
            <w:tcBorders>
              <w:bottom w:val="single" w:sz="6" w:space="0" w:color="000000"/>
            </w:tcBorders>
          </w:tcPr>
          <w:p w14:paraId="11DF83FB" w14:textId="77777777" w:rsidR="00EC5473" w:rsidRDefault="00665139">
            <w:pPr>
              <w:spacing w:after="163" w:line="259" w:lineRule="auto"/>
              <w:ind w:left="403"/>
              <w:rPr>
                <w:ins w:id="1942" w:author="Hussain Hadah" w:date="2026-10-25T19:29:00Z" w16du:dateUtc="2026-10-25T23:29:00Z"/>
              </w:rPr>
            </w:pPr>
            <w:ins w:id="1943" w:author="Hussain Hadah" w:date="2026-10-25T19:29:00Z" w16du:dateUtc="2026-10-25T23:29:00Z">
              <w:r>
                <w:t>(3)</w:t>
              </w:r>
            </w:ins>
          </w:p>
          <w:p w14:paraId="7678DC8C" w14:textId="77777777" w:rsidR="00E746E6" w:rsidRDefault="000245FA">
            <w:pPr>
              <w:pStyle w:val="TableParagraph"/>
              <w:spacing w:before="86"/>
              <w:ind w:left="1" w:right="1"/>
              <w:rPr>
                <w:sz w:val="24"/>
              </w:rPr>
            </w:pPr>
            <w:r>
              <w:rPr>
                <w:spacing w:val="-2"/>
                <w:w w:val="110"/>
                <w:sz w:val="24"/>
              </w:rPr>
              <w:t>Interracial</w:t>
            </w:r>
          </w:p>
        </w:tc>
        <w:tc>
          <w:tcPr>
            <w:tcW w:w="60" w:type="dxa"/>
            <w:vMerge/>
            <w:tcBorders>
              <w:top w:val="nil"/>
              <w:bottom w:val="single" w:sz="6" w:space="0" w:color="000000"/>
            </w:tcBorders>
            <w:cellDel w:id="1944" w:author="Hussain Hadah" w:date="2026-10-25T19:29:00Z"/>
          </w:tcPr>
          <w:p w14:paraId="15B1EA83" w14:textId="77777777" w:rsidR="00E746E6" w:rsidRDefault="00E746E6">
            <w:pPr>
              <w:rPr>
                <w:sz w:val="2"/>
                <w:szCs w:val="2"/>
              </w:rPr>
            </w:pPr>
          </w:p>
        </w:tc>
      </w:tr>
      <w:tr w:rsidR="00E746E6" w14:paraId="1E338D1D" w14:textId="77777777">
        <w:trPr>
          <w:trHeight w:val="566"/>
        </w:trPr>
        <w:tc>
          <w:tcPr>
            <w:tcW w:w="3214" w:type="dxa"/>
            <w:tcBorders>
              <w:top w:val="single" w:sz="6" w:space="0" w:color="000000"/>
            </w:tcBorders>
          </w:tcPr>
          <w:p w14:paraId="3BB3AF47" w14:textId="77777777" w:rsidR="00E746E6" w:rsidRDefault="000245FA">
            <w:pPr>
              <w:pStyle w:val="TableParagraph"/>
              <w:spacing w:before="182"/>
              <w:ind w:left="119"/>
              <w:jc w:val="left"/>
              <w:rPr>
                <w:sz w:val="24"/>
              </w:rPr>
            </w:pPr>
            <w:r>
              <w:rPr>
                <w:spacing w:val="-4"/>
                <w:sz w:val="24"/>
              </w:rPr>
              <w:t>Bias</w:t>
            </w:r>
          </w:p>
        </w:tc>
        <w:tc>
          <w:tcPr>
            <w:tcW w:w="1444" w:type="dxa"/>
            <w:tcBorders>
              <w:top w:val="single" w:sz="6" w:space="0" w:color="000000"/>
            </w:tcBorders>
          </w:tcPr>
          <w:p w14:paraId="77581221" w14:textId="77777777" w:rsidR="00E746E6" w:rsidRDefault="000245FA">
            <w:pPr>
              <w:pStyle w:val="TableParagraph"/>
              <w:spacing w:before="182"/>
              <w:ind w:left="59" w:right="116"/>
              <w:rPr>
                <w:sz w:val="24"/>
              </w:rPr>
            </w:pPr>
            <w:r>
              <w:rPr>
                <w:spacing w:val="-2"/>
                <w:sz w:val="24"/>
              </w:rPr>
              <w:t>0.04</w:t>
            </w:r>
            <w:del w:id="1945" w:author="Hussain Hadah" w:date="2026-10-25T19:29:00Z" w16du:dateUtc="2026-10-25T23:29:00Z">
              <w:r>
                <w:rPr>
                  <w:spacing w:val="-2"/>
                  <w:sz w:val="24"/>
                </w:rPr>
                <w:delText>***</w:delText>
              </w:r>
            </w:del>
          </w:p>
        </w:tc>
        <w:tc>
          <w:tcPr>
            <w:tcW w:w="1275" w:type="dxa"/>
            <w:tcBorders>
              <w:top w:val="single" w:sz="6" w:space="0" w:color="000000"/>
            </w:tcBorders>
          </w:tcPr>
          <w:p w14:paraId="08BC65F1" w14:textId="77777777" w:rsidR="00E746E6" w:rsidRDefault="000245FA">
            <w:pPr>
              <w:pStyle w:val="TableParagraph"/>
              <w:spacing w:before="181"/>
              <w:rPr>
                <w:sz w:val="24"/>
              </w:rPr>
            </w:pPr>
            <w:r>
              <w:rPr>
                <w:rFonts w:ascii="Arial" w:hAnsi="Arial"/>
                <w:spacing w:val="-2"/>
                <w:w w:val="105"/>
                <w:sz w:val="24"/>
              </w:rPr>
              <w:t>−</w:t>
            </w:r>
            <w:r>
              <w:rPr>
                <w:spacing w:val="-2"/>
                <w:w w:val="105"/>
                <w:sz w:val="24"/>
              </w:rPr>
              <w:t>0.01</w:t>
            </w:r>
          </w:p>
        </w:tc>
        <w:tc>
          <w:tcPr>
            <w:tcW w:w="120" w:type="dxa"/>
            <w:tcBorders>
              <w:top w:val="single" w:sz="6" w:space="0" w:color="000000"/>
            </w:tcBorders>
            <w:cellDel w:id="1946" w:author="Hussain Hadah" w:date="2026-10-25T19:29:00Z"/>
          </w:tcPr>
          <w:p w14:paraId="3E9F7BE2" w14:textId="77777777" w:rsidR="00E746E6" w:rsidRDefault="00E746E6">
            <w:pPr>
              <w:pStyle w:val="TableParagraph"/>
              <w:jc w:val="left"/>
              <w:rPr>
                <w:sz w:val="20"/>
              </w:rPr>
            </w:pPr>
          </w:p>
        </w:tc>
        <w:tc>
          <w:tcPr>
            <w:tcW w:w="1608" w:type="dxa"/>
            <w:tcBorders>
              <w:top w:val="single" w:sz="6" w:space="0" w:color="000000"/>
            </w:tcBorders>
          </w:tcPr>
          <w:p w14:paraId="076062D3" w14:textId="77777777" w:rsidR="00E746E6" w:rsidRDefault="000245FA">
            <w:pPr>
              <w:pStyle w:val="TableParagraph"/>
              <w:spacing w:before="182"/>
              <w:ind w:right="1"/>
              <w:rPr>
                <w:sz w:val="24"/>
              </w:rPr>
            </w:pPr>
            <w:r>
              <w:rPr>
                <w:spacing w:val="-2"/>
                <w:sz w:val="24"/>
              </w:rPr>
              <w:t>0.03</w:t>
            </w:r>
            <w:del w:id="1947" w:author="Hussain Hadah" w:date="2026-10-25T19:29:00Z" w16du:dateUtc="2026-10-25T23:29:00Z">
              <w:r>
                <w:rPr>
                  <w:spacing w:val="-2"/>
                  <w:sz w:val="24"/>
                </w:rPr>
                <w:delText>**</w:delText>
              </w:r>
            </w:del>
          </w:p>
        </w:tc>
        <w:tc>
          <w:tcPr>
            <w:tcW w:w="60" w:type="dxa"/>
            <w:tcBorders>
              <w:top w:val="single" w:sz="6" w:space="0" w:color="000000"/>
            </w:tcBorders>
            <w:cellDel w:id="1948" w:author="Hussain Hadah" w:date="2026-10-25T19:29:00Z"/>
          </w:tcPr>
          <w:p w14:paraId="17BBE457" w14:textId="77777777" w:rsidR="00E746E6" w:rsidRDefault="00E746E6">
            <w:pPr>
              <w:pStyle w:val="TableParagraph"/>
              <w:jc w:val="left"/>
              <w:rPr>
                <w:sz w:val="20"/>
              </w:rPr>
            </w:pPr>
          </w:p>
        </w:tc>
      </w:tr>
      <w:tr w:rsidR="00E746E6" w14:paraId="1E7E1269" w14:textId="77777777">
        <w:trPr>
          <w:trHeight w:val="478"/>
        </w:trPr>
        <w:tc>
          <w:tcPr>
            <w:tcW w:w="3214" w:type="dxa"/>
          </w:tcPr>
          <w:p w14:paraId="3AB94B28" w14:textId="77777777" w:rsidR="00E746E6" w:rsidRDefault="00E746E6">
            <w:pPr>
              <w:pStyle w:val="TableParagraph"/>
              <w:jc w:val="left"/>
              <w:rPr>
                <w:sz w:val="20"/>
              </w:rPr>
            </w:pPr>
          </w:p>
        </w:tc>
        <w:tc>
          <w:tcPr>
            <w:tcW w:w="1444" w:type="dxa"/>
          </w:tcPr>
          <w:p w14:paraId="71850B27" w14:textId="77777777" w:rsidR="00E746E6" w:rsidRDefault="000245FA">
            <w:pPr>
              <w:pStyle w:val="TableParagraph"/>
              <w:spacing w:before="94"/>
              <w:ind w:left="59" w:right="116"/>
              <w:rPr>
                <w:sz w:val="24"/>
              </w:rPr>
            </w:pPr>
            <w:r>
              <w:rPr>
                <w:spacing w:val="-2"/>
                <w:sz w:val="24"/>
              </w:rPr>
              <w:t>(0.</w:t>
            </w:r>
            <w:ins w:id="1949" w:author="Hussain Hadah" w:date="2026-10-25T19:29:00Z" w16du:dateUtc="2026-10-25T23:29:00Z">
              <w:r w:rsidR="00665139">
                <w:t>03</w:t>
              </w:r>
            </w:ins>
            <w:del w:id="1950" w:author="Hussain Hadah" w:date="2026-10-25T19:29:00Z" w16du:dateUtc="2026-10-25T23:29:00Z">
              <w:r>
                <w:rPr>
                  <w:spacing w:val="-2"/>
                  <w:sz w:val="24"/>
                </w:rPr>
                <w:delText>01</w:delText>
              </w:r>
            </w:del>
            <w:r>
              <w:rPr>
                <w:spacing w:val="-2"/>
                <w:sz w:val="24"/>
              </w:rPr>
              <w:t>)</w:t>
            </w:r>
          </w:p>
        </w:tc>
        <w:tc>
          <w:tcPr>
            <w:tcW w:w="1275" w:type="dxa"/>
          </w:tcPr>
          <w:p w14:paraId="1809DE44" w14:textId="77777777" w:rsidR="00E746E6" w:rsidRDefault="000245FA">
            <w:pPr>
              <w:pStyle w:val="TableParagraph"/>
              <w:spacing w:before="94"/>
              <w:rPr>
                <w:sz w:val="24"/>
              </w:rPr>
            </w:pPr>
            <w:r>
              <w:rPr>
                <w:spacing w:val="-2"/>
                <w:sz w:val="24"/>
              </w:rPr>
              <w:t>(0.</w:t>
            </w:r>
            <w:ins w:id="1951" w:author="Hussain Hadah" w:date="2026-10-25T19:29:00Z" w16du:dateUtc="2026-10-25T23:29:00Z">
              <w:r w:rsidR="00665139">
                <w:t>03</w:t>
              </w:r>
            </w:ins>
            <w:del w:id="1952" w:author="Hussain Hadah" w:date="2026-10-25T19:29:00Z" w16du:dateUtc="2026-10-25T23:29:00Z">
              <w:r>
                <w:rPr>
                  <w:spacing w:val="-2"/>
                  <w:sz w:val="24"/>
                </w:rPr>
                <w:delText>01</w:delText>
              </w:r>
            </w:del>
            <w:r>
              <w:rPr>
                <w:spacing w:val="-2"/>
                <w:sz w:val="24"/>
              </w:rPr>
              <w:t>)</w:t>
            </w:r>
          </w:p>
        </w:tc>
        <w:tc>
          <w:tcPr>
            <w:tcW w:w="120" w:type="dxa"/>
            <w:cellDel w:id="1953" w:author="Hussain Hadah" w:date="2026-10-25T19:29:00Z"/>
          </w:tcPr>
          <w:p w14:paraId="4DA09D5C" w14:textId="77777777" w:rsidR="00E746E6" w:rsidRDefault="00E746E6">
            <w:pPr>
              <w:pStyle w:val="TableParagraph"/>
              <w:jc w:val="left"/>
              <w:rPr>
                <w:sz w:val="20"/>
              </w:rPr>
            </w:pPr>
          </w:p>
        </w:tc>
        <w:tc>
          <w:tcPr>
            <w:tcW w:w="1608" w:type="dxa"/>
          </w:tcPr>
          <w:p w14:paraId="25C1B747" w14:textId="77777777" w:rsidR="00E746E6" w:rsidRDefault="000245FA">
            <w:pPr>
              <w:pStyle w:val="TableParagraph"/>
              <w:spacing w:before="94"/>
              <w:ind w:left="1" w:right="1"/>
              <w:rPr>
                <w:sz w:val="24"/>
              </w:rPr>
            </w:pPr>
            <w:r>
              <w:rPr>
                <w:spacing w:val="-2"/>
                <w:sz w:val="24"/>
              </w:rPr>
              <w:t>(0.</w:t>
            </w:r>
            <w:ins w:id="1954" w:author="Hussain Hadah" w:date="2026-10-25T19:29:00Z" w16du:dateUtc="2026-10-25T23:29:00Z">
              <w:r w:rsidR="00665139">
                <w:t>03</w:t>
              </w:r>
            </w:ins>
            <w:del w:id="1955" w:author="Hussain Hadah" w:date="2026-10-25T19:29:00Z" w16du:dateUtc="2026-10-25T23:29:00Z">
              <w:r>
                <w:rPr>
                  <w:spacing w:val="-2"/>
                  <w:sz w:val="24"/>
                </w:rPr>
                <w:delText>01</w:delText>
              </w:r>
            </w:del>
            <w:r>
              <w:rPr>
                <w:spacing w:val="-2"/>
                <w:sz w:val="24"/>
              </w:rPr>
              <w:t>)</w:t>
            </w:r>
          </w:p>
        </w:tc>
        <w:tc>
          <w:tcPr>
            <w:tcW w:w="60" w:type="dxa"/>
            <w:cellDel w:id="1956" w:author="Hussain Hadah" w:date="2026-10-25T19:29:00Z"/>
          </w:tcPr>
          <w:p w14:paraId="13A0E501" w14:textId="77777777" w:rsidR="00E746E6" w:rsidRDefault="00E746E6">
            <w:pPr>
              <w:pStyle w:val="TableParagraph"/>
              <w:jc w:val="left"/>
              <w:rPr>
                <w:sz w:val="20"/>
              </w:rPr>
            </w:pPr>
          </w:p>
        </w:tc>
      </w:tr>
      <w:tr w:rsidR="00E746E6" w14:paraId="374EA347" w14:textId="77777777">
        <w:trPr>
          <w:trHeight w:val="478"/>
        </w:trPr>
        <w:tc>
          <w:tcPr>
            <w:tcW w:w="3214" w:type="dxa"/>
          </w:tcPr>
          <w:p w14:paraId="6594FEB7" w14:textId="77777777" w:rsidR="00E746E6" w:rsidRDefault="000245FA">
            <w:pPr>
              <w:pStyle w:val="TableParagraph"/>
              <w:spacing w:before="94"/>
              <w:ind w:left="119"/>
              <w:jc w:val="left"/>
              <w:rPr>
                <w:sz w:val="24"/>
              </w:rPr>
            </w:pPr>
            <w:r>
              <w:rPr>
                <w:w w:val="110"/>
                <w:sz w:val="24"/>
              </w:rPr>
              <w:t>College</w:t>
            </w:r>
            <w:r>
              <w:rPr>
                <w:spacing w:val="-13"/>
                <w:w w:val="110"/>
                <w:sz w:val="24"/>
              </w:rPr>
              <w:t xml:space="preserve"> </w:t>
            </w:r>
            <w:r>
              <w:rPr>
                <w:w w:val="110"/>
                <w:sz w:val="24"/>
              </w:rPr>
              <w:t>Graduate:</w:t>
            </w:r>
            <w:r>
              <w:rPr>
                <w:spacing w:val="1"/>
                <w:w w:val="110"/>
                <w:sz w:val="24"/>
              </w:rPr>
              <w:t xml:space="preserve"> </w:t>
            </w:r>
            <w:r>
              <w:rPr>
                <w:spacing w:val="-4"/>
                <w:w w:val="110"/>
                <w:sz w:val="24"/>
              </w:rPr>
              <w:t>Wife</w:t>
            </w:r>
          </w:p>
        </w:tc>
        <w:tc>
          <w:tcPr>
            <w:tcW w:w="1444" w:type="dxa"/>
          </w:tcPr>
          <w:p w14:paraId="1FFC91A4" w14:textId="77777777" w:rsidR="00E746E6" w:rsidRDefault="000245FA">
            <w:pPr>
              <w:pStyle w:val="TableParagraph"/>
              <w:spacing w:before="94"/>
              <w:ind w:left="59" w:right="116"/>
              <w:rPr>
                <w:sz w:val="24"/>
              </w:rPr>
            </w:pPr>
            <w:r>
              <w:rPr>
                <w:spacing w:val="-2"/>
                <w:sz w:val="24"/>
              </w:rPr>
              <w:t>0.04***</w:t>
            </w:r>
          </w:p>
        </w:tc>
        <w:tc>
          <w:tcPr>
            <w:tcW w:w="1275" w:type="dxa"/>
          </w:tcPr>
          <w:p w14:paraId="376C0E48" w14:textId="77777777" w:rsidR="00E746E6" w:rsidRDefault="000245FA">
            <w:pPr>
              <w:pStyle w:val="TableParagraph"/>
              <w:spacing w:before="94"/>
              <w:rPr>
                <w:sz w:val="24"/>
              </w:rPr>
            </w:pPr>
            <w:r>
              <w:rPr>
                <w:spacing w:val="-2"/>
                <w:sz w:val="24"/>
              </w:rPr>
              <w:t>0.04***</w:t>
            </w:r>
          </w:p>
        </w:tc>
        <w:tc>
          <w:tcPr>
            <w:tcW w:w="120" w:type="dxa"/>
            <w:cellDel w:id="1957" w:author="Hussain Hadah" w:date="2026-10-25T19:29:00Z"/>
          </w:tcPr>
          <w:p w14:paraId="476CA17E" w14:textId="77777777" w:rsidR="00E746E6" w:rsidRDefault="00E746E6">
            <w:pPr>
              <w:pStyle w:val="TableParagraph"/>
              <w:jc w:val="left"/>
              <w:rPr>
                <w:sz w:val="20"/>
              </w:rPr>
            </w:pPr>
          </w:p>
        </w:tc>
        <w:tc>
          <w:tcPr>
            <w:tcW w:w="1608" w:type="dxa"/>
          </w:tcPr>
          <w:p w14:paraId="2D7C4799" w14:textId="77777777" w:rsidR="00E746E6" w:rsidRDefault="000245FA">
            <w:pPr>
              <w:pStyle w:val="TableParagraph"/>
              <w:spacing w:before="94"/>
              <w:ind w:left="1" w:right="1"/>
              <w:rPr>
                <w:sz w:val="24"/>
              </w:rPr>
            </w:pPr>
            <w:r>
              <w:rPr>
                <w:spacing w:val="-2"/>
                <w:sz w:val="24"/>
              </w:rPr>
              <w:t>0.05***</w:t>
            </w:r>
          </w:p>
        </w:tc>
        <w:tc>
          <w:tcPr>
            <w:tcW w:w="60" w:type="dxa"/>
            <w:cellDel w:id="1958" w:author="Hussain Hadah" w:date="2026-10-25T19:29:00Z"/>
          </w:tcPr>
          <w:p w14:paraId="13D396D8" w14:textId="77777777" w:rsidR="00E746E6" w:rsidRDefault="00E746E6">
            <w:pPr>
              <w:pStyle w:val="TableParagraph"/>
              <w:jc w:val="left"/>
              <w:rPr>
                <w:sz w:val="20"/>
              </w:rPr>
            </w:pPr>
          </w:p>
        </w:tc>
      </w:tr>
    </w:tbl>
    <w:tbl>
      <w:tblPr>
        <w:tblStyle w:val="TableGrid"/>
        <w:tblW w:w="7720" w:type="dxa"/>
        <w:tblInd w:w="424" w:type="dxa"/>
        <w:tblCellMar>
          <w:bottom w:w="116" w:type="dxa"/>
          <w:right w:w="115" w:type="dxa"/>
        </w:tblCellMar>
        <w:tblLook w:val="04A0" w:firstRow="1" w:lastRow="0" w:firstColumn="1" w:lastColumn="0" w:noHBand="0" w:noVBand="1"/>
      </w:tblPr>
      <w:tblGrid>
        <w:gridCol w:w="3334"/>
        <w:gridCol w:w="1389"/>
        <w:gridCol w:w="1591"/>
        <w:gridCol w:w="1406"/>
      </w:tblGrid>
      <w:tr w:rsidR="00EC5473" w14:paraId="78A0E8F1" w14:textId="77777777">
        <w:trPr>
          <w:trHeight w:val="478"/>
          <w:ins w:id="1959" w:author="Hussain Hadah" w:date="2026-10-25T19:29:00Z" w16du:dateUtc="2026-10-25T23:29:00Z"/>
        </w:trPr>
        <w:tc>
          <w:tcPr>
            <w:tcW w:w="3334" w:type="dxa"/>
            <w:tcBorders>
              <w:top w:val="nil"/>
              <w:left w:val="nil"/>
              <w:bottom w:val="nil"/>
              <w:right w:val="nil"/>
            </w:tcBorders>
          </w:tcPr>
          <w:p w14:paraId="0AEAA687" w14:textId="77777777" w:rsidR="00EC5473" w:rsidRDefault="00EC5473">
            <w:pPr>
              <w:spacing w:after="160" w:line="259" w:lineRule="auto"/>
              <w:rPr>
                <w:ins w:id="1960" w:author="Hussain Hadah" w:date="2026-10-25T19:29:00Z" w16du:dateUtc="2026-10-25T23:29:00Z"/>
              </w:rPr>
            </w:pPr>
          </w:p>
        </w:tc>
        <w:tc>
          <w:tcPr>
            <w:tcW w:w="1389" w:type="dxa"/>
            <w:tcBorders>
              <w:top w:val="nil"/>
              <w:left w:val="nil"/>
              <w:bottom w:val="nil"/>
              <w:right w:val="nil"/>
            </w:tcBorders>
            <w:vAlign w:val="center"/>
          </w:tcPr>
          <w:p w14:paraId="670350BF" w14:textId="77777777" w:rsidR="00EC5473" w:rsidRDefault="00665139">
            <w:pPr>
              <w:spacing w:line="259" w:lineRule="auto"/>
              <w:ind w:left="284"/>
              <w:rPr>
                <w:ins w:id="1961" w:author="Hussain Hadah" w:date="2026-10-25T19:29:00Z" w16du:dateUtc="2026-10-25T23:29:00Z"/>
              </w:rPr>
            </w:pPr>
            <w:ins w:id="1962" w:author="Hussain Hadah" w:date="2026-10-25T19:29:00Z" w16du:dateUtc="2026-10-25T23:29:00Z">
              <w:r>
                <w:t>(0.01)</w:t>
              </w:r>
            </w:ins>
          </w:p>
        </w:tc>
        <w:tc>
          <w:tcPr>
            <w:tcW w:w="1591" w:type="dxa"/>
            <w:tcBorders>
              <w:top w:val="nil"/>
              <w:left w:val="nil"/>
              <w:bottom w:val="nil"/>
              <w:right w:val="nil"/>
            </w:tcBorders>
            <w:vAlign w:val="center"/>
          </w:tcPr>
          <w:p w14:paraId="053DA913" w14:textId="77777777" w:rsidR="00EC5473" w:rsidRDefault="00665139">
            <w:pPr>
              <w:spacing w:line="259" w:lineRule="auto"/>
              <w:ind w:left="284"/>
              <w:rPr>
                <w:ins w:id="1963" w:author="Hussain Hadah" w:date="2026-10-25T19:29:00Z" w16du:dateUtc="2026-10-25T23:29:00Z"/>
              </w:rPr>
            </w:pPr>
            <w:ins w:id="1964" w:author="Hussain Hadah" w:date="2026-10-25T19:29:00Z" w16du:dateUtc="2026-10-25T23:29:00Z">
              <w:r>
                <w:t>(0.01)</w:t>
              </w:r>
            </w:ins>
          </w:p>
        </w:tc>
        <w:tc>
          <w:tcPr>
            <w:tcW w:w="1406" w:type="dxa"/>
            <w:tcBorders>
              <w:top w:val="nil"/>
              <w:left w:val="nil"/>
              <w:bottom w:val="nil"/>
              <w:right w:val="nil"/>
            </w:tcBorders>
            <w:vAlign w:val="center"/>
          </w:tcPr>
          <w:p w14:paraId="298BF0C8" w14:textId="77777777" w:rsidR="00EC5473" w:rsidRDefault="00665139">
            <w:pPr>
              <w:spacing w:line="259" w:lineRule="auto"/>
              <w:ind w:left="284"/>
              <w:rPr>
                <w:ins w:id="1965" w:author="Hussain Hadah" w:date="2026-10-25T19:29:00Z" w16du:dateUtc="2026-10-25T23:29:00Z"/>
              </w:rPr>
            </w:pPr>
            <w:ins w:id="1966" w:author="Hussain Hadah" w:date="2026-10-25T19:29:00Z" w16du:dateUtc="2026-10-25T23:29:00Z">
              <w:r>
                <w:t>(0.01)</w:t>
              </w:r>
            </w:ins>
          </w:p>
        </w:tc>
      </w:tr>
    </w:tbl>
    <w:tbl>
      <w:tblPr>
        <w:tblW w:w="0" w:type="auto"/>
        <w:tblInd w:w="467" w:type="dxa"/>
        <w:tblLayout w:type="fixed"/>
        <w:tblCellMar>
          <w:left w:w="0" w:type="dxa"/>
          <w:right w:w="0" w:type="dxa"/>
        </w:tblCellMar>
        <w:tblLook w:val="01E0" w:firstRow="1" w:lastRow="1" w:firstColumn="1" w:lastColumn="1" w:noHBand="0" w:noVBand="0"/>
      </w:tblPr>
      <w:tblGrid>
        <w:gridCol w:w="3214"/>
        <w:gridCol w:w="1444"/>
        <w:gridCol w:w="1275"/>
        <w:gridCol w:w="120"/>
        <w:gridCol w:w="1608"/>
        <w:gridCol w:w="60"/>
      </w:tblGrid>
      <w:tr w:rsidR="00E746E6" w14:paraId="2C3F92B2" w14:textId="77777777">
        <w:trPr>
          <w:trHeight w:val="956"/>
        </w:trPr>
        <w:tc>
          <w:tcPr>
            <w:tcW w:w="3214" w:type="dxa"/>
          </w:tcPr>
          <w:p w14:paraId="5EDAA738" w14:textId="77777777" w:rsidR="00E746E6" w:rsidRDefault="00E746E6">
            <w:pPr>
              <w:pStyle w:val="TableParagraph"/>
              <w:jc w:val="left"/>
              <w:rPr>
                <w:del w:id="1967" w:author="Hussain Hadah" w:date="2026-10-25T19:29:00Z" w16du:dateUtc="2026-10-25T23:29:00Z"/>
                <w:sz w:val="24"/>
              </w:rPr>
            </w:pPr>
          </w:p>
          <w:p w14:paraId="054DF3AD" w14:textId="77777777" w:rsidR="00E746E6" w:rsidRDefault="00E746E6">
            <w:pPr>
              <w:pStyle w:val="TableParagraph"/>
              <w:spacing w:before="20"/>
              <w:jc w:val="left"/>
              <w:rPr>
                <w:del w:id="1968" w:author="Hussain Hadah" w:date="2026-10-25T19:29:00Z" w16du:dateUtc="2026-10-25T23:29:00Z"/>
                <w:sz w:val="24"/>
              </w:rPr>
            </w:pPr>
          </w:p>
          <w:p w14:paraId="1A89EFA5" w14:textId="77777777" w:rsidR="00E746E6" w:rsidRDefault="000245FA">
            <w:pPr>
              <w:pStyle w:val="TableParagraph"/>
              <w:ind w:left="119"/>
              <w:jc w:val="left"/>
              <w:rPr>
                <w:sz w:val="24"/>
              </w:rPr>
            </w:pPr>
            <w:r>
              <w:rPr>
                <w:w w:val="110"/>
                <w:sz w:val="24"/>
              </w:rPr>
              <w:t>College</w:t>
            </w:r>
            <w:r>
              <w:rPr>
                <w:spacing w:val="-13"/>
                <w:w w:val="110"/>
                <w:sz w:val="24"/>
              </w:rPr>
              <w:t xml:space="preserve"> </w:t>
            </w:r>
            <w:r>
              <w:rPr>
                <w:w w:val="110"/>
                <w:sz w:val="24"/>
              </w:rPr>
              <w:t>Graduate:</w:t>
            </w:r>
            <w:r>
              <w:rPr>
                <w:spacing w:val="1"/>
                <w:w w:val="110"/>
                <w:sz w:val="24"/>
              </w:rPr>
              <w:t xml:space="preserve"> </w:t>
            </w:r>
            <w:r>
              <w:rPr>
                <w:spacing w:val="-2"/>
                <w:w w:val="110"/>
                <w:sz w:val="24"/>
              </w:rPr>
              <w:t>Husband</w:t>
            </w:r>
          </w:p>
        </w:tc>
        <w:tc>
          <w:tcPr>
            <w:tcW w:w="1444" w:type="dxa"/>
          </w:tcPr>
          <w:p w14:paraId="38BB3E78" w14:textId="77777777" w:rsidR="00E746E6" w:rsidRDefault="000245FA">
            <w:pPr>
              <w:pStyle w:val="TableParagraph"/>
              <w:spacing w:before="94"/>
              <w:ind w:left="403"/>
              <w:jc w:val="left"/>
              <w:rPr>
                <w:del w:id="1969" w:author="Hussain Hadah" w:date="2026-10-25T19:29:00Z" w16du:dateUtc="2026-10-25T23:29:00Z"/>
                <w:sz w:val="24"/>
              </w:rPr>
            </w:pPr>
            <w:del w:id="1970" w:author="Hussain Hadah" w:date="2026-10-25T19:29:00Z" w16du:dateUtc="2026-10-25T23:29:00Z">
              <w:r>
                <w:rPr>
                  <w:spacing w:val="-2"/>
                  <w:sz w:val="24"/>
                </w:rPr>
                <w:delText>(0.00)</w:delText>
              </w:r>
            </w:del>
          </w:p>
          <w:p w14:paraId="02585DE9" w14:textId="77777777" w:rsidR="00E746E6" w:rsidRDefault="000245FA">
            <w:pPr>
              <w:pStyle w:val="TableParagraph"/>
              <w:spacing w:before="201"/>
              <w:ind w:left="346"/>
              <w:jc w:val="left"/>
              <w:rPr>
                <w:sz w:val="24"/>
              </w:rPr>
            </w:pPr>
            <w:r>
              <w:rPr>
                <w:rFonts w:ascii="Arial" w:hAnsi="Arial"/>
                <w:spacing w:val="-2"/>
                <w:sz w:val="24"/>
              </w:rPr>
              <w:t>−</w:t>
            </w:r>
            <w:r>
              <w:rPr>
                <w:spacing w:val="-2"/>
                <w:sz w:val="24"/>
              </w:rPr>
              <w:t>0.01</w:t>
            </w:r>
            <w:del w:id="1971" w:author="Hussain Hadah" w:date="2026-10-25T19:29:00Z" w16du:dateUtc="2026-10-25T23:29:00Z">
              <w:r>
                <w:rPr>
                  <w:spacing w:val="-2"/>
                  <w:sz w:val="24"/>
                </w:rPr>
                <w:delText>*</w:delText>
              </w:r>
            </w:del>
          </w:p>
        </w:tc>
        <w:tc>
          <w:tcPr>
            <w:tcW w:w="1275" w:type="dxa"/>
          </w:tcPr>
          <w:p w14:paraId="13175EBB" w14:textId="77777777" w:rsidR="00E746E6" w:rsidRDefault="000245FA">
            <w:pPr>
              <w:pStyle w:val="TableParagraph"/>
              <w:spacing w:before="94"/>
              <w:ind w:left="349"/>
              <w:jc w:val="left"/>
              <w:rPr>
                <w:del w:id="1972" w:author="Hussain Hadah" w:date="2026-10-25T19:29:00Z" w16du:dateUtc="2026-10-25T23:29:00Z"/>
                <w:sz w:val="24"/>
              </w:rPr>
            </w:pPr>
            <w:del w:id="1973" w:author="Hussain Hadah" w:date="2026-10-25T19:29:00Z" w16du:dateUtc="2026-10-25T23:29:00Z">
              <w:r>
                <w:rPr>
                  <w:spacing w:val="-2"/>
                  <w:sz w:val="24"/>
                </w:rPr>
                <w:delText>(0.01)</w:delText>
              </w:r>
            </w:del>
          </w:p>
          <w:p w14:paraId="0299F06D" w14:textId="77777777" w:rsidR="00E746E6" w:rsidRDefault="000245FA">
            <w:pPr>
              <w:pStyle w:val="TableParagraph"/>
              <w:spacing w:before="201"/>
              <w:ind w:left="338"/>
              <w:jc w:val="left"/>
              <w:rPr>
                <w:sz w:val="24"/>
              </w:rPr>
            </w:pPr>
            <w:r>
              <w:rPr>
                <w:rFonts w:ascii="Arial" w:hAnsi="Arial"/>
                <w:spacing w:val="-2"/>
                <w:w w:val="105"/>
                <w:sz w:val="24"/>
              </w:rPr>
              <w:t>−</w:t>
            </w:r>
            <w:r>
              <w:rPr>
                <w:spacing w:val="-2"/>
                <w:w w:val="105"/>
                <w:sz w:val="24"/>
              </w:rPr>
              <w:t>0.01</w:t>
            </w:r>
          </w:p>
        </w:tc>
        <w:tc>
          <w:tcPr>
            <w:tcW w:w="120" w:type="dxa"/>
            <w:cellDel w:id="1974" w:author="Hussain Hadah" w:date="2026-10-25T19:29:00Z"/>
          </w:tcPr>
          <w:p w14:paraId="66A92A76" w14:textId="77777777" w:rsidR="00E746E6" w:rsidRDefault="00E746E6">
            <w:pPr>
              <w:pStyle w:val="TableParagraph"/>
              <w:jc w:val="left"/>
              <w:rPr>
                <w:sz w:val="20"/>
              </w:rPr>
            </w:pPr>
          </w:p>
        </w:tc>
        <w:tc>
          <w:tcPr>
            <w:tcW w:w="1608" w:type="dxa"/>
          </w:tcPr>
          <w:p w14:paraId="02CED8CD" w14:textId="77777777" w:rsidR="00E746E6" w:rsidRDefault="000245FA">
            <w:pPr>
              <w:pStyle w:val="TableParagraph"/>
              <w:spacing w:before="94"/>
              <w:ind w:left="59" w:right="1"/>
              <w:rPr>
                <w:del w:id="1975" w:author="Hussain Hadah" w:date="2026-10-25T19:29:00Z" w16du:dateUtc="2026-10-25T23:29:00Z"/>
                <w:sz w:val="24"/>
              </w:rPr>
            </w:pPr>
            <w:del w:id="1976" w:author="Hussain Hadah" w:date="2026-10-25T19:29:00Z" w16du:dateUtc="2026-10-25T23:29:00Z">
              <w:r>
                <w:rPr>
                  <w:spacing w:val="-2"/>
                  <w:sz w:val="24"/>
                </w:rPr>
                <w:delText>(0.00)</w:delText>
              </w:r>
            </w:del>
          </w:p>
          <w:p w14:paraId="545FD21D" w14:textId="77777777" w:rsidR="00E746E6" w:rsidRDefault="000245FA">
            <w:pPr>
              <w:pStyle w:val="TableParagraph"/>
              <w:spacing w:before="201"/>
              <w:ind w:left="1" w:right="1"/>
              <w:rPr>
                <w:sz w:val="24"/>
              </w:rPr>
            </w:pPr>
            <w:r>
              <w:rPr>
                <w:rFonts w:ascii="Arial" w:hAnsi="Arial"/>
                <w:spacing w:val="-2"/>
                <w:sz w:val="24"/>
              </w:rPr>
              <w:t>−</w:t>
            </w:r>
            <w:r>
              <w:rPr>
                <w:spacing w:val="-2"/>
                <w:sz w:val="24"/>
              </w:rPr>
              <w:t>0.02</w:t>
            </w:r>
            <w:ins w:id="1977" w:author="Hussain Hadah" w:date="2026-10-25T19:29:00Z" w16du:dateUtc="2026-10-25T23:29:00Z">
              <w:r w:rsidR="00665139">
                <w:t>*</w:t>
              </w:r>
            </w:ins>
            <w:del w:id="1978" w:author="Hussain Hadah" w:date="2026-10-25T19:29:00Z" w16du:dateUtc="2026-10-25T23:29:00Z">
              <w:r>
                <w:rPr>
                  <w:spacing w:val="-2"/>
                  <w:sz w:val="24"/>
                </w:rPr>
                <w:delText>***</w:delText>
              </w:r>
            </w:del>
          </w:p>
        </w:tc>
        <w:tc>
          <w:tcPr>
            <w:tcW w:w="60" w:type="dxa"/>
            <w:cellDel w:id="1979" w:author="Hussain Hadah" w:date="2026-10-25T19:29:00Z"/>
          </w:tcPr>
          <w:p w14:paraId="7B0C91BA" w14:textId="77777777" w:rsidR="00E746E6" w:rsidRDefault="00E746E6">
            <w:pPr>
              <w:pStyle w:val="TableParagraph"/>
              <w:jc w:val="left"/>
              <w:rPr>
                <w:sz w:val="20"/>
              </w:rPr>
            </w:pPr>
          </w:p>
        </w:tc>
      </w:tr>
      <w:tr w:rsidR="00E746E6" w14:paraId="5DBA80C6" w14:textId="77777777">
        <w:trPr>
          <w:trHeight w:val="504"/>
        </w:trPr>
        <w:tc>
          <w:tcPr>
            <w:tcW w:w="3214" w:type="dxa"/>
            <w:tcBorders>
              <w:bottom w:val="single" w:sz="6" w:space="0" w:color="000000"/>
            </w:tcBorders>
          </w:tcPr>
          <w:p w14:paraId="1DEB6F63" w14:textId="77777777" w:rsidR="00E746E6" w:rsidRDefault="00E746E6">
            <w:pPr>
              <w:pStyle w:val="TableParagraph"/>
              <w:jc w:val="left"/>
              <w:rPr>
                <w:sz w:val="20"/>
              </w:rPr>
            </w:pPr>
          </w:p>
        </w:tc>
        <w:tc>
          <w:tcPr>
            <w:tcW w:w="1444" w:type="dxa"/>
            <w:tcBorders>
              <w:bottom w:val="single" w:sz="6" w:space="0" w:color="000000"/>
            </w:tcBorders>
          </w:tcPr>
          <w:p w14:paraId="6C1CEFB2" w14:textId="77777777" w:rsidR="00E746E6" w:rsidRDefault="000245FA">
            <w:pPr>
              <w:pStyle w:val="TableParagraph"/>
              <w:spacing w:before="94"/>
              <w:ind w:left="59" w:right="116"/>
              <w:rPr>
                <w:sz w:val="24"/>
              </w:rPr>
            </w:pPr>
            <w:r>
              <w:rPr>
                <w:spacing w:val="-2"/>
                <w:sz w:val="24"/>
              </w:rPr>
              <w:t>(0.</w:t>
            </w:r>
            <w:ins w:id="1980" w:author="Hussain Hadah" w:date="2026-10-25T19:29:00Z" w16du:dateUtc="2026-10-25T23:29:00Z">
              <w:r w:rsidR="00665139">
                <w:t>01</w:t>
              </w:r>
            </w:ins>
            <w:del w:id="1981" w:author="Hussain Hadah" w:date="2026-10-25T19:29:00Z" w16du:dateUtc="2026-10-25T23:29:00Z">
              <w:r>
                <w:rPr>
                  <w:spacing w:val="-2"/>
                  <w:sz w:val="24"/>
                </w:rPr>
                <w:delText>00</w:delText>
              </w:r>
            </w:del>
            <w:r>
              <w:rPr>
                <w:spacing w:val="-2"/>
                <w:sz w:val="24"/>
              </w:rPr>
              <w:t>)</w:t>
            </w:r>
          </w:p>
        </w:tc>
        <w:tc>
          <w:tcPr>
            <w:tcW w:w="1275" w:type="dxa"/>
            <w:tcBorders>
              <w:bottom w:val="single" w:sz="6" w:space="0" w:color="000000"/>
            </w:tcBorders>
          </w:tcPr>
          <w:p w14:paraId="2D246B7D" w14:textId="77777777" w:rsidR="00E746E6" w:rsidRDefault="000245FA">
            <w:pPr>
              <w:pStyle w:val="TableParagraph"/>
              <w:spacing w:before="94"/>
              <w:rPr>
                <w:sz w:val="24"/>
              </w:rPr>
            </w:pPr>
            <w:r>
              <w:rPr>
                <w:spacing w:val="-2"/>
                <w:sz w:val="24"/>
              </w:rPr>
              <w:t>(0.01)</w:t>
            </w:r>
          </w:p>
        </w:tc>
        <w:tc>
          <w:tcPr>
            <w:tcW w:w="120" w:type="dxa"/>
            <w:tcBorders>
              <w:bottom w:val="single" w:sz="6" w:space="0" w:color="000000"/>
            </w:tcBorders>
            <w:cellDel w:id="1982" w:author="Hussain Hadah" w:date="2026-10-25T19:29:00Z"/>
          </w:tcPr>
          <w:p w14:paraId="693C5C92" w14:textId="77777777" w:rsidR="00E746E6" w:rsidRDefault="00E746E6">
            <w:pPr>
              <w:pStyle w:val="TableParagraph"/>
              <w:jc w:val="left"/>
              <w:rPr>
                <w:sz w:val="20"/>
              </w:rPr>
            </w:pPr>
          </w:p>
        </w:tc>
        <w:tc>
          <w:tcPr>
            <w:tcW w:w="1608" w:type="dxa"/>
            <w:tcBorders>
              <w:bottom w:val="single" w:sz="6" w:space="0" w:color="000000"/>
            </w:tcBorders>
          </w:tcPr>
          <w:p w14:paraId="4BB835CA" w14:textId="77777777" w:rsidR="00E746E6" w:rsidRDefault="000245FA">
            <w:pPr>
              <w:pStyle w:val="TableParagraph"/>
              <w:spacing w:before="94"/>
              <w:ind w:left="1" w:right="1"/>
              <w:rPr>
                <w:sz w:val="24"/>
              </w:rPr>
            </w:pPr>
            <w:r>
              <w:rPr>
                <w:spacing w:val="-2"/>
                <w:sz w:val="24"/>
              </w:rPr>
              <w:t>(0.</w:t>
            </w:r>
            <w:ins w:id="1983" w:author="Hussain Hadah" w:date="2026-10-25T19:29:00Z" w16du:dateUtc="2026-10-25T23:29:00Z">
              <w:r w:rsidR="00665139">
                <w:t>01</w:t>
              </w:r>
            </w:ins>
            <w:del w:id="1984" w:author="Hussain Hadah" w:date="2026-10-25T19:29:00Z" w16du:dateUtc="2026-10-25T23:29:00Z">
              <w:r>
                <w:rPr>
                  <w:spacing w:val="-2"/>
                  <w:sz w:val="24"/>
                </w:rPr>
                <w:delText>00</w:delText>
              </w:r>
            </w:del>
            <w:r>
              <w:rPr>
                <w:spacing w:val="-2"/>
                <w:sz w:val="24"/>
              </w:rPr>
              <w:t>)</w:t>
            </w:r>
          </w:p>
        </w:tc>
        <w:tc>
          <w:tcPr>
            <w:tcW w:w="60" w:type="dxa"/>
            <w:tcBorders>
              <w:bottom w:val="single" w:sz="6" w:space="0" w:color="000000"/>
            </w:tcBorders>
            <w:cellDel w:id="1985" w:author="Hussain Hadah" w:date="2026-10-25T19:29:00Z"/>
          </w:tcPr>
          <w:p w14:paraId="74F45DAC" w14:textId="77777777" w:rsidR="00E746E6" w:rsidRDefault="00E746E6">
            <w:pPr>
              <w:pStyle w:val="TableParagraph"/>
              <w:jc w:val="left"/>
              <w:rPr>
                <w:sz w:val="20"/>
              </w:rPr>
            </w:pPr>
          </w:p>
        </w:tc>
      </w:tr>
      <w:tr w:rsidR="00E746E6" w14:paraId="4B65DB25" w14:textId="77777777">
        <w:trPr>
          <w:trHeight w:val="566"/>
        </w:trPr>
        <w:tc>
          <w:tcPr>
            <w:tcW w:w="3214" w:type="dxa"/>
            <w:tcBorders>
              <w:top w:val="single" w:sz="6" w:space="0" w:color="000000"/>
            </w:tcBorders>
          </w:tcPr>
          <w:p w14:paraId="56EB1E58" w14:textId="77777777" w:rsidR="00E746E6" w:rsidRDefault="000245FA">
            <w:pPr>
              <w:pStyle w:val="TableParagraph"/>
              <w:spacing w:before="182"/>
              <w:ind w:left="119"/>
              <w:jc w:val="left"/>
              <w:rPr>
                <w:sz w:val="24"/>
              </w:rPr>
            </w:pPr>
            <w:r>
              <w:rPr>
                <w:spacing w:val="-2"/>
                <w:w w:val="110"/>
                <w:sz w:val="24"/>
              </w:rPr>
              <w:t>Observations</w:t>
            </w:r>
          </w:p>
        </w:tc>
        <w:tc>
          <w:tcPr>
            <w:tcW w:w="1444" w:type="dxa"/>
            <w:tcBorders>
              <w:top w:val="single" w:sz="6" w:space="0" w:color="000000"/>
            </w:tcBorders>
          </w:tcPr>
          <w:p w14:paraId="14F7FDD3" w14:textId="77777777" w:rsidR="00E746E6" w:rsidRDefault="000245FA">
            <w:pPr>
              <w:pStyle w:val="TableParagraph"/>
              <w:spacing w:before="182"/>
              <w:ind w:left="59" w:right="116"/>
              <w:rPr>
                <w:sz w:val="24"/>
              </w:rPr>
            </w:pPr>
            <w:r>
              <w:rPr>
                <w:spacing w:val="-2"/>
                <w:sz w:val="24"/>
              </w:rPr>
              <w:t>69,</w:t>
            </w:r>
            <w:r>
              <w:rPr>
                <w:spacing w:val="-18"/>
                <w:sz w:val="24"/>
              </w:rPr>
              <w:t xml:space="preserve"> </w:t>
            </w:r>
            <w:r>
              <w:rPr>
                <w:spacing w:val="-5"/>
                <w:sz w:val="24"/>
              </w:rPr>
              <w:t>800</w:t>
            </w:r>
          </w:p>
        </w:tc>
        <w:tc>
          <w:tcPr>
            <w:tcW w:w="1275" w:type="dxa"/>
            <w:tcBorders>
              <w:top w:val="single" w:sz="6" w:space="0" w:color="000000"/>
            </w:tcBorders>
          </w:tcPr>
          <w:p w14:paraId="08D131B1" w14:textId="77777777" w:rsidR="00E746E6" w:rsidRDefault="000245FA">
            <w:pPr>
              <w:pStyle w:val="TableParagraph"/>
              <w:spacing w:before="182"/>
              <w:rPr>
                <w:sz w:val="24"/>
              </w:rPr>
            </w:pPr>
            <w:r>
              <w:rPr>
                <w:spacing w:val="-2"/>
                <w:sz w:val="24"/>
              </w:rPr>
              <w:t>52,</w:t>
            </w:r>
            <w:r>
              <w:rPr>
                <w:spacing w:val="-18"/>
                <w:sz w:val="24"/>
              </w:rPr>
              <w:t xml:space="preserve"> </w:t>
            </w:r>
            <w:r>
              <w:rPr>
                <w:spacing w:val="-5"/>
                <w:sz w:val="24"/>
              </w:rPr>
              <w:t>103</w:t>
            </w:r>
          </w:p>
        </w:tc>
        <w:tc>
          <w:tcPr>
            <w:tcW w:w="120" w:type="dxa"/>
            <w:tcBorders>
              <w:top w:val="single" w:sz="6" w:space="0" w:color="000000"/>
            </w:tcBorders>
            <w:cellDel w:id="1986" w:author="Hussain Hadah" w:date="2026-10-25T19:29:00Z"/>
          </w:tcPr>
          <w:p w14:paraId="5C6C02F4" w14:textId="77777777" w:rsidR="00E746E6" w:rsidRDefault="00E746E6">
            <w:pPr>
              <w:pStyle w:val="TableParagraph"/>
              <w:jc w:val="left"/>
              <w:rPr>
                <w:sz w:val="20"/>
              </w:rPr>
            </w:pPr>
          </w:p>
        </w:tc>
        <w:tc>
          <w:tcPr>
            <w:tcW w:w="1608" w:type="dxa"/>
            <w:tcBorders>
              <w:top w:val="single" w:sz="6" w:space="0" w:color="000000"/>
            </w:tcBorders>
          </w:tcPr>
          <w:p w14:paraId="36BA3890" w14:textId="77777777" w:rsidR="00E746E6" w:rsidRDefault="000245FA">
            <w:pPr>
              <w:pStyle w:val="TableParagraph"/>
              <w:spacing w:before="182"/>
              <w:ind w:left="1" w:right="1"/>
              <w:rPr>
                <w:sz w:val="24"/>
              </w:rPr>
            </w:pPr>
            <w:r>
              <w:rPr>
                <w:spacing w:val="-2"/>
                <w:sz w:val="24"/>
              </w:rPr>
              <w:t>60,</w:t>
            </w:r>
            <w:r>
              <w:rPr>
                <w:spacing w:val="-18"/>
                <w:sz w:val="24"/>
              </w:rPr>
              <w:t xml:space="preserve"> </w:t>
            </w:r>
            <w:r>
              <w:rPr>
                <w:spacing w:val="-5"/>
                <w:sz w:val="24"/>
              </w:rPr>
              <w:t>214</w:t>
            </w:r>
          </w:p>
        </w:tc>
        <w:tc>
          <w:tcPr>
            <w:tcW w:w="60" w:type="dxa"/>
            <w:tcBorders>
              <w:top w:val="single" w:sz="6" w:space="0" w:color="000000"/>
            </w:tcBorders>
            <w:cellDel w:id="1987" w:author="Hussain Hadah" w:date="2026-10-25T19:29:00Z"/>
          </w:tcPr>
          <w:p w14:paraId="2118B1B3" w14:textId="77777777" w:rsidR="00E746E6" w:rsidRDefault="00E746E6">
            <w:pPr>
              <w:pStyle w:val="TableParagraph"/>
              <w:jc w:val="left"/>
              <w:rPr>
                <w:sz w:val="20"/>
              </w:rPr>
            </w:pPr>
          </w:p>
        </w:tc>
      </w:tr>
      <w:tr w:rsidR="00E746E6" w14:paraId="474E3C25" w14:textId="77777777">
        <w:trPr>
          <w:trHeight w:val="505"/>
        </w:trPr>
        <w:tc>
          <w:tcPr>
            <w:tcW w:w="3214" w:type="dxa"/>
            <w:tcBorders>
              <w:bottom w:val="single" w:sz="8" w:space="0" w:color="000000"/>
            </w:tcBorders>
          </w:tcPr>
          <w:p w14:paraId="1D950059" w14:textId="77777777" w:rsidR="00E746E6" w:rsidRDefault="000245FA">
            <w:pPr>
              <w:pStyle w:val="TableParagraph"/>
              <w:spacing w:before="94"/>
              <w:ind w:left="119"/>
              <w:jc w:val="left"/>
              <w:rPr>
                <w:sz w:val="24"/>
              </w:rPr>
            </w:pPr>
            <w:r>
              <w:rPr>
                <w:sz w:val="24"/>
              </w:rPr>
              <w:t>Year</w:t>
            </w:r>
            <w:r>
              <w:rPr>
                <w:spacing w:val="27"/>
                <w:sz w:val="24"/>
              </w:rPr>
              <w:t xml:space="preserve"> </w:t>
            </w:r>
            <w:r>
              <w:rPr>
                <w:rFonts w:ascii="Menlo" w:hAnsi="Menlo"/>
                <w:i/>
                <w:sz w:val="24"/>
              </w:rPr>
              <w:t>×</w:t>
            </w:r>
            <w:r>
              <w:rPr>
                <w:rFonts w:ascii="Menlo" w:hAnsi="Menlo"/>
                <w:i/>
                <w:spacing w:val="-56"/>
                <w:sz w:val="24"/>
              </w:rPr>
              <w:t xml:space="preserve"> </w:t>
            </w:r>
            <w:r>
              <w:rPr>
                <w:sz w:val="24"/>
              </w:rPr>
              <w:t>Region</w:t>
            </w:r>
            <w:r>
              <w:rPr>
                <w:spacing w:val="28"/>
                <w:sz w:val="24"/>
              </w:rPr>
              <w:t xml:space="preserve"> </w:t>
            </w:r>
            <w:r>
              <w:rPr>
                <w:spacing w:val="-5"/>
                <w:sz w:val="24"/>
              </w:rPr>
              <w:t>FE</w:t>
            </w:r>
          </w:p>
        </w:tc>
        <w:tc>
          <w:tcPr>
            <w:tcW w:w="1444" w:type="dxa"/>
            <w:tcBorders>
              <w:bottom w:val="single" w:sz="8" w:space="0" w:color="000000"/>
            </w:tcBorders>
          </w:tcPr>
          <w:p w14:paraId="783B0B01" w14:textId="77777777" w:rsidR="00E746E6" w:rsidRDefault="000245FA">
            <w:pPr>
              <w:pStyle w:val="TableParagraph"/>
              <w:spacing w:before="94"/>
              <w:ind w:left="59" w:right="116"/>
              <w:rPr>
                <w:sz w:val="24"/>
              </w:rPr>
            </w:pPr>
            <w:r>
              <w:rPr>
                <w:spacing w:val="-10"/>
                <w:sz w:val="24"/>
              </w:rPr>
              <w:t>X</w:t>
            </w:r>
          </w:p>
        </w:tc>
        <w:tc>
          <w:tcPr>
            <w:tcW w:w="1275" w:type="dxa"/>
            <w:tcBorders>
              <w:bottom w:val="single" w:sz="8" w:space="0" w:color="000000"/>
            </w:tcBorders>
          </w:tcPr>
          <w:p w14:paraId="0C2219CE" w14:textId="77777777" w:rsidR="00E746E6" w:rsidRDefault="000245FA">
            <w:pPr>
              <w:pStyle w:val="TableParagraph"/>
              <w:spacing w:before="94"/>
              <w:rPr>
                <w:sz w:val="24"/>
              </w:rPr>
            </w:pPr>
            <w:r>
              <w:rPr>
                <w:spacing w:val="-10"/>
                <w:sz w:val="24"/>
              </w:rPr>
              <w:t>X</w:t>
            </w:r>
          </w:p>
        </w:tc>
        <w:tc>
          <w:tcPr>
            <w:tcW w:w="120" w:type="dxa"/>
            <w:tcBorders>
              <w:bottom w:val="single" w:sz="8" w:space="0" w:color="000000"/>
            </w:tcBorders>
            <w:cellDel w:id="1988" w:author="Hussain Hadah" w:date="2026-10-25T19:29:00Z"/>
          </w:tcPr>
          <w:p w14:paraId="1344B1A8" w14:textId="77777777" w:rsidR="00E746E6" w:rsidRDefault="00E746E6">
            <w:pPr>
              <w:pStyle w:val="TableParagraph"/>
              <w:jc w:val="left"/>
              <w:rPr>
                <w:sz w:val="20"/>
              </w:rPr>
            </w:pPr>
          </w:p>
        </w:tc>
        <w:tc>
          <w:tcPr>
            <w:tcW w:w="1608" w:type="dxa"/>
            <w:tcBorders>
              <w:bottom w:val="single" w:sz="8" w:space="0" w:color="000000"/>
            </w:tcBorders>
          </w:tcPr>
          <w:p w14:paraId="4D6027E3" w14:textId="77777777" w:rsidR="00E746E6" w:rsidRDefault="000245FA">
            <w:pPr>
              <w:pStyle w:val="TableParagraph"/>
              <w:spacing w:before="94"/>
              <w:ind w:left="1" w:right="1"/>
              <w:rPr>
                <w:sz w:val="24"/>
              </w:rPr>
            </w:pPr>
            <w:r>
              <w:rPr>
                <w:spacing w:val="-10"/>
                <w:sz w:val="24"/>
              </w:rPr>
              <w:t>X</w:t>
            </w:r>
          </w:p>
        </w:tc>
        <w:tc>
          <w:tcPr>
            <w:tcW w:w="60" w:type="dxa"/>
            <w:tcBorders>
              <w:bottom w:val="single" w:sz="8" w:space="0" w:color="000000"/>
            </w:tcBorders>
            <w:cellDel w:id="1989" w:author="Hussain Hadah" w:date="2026-10-25T19:29:00Z"/>
          </w:tcPr>
          <w:p w14:paraId="7CE70F98" w14:textId="77777777" w:rsidR="00E746E6" w:rsidRDefault="00E746E6">
            <w:pPr>
              <w:pStyle w:val="TableParagraph"/>
              <w:jc w:val="left"/>
              <w:rPr>
                <w:sz w:val="20"/>
              </w:rPr>
            </w:pPr>
          </w:p>
        </w:tc>
      </w:tr>
    </w:tbl>
    <w:p w14:paraId="1F662FEF" w14:textId="77777777" w:rsidR="00E746E6" w:rsidRDefault="000245FA">
      <w:pPr>
        <w:pStyle w:val="BodyText"/>
        <w:spacing w:before="104"/>
        <w:ind w:left="579"/>
      </w:pPr>
      <w:r>
        <w:t>*</w:t>
      </w:r>
      <w:r>
        <w:rPr>
          <w:spacing w:val="-1"/>
        </w:rPr>
        <w:t xml:space="preserve"> </w:t>
      </w:r>
      <w:r>
        <w:t>p</w:t>
      </w:r>
      <w:r>
        <w:rPr>
          <w:spacing w:val="-3"/>
          <w:w w:val="105"/>
        </w:rPr>
        <w:t xml:space="preserve"> </w:t>
      </w:r>
      <w:r>
        <w:rPr>
          <w:w w:val="105"/>
        </w:rPr>
        <w:t>&lt;</w:t>
      </w:r>
      <w:r>
        <w:rPr>
          <w:spacing w:val="-3"/>
          <w:w w:val="105"/>
        </w:rPr>
        <w:t xml:space="preserve"> </w:t>
      </w:r>
      <w:r>
        <w:t>0.1,</w:t>
      </w:r>
      <w:r>
        <w:rPr>
          <w:spacing w:val="-1"/>
        </w:rPr>
        <w:t xml:space="preserve"> </w:t>
      </w:r>
      <w:r>
        <w:t>** p</w:t>
      </w:r>
      <w:r>
        <w:rPr>
          <w:spacing w:val="-3"/>
          <w:w w:val="105"/>
        </w:rPr>
        <w:t xml:space="preserve"> </w:t>
      </w:r>
      <w:r>
        <w:rPr>
          <w:w w:val="105"/>
        </w:rPr>
        <w:t>&lt;</w:t>
      </w:r>
      <w:r>
        <w:rPr>
          <w:spacing w:val="-3"/>
          <w:w w:val="105"/>
        </w:rPr>
        <w:t xml:space="preserve"> </w:t>
      </w:r>
      <w:r>
        <w:t>0.05,</w:t>
      </w:r>
      <w:r>
        <w:rPr>
          <w:spacing w:val="-1"/>
        </w:rPr>
        <w:t xml:space="preserve"> </w:t>
      </w:r>
      <w:r>
        <w:t>*** p</w:t>
      </w:r>
      <w:r>
        <w:rPr>
          <w:spacing w:val="-3"/>
          <w:w w:val="105"/>
        </w:rPr>
        <w:t xml:space="preserve"> </w:t>
      </w:r>
      <w:r>
        <w:rPr>
          <w:w w:val="105"/>
        </w:rPr>
        <w:t>&lt;</w:t>
      </w:r>
      <w:r>
        <w:rPr>
          <w:spacing w:val="-3"/>
          <w:w w:val="105"/>
        </w:rPr>
        <w:t xml:space="preserve"> </w:t>
      </w:r>
      <w:r>
        <w:rPr>
          <w:spacing w:val="-4"/>
        </w:rPr>
        <w:t>0.01</w:t>
      </w:r>
    </w:p>
    <w:p w14:paraId="2E49AB28" w14:textId="77777777" w:rsidR="00E746E6" w:rsidRDefault="000245FA">
      <w:pPr>
        <w:spacing w:before="258" w:line="412" w:lineRule="auto"/>
        <w:ind w:left="818" w:right="1537" w:hanging="168"/>
        <w:jc w:val="both"/>
        <w:rPr>
          <w:sz w:val="20"/>
        </w:rPr>
      </w:pPr>
      <w:del w:id="1990" w:author="Hussain Hadah" w:date="2026-10-25T19:29:00Z" w16du:dateUtc="2026-10-25T23:29:00Z">
        <w:r>
          <w:rPr>
            <w:w w:val="115"/>
            <w:position w:val="8"/>
            <w:sz w:val="16"/>
          </w:rPr>
          <w:delText xml:space="preserve">1 </w:delText>
        </w:r>
      </w:del>
      <w:r>
        <w:rPr>
          <w:w w:val="120"/>
          <w:sz w:val="20"/>
        </w:rPr>
        <w:t>Each</w:t>
      </w:r>
      <w:r>
        <w:rPr>
          <w:spacing w:val="-11"/>
          <w:w w:val="120"/>
          <w:sz w:val="20"/>
        </w:rPr>
        <w:t xml:space="preserve"> </w:t>
      </w:r>
      <w:r>
        <w:rPr>
          <w:w w:val="120"/>
          <w:sz w:val="20"/>
        </w:rPr>
        <w:t>column</w:t>
      </w:r>
      <w:r>
        <w:rPr>
          <w:spacing w:val="-11"/>
          <w:w w:val="120"/>
          <w:sz w:val="20"/>
        </w:rPr>
        <w:t xml:space="preserve"> </w:t>
      </w:r>
      <w:r>
        <w:rPr>
          <w:w w:val="120"/>
          <w:sz w:val="20"/>
        </w:rPr>
        <w:t>estimates</w:t>
      </w:r>
      <w:r>
        <w:rPr>
          <w:spacing w:val="-11"/>
          <w:w w:val="120"/>
          <w:sz w:val="20"/>
        </w:rPr>
        <w:t xml:space="preserve"> </w:t>
      </w:r>
      <w:r>
        <w:rPr>
          <w:w w:val="120"/>
          <w:sz w:val="20"/>
        </w:rPr>
        <w:t>the</w:t>
      </w:r>
      <w:r>
        <w:rPr>
          <w:spacing w:val="-11"/>
          <w:w w:val="120"/>
          <w:sz w:val="20"/>
        </w:rPr>
        <w:t xml:space="preserve"> </w:t>
      </w:r>
      <w:r>
        <w:rPr>
          <w:w w:val="120"/>
          <w:sz w:val="20"/>
        </w:rPr>
        <w:t>following</w:t>
      </w:r>
      <w:r>
        <w:rPr>
          <w:spacing w:val="-11"/>
          <w:w w:val="120"/>
          <w:sz w:val="20"/>
        </w:rPr>
        <w:t xml:space="preserve"> </w:t>
      </w:r>
      <w:r>
        <w:rPr>
          <w:w w:val="120"/>
          <w:sz w:val="20"/>
        </w:rPr>
        <w:t>linear</w:t>
      </w:r>
      <w:r>
        <w:rPr>
          <w:spacing w:val="-11"/>
          <w:w w:val="120"/>
          <w:sz w:val="20"/>
        </w:rPr>
        <w:t xml:space="preserve"> </w:t>
      </w:r>
      <w:r>
        <w:rPr>
          <w:w w:val="120"/>
          <w:sz w:val="20"/>
        </w:rPr>
        <w:t>probability</w:t>
      </w:r>
      <w:r>
        <w:rPr>
          <w:spacing w:val="-11"/>
          <w:w w:val="120"/>
          <w:sz w:val="20"/>
        </w:rPr>
        <w:t xml:space="preserve"> </w:t>
      </w:r>
      <w:r>
        <w:rPr>
          <w:w w:val="120"/>
          <w:sz w:val="20"/>
        </w:rPr>
        <w:t>model:</w:t>
      </w:r>
      <w:r>
        <w:rPr>
          <w:spacing w:val="14"/>
          <w:w w:val="120"/>
          <w:sz w:val="20"/>
        </w:rPr>
        <w:t xml:space="preserve"> </w:t>
      </w:r>
      <w:r>
        <w:rPr>
          <w:w w:val="120"/>
          <w:sz w:val="20"/>
        </w:rPr>
        <w:t>interracial</w:t>
      </w:r>
      <w:r>
        <w:rPr>
          <w:rFonts w:ascii="Arial" w:hAnsi="Arial"/>
          <w:w w:val="120"/>
          <w:sz w:val="20"/>
          <w:vertAlign w:val="subscript"/>
        </w:rPr>
        <w:t>ist</w:t>
      </w:r>
      <w:r>
        <w:rPr>
          <w:rFonts w:ascii="Arial" w:hAnsi="Arial"/>
          <w:w w:val="120"/>
          <w:sz w:val="20"/>
        </w:rPr>
        <w:t xml:space="preserve"> = </w:t>
      </w:r>
      <w:r>
        <w:rPr>
          <w:w w:val="120"/>
          <w:sz w:val="20"/>
        </w:rPr>
        <w:t>β</w:t>
      </w:r>
      <w:r>
        <w:rPr>
          <w:w w:val="120"/>
          <w:sz w:val="20"/>
          <w:vertAlign w:val="subscript"/>
        </w:rPr>
        <w:t>1</w:t>
      </w:r>
      <w:r>
        <w:rPr>
          <w:w w:val="120"/>
          <w:sz w:val="20"/>
        </w:rPr>
        <w:t>AntiAsianBias</w:t>
      </w:r>
      <w:r>
        <w:rPr>
          <w:rFonts w:ascii="Arial" w:hAnsi="Arial"/>
          <w:w w:val="120"/>
          <w:sz w:val="20"/>
          <w:vertAlign w:val="subscript"/>
        </w:rPr>
        <w:t>st</w:t>
      </w:r>
      <w:r>
        <w:rPr>
          <w:rFonts w:ascii="Arial" w:hAnsi="Arial"/>
          <w:spacing w:val="-3"/>
          <w:w w:val="120"/>
          <w:sz w:val="20"/>
        </w:rPr>
        <w:t xml:space="preserve"> </w:t>
      </w:r>
      <w:r>
        <w:rPr>
          <w:rFonts w:ascii="Arial" w:hAnsi="Arial"/>
          <w:w w:val="120"/>
          <w:sz w:val="20"/>
        </w:rPr>
        <w:t>+</w:t>
      </w:r>
      <w:del w:id="1991" w:author="Hussain Hadah" w:date="2026-10-25T19:29:00Z" w16du:dateUtc="2026-10-25T23:29:00Z">
        <w:r>
          <w:rPr>
            <w:rFonts w:ascii="Arial" w:hAnsi="Arial"/>
            <w:spacing w:val="-11"/>
            <w:w w:val="120"/>
            <w:sz w:val="20"/>
          </w:rPr>
          <w:delText xml:space="preserve"> </w:delText>
        </w:r>
      </w:del>
      <w:r>
        <w:rPr>
          <w:w w:val="155"/>
          <w:sz w:val="20"/>
        </w:rPr>
        <w:t>X</w:t>
      </w:r>
      <w:r>
        <w:rPr>
          <w:rFonts w:ascii="Arial" w:hAnsi="Arial"/>
          <w:w w:val="155"/>
          <w:sz w:val="20"/>
          <w:vertAlign w:val="subscript"/>
        </w:rPr>
        <w:t>ist</w:t>
      </w:r>
      <w:r>
        <w:rPr>
          <w:w w:val="155"/>
          <w:sz w:val="20"/>
        </w:rPr>
        <w:t>π</w:t>
      </w:r>
      <w:ins w:id="1992" w:author="Hussain Hadah" w:date="2026-10-25T19:29:00Z" w16du:dateUtc="2026-10-25T23:29:00Z">
        <w:r w:rsidR="00665139">
          <w:rPr>
            <w:sz w:val="20"/>
          </w:rPr>
          <w:t>+</w:t>
        </w:r>
      </w:ins>
      <w:del w:id="1993" w:author="Hussain Hadah" w:date="2026-10-25T19:29:00Z" w16du:dateUtc="2026-10-25T23:29:00Z">
        <w:r>
          <w:rPr>
            <w:spacing w:val="-20"/>
            <w:w w:val="155"/>
            <w:sz w:val="20"/>
          </w:rPr>
          <w:delText xml:space="preserve"> </w:delText>
        </w:r>
        <w:r>
          <w:rPr>
            <w:rFonts w:ascii="Arial" w:hAnsi="Arial"/>
            <w:w w:val="120"/>
            <w:sz w:val="20"/>
          </w:rPr>
          <w:delText>+</w:delText>
        </w:r>
        <w:r>
          <w:rPr>
            <w:rFonts w:ascii="Arial" w:hAnsi="Arial"/>
            <w:spacing w:val="-11"/>
            <w:w w:val="120"/>
            <w:sz w:val="20"/>
          </w:rPr>
          <w:delText xml:space="preserve"> </w:delText>
        </w:r>
      </w:del>
      <w:r>
        <w:rPr>
          <w:w w:val="155"/>
          <w:sz w:val="20"/>
        </w:rPr>
        <w:t>γ</w:t>
      </w:r>
      <w:r>
        <w:rPr>
          <w:rFonts w:ascii="Arial" w:hAnsi="Arial"/>
          <w:w w:val="155"/>
          <w:sz w:val="20"/>
          <w:vertAlign w:val="subscript"/>
        </w:rPr>
        <w:t>rt</w:t>
      </w:r>
      <w:r>
        <w:rPr>
          <w:rFonts w:ascii="Arial" w:hAnsi="Arial"/>
          <w:spacing w:val="-21"/>
          <w:w w:val="155"/>
          <w:sz w:val="20"/>
        </w:rPr>
        <w:t xml:space="preserve"> </w:t>
      </w:r>
      <w:r>
        <w:rPr>
          <w:rFonts w:ascii="Arial" w:hAnsi="Arial"/>
          <w:w w:val="120"/>
          <w:sz w:val="20"/>
        </w:rPr>
        <w:t>+</w:t>
      </w:r>
      <w:del w:id="1994" w:author="Hussain Hadah" w:date="2026-10-25T19:29:00Z" w16du:dateUtc="2026-10-25T23:29:00Z">
        <w:r>
          <w:rPr>
            <w:rFonts w:ascii="Arial" w:hAnsi="Arial"/>
            <w:spacing w:val="-11"/>
            <w:w w:val="120"/>
            <w:sz w:val="20"/>
          </w:rPr>
          <w:delText xml:space="preserve"> </w:delText>
        </w:r>
      </w:del>
      <w:r>
        <w:rPr>
          <w:w w:val="155"/>
          <w:sz w:val="20"/>
        </w:rPr>
        <w:t>ε</w:t>
      </w:r>
      <w:r>
        <w:rPr>
          <w:rFonts w:ascii="Arial" w:hAnsi="Arial"/>
          <w:w w:val="155"/>
          <w:sz w:val="20"/>
          <w:vertAlign w:val="subscript"/>
        </w:rPr>
        <w:t>ist</w:t>
      </w:r>
      <w:r>
        <w:rPr>
          <w:w w:val="155"/>
          <w:sz w:val="20"/>
        </w:rPr>
        <w:t xml:space="preserve">, </w:t>
      </w:r>
      <w:r>
        <w:rPr>
          <w:w w:val="120"/>
          <w:sz w:val="20"/>
        </w:rPr>
        <w:t>where</w:t>
      </w:r>
      <w:r>
        <w:rPr>
          <w:spacing w:val="36"/>
          <w:w w:val="120"/>
          <w:sz w:val="20"/>
        </w:rPr>
        <w:t xml:space="preserve"> </w:t>
      </w:r>
      <w:r>
        <w:rPr>
          <w:w w:val="120"/>
          <w:sz w:val="20"/>
        </w:rPr>
        <w:t>interracial</w:t>
      </w:r>
      <w:r>
        <w:rPr>
          <w:rFonts w:ascii="Arial" w:hAnsi="Arial"/>
          <w:w w:val="120"/>
          <w:sz w:val="20"/>
          <w:vertAlign w:val="subscript"/>
        </w:rPr>
        <w:t>ist</w:t>
      </w:r>
      <w:r>
        <w:rPr>
          <w:rFonts w:ascii="Arial" w:hAnsi="Arial"/>
          <w:spacing w:val="39"/>
          <w:w w:val="120"/>
          <w:sz w:val="20"/>
        </w:rPr>
        <w:t xml:space="preserve"> </w:t>
      </w:r>
      <w:r>
        <w:rPr>
          <w:w w:val="120"/>
          <w:sz w:val="20"/>
        </w:rPr>
        <w:t>indicates</w:t>
      </w:r>
      <w:r>
        <w:rPr>
          <w:spacing w:val="36"/>
          <w:w w:val="120"/>
          <w:sz w:val="20"/>
        </w:rPr>
        <w:t xml:space="preserve"> </w:t>
      </w:r>
      <w:ins w:id="1995" w:author="Hussain Hadah" w:date="2026-10-25T19:29:00Z" w16du:dateUtc="2026-10-25T23:29:00Z">
        <w:r w:rsidR="00665139">
          <w:rPr>
            <w:sz w:val="20"/>
          </w:rPr>
          <w:t>a</w:t>
        </w:r>
      </w:ins>
      <w:del w:id="1996" w:author="Hussain Hadah" w:date="2026-10-25T19:29:00Z" w16du:dateUtc="2026-10-25T23:29:00Z">
        <w:r>
          <w:rPr>
            <w:w w:val="120"/>
            <w:sz w:val="20"/>
          </w:rPr>
          <w:delText>an</w:delText>
        </w:r>
        <w:r>
          <w:rPr>
            <w:spacing w:val="36"/>
            <w:w w:val="120"/>
            <w:sz w:val="20"/>
          </w:rPr>
          <w:delText xml:space="preserve"> </w:delText>
        </w:r>
        <w:r>
          <w:rPr>
            <w:w w:val="120"/>
            <w:sz w:val="20"/>
          </w:rPr>
          <w:delText>in-terracial</w:delText>
        </w:r>
      </w:del>
      <w:r>
        <w:rPr>
          <w:w w:val="120"/>
          <w:sz w:val="20"/>
        </w:rPr>
        <w:t xml:space="preserve"> couple </w:t>
      </w:r>
      <w:ins w:id="1997" w:author="Hussain Hadah" w:date="2026-10-25T19:29:00Z" w16du:dateUtc="2026-10-25T23:29:00Z">
        <w:r w:rsidR="00665139">
          <w:rPr>
            <w:sz w:val="20"/>
          </w:rPr>
          <w:t xml:space="preserve">in which one partner was born in an Asian country and the other was not (labelled </w:t>
        </w:r>
      </w:ins>
      <w:del w:id="1998" w:author="Hussain Hadah" w:date="2026-10-25T19:29:00Z" w16du:dateUtc="2026-10-25T23:29:00Z">
        <w:r>
          <w:rPr>
            <w:w w:val="120"/>
            <w:sz w:val="20"/>
          </w:rPr>
          <w:delText>(</w:delText>
        </w:r>
      </w:del>
      <w:r>
        <w:rPr>
          <w:w w:val="120"/>
          <w:sz w:val="20"/>
        </w:rPr>
        <w:t>Asian husband–White wife or White husband–Asian wife</w:t>
      </w:r>
      <w:ins w:id="1999" w:author="Hussain Hadah" w:date="2026-10-25T19:29:00Z" w16du:dateUtc="2026-10-25T23:29:00Z">
        <w:r w:rsidR="00665139">
          <w:rPr>
            <w:sz w:val="20"/>
          </w:rPr>
          <w:t>, following the paper’s convention</w:t>
        </w:r>
      </w:ins>
      <w:r>
        <w:rPr>
          <w:w w:val="120"/>
          <w:sz w:val="20"/>
        </w:rPr>
        <w:t xml:space="preserve">), </w:t>
      </w:r>
      <w:r>
        <w:rPr>
          <w:spacing w:val="-2"/>
          <w:w w:val="120"/>
          <w:sz w:val="20"/>
        </w:rPr>
        <w:t>AntiAsianBias</w:t>
      </w:r>
      <w:r>
        <w:rPr>
          <w:rFonts w:ascii="Arial" w:hAnsi="Arial"/>
          <w:spacing w:val="-2"/>
          <w:w w:val="120"/>
          <w:sz w:val="20"/>
          <w:vertAlign w:val="subscript"/>
        </w:rPr>
        <w:t>st</w:t>
      </w:r>
      <w:r>
        <w:rPr>
          <w:rFonts w:ascii="Arial" w:hAnsi="Arial"/>
          <w:spacing w:val="-7"/>
          <w:w w:val="120"/>
          <w:sz w:val="20"/>
        </w:rPr>
        <w:t xml:space="preserve"> </w:t>
      </w:r>
      <w:r>
        <w:rPr>
          <w:spacing w:val="-2"/>
          <w:w w:val="120"/>
          <w:sz w:val="20"/>
        </w:rPr>
        <w:t>is</w:t>
      </w:r>
      <w:r>
        <w:rPr>
          <w:spacing w:val="-8"/>
          <w:w w:val="120"/>
          <w:sz w:val="20"/>
        </w:rPr>
        <w:t xml:space="preserve"> </w:t>
      </w:r>
      <w:r>
        <w:rPr>
          <w:spacing w:val="-2"/>
          <w:w w:val="120"/>
          <w:sz w:val="20"/>
        </w:rPr>
        <w:t>average</w:t>
      </w:r>
      <w:r>
        <w:rPr>
          <w:spacing w:val="-8"/>
          <w:w w:val="120"/>
          <w:sz w:val="20"/>
        </w:rPr>
        <w:t xml:space="preserve"> </w:t>
      </w:r>
      <w:r>
        <w:rPr>
          <w:spacing w:val="-2"/>
          <w:w w:val="120"/>
          <w:sz w:val="20"/>
        </w:rPr>
        <w:t>anti-Asian</w:t>
      </w:r>
      <w:r>
        <w:rPr>
          <w:spacing w:val="-8"/>
          <w:w w:val="120"/>
          <w:sz w:val="20"/>
        </w:rPr>
        <w:t xml:space="preserve"> </w:t>
      </w:r>
      <w:r>
        <w:rPr>
          <w:spacing w:val="-2"/>
          <w:w w:val="120"/>
          <w:sz w:val="20"/>
        </w:rPr>
        <w:t>bias</w:t>
      </w:r>
      <w:r>
        <w:rPr>
          <w:spacing w:val="-8"/>
          <w:w w:val="120"/>
          <w:sz w:val="20"/>
        </w:rPr>
        <w:t xml:space="preserve"> </w:t>
      </w:r>
      <w:r>
        <w:rPr>
          <w:spacing w:val="-2"/>
          <w:w w:val="120"/>
          <w:sz w:val="20"/>
        </w:rPr>
        <w:t>in</w:t>
      </w:r>
      <w:r>
        <w:rPr>
          <w:spacing w:val="-8"/>
          <w:w w:val="120"/>
          <w:sz w:val="20"/>
        </w:rPr>
        <w:t xml:space="preserve"> </w:t>
      </w:r>
      <w:r>
        <w:rPr>
          <w:spacing w:val="-2"/>
          <w:w w:val="120"/>
          <w:sz w:val="20"/>
        </w:rPr>
        <w:t>state</w:t>
      </w:r>
      <w:r>
        <w:rPr>
          <w:spacing w:val="-8"/>
          <w:w w:val="120"/>
          <w:sz w:val="20"/>
        </w:rPr>
        <w:t xml:space="preserve"> </w:t>
      </w:r>
      <w:r>
        <w:rPr>
          <w:spacing w:val="-2"/>
          <w:w w:val="120"/>
          <w:sz w:val="20"/>
        </w:rPr>
        <w:t>s</w:t>
      </w:r>
      <w:r>
        <w:rPr>
          <w:spacing w:val="-8"/>
          <w:w w:val="120"/>
          <w:sz w:val="20"/>
        </w:rPr>
        <w:t xml:space="preserve"> </w:t>
      </w:r>
      <w:r>
        <w:rPr>
          <w:spacing w:val="-2"/>
          <w:w w:val="120"/>
          <w:sz w:val="20"/>
        </w:rPr>
        <w:t>at</w:t>
      </w:r>
      <w:r>
        <w:rPr>
          <w:spacing w:val="-8"/>
          <w:w w:val="120"/>
          <w:sz w:val="20"/>
        </w:rPr>
        <w:t xml:space="preserve"> </w:t>
      </w:r>
      <w:r>
        <w:rPr>
          <w:spacing w:val="-2"/>
          <w:w w:val="120"/>
          <w:sz w:val="20"/>
        </w:rPr>
        <w:t>time</w:t>
      </w:r>
      <w:r>
        <w:rPr>
          <w:spacing w:val="-8"/>
          <w:w w:val="120"/>
          <w:sz w:val="20"/>
        </w:rPr>
        <w:t xml:space="preserve"> </w:t>
      </w:r>
      <w:r>
        <w:rPr>
          <w:spacing w:val="-2"/>
          <w:w w:val="120"/>
          <w:sz w:val="20"/>
        </w:rPr>
        <w:t>t,</w:t>
      </w:r>
      <w:r>
        <w:rPr>
          <w:spacing w:val="-6"/>
          <w:w w:val="120"/>
          <w:sz w:val="20"/>
        </w:rPr>
        <w:t xml:space="preserve"> </w:t>
      </w:r>
      <w:r>
        <w:rPr>
          <w:spacing w:val="-2"/>
          <w:w w:val="120"/>
          <w:sz w:val="20"/>
        </w:rPr>
        <w:t>and</w:t>
      </w:r>
      <w:r>
        <w:rPr>
          <w:spacing w:val="-8"/>
          <w:w w:val="120"/>
          <w:sz w:val="20"/>
        </w:rPr>
        <w:t xml:space="preserve"> </w:t>
      </w:r>
      <w:r>
        <w:rPr>
          <w:spacing w:val="-2"/>
          <w:w w:val="125"/>
          <w:sz w:val="20"/>
        </w:rPr>
        <w:t>X</w:t>
      </w:r>
      <w:r>
        <w:rPr>
          <w:rFonts w:ascii="Arial" w:hAnsi="Arial"/>
          <w:spacing w:val="-2"/>
          <w:w w:val="125"/>
          <w:sz w:val="20"/>
          <w:vertAlign w:val="subscript"/>
        </w:rPr>
        <w:t>ist</w:t>
      </w:r>
      <w:r>
        <w:rPr>
          <w:rFonts w:ascii="Arial" w:hAnsi="Arial"/>
          <w:spacing w:val="-10"/>
          <w:w w:val="125"/>
          <w:sz w:val="20"/>
        </w:rPr>
        <w:t xml:space="preserve"> </w:t>
      </w:r>
      <w:r>
        <w:rPr>
          <w:spacing w:val="-2"/>
          <w:w w:val="120"/>
          <w:sz w:val="20"/>
        </w:rPr>
        <w:t xml:space="preserve">includes </w:t>
      </w:r>
      <w:r>
        <w:rPr>
          <w:w w:val="115"/>
          <w:sz w:val="20"/>
        </w:rPr>
        <w:t>partner-specific</w:t>
      </w:r>
      <w:r>
        <w:rPr>
          <w:spacing w:val="-11"/>
          <w:w w:val="115"/>
          <w:sz w:val="20"/>
        </w:rPr>
        <w:t xml:space="preserve"> </w:t>
      </w:r>
      <w:r>
        <w:rPr>
          <w:w w:val="115"/>
          <w:sz w:val="20"/>
        </w:rPr>
        <w:t>controls</w:t>
      </w:r>
      <w:r>
        <w:rPr>
          <w:spacing w:val="-11"/>
          <w:w w:val="115"/>
          <w:sz w:val="20"/>
        </w:rPr>
        <w:t xml:space="preserve"> </w:t>
      </w:r>
      <w:r>
        <w:rPr>
          <w:w w:val="115"/>
          <w:sz w:val="20"/>
        </w:rPr>
        <w:t>(sex,</w:t>
      </w:r>
      <w:r>
        <w:rPr>
          <w:spacing w:val="-7"/>
          <w:w w:val="115"/>
          <w:sz w:val="20"/>
        </w:rPr>
        <w:t xml:space="preserve"> </w:t>
      </w:r>
      <w:r>
        <w:rPr>
          <w:w w:val="115"/>
          <w:sz w:val="20"/>
        </w:rPr>
        <w:t>age,</w:t>
      </w:r>
      <w:r>
        <w:rPr>
          <w:spacing w:val="-7"/>
          <w:w w:val="115"/>
          <w:sz w:val="20"/>
        </w:rPr>
        <w:t xml:space="preserve"> </w:t>
      </w:r>
      <w:r>
        <w:rPr>
          <w:w w:val="115"/>
          <w:sz w:val="20"/>
        </w:rPr>
        <w:t>education,</w:t>
      </w:r>
      <w:r>
        <w:rPr>
          <w:spacing w:val="-7"/>
          <w:w w:val="115"/>
          <w:sz w:val="20"/>
        </w:rPr>
        <w:t xml:space="preserve"> </w:t>
      </w:r>
      <w:r>
        <w:rPr>
          <w:w w:val="115"/>
          <w:sz w:val="20"/>
        </w:rPr>
        <w:t>and</w:t>
      </w:r>
      <w:r>
        <w:rPr>
          <w:spacing w:val="-11"/>
          <w:w w:val="115"/>
          <w:sz w:val="20"/>
        </w:rPr>
        <w:t xml:space="preserve"> </w:t>
      </w:r>
      <w:r>
        <w:rPr>
          <w:w w:val="115"/>
          <w:sz w:val="20"/>
        </w:rPr>
        <w:t>years</w:t>
      </w:r>
      <w:r>
        <w:rPr>
          <w:spacing w:val="-11"/>
          <w:w w:val="115"/>
          <w:sz w:val="20"/>
        </w:rPr>
        <w:t xml:space="preserve"> </w:t>
      </w:r>
      <w:r>
        <w:rPr>
          <w:w w:val="115"/>
          <w:sz w:val="20"/>
        </w:rPr>
        <w:t>since</w:t>
      </w:r>
      <w:r>
        <w:rPr>
          <w:spacing w:val="-11"/>
          <w:w w:val="115"/>
          <w:sz w:val="20"/>
        </w:rPr>
        <w:t xml:space="preserve"> </w:t>
      </w:r>
      <w:r>
        <w:rPr>
          <w:w w:val="115"/>
          <w:sz w:val="20"/>
        </w:rPr>
        <w:t>immigrating</w:t>
      </w:r>
      <w:r>
        <w:rPr>
          <w:spacing w:val="-11"/>
          <w:w w:val="115"/>
          <w:sz w:val="20"/>
        </w:rPr>
        <w:t xml:space="preserve"> </w:t>
      </w:r>
      <w:r>
        <w:rPr>
          <w:w w:val="115"/>
          <w:sz w:val="20"/>
        </w:rPr>
        <w:t>to</w:t>
      </w:r>
      <w:r>
        <w:rPr>
          <w:spacing w:val="-11"/>
          <w:w w:val="115"/>
          <w:sz w:val="20"/>
        </w:rPr>
        <w:t xml:space="preserve"> </w:t>
      </w:r>
      <w:r>
        <w:rPr>
          <w:w w:val="115"/>
          <w:sz w:val="20"/>
        </w:rPr>
        <w:t>the United</w:t>
      </w:r>
      <w:r>
        <w:rPr>
          <w:spacing w:val="-13"/>
          <w:w w:val="115"/>
          <w:sz w:val="20"/>
        </w:rPr>
        <w:t xml:space="preserve"> </w:t>
      </w:r>
      <w:r>
        <w:rPr>
          <w:w w:val="115"/>
          <w:sz w:val="20"/>
        </w:rPr>
        <w:t>States).</w:t>
      </w:r>
      <w:r>
        <w:rPr>
          <w:spacing w:val="-2"/>
          <w:w w:val="115"/>
          <w:sz w:val="20"/>
        </w:rPr>
        <w:t xml:space="preserve"> </w:t>
      </w:r>
      <w:ins w:id="2000" w:author="Hussain Hadah" w:date="2026-10-25T19:29:00Z" w16du:dateUtc="2026-10-25T23:29:00Z">
        <w:r w:rsidR="00665139">
          <w:rPr>
            <w:sz w:val="20"/>
          </w:rPr>
          <w:t xml:space="preserve">The unit of observation is a second-generation child; columns (2) and (3) restrict to children of Asian-born fathers and </w:t>
        </w:r>
        <w:r w:rsidR="00665139">
          <w:rPr>
            <w:sz w:val="20"/>
          </w:rPr>
          <w:lastRenderedPageBreak/>
          <w:t xml:space="preserve">Asian-born mothers, respectively. </w:t>
        </w:r>
      </w:ins>
      <w:r>
        <w:rPr>
          <w:w w:val="115"/>
          <w:sz w:val="20"/>
        </w:rPr>
        <w:t>Standard</w:t>
      </w:r>
      <w:r>
        <w:rPr>
          <w:spacing w:val="-13"/>
          <w:w w:val="115"/>
          <w:sz w:val="20"/>
        </w:rPr>
        <w:t xml:space="preserve"> </w:t>
      </w:r>
      <w:r>
        <w:rPr>
          <w:w w:val="115"/>
          <w:sz w:val="20"/>
        </w:rPr>
        <w:t>errors</w:t>
      </w:r>
      <w:r>
        <w:rPr>
          <w:spacing w:val="-13"/>
          <w:w w:val="115"/>
          <w:sz w:val="20"/>
        </w:rPr>
        <w:t xml:space="preserve"> </w:t>
      </w:r>
      <w:r>
        <w:rPr>
          <w:w w:val="115"/>
          <w:sz w:val="20"/>
        </w:rPr>
        <w:t>are</w:t>
      </w:r>
      <w:r>
        <w:rPr>
          <w:spacing w:val="-13"/>
          <w:w w:val="115"/>
          <w:sz w:val="20"/>
        </w:rPr>
        <w:t xml:space="preserve"> </w:t>
      </w:r>
      <w:r>
        <w:rPr>
          <w:w w:val="115"/>
          <w:sz w:val="20"/>
        </w:rPr>
        <w:t>clustered</w:t>
      </w:r>
      <w:r>
        <w:rPr>
          <w:spacing w:val="-13"/>
          <w:w w:val="115"/>
          <w:sz w:val="20"/>
        </w:rPr>
        <w:t xml:space="preserve"> </w:t>
      </w:r>
      <w:r>
        <w:rPr>
          <w:w w:val="115"/>
          <w:sz w:val="20"/>
        </w:rPr>
        <w:t>on</w:t>
      </w:r>
      <w:r>
        <w:rPr>
          <w:spacing w:val="-13"/>
          <w:w w:val="115"/>
          <w:sz w:val="20"/>
        </w:rPr>
        <w:t xml:space="preserve"> </w:t>
      </w:r>
      <w:r>
        <w:rPr>
          <w:w w:val="115"/>
          <w:sz w:val="20"/>
        </w:rPr>
        <w:t>the</w:t>
      </w:r>
      <w:r>
        <w:rPr>
          <w:spacing w:val="-13"/>
          <w:w w:val="115"/>
          <w:sz w:val="20"/>
        </w:rPr>
        <w:t xml:space="preserve"> </w:t>
      </w:r>
      <w:ins w:id="2001" w:author="Hussain Hadah" w:date="2026-10-25T19:29:00Z" w16du:dateUtc="2026-10-25T23:29:00Z">
        <w:r w:rsidR="00665139">
          <w:rPr>
            <w:sz w:val="20"/>
          </w:rPr>
          <w:t>state</w:t>
        </w:r>
      </w:ins>
      <w:del w:id="2002" w:author="Hussain Hadah" w:date="2026-10-25T19:29:00Z" w16du:dateUtc="2026-10-25T23:29:00Z">
        <w:r>
          <w:rPr>
            <w:w w:val="115"/>
            <w:sz w:val="20"/>
          </w:rPr>
          <w:delText>household</w:delText>
        </w:r>
      </w:del>
      <w:r>
        <w:rPr>
          <w:spacing w:val="-13"/>
          <w:w w:val="115"/>
          <w:sz w:val="20"/>
        </w:rPr>
        <w:t xml:space="preserve"> </w:t>
      </w:r>
      <w:r>
        <w:rPr>
          <w:w w:val="115"/>
          <w:sz w:val="20"/>
        </w:rPr>
        <w:t>level.</w:t>
      </w:r>
    </w:p>
    <w:p w14:paraId="5B37F45F" w14:textId="77777777" w:rsidR="00E746E6" w:rsidRDefault="000245FA">
      <w:pPr>
        <w:spacing w:line="229" w:lineRule="exact"/>
        <w:ind w:left="651"/>
        <w:jc w:val="both"/>
        <w:rPr>
          <w:sz w:val="20"/>
        </w:rPr>
      </w:pPr>
      <w:del w:id="2003" w:author="Hussain Hadah" w:date="2026-10-25T19:29:00Z" w16du:dateUtc="2026-10-25T23:29:00Z">
        <w:r>
          <w:rPr>
            <w:w w:val="110"/>
            <w:position w:val="7"/>
            <w:sz w:val="15"/>
          </w:rPr>
          <w:delText>3</w:delText>
        </w:r>
        <w:r>
          <w:rPr>
            <w:spacing w:val="33"/>
            <w:w w:val="110"/>
            <w:position w:val="7"/>
            <w:sz w:val="15"/>
          </w:rPr>
          <w:delText xml:space="preserve"> </w:delText>
        </w:r>
      </w:del>
      <w:r>
        <w:rPr>
          <w:w w:val="110"/>
          <w:sz w:val="20"/>
        </w:rPr>
        <w:t>Data</w:t>
      </w:r>
      <w:r>
        <w:rPr>
          <w:spacing w:val="-13"/>
          <w:w w:val="110"/>
          <w:sz w:val="20"/>
        </w:rPr>
        <w:t xml:space="preserve"> </w:t>
      </w:r>
      <w:r>
        <w:rPr>
          <w:w w:val="110"/>
          <w:sz w:val="20"/>
        </w:rPr>
        <w:t>source</w:t>
      </w:r>
      <w:r>
        <w:rPr>
          <w:spacing w:val="-14"/>
          <w:w w:val="110"/>
          <w:sz w:val="20"/>
        </w:rPr>
        <w:t xml:space="preserve"> </w:t>
      </w:r>
      <w:r>
        <w:rPr>
          <w:w w:val="110"/>
          <w:sz w:val="20"/>
        </w:rPr>
        <w:t>is</w:t>
      </w:r>
      <w:r>
        <w:rPr>
          <w:spacing w:val="-14"/>
          <w:w w:val="110"/>
          <w:sz w:val="20"/>
        </w:rPr>
        <w:t xml:space="preserve"> </w:t>
      </w:r>
      <w:r>
        <w:rPr>
          <w:w w:val="110"/>
          <w:sz w:val="20"/>
        </w:rPr>
        <w:t>the</w:t>
      </w:r>
      <w:r>
        <w:rPr>
          <w:spacing w:val="-14"/>
          <w:w w:val="110"/>
          <w:sz w:val="20"/>
        </w:rPr>
        <w:t xml:space="preserve"> </w:t>
      </w:r>
      <w:r>
        <w:rPr>
          <w:w w:val="110"/>
          <w:sz w:val="20"/>
        </w:rPr>
        <w:t>2004-2020</w:t>
      </w:r>
      <w:r>
        <w:rPr>
          <w:spacing w:val="-13"/>
          <w:w w:val="110"/>
          <w:sz w:val="20"/>
        </w:rPr>
        <w:t xml:space="preserve"> </w:t>
      </w:r>
      <w:r>
        <w:rPr>
          <w:w w:val="110"/>
          <w:sz w:val="20"/>
        </w:rPr>
        <w:t>Current</w:t>
      </w:r>
      <w:r>
        <w:rPr>
          <w:spacing w:val="-14"/>
          <w:w w:val="110"/>
          <w:sz w:val="20"/>
        </w:rPr>
        <w:t xml:space="preserve"> </w:t>
      </w:r>
      <w:r>
        <w:rPr>
          <w:w w:val="110"/>
          <w:sz w:val="20"/>
        </w:rPr>
        <w:t>Population</w:t>
      </w:r>
      <w:r>
        <w:rPr>
          <w:spacing w:val="-14"/>
          <w:w w:val="110"/>
          <w:sz w:val="20"/>
        </w:rPr>
        <w:t xml:space="preserve"> </w:t>
      </w:r>
      <w:r>
        <w:rPr>
          <w:w w:val="110"/>
          <w:sz w:val="20"/>
        </w:rPr>
        <w:t>Survey</w:t>
      </w:r>
      <w:r>
        <w:rPr>
          <w:spacing w:val="-14"/>
          <w:w w:val="110"/>
          <w:sz w:val="20"/>
        </w:rPr>
        <w:t xml:space="preserve"> </w:t>
      </w:r>
      <w:r>
        <w:rPr>
          <w:spacing w:val="-2"/>
          <w:w w:val="110"/>
          <w:sz w:val="20"/>
        </w:rPr>
        <w:t>Data.</w:t>
      </w:r>
    </w:p>
    <w:p w14:paraId="3C3A200D" w14:textId="77777777" w:rsidR="00EC5473" w:rsidRDefault="00665139">
      <w:pPr>
        <w:ind w:left="166" w:right="367"/>
        <w:rPr>
          <w:ins w:id="2004" w:author="Hussain Hadah" w:date="2026-10-25T19:29:00Z" w16du:dateUtc="2026-10-25T23:29:00Z"/>
        </w:rPr>
      </w:pPr>
      <w:ins w:id="2005" w:author="Hussain Hadah" w:date="2026-10-25T19:29:00Z" w16du:dateUtc="2026-10-25T23:29:00Z">
        <w:r>
          <w:t>Table 8: Heterogeneity in the Effect of Anti-Asian Bias on Asian Identification</w:t>
        </w:r>
      </w:ins>
    </w:p>
    <w:tbl>
      <w:tblPr>
        <w:tblStyle w:val="TableGrid"/>
        <w:tblW w:w="8529" w:type="dxa"/>
        <w:tblInd w:w="40" w:type="dxa"/>
        <w:tblCellMar>
          <w:top w:w="20" w:type="dxa"/>
          <w:bottom w:w="20" w:type="dxa"/>
          <w:right w:w="17" w:type="dxa"/>
        </w:tblCellMar>
        <w:tblLook w:val="04A0" w:firstRow="1" w:lastRow="0" w:firstColumn="1" w:lastColumn="0" w:noHBand="0" w:noVBand="1"/>
      </w:tblPr>
      <w:tblGrid>
        <w:gridCol w:w="2183"/>
        <w:gridCol w:w="1176"/>
        <w:gridCol w:w="1875"/>
        <w:gridCol w:w="2273"/>
        <w:gridCol w:w="1022"/>
      </w:tblGrid>
      <w:tr w:rsidR="00EC5473" w14:paraId="731F3DFB" w14:textId="77777777">
        <w:trPr>
          <w:trHeight w:val="493"/>
          <w:ins w:id="2006" w:author="Hussain Hadah" w:date="2026-10-25T19:29:00Z" w16du:dateUtc="2026-10-25T23:29:00Z"/>
        </w:trPr>
        <w:tc>
          <w:tcPr>
            <w:tcW w:w="5233" w:type="dxa"/>
            <w:gridSpan w:val="3"/>
            <w:tcBorders>
              <w:top w:val="single" w:sz="6" w:space="0" w:color="000000"/>
              <w:left w:val="nil"/>
              <w:bottom w:val="single" w:sz="3" w:space="0" w:color="000000"/>
              <w:right w:val="nil"/>
            </w:tcBorders>
          </w:tcPr>
          <w:p w14:paraId="1CEC7196" w14:textId="77777777" w:rsidR="00EC5473" w:rsidRDefault="00665139">
            <w:pPr>
              <w:spacing w:after="3" w:line="259" w:lineRule="auto"/>
              <w:ind w:left="87"/>
              <w:rPr>
                <w:ins w:id="2007" w:author="Hussain Hadah" w:date="2026-10-25T19:29:00Z" w16du:dateUtc="2026-10-25T23:29:00Z"/>
              </w:rPr>
            </w:pPr>
            <w:ins w:id="2008" w:author="Hussain Hadah" w:date="2026-10-25T19:29:00Z" w16du:dateUtc="2026-10-25T23:29:00Z">
              <w:r>
                <w:rPr>
                  <w:i/>
                  <w:sz w:val="16"/>
                </w:rPr>
                <w:t>Panel A: Mixed-race second generation (children)</w:t>
              </w:r>
            </w:ins>
          </w:p>
          <w:p w14:paraId="35CE3952" w14:textId="77777777" w:rsidR="00EC5473" w:rsidRDefault="00665139">
            <w:pPr>
              <w:tabs>
                <w:tab w:val="center" w:pos="2683"/>
                <w:tab w:val="center" w:pos="4209"/>
              </w:tabs>
              <w:spacing w:line="259" w:lineRule="auto"/>
              <w:rPr>
                <w:ins w:id="2009" w:author="Hussain Hadah" w:date="2026-10-25T19:29:00Z" w16du:dateUtc="2026-10-25T23:29:00Z"/>
              </w:rPr>
            </w:pPr>
            <w:ins w:id="2010" w:author="Hussain Hadah" w:date="2026-10-25T19:29:00Z" w16du:dateUtc="2026-10-25T23:29:00Z">
              <w:r>
                <w:rPr>
                  <w:sz w:val="22"/>
                </w:rPr>
                <w:tab/>
              </w:r>
              <w:r>
                <w:rPr>
                  <w:sz w:val="16"/>
                </w:rPr>
                <w:t xml:space="preserve">Bias </w:t>
              </w:r>
              <w:r>
                <w:rPr>
                  <w:rFonts w:ascii="Cambria" w:eastAsia="Cambria" w:hAnsi="Cambria" w:cs="Cambria"/>
                  <w:sz w:val="16"/>
                </w:rPr>
                <w:t xml:space="preserve">× </w:t>
              </w:r>
              <w:r>
                <w:rPr>
                  <w:sz w:val="16"/>
                </w:rPr>
                <w:t>Female</w:t>
              </w:r>
              <w:r>
                <w:rPr>
                  <w:sz w:val="16"/>
                </w:rPr>
                <w:tab/>
                <w:t xml:space="preserve">Bias </w:t>
              </w:r>
              <w:r>
                <w:rPr>
                  <w:rFonts w:ascii="Cambria" w:eastAsia="Cambria" w:hAnsi="Cambria" w:cs="Cambria"/>
                  <w:sz w:val="16"/>
                </w:rPr>
                <w:t xml:space="preserve">× </w:t>
              </w:r>
              <w:r>
                <w:rPr>
                  <w:sz w:val="16"/>
                </w:rPr>
                <w:t>Mother college</w:t>
              </w:r>
            </w:ins>
          </w:p>
        </w:tc>
        <w:tc>
          <w:tcPr>
            <w:tcW w:w="2273" w:type="dxa"/>
            <w:tcBorders>
              <w:top w:val="single" w:sz="6" w:space="0" w:color="000000"/>
              <w:left w:val="nil"/>
              <w:bottom w:val="single" w:sz="3" w:space="0" w:color="000000"/>
              <w:right w:val="nil"/>
            </w:tcBorders>
            <w:vAlign w:val="bottom"/>
          </w:tcPr>
          <w:p w14:paraId="4379D09C" w14:textId="77777777" w:rsidR="00EC5473" w:rsidRDefault="00665139">
            <w:pPr>
              <w:spacing w:line="259" w:lineRule="auto"/>
              <w:ind w:left="311"/>
              <w:rPr>
                <w:ins w:id="2011" w:author="Hussain Hadah" w:date="2026-10-25T19:29:00Z" w16du:dateUtc="2026-10-25T23:29:00Z"/>
              </w:rPr>
            </w:pPr>
            <w:ins w:id="2012" w:author="Hussain Hadah" w:date="2026-10-25T19:29:00Z" w16du:dateUtc="2026-10-25T23:29:00Z">
              <w:r>
                <w:rPr>
                  <w:sz w:val="16"/>
                </w:rPr>
                <w:t xml:space="preserve">Bias </w:t>
              </w:r>
              <w:r>
                <w:rPr>
                  <w:rFonts w:ascii="Cambria" w:eastAsia="Cambria" w:hAnsi="Cambria" w:cs="Cambria"/>
                  <w:sz w:val="16"/>
                </w:rPr>
                <w:t xml:space="preserve">× </w:t>
              </w:r>
              <w:r>
                <w:rPr>
                  <w:sz w:val="16"/>
                </w:rPr>
                <w:t>Father college</w:t>
              </w:r>
            </w:ins>
          </w:p>
        </w:tc>
        <w:tc>
          <w:tcPr>
            <w:tcW w:w="1022" w:type="dxa"/>
            <w:tcBorders>
              <w:top w:val="single" w:sz="6" w:space="0" w:color="000000"/>
              <w:left w:val="nil"/>
              <w:bottom w:val="single" w:sz="3" w:space="0" w:color="000000"/>
              <w:right w:val="nil"/>
            </w:tcBorders>
            <w:vAlign w:val="bottom"/>
          </w:tcPr>
          <w:p w14:paraId="3344D800" w14:textId="77777777" w:rsidR="00EC5473" w:rsidRDefault="00665139">
            <w:pPr>
              <w:spacing w:line="259" w:lineRule="auto"/>
              <w:rPr>
                <w:ins w:id="2013" w:author="Hussain Hadah" w:date="2026-10-25T19:29:00Z" w16du:dateUtc="2026-10-25T23:29:00Z"/>
              </w:rPr>
            </w:pPr>
            <w:ins w:id="2014" w:author="Hussain Hadah" w:date="2026-10-25T19:29:00Z" w16du:dateUtc="2026-10-25T23:29:00Z">
              <w:r>
                <w:rPr>
                  <w:sz w:val="16"/>
                </w:rPr>
                <w:t>Observations</w:t>
              </w:r>
            </w:ins>
          </w:p>
        </w:tc>
      </w:tr>
      <w:tr w:rsidR="00EC5473" w14:paraId="5339A4AE" w14:textId="77777777">
        <w:trPr>
          <w:trHeight w:val="260"/>
          <w:ins w:id="2015" w:author="Hussain Hadah" w:date="2026-10-25T19:29:00Z" w16du:dateUtc="2026-10-25T23:29:00Z"/>
        </w:trPr>
        <w:tc>
          <w:tcPr>
            <w:tcW w:w="2182" w:type="dxa"/>
            <w:tcBorders>
              <w:top w:val="single" w:sz="3" w:space="0" w:color="000000"/>
              <w:left w:val="nil"/>
              <w:bottom w:val="nil"/>
              <w:right w:val="nil"/>
            </w:tcBorders>
          </w:tcPr>
          <w:p w14:paraId="1099B90D" w14:textId="77777777" w:rsidR="00EC5473" w:rsidRDefault="00665139">
            <w:pPr>
              <w:spacing w:line="259" w:lineRule="auto"/>
              <w:ind w:left="87"/>
              <w:rPr>
                <w:ins w:id="2016" w:author="Hussain Hadah" w:date="2026-10-25T19:29:00Z" w16du:dateUtc="2026-10-25T23:29:00Z"/>
              </w:rPr>
            </w:pPr>
            <w:ins w:id="2017" w:author="Hussain Hadah" w:date="2026-10-25T19:29:00Z" w16du:dateUtc="2026-10-25T23:29:00Z">
              <w:r>
                <w:rPr>
                  <w:sz w:val="16"/>
                </w:rPr>
                <w:t>Asian father–White mother</w:t>
              </w:r>
            </w:ins>
          </w:p>
        </w:tc>
        <w:tc>
          <w:tcPr>
            <w:tcW w:w="1176" w:type="dxa"/>
            <w:tcBorders>
              <w:top w:val="single" w:sz="3" w:space="0" w:color="000000"/>
              <w:left w:val="nil"/>
              <w:bottom w:val="nil"/>
              <w:right w:val="nil"/>
            </w:tcBorders>
          </w:tcPr>
          <w:p w14:paraId="745CECBB" w14:textId="77777777" w:rsidR="00EC5473" w:rsidRDefault="00665139">
            <w:pPr>
              <w:spacing w:line="259" w:lineRule="auto"/>
              <w:ind w:left="262"/>
              <w:rPr>
                <w:ins w:id="2018" w:author="Hussain Hadah" w:date="2026-10-25T19:29:00Z" w16du:dateUtc="2026-10-25T23:29:00Z"/>
              </w:rPr>
            </w:pPr>
            <w:ins w:id="2019" w:author="Hussain Hadah" w:date="2026-10-25T19:29:00Z" w16du:dateUtc="2026-10-25T23:29:00Z">
              <w:r>
                <w:rPr>
                  <w:sz w:val="16"/>
                </w:rPr>
                <w:t>−0.005</w:t>
              </w:r>
            </w:ins>
          </w:p>
        </w:tc>
        <w:tc>
          <w:tcPr>
            <w:tcW w:w="1874" w:type="dxa"/>
            <w:tcBorders>
              <w:top w:val="single" w:sz="3" w:space="0" w:color="000000"/>
              <w:left w:val="nil"/>
              <w:bottom w:val="nil"/>
              <w:right w:val="nil"/>
            </w:tcBorders>
          </w:tcPr>
          <w:p w14:paraId="2BF2A6F0" w14:textId="77777777" w:rsidR="00EC5473" w:rsidRDefault="00665139">
            <w:pPr>
              <w:spacing w:line="259" w:lineRule="auto"/>
              <w:ind w:left="549"/>
              <w:rPr>
                <w:ins w:id="2020" w:author="Hussain Hadah" w:date="2026-10-25T19:29:00Z" w16du:dateUtc="2026-10-25T23:29:00Z"/>
              </w:rPr>
            </w:pPr>
            <w:ins w:id="2021" w:author="Hussain Hadah" w:date="2026-10-25T19:29:00Z" w16du:dateUtc="2026-10-25T23:29:00Z">
              <w:r>
                <w:rPr>
                  <w:sz w:val="16"/>
                </w:rPr>
                <w:t>−0.225**</w:t>
              </w:r>
            </w:ins>
          </w:p>
        </w:tc>
        <w:tc>
          <w:tcPr>
            <w:tcW w:w="2273" w:type="dxa"/>
            <w:tcBorders>
              <w:top w:val="single" w:sz="3" w:space="0" w:color="000000"/>
              <w:left w:val="nil"/>
              <w:bottom w:val="nil"/>
              <w:right w:val="nil"/>
            </w:tcBorders>
          </w:tcPr>
          <w:p w14:paraId="16FB1956" w14:textId="77777777" w:rsidR="00EC5473" w:rsidRDefault="00665139">
            <w:pPr>
              <w:spacing w:line="259" w:lineRule="auto"/>
              <w:ind w:right="157"/>
              <w:jc w:val="center"/>
              <w:rPr>
                <w:ins w:id="2022" w:author="Hussain Hadah" w:date="2026-10-25T19:29:00Z" w16du:dateUtc="2026-10-25T23:29:00Z"/>
              </w:rPr>
            </w:pPr>
            <w:ins w:id="2023" w:author="Hussain Hadah" w:date="2026-10-25T19:29:00Z" w16du:dateUtc="2026-10-25T23:29:00Z">
              <w:r>
                <w:rPr>
                  <w:sz w:val="16"/>
                </w:rPr>
                <w:t>0.039</w:t>
              </w:r>
            </w:ins>
          </w:p>
        </w:tc>
        <w:tc>
          <w:tcPr>
            <w:tcW w:w="1022" w:type="dxa"/>
            <w:tcBorders>
              <w:top w:val="single" w:sz="3" w:space="0" w:color="000000"/>
              <w:left w:val="nil"/>
              <w:bottom w:val="nil"/>
              <w:right w:val="nil"/>
            </w:tcBorders>
          </w:tcPr>
          <w:p w14:paraId="3A07AB0B" w14:textId="77777777" w:rsidR="00EC5473" w:rsidRDefault="00665139">
            <w:pPr>
              <w:spacing w:line="259" w:lineRule="auto"/>
              <w:ind w:left="288"/>
              <w:rPr>
                <w:ins w:id="2024" w:author="Hussain Hadah" w:date="2026-10-25T19:29:00Z" w16du:dateUtc="2026-10-25T23:29:00Z"/>
              </w:rPr>
            </w:pPr>
            <w:ins w:id="2025" w:author="Hussain Hadah" w:date="2026-10-25T19:29:00Z" w16du:dateUtc="2026-10-25T23:29:00Z">
              <w:r>
                <w:rPr>
                  <w:sz w:val="16"/>
                </w:rPr>
                <w:t>9,055</w:t>
              </w:r>
            </w:ins>
          </w:p>
        </w:tc>
      </w:tr>
      <w:tr w:rsidR="00EC5473" w14:paraId="2CB9C368" w14:textId="77777777">
        <w:trPr>
          <w:trHeight w:val="198"/>
          <w:ins w:id="2026" w:author="Hussain Hadah" w:date="2026-10-25T19:29:00Z" w16du:dateUtc="2026-10-25T23:29:00Z"/>
        </w:trPr>
        <w:tc>
          <w:tcPr>
            <w:tcW w:w="2182" w:type="dxa"/>
            <w:tcBorders>
              <w:top w:val="nil"/>
              <w:left w:val="nil"/>
              <w:bottom w:val="nil"/>
              <w:right w:val="nil"/>
            </w:tcBorders>
          </w:tcPr>
          <w:p w14:paraId="656F7F53" w14:textId="77777777" w:rsidR="00EC5473" w:rsidRDefault="00EC5473">
            <w:pPr>
              <w:spacing w:after="160" w:line="259" w:lineRule="auto"/>
              <w:rPr>
                <w:ins w:id="2027" w:author="Hussain Hadah" w:date="2026-10-25T19:29:00Z" w16du:dateUtc="2026-10-25T23:29:00Z"/>
              </w:rPr>
            </w:pPr>
          </w:p>
        </w:tc>
        <w:tc>
          <w:tcPr>
            <w:tcW w:w="1176" w:type="dxa"/>
            <w:tcBorders>
              <w:top w:val="nil"/>
              <w:left w:val="nil"/>
              <w:bottom w:val="nil"/>
              <w:right w:val="nil"/>
            </w:tcBorders>
          </w:tcPr>
          <w:p w14:paraId="01748460" w14:textId="77777777" w:rsidR="00EC5473" w:rsidRDefault="00665139">
            <w:pPr>
              <w:spacing w:line="259" w:lineRule="auto"/>
              <w:ind w:left="269"/>
              <w:rPr>
                <w:ins w:id="2028" w:author="Hussain Hadah" w:date="2026-10-25T19:29:00Z" w16du:dateUtc="2026-10-25T23:29:00Z"/>
              </w:rPr>
            </w:pPr>
            <w:ins w:id="2029" w:author="Hussain Hadah" w:date="2026-10-25T19:29:00Z" w16du:dateUtc="2026-10-25T23:29:00Z">
              <w:r>
                <w:rPr>
                  <w:sz w:val="16"/>
                </w:rPr>
                <w:t>(0.052)</w:t>
              </w:r>
            </w:ins>
          </w:p>
        </w:tc>
        <w:tc>
          <w:tcPr>
            <w:tcW w:w="1874" w:type="dxa"/>
            <w:tcBorders>
              <w:top w:val="nil"/>
              <w:left w:val="nil"/>
              <w:bottom w:val="nil"/>
              <w:right w:val="nil"/>
            </w:tcBorders>
          </w:tcPr>
          <w:p w14:paraId="6E06F598" w14:textId="77777777" w:rsidR="00EC5473" w:rsidRDefault="00665139">
            <w:pPr>
              <w:spacing w:line="259" w:lineRule="auto"/>
              <w:ind w:right="157"/>
              <w:jc w:val="center"/>
              <w:rPr>
                <w:ins w:id="2030" w:author="Hussain Hadah" w:date="2026-10-25T19:29:00Z" w16du:dateUtc="2026-10-25T23:29:00Z"/>
              </w:rPr>
            </w:pPr>
            <w:ins w:id="2031" w:author="Hussain Hadah" w:date="2026-10-25T19:29:00Z" w16du:dateUtc="2026-10-25T23:29:00Z">
              <w:r>
                <w:rPr>
                  <w:sz w:val="16"/>
                </w:rPr>
                <w:t>(0.097)</w:t>
              </w:r>
            </w:ins>
          </w:p>
        </w:tc>
        <w:tc>
          <w:tcPr>
            <w:tcW w:w="2273" w:type="dxa"/>
            <w:tcBorders>
              <w:top w:val="nil"/>
              <w:left w:val="nil"/>
              <w:bottom w:val="nil"/>
              <w:right w:val="nil"/>
            </w:tcBorders>
          </w:tcPr>
          <w:p w14:paraId="1C08B432" w14:textId="77777777" w:rsidR="00EC5473" w:rsidRDefault="00665139">
            <w:pPr>
              <w:spacing w:line="259" w:lineRule="auto"/>
              <w:ind w:right="157"/>
              <w:jc w:val="center"/>
              <w:rPr>
                <w:ins w:id="2032" w:author="Hussain Hadah" w:date="2026-10-25T19:29:00Z" w16du:dateUtc="2026-10-25T23:29:00Z"/>
              </w:rPr>
            </w:pPr>
            <w:ins w:id="2033" w:author="Hussain Hadah" w:date="2026-10-25T19:29:00Z" w16du:dateUtc="2026-10-25T23:29:00Z">
              <w:r>
                <w:rPr>
                  <w:sz w:val="16"/>
                </w:rPr>
                <w:t>(0.094)</w:t>
              </w:r>
            </w:ins>
          </w:p>
        </w:tc>
        <w:tc>
          <w:tcPr>
            <w:tcW w:w="1022" w:type="dxa"/>
            <w:tcBorders>
              <w:top w:val="nil"/>
              <w:left w:val="nil"/>
              <w:bottom w:val="nil"/>
              <w:right w:val="nil"/>
            </w:tcBorders>
          </w:tcPr>
          <w:p w14:paraId="14F5974B" w14:textId="77777777" w:rsidR="00EC5473" w:rsidRDefault="00EC5473">
            <w:pPr>
              <w:spacing w:after="160" w:line="259" w:lineRule="auto"/>
              <w:rPr>
                <w:ins w:id="2034" w:author="Hussain Hadah" w:date="2026-10-25T19:29:00Z" w16du:dateUtc="2026-10-25T23:29:00Z"/>
              </w:rPr>
            </w:pPr>
          </w:p>
        </w:tc>
      </w:tr>
      <w:tr w:rsidR="00EC5473" w14:paraId="649BEC2A" w14:textId="77777777">
        <w:trPr>
          <w:trHeight w:val="198"/>
          <w:ins w:id="2035" w:author="Hussain Hadah" w:date="2026-10-25T19:29:00Z" w16du:dateUtc="2026-10-25T23:29:00Z"/>
        </w:trPr>
        <w:tc>
          <w:tcPr>
            <w:tcW w:w="2182" w:type="dxa"/>
            <w:tcBorders>
              <w:top w:val="nil"/>
              <w:left w:val="nil"/>
              <w:bottom w:val="nil"/>
              <w:right w:val="nil"/>
            </w:tcBorders>
          </w:tcPr>
          <w:p w14:paraId="6D8A383B" w14:textId="77777777" w:rsidR="00EC5473" w:rsidRDefault="00665139">
            <w:pPr>
              <w:spacing w:line="259" w:lineRule="auto"/>
              <w:ind w:left="87"/>
              <w:rPr>
                <w:ins w:id="2036" w:author="Hussain Hadah" w:date="2026-10-25T19:29:00Z" w16du:dateUtc="2026-10-25T23:29:00Z"/>
              </w:rPr>
            </w:pPr>
            <w:ins w:id="2037" w:author="Hussain Hadah" w:date="2026-10-25T19:29:00Z" w16du:dateUtc="2026-10-25T23:29:00Z">
              <w:r>
                <w:rPr>
                  <w:sz w:val="16"/>
                </w:rPr>
                <w:t>White father–Asian mother</w:t>
              </w:r>
            </w:ins>
          </w:p>
        </w:tc>
        <w:tc>
          <w:tcPr>
            <w:tcW w:w="1176" w:type="dxa"/>
            <w:tcBorders>
              <w:top w:val="nil"/>
              <w:left w:val="nil"/>
              <w:bottom w:val="nil"/>
              <w:right w:val="nil"/>
            </w:tcBorders>
          </w:tcPr>
          <w:p w14:paraId="6A9C2C43" w14:textId="77777777" w:rsidR="00EC5473" w:rsidRDefault="00665139">
            <w:pPr>
              <w:spacing w:line="259" w:lineRule="auto"/>
              <w:ind w:left="262"/>
              <w:rPr>
                <w:ins w:id="2038" w:author="Hussain Hadah" w:date="2026-10-25T19:29:00Z" w16du:dateUtc="2026-10-25T23:29:00Z"/>
              </w:rPr>
            </w:pPr>
            <w:ins w:id="2039" w:author="Hussain Hadah" w:date="2026-10-25T19:29:00Z" w16du:dateUtc="2026-10-25T23:29:00Z">
              <w:r>
                <w:rPr>
                  <w:sz w:val="16"/>
                </w:rPr>
                <w:t>−0.011</w:t>
              </w:r>
            </w:ins>
          </w:p>
        </w:tc>
        <w:tc>
          <w:tcPr>
            <w:tcW w:w="1874" w:type="dxa"/>
            <w:tcBorders>
              <w:top w:val="nil"/>
              <w:left w:val="nil"/>
              <w:bottom w:val="nil"/>
              <w:right w:val="nil"/>
            </w:tcBorders>
          </w:tcPr>
          <w:p w14:paraId="045AF7B6" w14:textId="77777777" w:rsidR="00EC5473" w:rsidRDefault="00665139">
            <w:pPr>
              <w:spacing w:line="259" w:lineRule="auto"/>
              <w:ind w:right="157"/>
              <w:jc w:val="center"/>
              <w:rPr>
                <w:ins w:id="2040" w:author="Hussain Hadah" w:date="2026-10-25T19:29:00Z" w16du:dateUtc="2026-10-25T23:29:00Z"/>
              </w:rPr>
            </w:pPr>
            <w:ins w:id="2041" w:author="Hussain Hadah" w:date="2026-10-25T19:29:00Z" w16du:dateUtc="2026-10-25T23:29:00Z">
              <w:r>
                <w:rPr>
                  <w:sz w:val="16"/>
                </w:rPr>
                <w:t>0.006</w:t>
              </w:r>
            </w:ins>
          </w:p>
        </w:tc>
        <w:tc>
          <w:tcPr>
            <w:tcW w:w="2273" w:type="dxa"/>
            <w:tcBorders>
              <w:top w:val="nil"/>
              <w:left w:val="nil"/>
              <w:bottom w:val="nil"/>
              <w:right w:val="nil"/>
            </w:tcBorders>
          </w:tcPr>
          <w:p w14:paraId="30DDADC7" w14:textId="77777777" w:rsidR="00EC5473" w:rsidRDefault="00665139">
            <w:pPr>
              <w:spacing w:line="259" w:lineRule="auto"/>
              <w:ind w:right="157"/>
              <w:jc w:val="center"/>
              <w:rPr>
                <w:ins w:id="2042" w:author="Hussain Hadah" w:date="2026-10-25T19:29:00Z" w16du:dateUtc="2026-10-25T23:29:00Z"/>
              </w:rPr>
            </w:pPr>
            <w:ins w:id="2043" w:author="Hussain Hadah" w:date="2026-10-25T19:29:00Z" w16du:dateUtc="2026-10-25T23:29:00Z">
              <w:r>
                <w:rPr>
                  <w:sz w:val="16"/>
                </w:rPr>
                <w:t>−0.036</w:t>
              </w:r>
            </w:ins>
          </w:p>
        </w:tc>
        <w:tc>
          <w:tcPr>
            <w:tcW w:w="1022" w:type="dxa"/>
            <w:tcBorders>
              <w:top w:val="nil"/>
              <w:left w:val="nil"/>
              <w:bottom w:val="nil"/>
              <w:right w:val="nil"/>
            </w:tcBorders>
          </w:tcPr>
          <w:p w14:paraId="436068A9" w14:textId="77777777" w:rsidR="00EC5473" w:rsidRDefault="00665139">
            <w:pPr>
              <w:spacing w:line="259" w:lineRule="auto"/>
              <w:ind w:left="249"/>
              <w:rPr>
                <w:ins w:id="2044" w:author="Hussain Hadah" w:date="2026-10-25T19:29:00Z" w16du:dateUtc="2026-10-25T23:29:00Z"/>
              </w:rPr>
            </w:pPr>
            <w:ins w:id="2045" w:author="Hussain Hadah" w:date="2026-10-25T19:29:00Z" w16du:dateUtc="2026-10-25T23:29:00Z">
              <w:r>
                <w:rPr>
                  <w:sz w:val="16"/>
                </w:rPr>
                <w:t>20,247</w:t>
              </w:r>
            </w:ins>
          </w:p>
        </w:tc>
      </w:tr>
      <w:tr w:rsidR="00EC5473" w14:paraId="2FF2524F" w14:textId="77777777">
        <w:trPr>
          <w:trHeight w:val="198"/>
          <w:ins w:id="2046" w:author="Hussain Hadah" w:date="2026-10-25T19:29:00Z" w16du:dateUtc="2026-10-25T23:29:00Z"/>
        </w:trPr>
        <w:tc>
          <w:tcPr>
            <w:tcW w:w="2182" w:type="dxa"/>
            <w:tcBorders>
              <w:top w:val="nil"/>
              <w:left w:val="nil"/>
              <w:bottom w:val="nil"/>
              <w:right w:val="nil"/>
            </w:tcBorders>
          </w:tcPr>
          <w:p w14:paraId="4CC0001E" w14:textId="77777777" w:rsidR="00EC5473" w:rsidRDefault="00EC5473">
            <w:pPr>
              <w:spacing w:after="160" w:line="259" w:lineRule="auto"/>
              <w:rPr>
                <w:ins w:id="2047" w:author="Hussain Hadah" w:date="2026-10-25T19:29:00Z" w16du:dateUtc="2026-10-25T23:29:00Z"/>
              </w:rPr>
            </w:pPr>
          </w:p>
        </w:tc>
        <w:tc>
          <w:tcPr>
            <w:tcW w:w="1176" w:type="dxa"/>
            <w:tcBorders>
              <w:top w:val="nil"/>
              <w:left w:val="nil"/>
              <w:bottom w:val="nil"/>
              <w:right w:val="nil"/>
            </w:tcBorders>
          </w:tcPr>
          <w:p w14:paraId="7CD15836" w14:textId="77777777" w:rsidR="00EC5473" w:rsidRDefault="00665139">
            <w:pPr>
              <w:spacing w:line="259" w:lineRule="auto"/>
              <w:ind w:left="269"/>
              <w:rPr>
                <w:ins w:id="2048" w:author="Hussain Hadah" w:date="2026-10-25T19:29:00Z" w16du:dateUtc="2026-10-25T23:29:00Z"/>
              </w:rPr>
            </w:pPr>
            <w:ins w:id="2049" w:author="Hussain Hadah" w:date="2026-10-25T19:29:00Z" w16du:dateUtc="2026-10-25T23:29:00Z">
              <w:r>
                <w:rPr>
                  <w:sz w:val="16"/>
                </w:rPr>
                <w:t>(0.048)</w:t>
              </w:r>
            </w:ins>
          </w:p>
        </w:tc>
        <w:tc>
          <w:tcPr>
            <w:tcW w:w="1874" w:type="dxa"/>
            <w:tcBorders>
              <w:top w:val="nil"/>
              <w:left w:val="nil"/>
              <w:bottom w:val="nil"/>
              <w:right w:val="nil"/>
            </w:tcBorders>
          </w:tcPr>
          <w:p w14:paraId="0631FD3E" w14:textId="77777777" w:rsidR="00EC5473" w:rsidRDefault="00665139">
            <w:pPr>
              <w:spacing w:line="259" w:lineRule="auto"/>
              <w:ind w:right="157"/>
              <w:jc w:val="center"/>
              <w:rPr>
                <w:ins w:id="2050" w:author="Hussain Hadah" w:date="2026-10-25T19:29:00Z" w16du:dateUtc="2026-10-25T23:29:00Z"/>
              </w:rPr>
            </w:pPr>
            <w:ins w:id="2051" w:author="Hussain Hadah" w:date="2026-10-25T19:29:00Z" w16du:dateUtc="2026-10-25T23:29:00Z">
              <w:r>
                <w:rPr>
                  <w:sz w:val="16"/>
                </w:rPr>
                <w:t>(0.047)</w:t>
              </w:r>
            </w:ins>
          </w:p>
        </w:tc>
        <w:tc>
          <w:tcPr>
            <w:tcW w:w="2273" w:type="dxa"/>
            <w:tcBorders>
              <w:top w:val="nil"/>
              <w:left w:val="nil"/>
              <w:bottom w:val="nil"/>
              <w:right w:val="nil"/>
            </w:tcBorders>
          </w:tcPr>
          <w:p w14:paraId="46CCDD1C" w14:textId="77777777" w:rsidR="00EC5473" w:rsidRDefault="00665139">
            <w:pPr>
              <w:spacing w:line="259" w:lineRule="auto"/>
              <w:ind w:right="157"/>
              <w:jc w:val="center"/>
              <w:rPr>
                <w:ins w:id="2052" w:author="Hussain Hadah" w:date="2026-10-25T19:29:00Z" w16du:dateUtc="2026-10-25T23:29:00Z"/>
              </w:rPr>
            </w:pPr>
            <w:ins w:id="2053" w:author="Hussain Hadah" w:date="2026-10-25T19:29:00Z" w16du:dateUtc="2026-10-25T23:29:00Z">
              <w:r>
                <w:rPr>
                  <w:sz w:val="16"/>
                </w:rPr>
                <w:t>(0.035)</w:t>
              </w:r>
            </w:ins>
          </w:p>
        </w:tc>
        <w:tc>
          <w:tcPr>
            <w:tcW w:w="1022" w:type="dxa"/>
            <w:tcBorders>
              <w:top w:val="nil"/>
              <w:left w:val="nil"/>
              <w:bottom w:val="nil"/>
              <w:right w:val="nil"/>
            </w:tcBorders>
          </w:tcPr>
          <w:p w14:paraId="3C4B4DBE" w14:textId="77777777" w:rsidR="00EC5473" w:rsidRDefault="00EC5473">
            <w:pPr>
              <w:spacing w:after="160" w:line="259" w:lineRule="auto"/>
              <w:rPr>
                <w:ins w:id="2054" w:author="Hussain Hadah" w:date="2026-10-25T19:29:00Z" w16du:dateUtc="2026-10-25T23:29:00Z"/>
              </w:rPr>
            </w:pPr>
          </w:p>
        </w:tc>
      </w:tr>
      <w:tr w:rsidR="00EC5473" w14:paraId="1A35DE51" w14:textId="77777777">
        <w:trPr>
          <w:trHeight w:val="198"/>
          <w:ins w:id="2055" w:author="Hussain Hadah" w:date="2026-10-25T19:29:00Z" w16du:dateUtc="2026-10-25T23:29:00Z"/>
        </w:trPr>
        <w:tc>
          <w:tcPr>
            <w:tcW w:w="2182" w:type="dxa"/>
            <w:tcBorders>
              <w:top w:val="nil"/>
              <w:left w:val="nil"/>
              <w:bottom w:val="nil"/>
              <w:right w:val="nil"/>
            </w:tcBorders>
          </w:tcPr>
          <w:p w14:paraId="7E4C63D5" w14:textId="77777777" w:rsidR="00EC5473" w:rsidRDefault="00665139">
            <w:pPr>
              <w:spacing w:line="259" w:lineRule="auto"/>
              <w:ind w:left="87"/>
              <w:rPr>
                <w:ins w:id="2056" w:author="Hussain Hadah" w:date="2026-10-25T19:29:00Z" w16du:dateUtc="2026-10-25T23:29:00Z"/>
              </w:rPr>
            </w:pPr>
            <w:ins w:id="2057" w:author="Hussain Hadah" w:date="2026-10-25T19:29:00Z" w16du:dateUtc="2026-10-25T23:29:00Z">
              <w:r>
                <w:rPr>
                  <w:b/>
                  <w:sz w:val="16"/>
                </w:rPr>
                <w:t>Pooled</w:t>
              </w:r>
            </w:ins>
          </w:p>
        </w:tc>
        <w:tc>
          <w:tcPr>
            <w:tcW w:w="1176" w:type="dxa"/>
            <w:tcBorders>
              <w:top w:val="nil"/>
              <w:left w:val="nil"/>
              <w:bottom w:val="nil"/>
              <w:right w:val="nil"/>
            </w:tcBorders>
          </w:tcPr>
          <w:p w14:paraId="539ED8FD" w14:textId="77777777" w:rsidR="00EC5473" w:rsidRDefault="00665139">
            <w:pPr>
              <w:spacing w:line="259" w:lineRule="auto"/>
              <w:ind w:left="262"/>
              <w:rPr>
                <w:ins w:id="2058" w:author="Hussain Hadah" w:date="2026-10-25T19:29:00Z" w16du:dateUtc="2026-10-25T23:29:00Z"/>
              </w:rPr>
            </w:pPr>
            <w:ins w:id="2059" w:author="Hussain Hadah" w:date="2026-10-25T19:29:00Z" w16du:dateUtc="2026-10-25T23:29:00Z">
              <w:r>
                <w:rPr>
                  <w:sz w:val="16"/>
                </w:rPr>
                <w:t>−0.012</w:t>
              </w:r>
            </w:ins>
          </w:p>
        </w:tc>
        <w:tc>
          <w:tcPr>
            <w:tcW w:w="1874" w:type="dxa"/>
            <w:tcBorders>
              <w:top w:val="nil"/>
              <w:left w:val="nil"/>
              <w:bottom w:val="nil"/>
              <w:right w:val="nil"/>
            </w:tcBorders>
          </w:tcPr>
          <w:p w14:paraId="0FF7506F" w14:textId="77777777" w:rsidR="00EC5473" w:rsidRDefault="00665139">
            <w:pPr>
              <w:spacing w:line="259" w:lineRule="auto"/>
              <w:ind w:left="580"/>
              <w:rPr>
                <w:ins w:id="2060" w:author="Hussain Hadah" w:date="2026-10-25T19:29:00Z" w16du:dateUtc="2026-10-25T23:29:00Z"/>
              </w:rPr>
            </w:pPr>
            <w:ins w:id="2061" w:author="Hussain Hadah" w:date="2026-10-25T19:29:00Z" w16du:dateUtc="2026-10-25T23:29:00Z">
              <w:r>
                <w:rPr>
                  <w:sz w:val="16"/>
                </w:rPr>
                <w:t>−0.067*</w:t>
              </w:r>
            </w:ins>
          </w:p>
        </w:tc>
        <w:tc>
          <w:tcPr>
            <w:tcW w:w="2273" w:type="dxa"/>
            <w:tcBorders>
              <w:top w:val="nil"/>
              <w:left w:val="nil"/>
              <w:bottom w:val="nil"/>
              <w:right w:val="nil"/>
            </w:tcBorders>
          </w:tcPr>
          <w:p w14:paraId="1DD562BB" w14:textId="77777777" w:rsidR="00EC5473" w:rsidRDefault="00665139">
            <w:pPr>
              <w:spacing w:line="259" w:lineRule="auto"/>
              <w:ind w:right="157"/>
              <w:jc w:val="center"/>
              <w:rPr>
                <w:ins w:id="2062" w:author="Hussain Hadah" w:date="2026-10-25T19:29:00Z" w16du:dateUtc="2026-10-25T23:29:00Z"/>
              </w:rPr>
            </w:pPr>
            <w:ins w:id="2063" w:author="Hussain Hadah" w:date="2026-10-25T19:29:00Z" w16du:dateUtc="2026-10-25T23:29:00Z">
              <w:r>
                <w:rPr>
                  <w:sz w:val="16"/>
                </w:rPr>
                <w:t>−0.024</w:t>
              </w:r>
            </w:ins>
          </w:p>
        </w:tc>
        <w:tc>
          <w:tcPr>
            <w:tcW w:w="1022" w:type="dxa"/>
            <w:tcBorders>
              <w:top w:val="nil"/>
              <w:left w:val="nil"/>
              <w:bottom w:val="nil"/>
              <w:right w:val="nil"/>
            </w:tcBorders>
          </w:tcPr>
          <w:p w14:paraId="1E396073" w14:textId="77777777" w:rsidR="00EC5473" w:rsidRDefault="00665139">
            <w:pPr>
              <w:spacing w:line="259" w:lineRule="auto"/>
              <w:ind w:left="249"/>
              <w:rPr>
                <w:ins w:id="2064" w:author="Hussain Hadah" w:date="2026-10-25T19:29:00Z" w16du:dateUtc="2026-10-25T23:29:00Z"/>
              </w:rPr>
            </w:pPr>
            <w:ins w:id="2065" w:author="Hussain Hadah" w:date="2026-10-25T19:29:00Z" w16du:dateUtc="2026-10-25T23:29:00Z">
              <w:r>
                <w:rPr>
                  <w:sz w:val="16"/>
                </w:rPr>
                <w:t>29,302</w:t>
              </w:r>
            </w:ins>
          </w:p>
        </w:tc>
      </w:tr>
      <w:tr w:rsidR="00EC5473" w14:paraId="0F88F4A5" w14:textId="77777777">
        <w:trPr>
          <w:trHeight w:val="230"/>
          <w:ins w:id="2066" w:author="Hussain Hadah" w:date="2026-10-25T19:29:00Z" w16du:dateUtc="2026-10-25T23:29:00Z"/>
        </w:trPr>
        <w:tc>
          <w:tcPr>
            <w:tcW w:w="2182" w:type="dxa"/>
            <w:tcBorders>
              <w:top w:val="nil"/>
              <w:left w:val="nil"/>
              <w:bottom w:val="single" w:sz="3" w:space="0" w:color="000000"/>
              <w:right w:val="nil"/>
            </w:tcBorders>
          </w:tcPr>
          <w:p w14:paraId="1F9E884B" w14:textId="77777777" w:rsidR="00EC5473" w:rsidRDefault="00EC5473">
            <w:pPr>
              <w:spacing w:after="160" w:line="259" w:lineRule="auto"/>
              <w:rPr>
                <w:ins w:id="2067" w:author="Hussain Hadah" w:date="2026-10-25T19:29:00Z" w16du:dateUtc="2026-10-25T23:29:00Z"/>
              </w:rPr>
            </w:pPr>
          </w:p>
        </w:tc>
        <w:tc>
          <w:tcPr>
            <w:tcW w:w="1176" w:type="dxa"/>
            <w:tcBorders>
              <w:top w:val="nil"/>
              <w:left w:val="nil"/>
              <w:bottom w:val="single" w:sz="3" w:space="0" w:color="000000"/>
              <w:right w:val="nil"/>
            </w:tcBorders>
          </w:tcPr>
          <w:p w14:paraId="1FDF67EF" w14:textId="77777777" w:rsidR="00EC5473" w:rsidRDefault="00665139">
            <w:pPr>
              <w:spacing w:line="259" w:lineRule="auto"/>
              <w:ind w:left="269"/>
              <w:rPr>
                <w:ins w:id="2068" w:author="Hussain Hadah" w:date="2026-10-25T19:29:00Z" w16du:dateUtc="2026-10-25T23:29:00Z"/>
              </w:rPr>
            </w:pPr>
            <w:ins w:id="2069" w:author="Hussain Hadah" w:date="2026-10-25T19:29:00Z" w16du:dateUtc="2026-10-25T23:29:00Z">
              <w:r>
                <w:rPr>
                  <w:sz w:val="16"/>
                </w:rPr>
                <w:t>(0.052)</w:t>
              </w:r>
            </w:ins>
          </w:p>
        </w:tc>
        <w:tc>
          <w:tcPr>
            <w:tcW w:w="1874" w:type="dxa"/>
            <w:tcBorders>
              <w:top w:val="nil"/>
              <w:left w:val="nil"/>
              <w:bottom w:val="single" w:sz="3" w:space="0" w:color="000000"/>
              <w:right w:val="nil"/>
            </w:tcBorders>
          </w:tcPr>
          <w:p w14:paraId="58A308A0" w14:textId="77777777" w:rsidR="00EC5473" w:rsidRDefault="00665139">
            <w:pPr>
              <w:spacing w:line="259" w:lineRule="auto"/>
              <w:ind w:right="157"/>
              <w:jc w:val="center"/>
              <w:rPr>
                <w:ins w:id="2070" w:author="Hussain Hadah" w:date="2026-10-25T19:29:00Z" w16du:dateUtc="2026-10-25T23:29:00Z"/>
              </w:rPr>
            </w:pPr>
            <w:ins w:id="2071" w:author="Hussain Hadah" w:date="2026-10-25T19:29:00Z" w16du:dateUtc="2026-10-25T23:29:00Z">
              <w:r>
                <w:rPr>
                  <w:sz w:val="16"/>
                </w:rPr>
                <w:t>(0.034)</w:t>
              </w:r>
            </w:ins>
          </w:p>
        </w:tc>
        <w:tc>
          <w:tcPr>
            <w:tcW w:w="2273" w:type="dxa"/>
            <w:tcBorders>
              <w:top w:val="nil"/>
              <w:left w:val="nil"/>
              <w:bottom w:val="single" w:sz="3" w:space="0" w:color="000000"/>
              <w:right w:val="nil"/>
            </w:tcBorders>
          </w:tcPr>
          <w:p w14:paraId="018EC2F0" w14:textId="77777777" w:rsidR="00EC5473" w:rsidRDefault="00665139">
            <w:pPr>
              <w:spacing w:line="259" w:lineRule="auto"/>
              <w:ind w:right="157"/>
              <w:jc w:val="center"/>
              <w:rPr>
                <w:ins w:id="2072" w:author="Hussain Hadah" w:date="2026-10-25T19:29:00Z" w16du:dateUtc="2026-10-25T23:29:00Z"/>
              </w:rPr>
            </w:pPr>
            <w:ins w:id="2073" w:author="Hussain Hadah" w:date="2026-10-25T19:29:00Z" w16du:dateUtc="2026-10-25T23:29:00Z">
              <w:r>
                <w:rPr>
                  <w:sz w:val="16"/>
                </w:rPr>
                <w:t>(0.037)</w:t>
              </w:r>
            </w:ins>
          </w:p>
        </w:tc>
        <w:tc>
          <w:tcPr>
            <w:tcW w:w="1022" w:type="dxa"/>
            <w:tcBorders>
              <w:top w:val="nil"/>
              <w:left w:val="nil"/>
              <w:bottom w:val="single" w:sz="3" w:space="0" w:color="000000"/>
              <w:right w:val="nil"/>
            </w:tcBorders>
          </w:tcPr>
          <w:p w14:paraId="5CD91860" w14:textId="77777777" w:rsidR="00EC5473" w:rsidRDefault="00EC5473">
            <w:pPr>
              <w:spacing w:after="160" w:line="259" w:lineRule="auto"/>
              <w:rPr>
                <w:ins w:id="2074" w:author="Hussain Hadah" w:date="2026-10-25T19:29:00Z" w16du:dateUtc="2026-10-25T23:29:00Z"/>
              </w:rPr>
            </w:pPr>
          </w:p>
        </w:tc>
      </w:tr>
      <w:tr w:rsidR="00EC5473" w14:paraId="5287E420" w14:textId="77777777">
        <w:trPr>
          <w:trHeight w:val="490"/>
          <w:ins w:id="2075" w:author="Hussain Hadah" w:date="2026-10-25T19:29:00Z" w16du:dateUtc="2026-10-25T23:29:00Z"/>
        </w:trPr>
        <w:tc>
          <w:tcPr>
            <w:tcW w:w="2182" w:type="dxa"/>
            <w:tcBorders>
              <w:top w:val="single" w:sz="3" w:space="0" w:color="000000"/>
              <w:left w:val="nil"/>
              <w:bottom w:val="single" w:sz="3" w:space="0" w:color="000000"/>
              <w:right w:val="nil"/>
            </w:tcBorders>
          </w:tcPr>
          <w:p w14:paraId="141E0DC0" w14:textId="77777777" w:rsidR="00EC5473" w:rsidRDefault="00665139">
            <w:pPr>
              <w:spacing w:line="259" w:lineRule="auto"/>
              <w:ind w:left="87"/>
              <w:rPr>
                <w:ins w:id="2076" w:author="Hussain Hadah" w:date="2026-10-25T19:29:00Z" w16du:dateUtc="2026-10-25T23:29:00Z"/>
              </w:rPr>
            </w:pPr>
            <w:ins w:id="2077" w:author="Hussain Hadah" w:date="2026-10-25T19:29:00Z" w16du:dateUtc="2026-10-25T23:29:00Z">
              <w:r>
                <w:rPr>
                  <w:i/>
                  <w:sz w:val="16"/>
                </w:rPr>
                <w:t>Panel B: Mixed-race second gen</w:t>
              </w:r>
            </w:ins>
          </w:p>
        </w:tc>
        <w:tc>
          <w:tcPr>
            <w:tcW w:w="1176" w:type="dxa"/>
            <w:tcBorders>
              <w:top w:val="single" w:sz="3" w:space="0" w:color="000000"/>
              <w:left w:val="nil"/>
              <w:bottom w:val="single" w:sz="3" w:space="0" w:color="000000"/>
              <w:right w:val="nil"/>
            </w:tcBorders>
          </w:tcPr>
          <w:p w14:paraId="60022DE1" w14:textId="77777777" w:rsidR="00EC5473" w:rsidRDefault="00665139">
            <w:pPr>
              <w:spacing w:after="3" w:line="259" w:lineRule="auto"/>
              <w:ind w:left="-50"/>
              <w:rPr>
                <w:ins w:id="2078" w:author="Hussain Hadah" w:date="2026-10-25T19:29:00Z" w16du:dateUtc="2026-10-25T23:29:00Z"/>
              </w:rPr>
            </w:pPr>
            <w:ins w:id="2079" w:author="Hussain Hadah" w:date="2026-10-25T19:29:00Z" w16du:dateUtc="2026-10-25T23:29:00Z">
              <w:r>
                <w:rPr>
                  <w:i/>
                  <w:sz w:val="16"/>
                </w:rPr>
                <w:t>eration (adults)</w:t>
              </w:r>
            </w:ins>
          </w:p>
          <w:p w14:paraId="4EA6F43E" w14:textId="77777777" w:rsidR="00EC5473" w:rsidRDefault="00665139">
            <w:pPr>
              <w:spacing w:line="259" w:lineRule="auto"/>
              <w:rPr>
                <w:ins w:id="2080" w:author="Hussain Hadah" w:date="2026-10-25T19:29:00Z" w16du:dateUtc="2026-10-25T23:29:00Z"/>
              </w:rPr>
            </w:pPr>
            <w:ins w:id="2081" w:author="Hussain Hadah" w:date="2026-10-25T19:29:00Z" w16du:dateUtc="2026-10-25T23:29:00Z">
              <w:r>
                <w:rPr>
                  <w:sz w:val="16"/>
                </w:rPr>
                <w:t xml:space="preserve">Bias </w:t>
              </w:r>
              <w:r>
                <w:rPr>
                  <w:rFonts w:ascii="Cambria" w:eastAsia="Cambria" w:hAnsi="Cambria" w:cs="Cambria"/>
                  <w:sz w:val="16"/>
                </w:rPr>
                <w:t xml:space="preserve">× </w:t>
              </w:r>
              <w:r>
                <w:rPr>
                  <w:sz w:val="16"/>
                </w:rPr>
                <w:t>Female</w:t>
              </w:r>
            </w:ins>
          </w:p>
        </w:tc>
        <w:tc>
          <w:tcPr>
            <w:tcW w:w="1874" w:type="dxa"/>
            <w:tcBorders>
              <w:top w:val="single" w:sz="3" w:space="0" w:color="000000"/>
              <w:left w:val="nil"/>
              <w:bottom w:val="single" w:sz="3" w:space="0" w:color="000000"/>
              <w:right w:val="nil"/>
            </w:tcBorders>
            <w:vAlign w:val="bottom"/>
          </w:tcPr>
          <w:p w14:paraId="75F4D0C0" w14:textId="77777777" w:rsidR="00EC5473" w:rsidRDefault="00665139">
            <w:pPr>
              <w:spacing w:line="259" w:lineRule="auto"/>
              <w:rPr>
                <w:ins w:id="2082" w:author="Hussain Hadah" w:date="2026-10-25T19:29:00Z" w16du:dateUtc="2026-10-25T23:29:00Z"/>
              </w:rPr>
            </w:pPr>
            <w:ins w:id="2083" w:author="Hussain Hadah" w:date="2026-10-25T19:29:00Z" w16du:dateUtc="2026-10-25T23:29:00Z">
              <w:r>
                <w:rPr>
                  <w:sz w:val="16"/>
                </w:rPr>
                <w:t xml:space="preserve">Bias </w:t>
              </w:r>
              <w:r>
                <w:rPr>
                  <w:rFonts w:ascii="Cambria" w:eastAsia="Cambria" w:hAnsi="Cambria" w:cs="Cambria"/>
                  <w:sz w:val="16"/>
                </w:rPr>
                <w:t xml:space="preserve">× </w:t>
              </w:r>
              <w:r>
                <w:rPr>
                  <w:sz w:val="16"/>
                </w:rPr>
                <w:t>College graduate</w:t>
              </w:r>
            </w:ins>
          </w:p>
        </w:tc>
        <w:tc>
          <w:tcPr>
            <w:tcW w:w="2273" w:type="dxa"/>
            <w:tcBorders>
              <w:top w:val="single" w:sz="3" w:space="0" w:color="000000"/>
              <w:left w:val="nil"/>
              <w:bottom w:val="single" w:sz="3" w:space="0" w:color="000000"/>
              <w:right w:val="nil"/>
            </w:tcBorders>
            <w:vAlign w:val="bottom"/>
          </w:tcPr>
          <w:p w14:paraId="4BF95AF9" w14:textId="77777777" w:rsidR="00EC5473" w:rsidRDefault="00665139">
            <w:pPr>
              <w:spacing w:line="259" w:lineRule="auto"/>
              <w:rPr>
                <w:ins w:id="2084" w:author="Hussain Hadah" w:date="2026-10-25T19:29:00Z" w16du:dateUtc="2026-10-25T23:29:00Z"/>
              </w:rPr>
            </w:pPr>
            <w:ins w:id="2085" w:author="Hussain Hadah" w:date="2026-10-25T19:29:00Z" w16du:dateUtc="2026-10-25T23:29:00Z">
              <w:r>
                <w:rPr>
                  <w:sz w:val="16"/>
                </w:rPr>
                <w:t xml:space="preserve">Bias </w:t>
              </w:r>
              <w:r>
                <w:rPr>
                  <w:rFonts w:ascii="Cambria" w:eastAsia="Cambria" w:hAnsi="Cambria" w:cs="Cambria"/>
                  <w:sz w:val="16"/>
                </w:rPr>
                <w:t xml:space="preserve">× </w:t>
              </w:r>
              <w:r>
                <w:rPr>
                  <w:sz w:val="16"/>
                </w:rPr>
                <w:t>Above-median income</w:t>
              </w:r>
            </w:ins>
          </w:p>
        </w:tc>
        <w:tc>
          <w:tcPr>
            <w:tcW w:w="1022" w:type="dxa"/>
            <w:tcBorders>
              <w:top w:val="single" w:sz="3" w:space="0" w:color="000000"/>
              <w:left w:val="nil"/>
              <w:bottom w:val="single" w:sz="3" w:space="0" w:color="000000"/>
              <w:right w:val="nil"/>
            </w:tcBorders>
            <w:vAlign w:val="bottom"/>
          </w:tcPr>
          <w:p w14:paraId="3823DAA6" w14:textId="77777777" w:rsidR="00EC5473" w:rsidRDefault="00665139">
            <w:pPr>
              <w:spacing w:line="259" w:lineRule="auto"/>
              <w:rPr>
                <w:ins w:id="2086" w:author="Hussain Hadah" w:date="2026-10-25T19:29:00Z" w16du:dateUtc="2026-10-25T23:29:00Z"/>
              </w:rPr>
            </w:pPr>
            <w:ins w:id="2087" w:author="Hussain Hadah" w:date="2026-10-25T19:29:00Z" w16du:dateUtc="2026-10-25T23:29:00Z">
              <w:r>
                <w:rPr>
                  <w:sz w:val="16"/>
                </w:rPr>
                <w:t>Observations</w:t>
              </w:r>
            </w:ins>
          </w:p>
        </w:tc>
      </w:tr>
      <w:tr w:rsidR="00EC5473" w14:paraId="6483D768" w14:textId="77777777">
        <w:trPr>
          <w:trHeight w:val="260"/>
          <w:ins w:id="2088" w:author="Hussain Hadah" w:date="2026-10-25T19:29:00Z" w16du:dateUtc="2026-10-25T23:29:00Z"/>
        </w:trPr>
        <w:tc>
          <w:tcPr>
            <w:tcW w:w="2182" w:type="dxa"/>
            <w:tcBorders>
              <w:top w:val="single" w:sz="3" w:space="0" w:color="000000"/>
              <w:left w:val="nil"/>
              <w:bottom w:val="nil"/>
              <w:right w:val="nil"/>
            </w:tcBorders>
          </w:tcPr>
          <w:p w14:paraId="424786F4" w14:textId="77777777" w:rsidR="00EC5473" w:rsidRDefault="00665139">
            <w:pPr>
              <w:spacing w:line="259" w:lineRule="auto"/>
              <w:ind w:left="87"/>
              <w:rPr>
                <w:ins w:id="2089" w:author="Hussain Hadah" w:date="2026-10-25T19:29:00Z" w16du:dateUtc="2026-10-25T23:29:00Z"/>
              </w:rPr>
            </w:pPr>
            <w:ins w:id="2090" w:author="Hussain Hadah" w:date="2026-10-25T19:29:00Z" w16du:dateUtc="2026-10-25T23:29:00Z">
              <w:r>
                <w:rPr>
                  <w:sz w:val="16"/>
                </w:rPr>
                <w:t>Asian father–White mother</w:t>
              </w:r>
            </w:ins>
          </w:p>
        </w:tc>
        <w:tc>
          <w:tcPr>
            <w:tcW w:w="1176" w:type="dxa"/>
            <w:tcBorders>
              <w:top w:val="single" w:sz="3" w:space="0" w:color="000000"/>
              <w:left w:val="nil"/>
              <w:bottom w:val="nil"/>
              <w:right w:val="nil"/>
            </w:tcBorders>
          </w:tcPr>
          <w:p w14:paraId="4D1104A0" w14:textId="77777777" w:rsidR="00EC5473" w:rsidRDefault="00665139">
            <w:pPr>
              <w:spacing w:line="259" w:lineRule="auto"/>
              <w:ind w:left="262"/>
              <w:rPr>
                <w:ins w:id="2091" w:author="Hussain Hadah" w:date="2026-10-25T19:29:00Z" w16du:dateUtc="2026-10-25T23:29:00Z"/>
              </w:rPr>
            </w:pPr>
            <w:ins w:id="2092" w:author="Hussain Hadah" w:date="2026-10-25T19:29:00Z" w16du:dateUtc="2026-10-25T23:29:00Z">
              <w:r>
                <w:rPr>
                  <w:sz w:val="16"/>
                </w:rPr>
                <w:t>−0.026</w:t>
              </w:r>
            </w:ins>
          </w:p>
        </w:tc>
        <w:tc>
          <w:tcPr>
            <w:tcW w:w="1874" w:type="dxa"/>
            <w:tcBorders>
              <w:top w:val="single" w:sz="3" w:space="0" w:color="000000"/>
              <w:left w:val="nil"/>
              <w:bottom w:val="nil"/>
              <w:right w:val="nil"/>
            </w:tcBorders>
          </w:tcPr>
          <w:p w14:paraId="20EB3AA1" w14:textId="77777777" w:rsidR="00EC5473" w:rsidRDefault="00665139">
            <w:pPr>
              <w:spacing w:line="259" w:lineRule="auto"/>
              <w:ind w:left="580"/>
              <w:rPr>
                <w:ins w:id="2093" w:author="Hussain Hadah" w:date="2026-10-25T19:29:00Z" w16du:dateUtc="2026-10-25T23:29:00Z"/>
              </w:rPr>
            </w:pPr>
            <w:ins w:id="2094" w:author="Hussain Hadah" w:date="2026-10-25T19:29:00Z" w16du:dateUtc="2026-10-25T23:29:00Z">
              <w:r>
                <w:rPr>
                  <w:sz w:val="16"/>
                </w:rPr>
                <w:t>−0.084*</w:t>
              </w:r>
            </w:ins>
          </w:p>
        </w:tc>
        <w:tc>
          <w:tcPr>
            <w:tcW w:w="2273" w:type="dxa"/>
            <w:tcBorders>
              <w:top w:val="single" w:sz="3" w:space="0" w:color="000000"/>
              <w:left w:val="nil"/>
              <w:bottom w:val="nil"/>
              <w:right w:val="nil"/>
            </w:tcBorders>
          </w:tcPr>
          <w:p w14:paraId="7B34F76B" w14:textId="77777777" w:rsidR="00EC5473" w:rsidRDefault="00665139">
            <w:pPr>
              <w:spacing w:line="259" w:lineRule="auto"/>
              <w:ind w:right="157"/>
              <w:jc w:val="center"/>
              <w:rPr>
                <w:ins w:id="2095" w:author="Hussain Hadah" w:date="2026-10-25T19:29:00Z" w16du:dateUtc="2026-10-25T23:29:00Z"/>
              </w:rPr>
            </w:pPr>
            <w:ins w:id="2096" w:author="Hussain Hadah" w:date="2026-10-25T19:29:00Z" w16du:dateUtc="2026-10-25T23:29:00Z">
              <w:r>
                <w:rPr>
                  <w:sz w:val="16"/>
                </w:rPr>
                <w:t>−0.006</w:t>
              </w:r>
            </w:ins>
          </w:p>
        </w:tc>
        <w:tc>
          <w:tcPr>
            <w:tcW w:w="1022" w:type="dxa"/>
            <w:tcBorders>
              <w:top w:val="single" w:sz="3" w:space="0" w:color="000000"/>
              <w:left w:val="nil"/>
              <w:bottom w:val="nil"/>
              <w:right w:val="nil"/>
            </w:tcBorders>
          </w:tcPr>
          <w:p w14:paraId="3A04C845" w14:textId="77777777" w:rsidR="00EC5473" w:rsidRDefault="00665139">
            <w:pPr>
              <w:spacing w:line="259" w:lineRule="auto"/>
              <w:ind w:left="288"/>
              <w:rPr>
                <w:ins w:id="2097" w:author="Hussain Hadah" w:date="2026-10-25T19:29:00Z" w16du:dateUtc="2026-10-25T23:29:00Z"/>
              </w:rPr>
            </w:pPr>
            <w:ins w:id="2098" w:author="Hussain Hadah" w:date="2026-10-25T19:29:00Z" w16du:dateUtc="2026-10-25T23:29:00Z">
              <w:r>
                <w:rPr>
                  <w:sz w:val="16"/>
                </w:rPr>
                <w:t>1,710</w:t>
              </w:r>
            </w:ins>
          </w:p>
        </w:tc>
      </w:tr>
      <w:tr w:rsidR="00EC5473" w14:paraId="0FD8B3D1" w14:textId="77777777">
        <w:trPr>
          <w:trHeight w:val="198"/>
          <w:ins w:id="2099" w:author="Hussain Hadah" w:date="2026-10-25T19:29:00Z" w16du:dateUtc="2026-10-25T23:29:00Z"/>
        </w:trPr>
        <w:tc>
          <w:tcPr>
            <w:tcW w:w="2182" w:type="dxa"/>
            <w:tcBorders>
              <w:top w:val="nil"/>
              <w:left w:val="nil"/>
              <w:bottom w:val="nil"/>
              <w:right w:val="nil"/>
            </w:tcBorders>
          </w:tcPr>
          <w:p w14:paraId="30EB908A" w14:textId="77777777" w:rsidR="00EC5473" w:rsidRDefault="00EC5473">
            <w:pPr>
              <w:spacing w:after="160" w:line="259" w:lineRule="auto"/>
              <w:rPr>
                <w:ins w:id="2100" w:author="Hussain Hadah" w:date="2026-10-25T19:29:00Z" w16du:dateUtc="2026-10-25T23:29:00Z"/>
              </w:rPr>
            </w:pPr>
          </w:p>
        </w:tc>
        <w:tc>
          <w:tcPr>
            <w:tcW w:w="1176" w:type="dxa"/>
            <w:tcBorders>
              <w:top w:val="nil"/>
              <w:left w:val="nil"/>
              <w:bottom w:val="nil"/>
              <w:right w:val="nil"/>
            </w:tcBorders>
          </w:tcPr>
          <w:p w14:paraId="5814DD37" w14:textId="77777777" w:rsidR="00EC5473" w:rsidRDefault="00665139">
            <w:pPr>
              <w:spacing w:line="259" w:lineRule="auto"/>
              <w:ind w:left="269"/>
              <w:rPr>
                <w:ins w:id="2101" w:author="Hussain Hadah" w:date="2026-10-25T19:29:00Z" w16du:dateUtc="2026-10-25T23:29:00Z"/>
              </w:rPr>
            </w:pPr>
            <w:ins w:id="2102" w:author="Hussain Hadah" w:date="2026-10-25T19:29:00Z" w16du:dateUtc="2026-10-25T23:29:00Z">
              <w:r>
                <w:rPr>
                  <w:sz w:val="16"/>
                </w:rPr>
                <w:t>(0.047)</w:t>
              </w:r>
            </w:ins>
          </w:p>
        </w:tc>
        <w:tc>
          <w:tcPr>
            <w:tcW w:w="1874" w:type="dxa"/>
            <w:tcBorders>
              <w:top w:val="nil"/>
              <w:left w:val="nil"/>
              <w:bottom w:val="nil"/>
              <w:right w:val="nil"/>
            </w:tcBorders>
          </w:tcPr>
          <w:p w14:paraId="33777414" w14:textId="77777777" w:rsidR="00EC5473" w:rsidRDefault="00665139">
            <w:pPr>
              <w:spacing w:line="259" w:lineRule="auto"/>
              <w:ind w:right="157"/>
              <w:jc w:val="center"/>
              <w:rPr>
                <w:ins w:id="2103" w:author="Hussain Hadah" w:date="2026-10-25T19:29:00Z" w16du:dateUtc="2026-10-25T23:29:00Z"/>
              </w:rPr>
            </w:pPr>
            <w:ins w:id="2104" w:author="Hussain Hadah" w:date="2026-10-25T19:29:00Z" w16du:dateUtc="2026-10-25T23:29:00Z">
              <w:r>
                <w:rPr>
                  <w:sz w:val="16"/>
                </w:rPr>
                <w:t>(0.047)</w:t>
              </w:r>
            </w:ins>
          </w:p>
        </w:tc>
        <w:tc>
          <w:tcPr>
            <w:tcW w:w="2273" w:type="dxa"/>
            <w:tcBorders>
              <w:top w:val="nil"/>
              <w:left w:val="nil"/>
              <w:bottom w:val="nil"/>
              <w:right w:val="nil"/>
            </w:tcBorders>
          </w:tcPr>
          <w:p w14:paraId="08ACE8BA" w14:textId="77777777" w:rsidR="00EC5473" w:rsidRDefault="00665139">
            <w:pPr>
              <w:spacing w:line="259" w:lineRule="auto"/>
              <w:ind w:right="157"/>
              <w:jc w:val="center"/>
              <w:rPr>
                <w:ins w:id="2105" w:author="Hussain Hadah" w:date="2026-10-25T19:29:00Z" w16du:dateUtc="2026-10-25T23:29:00Z"/>
              </w:rPr>
            </w:pPr>
            <w:ins w:id="2106" w:author="Hussain Hadah" w:date="2026-10-25T19:29:00Z" w16du:dateUtc="2026-10-25T23:29:00Z">
              <w:r>
                <w:rPr>
                  <w:sz w:val="16"/>
                </w:rPr>
                <w:t>(0.048)</w:t>
              </w:r>
            </w:ins>
          </w:p>
        </w:tc>
        <w:tc>
          <w:tcPr>
            <w:tcW w:w="1022" w:type="dxa"/>
            <w:tcBorders>
              <w:top w:val="nil"/>
              <w:left w:val="nil"/>
              <w:bottom w:val="nil"/>
              <w:right w:val="nil"/>
            </w:tcBorders>
          </w:tcPr>
          <w:p w14:paraId="6C68E9A8" w14:textId="77777777" w:rsidR="00EC5473" w:rsidRDefault="00EC5473">
            <w:pPr>
              <w:spacing w:after="160" w:line="259" w:lineRule="auto"/>
              <w:rPr>
                <w:ins w:id="2107" w:author="Hussain Hadah" w:date="2026-10-25T19:29:00Z" w16du:dateUtc="2026-10-25T23:29:00Z"/>
              </w:rPr>
            </w:pPr>
          </w:p>
        </w:tc>
      </w:tr>
      <w:tr w:rsidR="00EC5473" w14:paraId="6FC03E31" w14:textId="77777777">
        <w:trPr>
          <w:trHeight w:val="198"/>
          <w:ins w:id="2108" w:author="Hussain Hadah" w:date="2026-10-25T19:29:00Z" w16du:dateUtc="2026-10-25T23:29:00Z"/>
        </w:trPr>
        <w:tc>
          <w:tcPr>
            <w:tcW w:w="2182" w:type="dxa"/>
            <w:tcBorders>
              <w:top w:val="nil"/>
              <w:left w:val="nil"/>
              <w:bottom w:val="nil"/>
              <w:right w:val="nil"/>
            </w:tcBorders>
          </w:tcPr>
          <w:p w14:paraId="07770E0E" w14:textId="77777777" w:rsidR="00EC5473" w:rsidRDefault="00665139">
            <w:pPr>
              <w:spacing w:line="259" w:lineRule="auto"/>
              <w:ind w:left="87"/>
              <w:rPr>
                <w:ins w:id="2109" w:author="Hussain Hadah" w:date="2026-10-25T19:29:00Z" w16du:dateUtc="2026-10-25T23:29:00Z"/>
              </w:rPr>
            </w:pPr>
            <w:ins w:id="2110" w:author="Hussain Hadah" w:date="2026-10-25T19:29:00Z" w16du:dateUtc="2026-10-25T23:29:00Z">
              <w:r>
                <w:rPr>
                  <w:sz w:val="16"/>
                </w:rPr>
                <w:t>White father–Asian mother</w:t>
              </w:r>
            </w:ins>
          </w:p>
        </w:tc>
        <w:tc>
          <w:tcPr>
            <w:tcW w:w="1176" w:type="dxa"/>
            <w:tcBorders>
              <w:top w:val="nil"/>
              <w:left w:val="nil"/>
              <w:bottom w:val="nil"/>
              <w:right w:val="nil"/>
            </w:tcBorders>
          </w:tcPr>
          <w:p w14:paraId="7D62DA3E" w14:textId="77777777" w:rsidR="00EC5473" w:rsidRDefault="00665139">
            <w:pPr>
              <w:spacing w:line="259" w:lineRule="auto"/>
              <w:ind w:left="322"/>
              <w:rPr>
                <w:ins w:id="2111" w:author="Hussain Hadah" w:date="2026-10-25T19:29:00Z" w16du:dateUtc="2026-10-25T23:29:00Z"/>
              </w:rPr>
            </w:pPr>
            <w:ins w:id="2112" w:author="Hussain Hadah" w:date="2026-10-25T19:29:00Z" w16du:dateUtc="2026-10-25T23:29:00Z">
              <w:r>
                <w:rPr>
                  <w:sz w:val="16"/>
                </w:rPr>
                <w:t>0.017</w:t>
              </w:r>
            </w:ins>
          </w:p>
        </w:tc>
        <w:tc>
          <w:tcPr>
            <w:tcW w:w="1874" w:type="dxa"/>
            <w:tcBorders>
              <w:top w:val="nil"/>
              <w:left w:val="nil"/>
              <w:bottom w:val="nil"/>
              <w:right w:val="nil"/>
            </w:tcBorders>
          </w:tcPr>
          <w:p w14:paraId="545B6E57" w14:textId="77777777" w:rsidR="00EC5473" w:rsidRDefault="00665139">
            <w:pPr>
              <w:spacing w:line="259" w:lineRule="auto"/>
              <w:ind w:right="157"/>
              <w:jc w:val="center"/>
              <w:rPr>
                <w:ins w:id="2113" w:author="Hussain Hadah" w:date="2026-10-25T19:29:00Z" w16du:dateUtc="2026-10-25T23:29:00Z"/>
              </w:rPr>
            </w:pPr>
            <w:ins w:id="2114" w:author="Hussain Hadah" w:date="2026-10-25T19:29:00Z" w16du:dateUtc="2026-10-25T23:29:00Z">
              <w:r>
                <w:rPr>
                  <w:sz w:val="16"/>
                </w:rPr>
                <w:t>0.003</w:t>
              </w:r>
            </w:ins>
          </w:p>
        </w:tc>
        <w:tc>
          <w:tcPr>
            <w:tcW w:w="2273" w:type="dxa"/>
            <w:tcBorders>
              <w:top w:val="nil"/>
              <w:left w:val="nil"/>
              <w:bottom w:val="nil"/>
              <w:right w:val="nil"/>
            </w:tcBorders>
          </w:tcPr>
          <w:p w14:paraId="52A4D626" w14:textId="77777777" w:rsidR="00EC5473" w:rsidRDefault="00665139">
            <w:pPr>
              <w:spacing w:line="259" w:lineRule="auto"/>
              <w:ind w:right="157"/>
              <w:jc w:val="center"/>
              <w:rPr>
                <w:ins w:id="2115" w:author="Hussain Hadah" w:date="2026-10-25T19:29:00Z" w16du:dateUtc="2026-10-25T23:29:00Z"/>
              </w:rPr>
            </w:pPr>
            <w:ins w:id="2116" w:author="Hussain Hadah" w:date="2026-10-25T19:29:00Z" w16du:dateUtc="2026-10-25T23:29:00Z">
              <w:r>
                <w:rPr>
                  <w:sz w:val="16"/>
                </w:rPr>
                <w:t>−0.022</w:t>
              </w:r>
            </w:ins>
          </w:p>
        </w:tc>
        <w:tc>
          <w:tcPr>
            <w:tcW w:w="1022" w:type="dxa"/>
            <w:tcBorders>
              <w:top w:val="nil"/>
              <w:left w:val="nil"/>
              <w:bottom w:val="nil"/>
              <w:right w:val="nil"/>
            </w:tcBorders>
          </w:tcPr>
          <w:p w14:paraId="18B841C7" w14:textId="77777777" w:rsidR="00EC5473" w:rsidRDefault="00665139">
            <w:pPr>
              <w:spacing w:line="259" w:lineRule="auto"/>
              <w:ind w:left="288"/>
              <w:rPr>
                <w:ins w:id="2117" w:author="Hussain Hadah" w:date="2026-10-25T19:29:00Z" w16du:dateUtc="2026-10-25T23:29:00Z"/>
              </w:rPr>
            </w:pPr>
            <w:ins w:id="2118" w:author="Hussain Hadah" w:date="2026-10-25T19:29:00Z" w16du:dateUtc="2026-10-25T23:29:00Z">
              <w:r>
                <w:rPr>
                  <w:sz w:val="16"/>
                </w:rPr>
                <w:t>2,976</w:t>
              </w:r>
            </w:ins>
          </w:p>
        </w:tc>
      </w:tr>
      <w:tr w:rsidR="00EC5473" w14:paraId="35DA3604" w14:textId="77777777">
        <w:trPr>
          <w:trHeight w:val="198"/>
          <w:ins w:id="2119" w:author="Hussain Hadah" w:date="2026-10-25T19:29:00Z" w16du:dateUtc="2026-10-25T23:29:00Z"/>
        </w:trPr>
        <w:tc>
          <w:tcPr>
            <w:tcW w:w="2182" w:type="dxa"/>
            <w:tcBorders>
              <w:top w:val="nil"/>
              <w:left w:val="nil"/>
              <w:bottom w:val="nil"/>
              <w:right w:val="nil"/>
            </w:tcBorders>
          </w:tcPr>
          <w:p w14:paraId="3D1EC1E8" w14:textId="77777777" w:rsidR="00EC5473" w:rsidRDefault="00EC5473">
            <w:pPr>
              <w:spacing w:after="160" w:line="259" w:lineRule="auto"/>
              <w:rPr>
                <w:ins w:id="2120" w:author="Hussain Hadah" w:date="2026-10-25T19:29:00Z" w16du:dateUtc="2026-10-25T23:29:00Z"/>
              </w:rPr>
            </w:pPr>
          </w:p>
        </w:tc>
        <w:tc>
          <w:tcPr>
            <w:tcW w:w="1176" w:type="dxa"/>
            <w:tcBorders>
              <w:top w:val="nil"/>
              <w:left w:val="nil"/>
              <w:bottom w:val="nil"/>
              <w:right w:val="nil"/>
            </w:tcBorders>
          </w:tcPr>
          <w:p w14:paraId="6001AE88" w14:textId="77777777" w:rsidR="00EC5473" w:rsidRDefault="00665139">
            <w:pPr>
              <w:spacing w:line="259" w:lineRule="auto"/>
              <w:ind w:left="269"/>
              <w:rPr>
                <w:ins w:id="2121" w:author="Hussain Hadah" w:date="2026-10-25T19:29:00Z" w16du:dateUtc="2026-10-25T23:29:00Z"/>
              </w:rPr>
            </w:pPr>
            <w:ins w:id="2122" w:author="Hussain Hadah" w:date="2026-10-25T19:29:00Z" w16du:dateUtc="2026-10-25T23:29:00Z">
              <w:r>
                <w:rPr>
                  <w:sz w:val="16"/>
                </w:rPr>
                <w:t>(0.042)</w:t>
              </w:r>
            </w:ins>
          </w:p>
        </w:tc>
        <w:tc>
          <w:tcPr>
            <w:tcW w:w="1874" w:type="dxa"/>
            <w:tcBorders>
              <w:top w:val="nil"/>
              <w:left w:val="nil"/>
              <w:bottom w:val="nil"/>
              <w:right w:val="nil"/>
            </w:tcBorders>
          </w:tcPr>
          <w:p w14:paraId="3B917BA9" w14:textId="77777777" w:rsidR="00EC5473" w:rsidRDefault="00665139">
            <w:pPr>
              <w:spacing w:line="259" w:lineRule="auto"/>
              <w:ind w:right="157"/>
              <w:jc w:val="center"/>
              <w:rPr>
                <w:ins w:id="2123" w:author="Hussain Hadah" w:date="2026-10-25T19:29:00Z" w16du:dateUtc="2026-10-25T23:29:00Z"/>
              </w:rPr>
            </w:pPr>
            <w:ins w:id="2124" w:author="Hussain Hadah" w:date="2026-10-25T19:29:00Z" w16du:dateUtc="2026-10-25T23:29:00Z">
              <w:r>
                <w:rPr>
                  <w:sz w:val="16"/>
                </w:rPr>
                <w:t>(0.041)</w:t>
              </w:r>
            </w:ins>
          </w:p>
        </w:tc>
        <w:tc>
          <w:tcPr>
            <w:tcW w:w="2273" w:type="dxa"/>
            <w:tcBorders>
              <w:top w:val="nil"/>
              <w:left w:val="nil"/>
              <w:bottom w:val="nil"/>
              <w:right w:val="nil"/>
            </w:tcBorders>
          </w:tcPr>
          <w:p w14:paraId="5741DD95" w14:textId="77777777" w:rsidR="00EC5473" w:rsidRDefault="00665139">
            <w:pPr>
              <w:spacing w:line="259" w:lineRule="auto"/>
              <w:ind w:right="157"/>
              <w:jc w:val="center"/>
              <w:rPr>
                <w:ins w:id="2125" w:author="Hussain Hadah" w:date="2026-10-25T19:29:00Z" w16du:dateUtc="2026-10-25T23:29:00Z"/>
              </w:rPr>
            </w:pPr>
            <w:ins w:id="2126" w:author="Hussain Hadah" w:date="2026-10-25T19:29:00Z" w16du:dateUtc="2026-10-25T23:29:00Z">
              <w:r>
                <w:rPr>
                  <w:sz w:val="16"/>
                </w:rPr>
                <w:t>(0.041)</w:t>
              </w:r>
            </w:ins>
          </w:p>
        </w:tc>
        <w:tc>
          <w:tcPr>
            <w:tcW w:w="1022" w:type="dxa"/>
            <w:tcBorders>
              <w:top w:val="nil"/>
              <w:left w:val="nil"/>
              <w:bottom w:val="nil"/>
              <w:right w:val="nil"/>
            </w:tcBorders>
          </w:tcPr>
          <w:p w14:paraId="14DE7925" w14:textId="77777777" w:rsidR="00EC5473" w:rsidRDefault="00EC5473">
            <w:pPr>
              <w:spacing w:after="160" w:line="259" w:lineRule="auto"/>
              <w:rPr>
                <w:ins w:id="2127" w:author="Hussain Hadah" w:date="2026-10-25T19:29:00Z" w16du:dateUtc="2026-10-25T23:29:00Z"/>
              </w:rPr>
            </w:pPr>
          </w:p>
        </w:tc>
      </w:tr>
      <w:tr w:rsidR="00EC5473" w14:paraId="6BAD0E84" w14:textId="77777777">
        <w:trPr>
          <w:trHeight w:val="198"/>
          <w:ins w:id="2128" w:author="Hussain Hadah" w:date="2026-10-25T19:29:00Z" w16du:dateUtc="2026-10-25T23:29:00Z"/>
        </w:trPr>
        <w:tc>
          <w:tcPr>
            <w:tcW w:w="2182" w:type="dxa"/>
            <w:tcBorders>
              <w:top w:val="nil"/>
              <w:left w:val="nil"/>
              <w:bottom w:val="nil"/>
              <w:right w:val="nil"/>
            </w:tcBorders>
          </w:tcPr>
          <w:p w14:paraId="0F570C6D" w14:textId="77777777" w:rsidR="00EC5473" w:rsidRDefault="00665139">
            <w:pPr>
              <w:spacing w:line="259" w:lineRule="auto"/>
              <w:ind w:left="87"/>
              <w:rPr>
                <w:ins w:id="2129" w:author="Hussain Hadah" w:date="2026-10-25T19:29:00Z" w16du:dateUtc="2026-10-25T23:29:00Z"/>
              </w:rPr>
            </w:pPr>
            <w:ins w:id="2130" w:author="Hussain Hadah" w:date="2026-10-25T19:29:00Z" w16du:dateUtc="2026-10-25T23:29:00Z">
              <w:r>
                <w:rPr>
                  <w:b/>
                  <w:sz w:val="16"/>
                </w:rPr>
                <w:t>Pooled</w:t>
              </w:r>
            </w:ins>
          </w:p>
        </w:tc>
        <w:tc>
          <w:tcPr>
            <w:tcW w:w="1176" w:type="dxa"/>
            <w:tcBorders>
              <w:top w:val="nil"/>
              <w:left w:val="nil"/>
              <w:bottom w:val="nil"/>
              <w:right w:val="nil"/>
            </w:tcBorders>
          </w:tcPr>
          <w:p w14:paraId="19846454" w14:textId="77777777" w:rsidR="00EC5473" w:rsidRDefault="00665139">
            <w:pPr>
              <w:spacing w:line="259" w:lineRule="auto"/>
              <w:ind w:left="262"/>
              <w:rPr>
                <w:ins w:id="2131" w:author="Hussain Hadah" w:date="2026-10-25T19:29:00Z" w16du:dateUtc="2026-10-25T23:29:00Z"/>
              </w:rPr>
            </w:pPr>
            <w:ins w:id="2132" w:author="Hussain Hadah" w:date="2026-10-25T19:29:00Z" w16du:dateUtc="2026-10-25T23:29:00Z">
              <w:r>
                <w:rPr>
                  <w:sz w:val="16"/>
                </w:rPr>
                <w:t>−0.012</w:t>
              </w:r>
            </w:ins>
          </w:p>
        </w:tc>
        <w:tc>
          <w:tcPr>
            <w:tcW w:w="1874" w:type="dxa"/>
            <w:tcBorders>
              <w:top w:val="nil"/>
              <w:left w:val="nil"/>
              <w:bottom w:val="nil"/>
              <w:right w:val="nil"/>
            </w:tcBorders>
          </w:tcPr>
          <w:p w14:paraId="07099CDF" w14:textId="77777777" w:rsidR="00EC5473" w:rsidRDefault="00665139">
            <w:pPr>
              <w:spacing w:line="259" w:lineRule="auto"/>
              <w:ind w:right="157"/>
              <w:jc w:val="center"/>
              <w:rPr>
                <w:ins w:id="2133" w:author="Hussain Hadah" w:date="2026-10-25T19:29:00Z" w16du:dateUtc="2026-10-25T23:29:00Z"/>
              </w:rPr>
            </w:pPr>
            <w:ins w:id="2134" w:author="Hussain Hadah" w:date="2026-10-25T19:29:00Z" w16du:dateUtc="2026-10-25T23:29:00Z">
              <w:r>
                <w:rPr>
                  <w:sz w:val="16"/>
                </w:rPr>
                <w:t>−0.023</w:t>
              </w:r>
            </w:ins>
          </w:p>
        </w:tc>
        <w:tc>
          <w:tcPr>
            <w:tcW w:w="2273" w:type="dxa"/>
            <w:tcBorders>
              <w:top w:val="nil"/>
              <w:left w:val="nil"/>
              <w:bottom w:val="nil"/>
              <w:right w:val="nil"/>
            </w:tcBorders>
          </w:tcPr>
          <w:p w14:paraId="16D3CCE3" w14:textId="77777777" w:rsidR="00EC5473" w:rsidRDefault="00665139">
            <w:pPr>
              <w:spacing w:line="259" w:lineRule="auto"/>
              <w:ind w:right="157"/>
              <w:jc w:val="center"/>
              <w:rPr>
                <w:ins w:id="2135" w:author="Hussain Hadah" w:date="2026-10-25T19:29:00Z" w16du:dateUtc="2026-10-25T23:29:00Z"/>
              </w:rPr>
            </w:pPr>
            <w:ins w:id="2136" w:author="Hussain Hadah" w:date="2026-10-25T19:29:00Z" w16du:dateUtc="2026-10-25T23:29:00Z">
              <w:r>
                <w:rPr>
                  <w:sz w:val="16"/>
                </w:rPr>
                <w:t>−0.020</w:t>
              </w:r>
            </w:ins>
          </w:p>
        </w:tc>
        <w:tc>
          <w:tcPr>
            <w:tcW w:w="1022" w:type="dxa"/>
            <w:tcBorders>
              <w:top w:val="nil"/>
              <w:left w:val="nil"/>
              <w:bottom w:val="nil"/>
              <w:right w:val="nil"/>
            </w:tcBorders>
          </w:tcPr>
          <w:p w14:paraId="5667EAF1" w14:textId="77777777" w:rsidR="00EC5473" w:rsidRDefault="00665139">
            <w:pPr>
              <w:spacing w:line="259" w:lineRule="auto"/>
              <w:ind w:left="288"/>
              <w:rPr>
                <w:ins w:id="2137" w:author="Hussain Hadah" w:date="2026-10-25T19:29:00Z" w16du:dateUtc="2026-10-25T23:29:00Z"/>
              </w:rPr>
            </w:pPr>
            <w:ins w:id="2138" w:author="Hussain Hadah" w:date="2026-10-25T19:29:00Z" w16du:dateUtc="2026-10-25T23:29:00Z">
              <w:r>
                <w:rPr>
                  <w:sz w:val="16"/>
                </w:rPr>
                <w:t>4,686</w:t>
              </w:r>
            </w:ins>
          </w:p>
        </w:tc>
      </w:tr>
      <w:tr w:rsidR="00EC5473" w14:paraId="102B2E71" w14:textId="77777777">
        <w:trPr>
          <w:trHeight w:val="230"/>
          <w:ins w:id="2139" w:author="Hussain Hadah" w:date="2026-10-25T19:29:00Z" w16du:dateUtc="2026-10-25T23:29:00Z"/>
        </w:trPr>
        <w:tc>
          <w:tcPr>
            <w:tcW w:w="2182" w:type="dxa"/>
            <w:tcBorders>
              <w:top w:val="nil"/>
              <w:left w:val="nil"/>
              <w:bottom w:val="single" w:sz="3" w:space="0" w:color="000000"/>
              <w:right w:val="nil"/>
            </w:tcBorders>
          </w:tcPr>
          <w:p w14:paraId="6912DE87" w14:textId="77777777" w:rsidR="00EC5473" w:rsidRDefault="00EC5473">
            <w:pPr>
              <w:spacing w:after="160" w:line="259" w:lineRule="auto"/>
              <w:rPr>
                <w:ins w:id="2140" w:author="Hussain Hadah" w:date="2026-10-25T19:29:00Z" w16du:dateUtc="2026-10-25T23:29:00Z"/>
              </w:rPr>
            </w:pPr>
          </w:p>
        </w:tc>
        <w:tc>
          <w:tcPr>
            <w:tcW w:w="1176" w:type="dxa"/>
            <w:tcBorders>
              <w:top w:val="nil"/>
              <w:left w:val="nil"/>
              <w:bottom w:val="single" w:sz="3" w:space="0" w:color="000000"/>
              <w:right w:val="nil"/>
            </w:tcBorders>
          </w:tcPr>
          <w:p w14:paraId="13EFD58F" w14:textId="77777777" w:rsidR="00EC5473" w:rsidRDefault="00665139">
            <w:pPr>
              <w:spacing w:line="259" w:lineRule="auto"/>
              <w:ind w:left="269"/>
              <w:rPr>
                <w:ins w:id="2141" w:author="Hussain Hadah" w:date="2026-10-25T19:29:00Z" w16du:dateUtc="2026-10-25T23:29:00Z"/>
              </w:rPr>
            </w:pPr>
            <w:ins w:id="2142" w:author="Hussain Hadah" w:date="2026-10-25T19:29:00Z" w16du:dateUtc="2026-10-25T23:29:00Z">
              <w:r>
                <w:rPr>
                  <w:sz w:val="16"/>
                </w:rPr>
                <w:t>(0.033)</w:t>
              </w:r>
            </w:ins>
          </w:p>
        </w:tc>
        <w:tc>
          <w:tcPr>
            <w:tcW w:w="1874" w:type="dxa"/>
            <w:tcBorders>
              <w:top w:val="nil"/>
              <w:left w:val="nil"/>
              <w:bottom w:val="single" w:sz="3" w:space="0" w:color="000000"/>
              <w:right w:val="nil"/>
            </w:tcBorders>
          </w:tcPr>
          <w:p w14:paraId="72E093BB" w14:textId="77777777" w:rsidR="00EC5473" w:rsidRDefault="00665139">
            <w:pPr>
              <w:spacing w:line="259" w:lineRule="auto"/>
              <w:ind w:right="157"/>
              <w:jc w:val="center"/>
              <w:rPr>
                <w:ins w:id="2143" w:author="Hussain Hadah" w:date="2026-10-25T19:29:00Z" w16du:dateUtc="2026-10-25T23:29:00Z"/>
              </w:rPr>
            </w:pPr>
            <w:ins w:id="2144" w:author="Hussain Hadah" w:date="2026-10-25T19:29:00Z" w16du:dateUtc="2026-10-25T23:29:00Z">
              <w:r>
                <w:rPr>
                  <w:sz w:val="16"/>
                </w:rPr>
                <w:t>(0.039)</w:t>
              </w:r>
            </w:ins>
          </w:p>
        </w:tc>
        <w:tc>
          <w:tcPr>
            <w:tcW w:w="2273" w:type="dxa"/>
            <w:tcBorders>
              <w:top w:val="nil"/>
              <w:left w:val="nil"/>
              <w:bottom w:val="single" w:sz="3" w:space="0" w:color="000000"/>
              <w:right w:val="nil"/>
            </w:tcBorders>
          </w:tcPr>
          <w:p w14:paraId="2C906366" w14:textId="77777777" w:rsidR="00EC5473" w:rsidRDefault="00665139">
            <w:pPr>
              <w:spacing w:line="259" w:lineRule="auto"/>
              <w:ind w:right="157"/>
              <w:jc w:val="center"/>
              <w:rPr>
                <w:ins w:id="2145" w:author="Hussain Hadah" w:date="2026-10-25T19:29:00Z" w16du:dateUtc="2026-10-25T23:29:00Z"/>
              </w:rPr>
            </w:pPr>
            <w:ins w:id="2146" w:author="Hussain Hadah" w:date="2026-10-25T19:29:00Z" w16du:dateUtc="2026-10-25T23:29:00Z">
              <w:r>
                <w:rPr>
                  <w:sz w:val="16"/>
                </w:rPr>
                <w:t>(0.040)</w:t>
              </w:r>
            </w:ins>
          </w:p>
        </w:tc>
        <w:tc>
          <w:tcPr>
            <w:tcW w:w="1022" w:type="dxa"/>
            <w:tcBorders>
              <w:top w:val="nil"/>
              <w:left w:val="nil"/>
              <w:bottom w:val="single" w:sz="3" w:space="0" w:color="000000"/>
              <w:right w:val="nil"/>
            </w:tcBorders>
          </w:tcPr>
          <w:p w14:paraId="3A41FA46" w14:textId="77777777" w:rsidR="00EC5473" w:rsidRDefault="00EC5473">
            <w:pPr>
              <w:spacing w:after="160" w:line="259" w:lineRule="auto"/>
              <w:rPr>
                <w:ins w:id="2147" w:author="Hussain Hadah" w:date="2026-10-25T19:29:00Z" w16du:dateUtc="2026-10-25T23:29:00Z"/>
              </w:rPr>
            </w:pPr>
          </w:p>
        </w:tc>
      </w:tr>
      <w:tr w:rsidR="00EC5473" w14:paraId="6D62EF0E" w14:textId="77777777">
        <w:trPr>
          <w:trHeight w:val="490"/>
          <w:ins w:id="2148" w:author="Hussain Hadah" w:date="2026-10-25T19:29:00Z" w16du:dateUtc="2026-10-25T23:29:00Z"/>
        </w:trPr>
        <w:tc>
          <w:tcPr>
            <w:tcW w:w="2182" w:type="dxa"/>
            <w:tcBorders>
              <w:top w:val="single" w:sz="3" w:space="0" w:color="000000"/>
              <w:left w:val="nil"/>
              <w:bottom w:val="single" w:sz="3" w:space="0" w:color="000000"/>
              <w:right w:val="nil"/>
            </w:tcBorders>
          </w:tcPr>
          <w:p w14:paraId="63A164D0" w14:textId="77777777" w:rsidR="00EC5473" w:rsidRDefault="00665139">
            <w:pPr>
              <w:spacing w:line="259" w:lineRule="auto"/>
              <w:ind w:left="87"/>
              <w:rPr>
                <w:ins w:id="2149" w:author="Hussain Hadah" w:date="2026-10-25T19:29:00Z" w16du:dateUtc="2026-10-25T23:29:00Z"/>
              </w:rPr>
            </w:pPr>
            <w:ins w:id="2150" w:author="Hussain Hadah" w:date="2026-10-25T19:29:00Z" w16du:dateUtc="2026-10-25T23:29:00Z">
              <w:r>
                <w:rPr>
                  <w:i/>
                  <w:sz w:val="16"/>
                </w:rPr>
                <w:t>Panel C: Third generation (child</w:t>
              </w:r>
            </w:ins>
          </w:p>
        </w:tc>
        <w:tc>
          <w:tcPr>
            <w:tcW w:w="1176" w:type="dxa"/>
            <w:tcBorders>
              <w:top w:val="single" w:sz="3" w:space="0" w:color="000000"/>
              <w:left w:val="nil"/>
              <w:bottom w:val="single" w:sz="3" w:space="0" w:color="000000"/>
              <w:right w:val="nil"/>
            </w:tcBorders>
          </w:tcPr>
          <w:p w14:paraId="41A56F81" w14:textId="77777777" w:rsidR="00EC5473" w:rsidRDefault="00665139">
            <w:pPr>
              <w:spacing w:after="3" w:line="259" w:lineRule="auto"/>
              <w:ind w:left="-17"/>
              <w:rPr>
                <w:ins w:id="2151" w:author="Hussain Hadah" w:date="2026-10-25T19:29:00Z" w16du:dateUtc="2026-10-25T23:29:00Z"/>
              </w:rPr>
            </w:pPr>
            <w:ins w:id="2152" w:author="Hussain Hadah" w:date="2026-10-25T19:29:00Z" w16du:dateUtc="2026-10-25T23:29:00Z">
              <w:r>
                <w:rPr>
                  <w:i/>
                  <w:sz w:val="16"/>
                </w:rPr>
                <w:t>ren)</w:t>
              </w:r>
            </w:ins>
          </w:p>
          <w:p w14:paraId="02B38FF1" w14:textId="77777777" w:rsidR="00EC5473" w:rsidRDefault="00665139">
            <w:pPr>
              <w:spacing w:line="259" w:lineRule="auto"/>
              <w:rPr>
                <w:ins w:id="2153" w:author="Hussain Hadah" w:date="2026-10-25T19:29:00Z" w16du:dateUtc="2026-10-25T23:29:00Z"/>
              </w:rPr>
            </w:pPr>
            <w:ins w:id="2154" w:author="Hussain Hadah" w:date="2026-10-25T19:29:00Z" w16du:dateUtc="2026-10-25T23:29:00Z">
              <w:r>
                <w:rPr>
                  <w:sz w:val="16"/>
                </w:rPr>
                <w:t xml:space="preserve">Bias </w:t>
              </w:r>
              <w:r>
                <w:rPr>
                  <w:rFonts w:ascii="Cambria" w:eastAsia="Cambria" w:hAnsi="Cambria" w:cs="Cambria"/>
                  <w:sz w:val="16"/>
                </w:rPr>
                <w:t xml:space="preserve">× </w:t>
              </w:r>
              <w:r>
                <w:rPr>
                  <w:sz w:val="16"/>
                </w:rPr>
                <w:t>Female</w:t>
              </w:r>
            </w:ins>
          </w:p>
        </w:tc>
        <w:tc>
          <w:tcPr>
            <w:tcW w:w="1874" w:type="dxa"/>
            <w:tcBorders>
              <w:top w:val="single" w:sz="3" w:space="0" w:color="000000"/>
              <w:left w:val="nil"/>
              <w:bottom w:val="single" w:sz="3" w:space="0" w:color="000000"/>
              <w:right w:val="nil"/>
            </w:tcBorders>
            <w:vAlign w:val="bottom"/>
          </w:tcPr>
          <w:p w14:paraId="3DA5CF7E" w14:textId="77777777" w:rsidR="00EC5473" w:rsidRDefault="00665139">
            <w:pPr>
              <w:spacing w:line="259" w:lineRule="auto"/>
              <w:ind w:left="76"/>
              <w:rPr>
                <w:ins w:id="2155" w:author="Hussain Hadah" w:date="2026-10-25T19:29:00Z" w16du:dateUtc="2026-10-25T23:29:00Z"/>
              </w:rPr>
            </w:pPr>
            <w:ins w:id="2156" w:author="Hussain Hadah" w:date="2026-10-25T19:29:00Z" w16du:dateUtc="2026-10-25T23:29:00Z">
              <w:r>
                <w:rPr>
                  <w:sz w:val="16"/>
                </w:rPr>
                <w:t xml:space="preserve">Bias </w:t>
              </w:r>
              <w:r>
                <w:rPr>
                  <w:rFonts w:ascii="Cambria" w:eastAsia="Cambria" w:hAnsi="Cambria" w:cs="Cambria"/>
                  <w:sz w:val="16"/>
                </w:rPr>
                <w:t xml:space="preserve">× </w:t>
              </w:r>
              <w:r>
                <w:rPr>
                  <w:sz w:val="16"/>
                </w:rPr>
                <w:t>Mother college</w:t>
              </w:r>
            </w:ins>
          </w:p>
        </w:tc>
        <w:tc>
          <w:tcPr>
            <w:tcW w:w="2273" w:type="dxa"/>
            <w:tcBorders>
              <w:top w:val="single" w:sz="3" w:space="0" w:color="000000"/>
              <w:left w:val="nil"/>
              <w:bottom w:val="single" w:sz="3" w:space="0" w:color="000000"/>
              <w:right w:val="nil"/>
            </w:tcBorders>
            <w:vAlign w:val="bottom"/>
          </w:tcPr>
          <w:p w14:paraId="1D15DE6F" w14:textId="77777777" w:rsidR="00EC5473" w:rsidRDefault="00665139">
            <w:pPr>
              <w:spacing w:line="259" w:lineRule="auto"/>
              <w:ind w:left="311"/>
              <w:rPr>
                <w:ins w:id="2157" w:author="Hussain Hadah" w:date="2026-10-25T19:29:00Z" w16du:dateUtc="2026-10-25T23:29:00Z"/>
              </w:rPr>
            </w:pPr>
            <w:ins w:id="2158" w:author="Hussain Hadah" w:date="2026-10-25T19:29:00Z" w16du:dateUtc="2026-10-25T23:29:00Z">
              <w:r>
                <w:rPr>
                  <w:sz w:val="16"/>
                </w:rPr>
                <w:t xml:space="preserve">Bias </w:t>
              </w:r>
              <w:r>
                <w:rPr>
                  <w:rFonts w:ascii="Cambria" w:eastAsia="Cambria" w:hAnsi="Cambria" w:cs="Cambria"/>
                  <w:sz w:val="16"/>
                </w:rPr>
                <w:t xml:space="preserve">× </w:t>
              </w:r>
              <w:r>
                <w:rPr>
                  <w:sz w:val="16"/>
                </w:rPr>
                <w:t>Father college</w:t>
              </w:r>
            </w:ins>
          </w:p>
        </w:tc>
        <w:tc>
          <w:tcPr>
            <w:tcW w:w="1022" w:type="dxa"/>
            <w:tcBorders>
              <w:top w:val="single" w:sz="3" w:space="0" w:color="000000"/>
              <w:left w:val="nil"/>
              <w:bottom w:val="single" w:sz="3" w:space="0" w:color="000000"/>
              <w:right w:val="nil"/>
            </w:tcBorders>
            <w:vAlign w:val="bottom"/>
          </w:tcPr>
          <w:p w14:paraId="6B0301A4" w14:textId="77777777" w:rsidR="00EC5473" w:rsidRDefault="00665139">
            <w:pPr>
              <w:spacing w:line="259" w:lineRule="auto"/>
              <w:rPr>
                <w:ins w:id="2159" w:author="Hussain Hadah" w:date="2026-10-25T19:29:00Z" w16du:dateUtc="2026-10-25T23:29:00Z"/>
              </w:rPr>
            </w:pPr>
            <w:ins w:id="2160" w:author="Hussain Hadah" w:date="2026-10-25T19:29:00Z" w16du:dateUtc="2026-10-25T23:29:00Z">
              <w:r>
                <w:rPr>
                  <w:sz w:val="16"/>
                </w:rPr>
                <w:t>Observations</w:t>
              </w:r>
            </w:ins>
          </w:p>
        </w:tc>
      </w:tr>
      <w:tr w:rsidR="00EC5473" w14:paraId="2DCA9F98" w14:textId="77777777">
        <w:trPr>
          <w:trHeight w:val="260"/>
          <w:ins w:id="2161" w:author="Hussain Hadah" w:date="2026-10-25T19:29:00Z" w16du:dateUtc="2026-10-25T23:29:00Z"/>
        </w:trPr>
        <w:tc>
          <w:tcPr>
            <w:tcW w:w="2182" w:type="dxa"/>
            <w:tcBorders>
              <w:top w:val="single" w:sz="3" w:space="0" w:color="000000"/>
              <w:left w:val="nil"/>
              <w:bottom w:val="nil"/>
              <w:right w:val="nil"/>
            </w:tcBorders>
          </w:tcPr>
          <w:p w14:paraId="0779DD4E" w14:textId="77777777" w:rsidR="00EC5473" w:rsidRDefault="00665139">
            <w:pPr>
              <w:spacing w:line="259" w:lineRule="auto"/>
              <w:ind w:left="87"/>
              <w:rPr>
                <w:ins w:id="2162" w:author="Hussain Hadah" w:date="2026-10-25T19:29:00Z" w16du:dateUtc="2026-10-25T23:29:00Z"/>
              </w:rPr>
            </w:pPr>
            <w:ins w:id="2163" w:author="Hussain Hadah" w:date="2026-10-25T19:29:00Z" w16du:dateUtc="2026-10-25T23:29:00Z">
              <w:r>
                <w:rPr>
                  <w:sz w:val="16"/>
                </w:rPr>
                <w:t>One Asian grandparent</w:t>
              </w:r>
            </w:ins>
          </w:p>
        </w:tc>
        <w:tc>
          <w:tcPr>
            <w:tcW w:w="1176" w:type="dxa"/>
            <w:tcBorders>
              <w:top w:val="single" w:sz="3" w:space="0" w:color="000000"/>
              <w:left w:val="nil"/>
              <w:bottom w:val="nil"/>
              <w:right w:val="nil"/>
            </w:tcBorders>
          </w:tcPr>
          <w:p w14:paraId="692BBE7E" w14:textId="77777777" w:rsidR="00EC5473" w:rsidRDefault="00665139">
            <w:pPr>
              <w:spacing w:line="259" w:lineRule="auto"/>
              <w:ind w:left="262"/>
              <w:rPr>
                <w:ins w:id="2164" w:author="Hussain Hadah" w:date="2026-10-25T19:29:00Z" w16du:dateUtc="2026-10-25T23:29:00Z"/>
              </w:rPr>
            </w:pPr>
            <w:ins w:id="2165" w:author="Hussain Hadah" w:date="2026-10-25T19:29:00Z" w16du:dateUtc="2026-10-25T23:29:00Z">
              <w:r>
                <w:rPr>
                  <w:sz w:val="16"/>
                </w:rPr>
                <w:t>−0.010</w:t>
              </w:r>
            </w:ins>
          </w:p>
        </w:tc>
        <w:tc>
          <w:tcPr>
            <w:tcW w:w="1874" w:type="dxa"/>
            <w:tcBorders>
              <w:top w:val="single" w:sz="3" w:space="0" w:color="000000"/>
              <w:left w:val="nil"/>
              <w:bottom w:val="nil"/>
              <w:right w:val="nil"/>
            </w:tcBorders>
          </w:tcPr>
          <w:p w14:paraId="4E37DAB7" w14:textId="77777777" w:rsidR="00EC5473" w:rsidRDefault="00665139">
            <w:pPr>
              <w:spacing w:line="259" w:lineRule="auto"/>
              <w:ind w:right="157"/>
              <w:jc w:val="center"/>
              <w:rPr>
                <w:ins w:id="2166" w:author="Hussain Hadah" w:date="2026-10-25T19:29:00Z" w16du:dateUtc="2026-10-25T23:29:00Z"/>
              </w:rPr>
            </w:pPr>
            <w:ins w:id="2167" w:author="Hussain Hadah" w:date="2026-10-25T19:29:00Z" w16du:dateUtc="2026-10-25T23:29:00Z">
              <w:r>
                <w:rPr>
                  <w:sz w:val="16"/>
                </w:rPr>
                <w:t>−0.023</w:t>
              </w:r>
            </w:ins>
          </w:p>
        </w:tc>
        <w:tc>
          <w:tcPr>
            <w:tcW w:w="2273" w:type="dxa"/>
            <w:tcBorders>
              <w:top w:val="single" w:sz="3" w:space="0" w:color="000000"/>
              <w:left w:val="nil"/>
              <w:bottom w:val="nil"/>
              <w:right w:val="nil"/>
            </w:tcBorders>
          </w:tcPr>
          <w:p w14:paraId="4FCE6A62" w14:textId="77777777" w:rsidR="00EC5473" w:rsidRDefault="00665139">
            <w:pPr>
              <w:spacing w:line="259" w:lineRule="auto"/>
              <w:ind w:right="157"/>
              <w:jc w:val="center"/>
              <w:rPr>
                <w:ins w:id="2168" w:author="Hussain Hadah" w:date="2026-10-25T19:29:00Z" w16du:dateUtc="2026-10-25T23:29:00Z"/>
              </w:rPr>
            </w:pPr>
            <w:ins w:id="2169" w:author="Hussain Hadah" w:date="2026-10-25T19:29:00Z" w16du:dateUtc="2026-10-25T23:29:00Z">
              <w:r>
                <w:rPr>
                  <w:sz w:val="16"/>
                </w:rPr>
                <w:t>−0.034</w:t>
              </w:r>
            </w:ins>
          </w:p>
        </w:tc>
        <w:tc>
          <w:tcPr>
            <w:tcW w:w="1022" w:type="dxa"/>
            <w:tcBorders>
              <w:top w:val="single" w:sz="3" w:space="0" w:color="000000"/>
              <w:left w:val="nil"/>
              <w:bottom w:val="nil"/>
              <w:right w:val="nil"/>
            </w:tcBorders>
          </w:tcPr>
          <w:p w14:paraId="3CD40B84" w14:textId="77777777" w:rsidR="00EC5473" w:rsidRDefault="00665139">
            <w:pPr>
              <w:spacing w:line="259" w:lineRule="auto"/>
              <w:ind w:left="249"/>
              <w:rPr>
                <w:ins w:id="2170" w:author="Hussain Hadah" w:date="2026-10-25T19:29:00Z" w16du:dateUtc="2026-10-25T23:29:00Z"/>
              </w:rPr>
            </w:pPr>
            <w:ins w:id="2171" w:author="Hussain Hadah" w:date="2026-10-25T19:29:00Z" w16du:dateUtc="2026-10-25T23:29:00Z">
              <w:r>
                <w:rPr>
                  <w:sz w:val="16"/>
                </w:rPr>
                <w:t>14,453</w:t>
              </w:r>
            </w:ins>
          </w:p>
        </w:tc>
      </w:tr>
      <w:tr w:rsidR="00EC5473" w14:paraId="636CA999" w14:textId="77777777">
        <w:trPr>
          <w:trHeight w:val="198"/>
          <w:ins w:id="2172" w:author="Hussain Hadah" w:date="2026-10-25T19:29:00Z" w16du:dateUtc="2026-10-25T23:29:00Z"/>
        </w:trPr>
        <w:tc>
          <w:tcPr>
            <w:tcW w:w="2182" w:type="dxa"/>
            <w:tcBorders>
              <w:top w:val="nil"/>
              <w:left w:val="nil"/>
              <w:bottom w:val="nil"/>
              <w:right w:val="nil"/>
            </w:tcBorders>
          </w:tcPr>
          <w:p w14:paraId="51595F7D" w14:textId="77777777" w:rsidR="00EC5473" w:rsidRDefault="00EC5473">
            <w:pPr>
              <w:spacing w:after="160" w:line="259" w:lineRule="auto"/>
              <w:rPr>
                <w:ins w:id="2173" w:author="Hussain Hadah" w:date="2026-10-25T19:29:00Z" w16du:dateUtc="2026-10-25T23:29:00Z"/>
              </w:rPr>
            </w:pPr>
          </w:p>
        </w:tc>
        <w:tc>
          <w:tcPr>
            <w:tcW w:w="1176" w:type="dxa"/>
            <w:tcBorders>
              <w:top w:val="nil"/>
              <w:left w:val="nil"/>
              <w:bottom w:val="nil"/>
              <w:right w:val="nil"/>
            </w:tcBorders>
          </w:tcPr>
          <w:p w14:paraId="6CB10D02" w14:textId="77777777" w:rsidR="00EC5473" w:rsidRDefault="00665139">
            <w:pPr>
              <w:spacing w:line="259" w:lineRule="auto"/>
              <w:ind w:left="269"/>
              <w:rPr>
                <w:ins w:id="2174" w:author="Hussain Hadah" w:date="2026-10-25T19:29:00Z" w16du:dateUtc="2026-10-25T23:29:00Z"/>
              </w:rPr>
            </w:pPr>
            <w:ins w:id="2175" w:author="Hussain Hadah" w:date="2026-10-25T19:29:00Z" w16du:dateUtc="2026-10-25T23:29:00Z">
              <w:r>
                <w:rPr>
                  <w:sz w:val="16"/>
                </w:rPr>
                <w:t>(0.028)</w:t>
              </w:r>
            </w:ins>
          </w:p>
        </w:tc>
        <w:tc>
          <w:tcPr>
            <w:tcW w:w="1874" w:type="dxa"/>
            <w:tcBorders>
              <w:top w:val="nil"/>
              <w:left w:val="nil"/>
              <w:bottom w:val="nil"/>
              <w:right w:val="nil"/>
            </w:tcBorders>
          </w:tcPr>
          <w:p w14:paraId="5F4CF452" w14:textId="77777777" w:rsidR="00EC5473" w:rsidRDefault="00665139">
            <w:pPr>
              <w:spacing w:line="259" w:lineRule="auto"/>
              <w:ind w:right="157"/>
              <w:jc w:val="center"/>
              <w:rPr>
                <w:ins w:id="2176" w:author="Hussain Hadah" w:date="2026-10-25T19:29:00Z" w16du:dateUtc="2026-10-25T23:29:00Z"/>
              </w:rPr>
            </w:pPr>
            <w:ins w:id="2177" w:author="Hussain Hadah" w:date="2026-10-25T19:29:00Z" w16du:dateUtc="2026-10-25T23:29:00Z">
              <w:r>
                <w:rPr>
                  <w:sz w:val="16"/>
                </w:rPr>
                <w:t>(0.025)</w:t>
              </w:r>
            </w:ins>
          </w:p>
        </w:tc>
        <w:tc>
          <w:tcPr>
            <w:tcW w:w="2273" w:type="dxa"/>
            <w:tcBorders>
              <w:top w:val="nil"/>
              <w:left w:val="nil"/>
              <w:bottom w:val="nil"/>
              <w:right w:val="nil"/>
            </w:tcBorders>
          </w:tcPr>
          <w:p w14:paraId="2645CB87" w14:textId="77777777" w:rsidR="00EC5473" w:rsidRDefault="00665139">
            <w:pPr>
              <w:spacing w:line="259" w:lineRule="auto"/>
              <w:ind w:right="157"/>
              <w:jc w:val="center"/>
              <w:rPr>
                <w:ins w:id="2178" w:author="Hussain Hadah" w:date="2026-10-25T19:29:00Z" w16du:dateUtc="2026-10-25T23:29:00Z"/>
              </w:rPr>
            </w:pPr>
            <w:ins w:id="2179" w:author="Hussain Hadah" w:date="2026-10-25T19:29:00Z" w16du:dateUtc="2026-10-25T23:29:00Z">
              <w:r>
                <w:rPr>
                  <w:sz w:val="16"/>
                </w:rPr>
                <w:t>(0.030)</w:t>
              </w:r>
            </w:ins>
          </w:p>
        </w:tc>
        <w:tc>
          <w:tcPr>
            <w:tcW w:w="1022" w:type="dxa"/>
            <w:tcBorders>
              <w:top w:val="nil"/>
              <w:left w:val="nil"/>
              <w:bottom w:val="nil"/>
              <w:right w:val="nil"/>
            </w:tcBorders>
          </w:tcPr>
          <w:p w14:paraId="5E9DB66F" w14:textId="77777777" w:rsidR="00EC5473" w:rsidRDefault="00EC5473">
            <w:pPr>
              <w:spacing w:after="160" w:line="259" w:lineRule="auto"/>
              <w:rPr>
                <w:ins w:id="2180" w:author="Hussain Hadah" w:date="2026-10-25T19:29:00Z" w16du:dateUtc="2026-10-25T23:29:00Z"/>
              </w:rPr>
            </w:pPr>
          </w:p>
        </w:tc>
      </w:tr>
      <w:tr w:rsidR="00EC5473" w14:paraId="3934D62B" w14:textId="77777777">
        <w:trPr>
          <w:trHeight w:val="198"/>
          <w:ins w:id="2181" w:author="Hussain Hadah" w:date="2026-10-25T19:29:00Z" w16du:dateUtc="2026-10-25T23:29:00Z"/>
        </w:trPr>
        <w:tc>
          <w:tcPr>
            <w:tcW w:w="2182" w:type="dxa"/>
            <w:tcBorders>
              <w:top w:val="nil"/>
              <w:left w:val="nil"/>
              <w:bottom w:val="nil"/>
              <w:right w:val="nil"/>
            </w:tcBorders>
          </w:tcPr>
          <w:p w14:paraId="5AB3344A" w14:textId="77777777" w:rsidR="00EC5473" w:rsidRDefault="00665139">
            <w:pPr>
              <w:spacing w:line="259" w:lineRule="auto"/>
              <w:ind w:left="87"/>
              <w:rPr>
                <w:ins w:id="2182" w:author="Hussain Hadah" w:date="2026-10-25T19:29:00Z" w16du:dateUtc="2026-10-25T23:29:00Z"/>
              </w:rPr>
            </w:pPr>
            <w:ins w:id="2183" w:author="Hussain Hadah" w:date="2026-10-25T19:29:00Z" w16du:dateUtc="2026-10-25T23:29:00Z">
              <w:r>
                <w:rPr>
                  <w:sz w:val="16"/>
                </w:rPr>
                <w:t>Two Asian grandparents</w:t>
              </w:r>
            </w:ins>
          </w:p>
        </w:tc>
        <w:tc>
          <w:tcPr>
            <w:tcW w:w="1176" w:type="dxa"/>
            <w:tcBorders>
              <w:top w:val="nil"/>
              <w:left w:val="nil"/>
              <w:bottom w:val="nil"/>
              <w:right w:val="nil"/>
            </w:tcBorders>
          </w:tcPr>
          <w:p w14:paraId="27E9CF54" w14:textId="77777777" w:rsidR="00EC5473" w:rsidRDefault="00665139">
            <w:pPr>
              <w:spacing w:line="259" w:lineRule="auto"/>
              <w:ind w:left="322"/>
              <w:rPr>
                <w:ins w:id="2184" w:author="Hussain Hadah" w:date="2026-10-25T19:29:00Z" w16du:dateUtc="2026-10-25T23:29:00Z"/>
              </w:rPr>
            </w:pPr>
            <w:ins w:id="2185" w:author="Hussain Hadah" w:date="2026-10-25T19:29:00Z" w16du:dateUtc="2026-10-25T23:29:00Z">
              <w:r>
                <w:rPr>
                  <w:sz w:val="16"/>
                </w:rPr>
                <w:t>0.034</w:t>
              </w:r>
            </w:ins>
          </w:p>
        </w:tc>
        <w:tc>
          <w:tcPr>
            <w:tcW w:w="1874" w:type="dxa"/>
            <w:tcBorders>
              <w:top w:val="nil"/>
              <w:left w:val="nil"/>
              <w:bottom w:val="nil"/>
              <w:right w:val="nil"/>
            </w:tcBorders>
          </w:tcPr>
          <w:p w14:paraId="4FC39831" w14:textId="77777777" w:rsidR="00EC5473" w:rsidRDefault="00665139">
            <w:pPr>
              <w:spacing w:line="259" w:lineRule="auto"/>
              <w:ind w:right="157"/>
              <w:jc w:val="center"/>
              <w:rPr>
                <w:ins w:id="2186" w:author="Hussain Hadah" w:date="2026-10-25T19:29:00Z" w16du:dateUtc="2026-10-25T23:29:00Z"/>
              </w:rPr>
            </w:pPr>
            <w:ins w:id="2187" w:author="Hussain Hadah" w:date="2026-10-25T19:29:00Z" w16du:dateUtc="2026-10-25T23:29:00Z">
              <w:r>
                <w:rPr>
                  <w:sz w:val="16"/>
                </w:rPr>
                <w:t>−0.077</w:t>
              </w:r>
            </w:ins>
          </w:p>
        </w:tc>
        <w:tc>
          <w:tcPr>
            <w:tcW w:w="2273" w:type="dxa"/>
            <w:tcBorders>
              <w:top w:val="nil"/>
              <w:left w:val="nil"/>
              <w:bottom w:val="nil"/>
              <w:right w:val="nil"/>
            </w:tcBorders>
          </w:tcPr>
          <w:p w14:paraId="1DB25F01" w14:textId="77777777" w:rsidR="00EC5473" w:rsidRDefault="00665139">
            <w:pPr>
              <w:spacing w:line="259" w:lineRule="auto"/>
              <w:ind w:right="157"/>
              <w:jc w:val="center"/>
              <w:rPr>
                <w:ins w:id="2188" w:author="Hussain Hadah" w:date="2026-10-25T19:29:00Z" w16du:dateUtc="2026-10-25T23:29:00Z"/>
              </w:rPr>
            </w:pPr>
            <w:ins w:id="2189" w:author="Hussain Hadah" w:date="2026-10-25T19:29:00Z" w16du:dateUtc="2026-10-25T23:29:00Z">
              <w:r>
                <w:rPr>
                  <w:sz w:val="16"/>
                </w:rPr>
                <w:t>0.000</w:t>
              </w:r>
            </w:ins>
          </w:p>
        </w:tc>
        <w:tc>
          <w:tcPr>
            <w:tcW w:w="1022" w:type="dxa"/>
            <w:tcBorders>
              <w:top w:val="nil"/>
              <w:left w:val="nil"/>
              <w:bottom w:val="nil"/>
              <w:right w:val="nil"/>
            </w:tcBorders>
          </w:tcPr>
          <w:p w14:paraId="5EF35C9D" w14:textId="77777777" w:rsidR="00EC5473" w:rsidRDefault="00665139">
            <w:pPr>
              <w:spacing w:line="259" w:lineRule="auto"/>
              <w:ind w:left="249"/>
              <w:rPr>
                <w:ins w:id="2190" w:author="Hussain Hadah" w:date="2026-10-25T19:29:00Z" w16du:dateUtc="2026-10-25T23:29:00Z"/>
              </w:rPr>
            </w:pPr>
            <w:ins w:id="2191" w:author="Hussain Hadah" w:date="2026-10-25T19:29:00Z" w16du:dateUtc="2026-10-25T23:29:00Z">
              <w:r>
                <w:rPr>
                  <w:sz w:val="16"/>
                </w:rPr>
                <w:t>12,678</w:t>
              </w:r>
            </w:ins>
          </w:p>
        </w:tc>
      </w:tr>
      <w:tr w:rsidR="00EC5473" w14:paraId="36DE1D46" w14:textId="77777777">
        <w:trPr>
          <w:trHeight w:val="198"/>
          <w:ins w:id="2192" w:author="Hussain Hadah" w:date="2026-10-25T19:29:00Z" w16du:dateUtc="2026-10-25T23:29:00Z"/>
        </w:trPr>
        <w:tc>
          <w:tcPr>
            <w:tcW w:w="2182" w:type="dxa"/>
            <w:tcBorders>
              <w:top w:val="nil"/>
              <w:left w:val="nil"/>
              <w:bottom w:val="nil"/>
              <w:right w:val="nil"/>
            </w:tcBorders>
          </w:tcPr>
          <w:p w14:paraId="3B08EF03" w14:textId="77777777" w:rsidR="00EC5473" w:rsidRDefault="00EC5473">
            <w:pPr>
              <w:spacing w:after="160" w:line="259" w:lineRule="auto"/>
              <w:rPr>
                <w:ins w:id="2193" w:author="Hussain Hadah" w:date="2026-10-25T19:29:00Z" w16du:dateUtc="2026-10-25T23:29:00Z"/>
              </w:rPr>
            </w:pPr>
          </w:p>
        </w:tc>
        <w:tc>
          <w:tcPr>
            <w:tcW w:w="1176" w:type="dxa"/>
            <w:tcBorders>
              <w:top w:val="nil"/>
              <w:left w:val="nil"/>
              <w:bottom w:val="nil"/>
              <w:right w:val="nil"/>
            </w:tcBorders>
          </w:tcPr>
          <w:p w14:paraId="60C61330" w14:textId="77777777" w:rsidR="00EC5473" w:rsidRDefault="00665139">
            <w:pPr>
              <w:spacing w:line="259" w:lineRule="auto"/>
              <w:ind w:left="269"/>
              <w:rPr>
                <w:ins w:id="2194" w:author="Hussain Hadah" w:date="2026-10-25T19:29:00Z" w16du:dateUtc="2026-10-25T23:29:00Z"/>
              </w:rPr>
            </w:pPr>
            <w:ins w:id="2195" w:author="Hussain Hadah" w:date="2026-10-25T19:29:00Z" w16du:dateUtc="2026-10-25T23:29:00Z">
              <w:r>
                <w:rPr>
                  <w:sz w:val="16"/>
                </w:rPr>
                <w:t>(0.028)</w:t>
              </w:r>
            </w:ins>
          </w:p>
        </w:tc>
        <w:tc>
          <w:tcPr>
            <w:tcW w:w="1874" w:type="dxa"/>
            <w:tcBorders>
              <w:top w:val="nil"/>
              <w:left w:val="nil"/>
              <w:bottom w:val="nil"/>
              <w:right w:val="nil"/>
            </w:tcBorders>
          </w:tcPr>
          <w:p w14:paraId="29DB151F" w14:textId="77777777" w:rsidR="00EC5473" w:rsidRDefault="00665139">
            <w:pPr>
              <w:spacing w:line="259" w:lineRule="auto"/>
              <w:ind w:right="157"/>
              <w:jc w:val="center"/>
              <w:rPr>
                <w:ins w:id="2196" w:author="Hussain Hadah" w:date="2026-10-25T19:29:00Z" w16du:dateUtc="2026-10-25T23:29:00Z"/>
              </w:rPr>
            </w:pPr>
            <w:ins w:id="2197" w:author="Hussain Hadah" w:date="2026-10-25T19:29:00Z" w16du:dateUtc="2026-10-25T23:29:00Z">
              <w:r>
                <w:rPr>
                  <w:sz w:val="16"/>
                </w:rPr>
                <w:t>(0.061)</w:t>
              </w:r>
            </w:ins>
          </w:p>
        </w:tc>
        <w:tc>
          <w:tcPr>
            <w:tcW w:w="2273" w:type="dxa"/>
            <w:tcBorders>
              <w:top w:val="nil"/>
              <w:left w:val="nil"/>
              <w:bottom w:val="nil"/>
              <w:right w:val="nil"/>
            </w:tcBorders>
          </w:tcPr>
          <w:p w14:paraId="54C60354" w14:textId="77777777" w:rsidR="00EC5473" w:rsidRDefault="00665139">
            <w:pPr>
              <w:spacing w:line="259" w:lineRule="auto"/>
              <w:ind w:right="157"/>
              <w:jc w:val="center"/>
              <w:rPr>
                <w:ins w:id="2198" w:author="Hussain Hadah" w:date="2026-10-25T19:29:00Z" w16du:dateUtc="2026-10-25T23:29:00Z"/>
              </w:rPr>
            </w:pPr>
            <w:ins w:id="2199" w:author="Hussain Hadah" w:date="2026-10-25T19:29:00Z" w16du:dateUtc="2026-10-25T23:29:00Z">
              <w:r>
                <w:rPr>
                  <w:sz w:val="16"/>
                </w:rPr>
                <w:t>(0.073)</w:t>
              </w:r>
            </w:ins>
          </w:p>
        </w:tc>
        <w:tc>
          <w:tcPr>
            <w:tcW w:w="1022" w:type="dxa"/>
            <w:tcBorders>
              <w:top w:val="nil"/>
              <w:left w:val="nil"/>
              <w:bottom w:val="nil"/>
              <w:right w:val="nil"/>
            </w:tcBorders>
          </w:tcPr>
          <w:p w14:paraId="4B7A88C7" w14:textId="77777777" w:rsidR="00EC5473" w:rsidRDefault="00EC5473">
            <w:pPr>
              <w:spacing w:after="160" w:line="259" w:lineRule="auto"/>
              <w:rPr>
                <w:ins w:id="2200" w:author="Hussain Hadah" w:date="2026-10-25T19:29:00Z" w16du:dateUtc="2026-10-25T23:29:00Z"/>
              </w:rPr>
            </w:pPr>
          </w:p>
        </w:tc>
      </w:tr>
      <w:tr w:rsidR="00EC5473" w14:paraId="6BDD2ED7" w14:textId="77777777">
        <w:trPr>
          <w:trHeight w:val="198"/>
          <w:ins w:id="2201" w:author="Hussain Hadah" w:date="2026-10-25T19:29:00Z" w16du:dateUtc="2026-10-25T23:29:00Z"/>
        </w:trPr>
        <w:tc>
          <w:tcPr>
            <w:tcW w:w="2182" w:type="dxa"/>
            <w:tcBorders>
              <w:top w:val="nil"/>
              <w:left w:val="nil"/>
              <w:bottom w:val="nil"/>
              <w:right w:val="nil"/>
            </w:tcBorders>
          </w:tcPr>
          <w:p w14:paraId="0215DE40" w14:textId="77777777" w:rsidR="00EC5473" w:rsidRDefault="00665139">
            <w:pPr>
              <w:spacing w:line="259" w:lineRule="auto"/>
              <w:ind w:left="87"/>
              <w:rPr>
                <w:ins w:id="2202" w:author="Hussain Hadah" w:date="2026-10-25T19:29:00Z" w16du:dateUtc="2026-10-25T23:29:00Z"/>
              </w:rPr>
            </w:pPr>
            <w:ins w:id="2203" w:author="Hussain Hadah" w:date="2026-10-25T19:29:00Z" w16du:dateUtc="2026-10-25T23:29:00Z">
              <w:r>
                <w:rPr>
                  <w:sz w:val="16"/>
                </w:rPr>
                <w:t>Three Asian grandparents</w:t>
              </w:r>
            </w:ins>
          </w:p>
        </w:tc>
        <w:tc>
          <w:tcPr>
            <w:tcW w:w="1176" w:type="dxa"/>
            <w:tcBorders>
              <w:top w:val="nil"/>
              <w:left w:val="nil"/>
              <w:bottom w:val="nil"/>
              <w:right w:val="nil"/>
            </w:tcBorders>
          </w:tcPr>
          <w:p w14:paraId="1BFBEC3C" w14:textId="77777777" w:rsidR="00EC5473" w:rsidRDefault="00665139">
            <w:pPr>
              <w:spacing w:line="259" w:lineRule="auto"/>
              <w:ind w:left="322"/>
              <w:rPr>
                <w:ins w:id="2204" w:author="Hussain Hadah" w:date="2026-10-25T19:29:00Z" w16du:dateUtc="2026-10-25T23:29:00Z"/>
              </w:rPr>
            </w:pPr>
            <w:ins w:id="2205" w:author="Hussain Hadah" w:date="2026-10-25T19:29:00Z" w16du:dateUtc="2026-10-25T23:29:00Z">
              <w:r>
                <w:rPr>
                  <w:sz w:val="16"/>
                </w:rPr>
                <w:t>0.019</w:t>
              </w:r>
            </w:ins>
          </w:p>
        </w:tc>
        <w:tc>
          <w:tcPr>
            <w:tcW w:w="1874" w:type="dxa"/>
            <w:tcBorders>
              <w:top w:val="nil"/>
              <w:left w:val="nil"/>
              <w:bottom w:val="nil"/>
              <w:right w:val="nil"/>
            </w:tcBorders>
          </w:tcPr>
          <w:p w14:paraId="2AA26901" w14:textId="77777777" w:rsidR="00EC5473" w:rsidRDefault="00665139">
            <w:pPr>
              <w:spacing w:line="259" w:lineRule="auto"/>
              <w:ind w:right="157"/>
              <w:jc w:val="center"/>
              <w:rPr>
                <w:ins w:id="2206" w:author="Hussain Hadah" w:date="2026-10-25T19:29:00Z" w16du:dateUtc="2026-10-25T23:29:00Z"/>
              </w:rPr>
            </w:pPr>
            <w:ins w:id="2207" w:author="Hussain Hadah" w:date="2026-10-25T19:29:00Z" w16du:dateUtc="2026-10-25T23:29:00Z">
              <w:r>
                <w:rPr>
                  <w:sz w:val="16"/>
                </w:rPr>
                <w:t>−0.297</w:t>
              </w:r>
            </w:ins>
          </w:p>
        </w:tc>
        <w:tc>
          <w:tcPr>
            <w:tcW w:w="2273" w:type="dxa"/>
            <w:tcBorders>
              <w:top w:val="nil"/>
              <w:left w:val="nil"/>
              <w:bottom w:val="nil"/>
              <w:right w:val="nil"/>
            </w:tcBorders>
          </w:tcPr>
          <w:p w14:paraId="33A3267A" w14:textId="77777777" w:rsidR="00EC5473" w:rsidRDefault="00665139">
            <w:pPr>
              <w:spacing w:line="259" w:lineRule="auto"/>
              <w:ind w:right="157"/>
              <w:jc w:val="center"/>
              <w:rPr>
                <w:ins w:id="2208" w:author="Hussain Hadah" w:date="2026-10-25T19:29:00Z" w16du:dateUtc="2026-10-25T23:29:00Z"/>
              </w:rPr>
            </w:pPr>
            <w:ins w:id="2209" w:author="Hussain Hadah" w:date="2026-10-25T19:29:00Z" w16du:dateUtc="2026-10-25T23:29:00Z">
              <w:r>
                <w:rPr>
                  <w:sz w:val="16"/>
                </w:rPr>
                <w:t>0.096</w:t>
              </w:r>
            </w:ins>
          </w:p>
        </w:tc>
        <w:tc>
          <w:tcPr>
            <w:tcW w:w="1022" w:type="dxa"/>
            <w:tcBorders>
              <w:top w:val="nil"/>
              <w:left w:val="nil"/>
              <w:bottom w:val="nil"/>
              <w:right w:val="nil"/>
            </w:tcBorders>
          </w:tcPr>
          <w:p w14:paraId="1507EB5E" w14:textId="77777777" w:rsidR="00EC5473" w:rsidRDefault="00665139">
            <w:pPr>
              <w:spacing w:line="259" w:lineRule="auto"/>
              <w:ind w:right="70"/>
              <w:jc w:val="center"/>
              <w:rPr>
                <w:ins w:id="2210" w:author="Hussain Hadah" w:date="2026-10-25T19:29:00Z" w16du:dateUtc="2026-10-25T23:29:00Z"/>
              </w:rPr>
            </w:pPr>
            <w:ins w:id="2211" w:author="Hussain Hadah" w:date="2026-10-25T19:29:00Z" w16du:dateUtc="2026-10-25T23:29:00Z">
              <w:r>
                <w:rPr>
                  <w:sz w:val="16"/>
                </w:rPr>
                <w:t>567</w:t>
              </w:r>
            </w:ins>
          </w:p>
        </w:tc>
      </w:tr>
      <w:tr w:rsidR="00EC5473" w14:paraId="6EE9240F" w14:textId="77777777">
        <w:trPr>
          <w:trHeight w:val="198"/>
          <w:ins w:id="2212" w:author="Hussain Hadah" w:date="2026-10-25T19:29:00Z" w16du:dateUtc="2026-10-25T23:29:00Z"/>
        </w:trPr>
        <w:tc>
          <w:tcPr>
            <w:tcW w:w="2182" w:type="dxa"/>
            <w:tcBorders>
              <w:top w:val="nil"/>
              <w:left w:val="nil"/>
              <w:bottom w:val="nil"/>
              <w:right w:val="nil"/>
            </w:tcBorders>
          </w:tcPr>
          <w:p w14:paraId="1F5AE911" w14:textId="77777777" w:rsidR="00EC5473" w:rsidRDefault="00EC5473">
            <w:pPr>
              <w:spacing w:after="160" w:line="259" w:lineRule="auto"/>
              <w:rPr>
                <w:ins w:id="2213" w:author="Hussain Hadah" w:date="2026-10-25T19:29:00Z" w16du:dateUtc="2026-10-25T23:29:00Z"/>
              </w:rPr>
            </w:pPr>
          </w:p>
        </w:tc>
        <w:tc>
          <w:tcPr>
            <w:tcW w:w="1176" w:type="dxa"/>
            <w:tcBorders>
              <w:top w:val="nil"/>
              <w:left w:val="nil"/>
              <w:bottom w:val="nil"/>
              <w:right w:val="nil"/>
            </w:tcBorders>
          </w:tcPr>
          <w:p w14:paraId="7DABE77F" w14:textId="77777777" w:rsidR="00EC5473" w:rsidRDefault="00665139">
            <w:pPr>
              <w:spacing w:line="259" w:lineRule="auto"/>
              <w:ind w:left="269"/>
              <w:rPr>
                <w:ins w:id="2214" w:author="Hussain Hadah" w:date="2026-10-25T19:29:00Z" w16du:dateUtc="2026-10-25T23:29:00Z"/>
              </w:rPr>
            </w:pPr>
            <w:ins w:id="2215" w:author="Hussain Hadah" w:date="2026-10-25T19:29:00Z" w16du:dateUtc="2026-10-25T23:29:00Z">
              <w:r>
                <w:rPr>
                  <w:sz w:val="16"/>
                </w:rPr>
                <w:t>(0.077)</w:t>
              </w:r>
            </w:ins>
          </w:p>
        </w:tc>
        <w:tc>
          <w:tcPr>
            <w:tcW w:w="1874" w:type="dxa"/>
            <w:tcBorders>
              <w:top w:val="nil"/>
              <w:left w:val="nil"/>
              <w:bottom w:val="nil"/>
              <w:right w:val="nil"/>
            </w:tcBorders>
          </w:tcPr>
          <w:p w14:paraId="46DCE76D" w14:textId="77777777" w:rsidR="00EC5473" w:rsidRDefault="00665139">
            <w:pPr>
              <w:spacing w:line="259" w:lineRule="auto"/>
              <w:ind w:right="157"/>
              <w:jc w:val="center"/>
              <w:rPr>
                <w:ins w:id="2216" w:author="Hussain Hadah" w:date="2026-10-25T19:29:00Z" w16du:dateUtc="2026-10-25T23:29:00Z"/>
              </w:rPr>
            </w:pPr>
            <w:ins w:id="2217" w:author="Hussain Hadah" w:date="2026-10-25T19:29:00Z" w16du:dateUtc="2026-10-25T23:29:00Z">
              <w:r>
                <w:rPr>
                  <w:sz w:val="16"/>
                </w:rPr>
                <w:t>(0.211)</w:t>
              </w:r>
            </w:ins>
          </w:p>
        </w:tc>
        <w:tc>
          <w:tcPr>
            <w:tcW w:w="2273" w:type="dxa"/>
            <w:tcBorders>
              <w:top w:val="nil"/>
              <w:left w:val="nil"/>
              <w:bottom w:val="nil"/>
              <w:right w:val="nil"/>
            </w:tcBorders>
          </w:tcPr>
          <w:p w14:paraId="23A716D8" w14:textId="77777777" w:rsidR="00EC5473" w:rsidRDefault="00665139">
            <w:pPr>
              <w:spacing w:line="259" w:lineRule="auto"/>
              <w:ind w:right="157"/>
              <w:jc w:val="center"/>
              <w:rPr>
                <w:ins w:id="2218" w:author="Hussain Hadah" w:date="2026-10-25T19:29:00Z" w16du:dateUtc="2026-10-25T23:29:00Z"/>
              </w:rPr>
            </w:pPr>
            <w:ins w:id="2219" w:author="Hussain Hadah" w:date="2026-10-25T19:29:00Z" w16du:dateUtc="2026-10-25T23:29:00Z">
              <w:r>
                <w:rPr>
                  <w:sz w:val="16"/>
                </w:rPr>
                <w:t>(0.143)</w:t>
              </w:r>
            </w:ins>
          </w:p>
        </w:tc>
        <w:tc>
          <w:tcPr>
            <w:tcW w:w="1022" w:type="dxa"/>
            <w:tcBorders>
              <w:top w:val="nil"/>
              <w:left w:val="nil"/>
              <w:bottom w:val="nil"/>
              <w:right w:val="nil"/>
            </w:tcBorders>
          </w:tcPr>
          <w:p w14:paraId="5C241291" w14:textId="77777777" w:rsidR="00EC5473" w:rsidRDefault="00EC5473">
            <w:pPr>
              <w:spacing w:after="160" w:line="259" w:lineRule="auto"/>
              <w:rPr>
                <w:ins w:id="2220" w:author="Hussain Hadah" w:date="2026-10-25T19:29:00Z" w16du:dateUtc="2026-10-25T23:29:00Z"/>
              </w:rPr>
            </w:pPr>
          </w:p>
        </w:tc>
      </w:tr>
      <w:tr w:rsidR="00EC5473" w14:paraId="700B17D6" w14:textId="77777777">
        <w:trPr>
          <w:trHeight w:val="198"/>
          <w:ins w:id="2221" w:author="Hussain Hadah" w:date="2026-10-25T19:29:00Z" w16du:dateUtc="2026-10-25T23:29:00Z"/>
        </w:trPr>
        <w:tc>
          <w:tcPr>
            <w:tcW w:w="2182" w:type="dxa"/>
            <w:tcBorders>
              <w:top w:val="nil"/>
              <w:left w:val="nil"/>
              <w:bottom w:val="nil"/>
              <w:right w:val="nil"/>
            </w:tcBorders>
          </w:tcPr>
          <w:p w14:paraId="0119360F" w14:textId="77777777" w:rsidR="00EC5473" w:rsidRDefault="00665139">
            <w:pPr>
              <w:spacing w:line="259" w:lineRule="auto"/>
              <w:ind w:left="87"/>
              <w:rPr>
                <w:ins w:id="2222" w:author="Hussain Hadah" w:date="2026-10-25T19:29:00Z" w16du:dateUtc="2026-10-25T23:29:00Z"/>
              </w:rPr>
            </w:pPr>
            <w:ins w:id="2223" w:author="Hussain Hadah" w:date="2026-10-25T19:29:00Z" w16du:dateUtc="2026-10-25T23:29:00Z">
              <w:r>
                <w:rPr>
                  <w:b/>
                  <w:sz w:val="16"/>
                </w:rPr>
                <w:t>Pooled</w:t>
              </w:r>
            </w:ins>
          </w:p>
        </w:tc>
        <w:tc>
          <w:tcPr>
            <w:tcW w:w="1176" w:type="dxa"/>
            <w:tcBorders>
              <w:top w:val="nil"/>
              <w:left w:val="nil"/>
              <w:bottom w:val="nil"/>
              <w:right w:val="nil"/>
            </w:tcBorders>
          </w:tcPr>
          <w:p w14:paraId="3F3B926D" w14:textId="77777777" w:rsidR="00EC5473" w:rsidRDefault="00665139">
            <w:pPr>
              <w:spacing w:line="259" w:lineRule="auto"/>
              <w:ind w:left="262"/>
              <w:rPr>
                <w:ins w:id="2224" w:author="Hussain Hadah" w:date="2026-10-25T19:29:00Z" w16du:dateUtc="2026-10-25T23:29:00Z"/>
              </w:rPr>
            </w:pPr>
            <w:ins w:id="2225" w:author="Hussain Hadah" w:date="2026-10-25T19:29:00Z" w16du:dateUtc="2026-10-25T23:29:00Z">
              <w:r>
                <w:rPr>
                  <w:sz w:val="16"/>
                </w:rPr>
                <w:t>−0.004</w:t>
              </w:r>
            </w:ins>
          </w:p>
        </w:tc>
        <w:tc>
          <w:tcPr>
            <w:tcW w:w="1874" w:type="dxa"/>
            <w:tcBorders>
              <w:top w:val="nil"/>
              <w:left w:val="nil"/>
              <w:bottom w:val="nil"/>
              <w:right w:val="nil"/>
            </w:tcBorders>
          </w:tcPr>
          <w:p w14:paraId="6B6D232F" w14:textId="77777777" w:rsidR="00EC5473" w:rsidRDefault="00665139">
            <w:pPr>
              <w:spacing w:line="259" w:lineRule="auto"/>
              <w:ind w:left="549"/>
              <w:rPr>
                <w:ins w:id="2226" w:author="Hussain Hadah" w:date="2026-10-25T19:29:00Z" w16du:dateUtc="2026-10-25T23:29:00Z"/>
              </w:rPr>
            </w:pPr>
            <w:ins w:id="2227" w:author="Hussain Hadah" w:date="2026-10-25T19:29:00Z" w16du:dateUtc="2026-10-25T23:29:00Z">
              <w:r>
                <w:rPr>
                  <w:sz w:val="16"/>
                </w:rPr>
                <w:t>−0.067**</w:t>
              </w:r>
            </w:ins>
          </w:p>
        </w:tc>
        <w:tc>
          <w:tcPr>
            <w:tcW w:w="2273" w:type="dxa"/>
            <w:tcBorders>
              <w:top w:val="nil"/>
              <w:left w:val="nil"/>
              <w:bottom w:val="nil"/>
              <w:right w:val="nil"/>
            </w:tcBorders>
          </w:tcPr>
          <w:p w14:paraId="54EBA13B" w14:textId="77777777" w:rsidR="00EC5473" w:rsidRDefault="00665139">
            <w:pPr>
              <w:spacing w:line="259" w:lineRule="auto"/>
              <w:ind w:right="157"/>
              <w:jc w:val="center"/>
              <w:rPr>
                <w:ins w:id="2228" w:author="Hussain Hadah" w:date="2026-10-25T19:29:00Z" w16du:dateUtc="2026-10-25T23:29:00Z"/>
              </w:rPr>
            </w:pPr>
            <w:ins w:id="2229" w:author="Hussain Hadah" w:date="2026-10-25T19:29:00Z" w16du:dateUtc="2026-10-25T23:29:00Z">
              <w:r>
                <w:rPr>
                  <w:sz w:val="16"/>
                </w:rPr>
                <w:t>−0.005</w:t>
              </w:r>
            </w:ins>
          </w:p>
        </w:tc>
        <w:tc>
          <w:tcPr>
            <w:tcW w:w="1022" w:type="dxa"/>
            <w:tcBorders>
              <w:top w:val="nil"/>
              <w:left w:val="nil"/>
              <w:bottom w:val="nil"/>
              <w:right w:val="nil"/>
            </w:tcBorders>
          </w:tcPr>
          <w:p w14:paraId="6E95487F" w14:textId="77777777" w:rsidR="00EC5473" w:rsidRDefault="00665139">
            <w:pPr>
              <w:spacing w:line="259" w:lineRule="auto"/>
              <w:ind w:left="249"/>
              <w:rPr>
                <w:ins w:id="2230" w:author="Hussain Hadah" w:date="2026-10-25T19:29:00Z" w16du:dateUtc="2026-10-25T23:29:00Z"/>
              </w:rPr>
            </w:pPr>
            <w:ins w:id="2231" w:author="Hussain Hadah" w:date="2026-10-25T19:29:00Z" w16du:dateUtc="2026-10-25T23:29:00Z">
              <w:r>
                <w:rPr>
                  <w:sz w:val="16"/>
                </w:rPr>
                <w:t>27,698</w:t>
              </w:r>
            </w:ins>
          </w:p>
        </w:tc>
      </w:tr>
      <w:tr w:rsidR="00EC5473" w14:paraId="66196FA4" w14:textId="77777777">
        <w:trPr>
          <w:trHeight w:val="232"/>
          <w:ins w:id="2232" w:author="Hussain Hadah" w:date="2026-10-25T19:29:00Z" w16du:dateUtc="2026-10-25T23:29:00Z"/>
        </w:trPr>
        <w:tc>
          <w:tcPr>
            <w:tcW w:w="2182" w:type="dxa"/>
            <w:tcBorders>
              <w:top w:val="nil"/>
              <w:left w:val="nil"/>
              <w:bottom w:val="single" w:sz="6" w:space="0" w:color="000000"/>
              <w:right w:val="nil"/>
            </w:tcBorders>
          </w:tcPr>
          <w:p w14:paraId="749E5590" w14:textId="77777777" w:rsidR="00EC5473" w:rsidRDefault="00EC5473">
            <w:pPr>
              <w:spacing w:after="160" w:line="259" w:lineRule="auto"/>
              <w:rPr>
                <w:ins w:id="2233" w:author="Hussain Hadah" w:date="2026-10-25T19:29:00Z" w16du:dateUtc="2026-10-25T23:29:00Z"/>
              </w:rPr>
            </w:pPr>
          </w:p>
        </w:tc>
        <w:tc>
          <w:tcPr>
            <w:tcW w:w="1176" w:type="dxa"/>
            <w:tcBorders>
              <w:top w:val="nil"/>
              <w:left w:val="nil"/>
              <w:bottom w:val="single" w:sz="6" w:space="0" w:color="000000"/>
              <w:right w:val="nil"/>
            </w:tcBorders>
          </w:tcPr>
          <w:p w14:paraId="79457A02" w14:textId="77777777" w:rsidR="00EC5473" w:rsidRDefault="00665139">
            <w:pPr>
              <w:spacing w:line="259" w:lineRule="auto"/>
              <w:ind w:left="269"/>
              <w:rPr>
                <w:ins w:id="2234" w:author="Hussain Hadah" w:date="2026-10-25T19:29:00Z" w16du:dateUtc="2026-10-25T23:29:00Z"/>
              </w:rPr>
            </w:pPr>
            <w:ins w:id="2235" w:author="Hussain Hadah" w:date="2026-10-25T19:29:00Z" w16du:dateUtc="2026-10-25T23:29:00Z">
              <w:r>
                <w:rPr>
                  <w:sz w:val="16"/>
                </w:rPr>
                <w:t>(0.017)</w:t>
              </w:r>
            </w:ins>
          </w:p>
        </w:tc>
        <w:tc>
          <w:tcPr>
            <w:tcW w:w="1874" w:type="dxa"/>
            <w:tcBorders>
              <w:top w:val="nil"/>
              <w:left w:val="nil"/>
              <w:bottom w:val="single" w:sz="6" w:space="0" w:color="000000"/>
              <w:right w:val="nil"/>
            </w:tcBorders>
          </w:tcPr>
          <w:p w14:paraId="796692F0" w14:textId="77777777" w:rsidR="00EC5473" w:rsidRDefault="00665139">
            <w:pPr>
              <w:spacing w:line="259" w:lineRule="auto"/>
              <w:ind w:right="157"/>
              <w:jc w:val="center"/>
              <w:rPr>
                <w:ins w:id="2236" w:author="Hussain Hadah" w:date="2026-10-25T19:29:00Z" w16du:dateUtc="2026-10-25T23:29:00Z"/>
              </w:rPr>
            </w:pPr>
            <w:ins w:id="2237" w:author="Hussain Hadah" w:date="2026-10-25T19:29:00Z" w16du:dateUtc="2026-10-25T23:29:00Z">
              <w:r>
                <w:rPr>
                  <w:sz w:val="16"/>
                </w:rPr>
                <w:t>(0.030)</w:t>
              </w:r>
            </w:ins>
          </w:p>
        </w:tc>
        <w:tc>
          <w:tcPr>
            <w:tcW w:w="2273" w:type="dxa"/>
            <w:tcBorders>
              <w:top w:val="nil"/>
              <w:left w:val="nil"/>
              <w:bottom w:val="single" w:sz="6" w:space="0" w:color="000000"/>
              <w:right w:val="nil"/>
            </w:tcBorders>
          </w:tcPr>
          <w:p w14:paraId="6F1FF6E6" w14:textId="77777777" w:rsidR="00EC5473" w:rsidRDefault="00665139">
            <w:pPr>
              <w:spacing w:line="259" w:lineRule="auto"/>
              <w:ind w:right="157"/>
              <w:jc w:val="center"/>
              <w:rPr>
                <w:ins w:id="2238" w:author="Hussain Hadah" w:date="2026-10-25T19:29:00Z" w16du:dateUtc="2026-10-25T23:29:00Z"/>
              </w:rPr>
            </w:pPr>
            <w:ins w:id="2239" w:author="Hussain Hadah" w:date="2026-10-25T19:29:00Z" w16du:dateUtc="2026-10-25T23:29:00Z">
              <w:r>
                <w:rPr>
                  <w:sz w:val="16"/>
                </w:rPr>
                <w:t>(0.039)</w:t>
              </w:r>
            </w:ins>
          </w:p>
        </w:tc>
        <w:tc>
          <w:tcPr>
            <w:tcW w:w="1022" w:type="dxa"/>
            <w:tcBorders>
              <w:top w:val="nil"/>
              <w:left w:val="nil"/>
              <w:bottom w:val="single" w:sz="6" w:space="0" w:color="000000"/>
              <w:right w:val="nil"/>
            </w:tcBorders>
          </w:tcPr>
          <w:p w14:paraId="384FBD2E" w14:textId="77777777" w:rsidR="00EC5473" w:rsidRDefault="00EC5473">
            <w:pPr>
              <w:spacing w:after="160" w:line="259" w:lineRule="auto"/>
              <w:rPr>
                <w:ins w:id="2240" w:author="Hussain Hadah" w:date="2026-10-25T19:29:00Z" w16du:dateUtc="2026-10-25T23:29:00Z"/>
              </w:rPr>
            </w:pPr>
          </w:p>
        </w:tc>
      </w:tr>
    </w:tbl>
    <w:p w14:paraId="78DCCFED" w14:textId="77777777" w:rsidR="00EC5473" w:rsidRDefault="00665139">
      <w:pPr>
        <w:spacing w:line="259" w:lineRule="auto"/>
        <w:ind w:left="273" w:right="918" w:hanging="121"/>
        <w:rPr>
          <w:ins w:id="2241" w:author="Hussain Hadah" w:date="2026-10-25T19:29:00Z" w16du:dateUtc="2026-10-25T23:29:00Z"/>
        </w:rPr>
      </w:pPr>
      <w:ins w:id="2242" w:author="Hussain Hadah" w:date="2026-10-25T19:29:00Z" w16du:dateUtc="2026-10-25T23:29:00Z">
        <w:r>
          <w:rPr>
            <w:sz w:val="18"/>
            <w:vertAlign w:val="superscript"/>
          </w:rPr>
          <w:t xml:space="preserve">1 </w:t>
        </w:r>
        <w:r>
          <w:rPr>
            <w:sz w:val="15"/>
          </w:rPr>
          <w:t>Each row is a separate weighted linear probability model, A</w:t>
        </w:r>
        <w:r>
          <w:rPr>
            <w:sz w:val="15"/>
            <w:vertAlign w:val="subscript"/>
          </w:rPr>
          <w:t xml:space="preserve">ist </w:t>
        </w:r>
        <w:r>
          <w:rPr>
            <w:sz w:val="15"/>
          </w:rPr>
          <w:t>= β</w:t>
        </w:r>
        <w:r>
          <w:rPr>
            <w:sz w:val="15"/>
            <w:vertAlign w:val="subscript"/>
          </w:rPr>
          <w:t>1</w:t>
        </w:r>
        <w:r>
          <w:rPr>
            <w:sz w:val="15"/>
          </w:rPr>
          <w:t>Bias</w:t>
        </w:r>
        <w:r>
          <w:rPr>
            <w:sz w:val="15"/>
            <w:vertAlign w:val="subscript"/>
          </w:rPr>
          <w:t>st</w:t>
        </w:r>
        <w:r>
          <w:rPr>
            <w:sz w:val="15"/>
          </w:rPr>
          <w:t>+P</w:t>
        </w:r>
        <w:r>
          <w:rPr>
            <w:sz w:val="11"/>
          </w:rPr>
          <w:t>k</w:t>
        </w:r>
        <w:r>
          <w:rPr>
            <w:sz w:val="15"/>
          </w:rPr>
          <w:t>δ</w:t>
        </w:r>
        <w:r>
          <w:rPr>
            <w:sz w:val="15"/>
            <w:vertAlign w:val="subscript"/>
          </w:rPr>
          <w:t>k</w:t>
        </w:r>
        <w:r>
          <w:rPr>
            <w:sz w:val="15"/>
          </w:rPr>
          <w:t>(Bias</w:t>
        </w:r>
        <w:r>
          <w:rPr>
            <w:sz w:val="15"/>
            <w:vertAlign w:val="subscript"/>
          </w:rPr>
          <w:t>st</w:t>
        </w:r>
        <w:r>
          <w:rPr>
            <w:rFonts w:ascii="Cambria" w:eastAsia="Cambria" w:hAnsi="Cambria" w:cs="Cambria"/>
            <w:sz w:val="15"/>
          </w:rPr>
          <w:t>×</w:t>
        </w:r>
        <w:r>
          <w:rPr>
            <w:sz w:val="15"/>
          </w:rPr>
          <w:t>Z</w:t>
        </w:r>
        <w:r>
          <w:rPr>
            <w:sz w:val="15"/>
            <w:vertAlign w:val="subscript"/>
          </w:rPr>
          <w:t>ist</w:t>
        </w:r>
        <w:r>
          <w:rPr>
            <w:sz w:val="15"/>
            <w:vertAlign w:val="superscript"/>
          </w:rPr>
          <w:t xml:space="preserve">k </w:t>
        </w:r>
        <w:r>
          <w:rPr>
            <w:sz w:val="15"/>
          </w:rPr>
          <w:t>)+P</w:t>
        </w:r>
        <w:r>
          <w:rPr>
            <w:sz w:val="11"/>
          </w:rPr>
          <w:t>k</w:t>
        </w:r>
        <w:r>
          <w:rPr>
            <w:sz w:val="15"/>
          </w:rPr>
          <w:t>θ</w:t>
        </w:r>
        <w:r>
          <w:rPr>
            <w:sz w:val="15"/>
            <w:vertAlign w:val="subscript"/>
          </w:rPr>
          <w:t>k</w:t>
        </w:r>
        <w:r>
          <w:rPr>
            <w:sz w:val="15"/>
          </w:rPr>
          <w:t>Z</w:t>
        </w:r>
        <w:r>
          <w:rPr>
            <w:sz w:val="15"/>
            <w:vertAlign w:val="subscript"/>
          </w:rPr>
          <w:t>ist</w:t>
        </w:r>
        <w:r>
          <w:rPr>
            <w:sz w:val="15"/>
            <w:vertAlign w:val="superscript"/>
          </w:rPr>
          <w:t xml:space="preserve">k </w:t>
        </w:r>
        <w:r>
          <w:rPr>
            <w:sz w:val="15"/>
          </w:rPr>
          <w:t>+</w:t>
        </w:r>
        <w:r>
          <w:rPr>
            <w:b/>
            <w:sz w:val="15"/>
          </w:rPr>
          <w:t>X</w:t>
        </w:r>
        <w:r>
          <w:rPr>
            <w:sz w:val="15"/>
            <w:vertAlign w:val="subscript"/>
          </w:rPr>
          <w:t>ist</w:t>
        </w:r>
        <w:r>
          <w:rPr>
            <w:sz w:val="15"/>
          </w:rPr>
          <w:t>π+γ</w:t>
        </w:r>
        <w:r>
          <w:rPr>
            <w:sz w:val="15"/>
            <w:vertAlign w:val="subscript"/>
          </w:rPr>
          <w:t>rt</w:t>
        </w:r>
        <w:r>
          <w:rPr>
            <w:sz w:val="15"/>
          </w:rPr>
          <w:t>+ ε</w:t>
        </w:r>
        <w:r>
          <w:rPr>
            <w:sz w:val="15"/>
            <w:vertAlign w:val="subscript"/>
          </w:rPr>
          <w:t>ist</w:t>
        </w:r>
        <w:r>
          <w:rPr>
            <w:sz w:val="15"/>
          </w:rPr>
          <w:t>, where A</w:t>
        </w:r>
        <w:r>
          <w:rPr>
            <w:sz w:val="15"/>
            <w:vertAlign w:val="subscript"/>
          </w:rPr>
          <w:t xml:space="preserve">ist </w:t>
        </w:r>
        <w:r>
          <w:rPr>
            <w:sz w:val="15"/>
          </w:rPr>
          <w:t>is self-reported Asian identity, Bias</w:t>
        </w:r>
        <w:r>
          <w:rPr>
            <w:sz w:val="15"/>
            <w:vertAlign w:val="subscript"/>
          </w:rPr>
          <w:t xml:space="preserve">st </w:t>
        </w:r>
        <w:r>
          <w:rPr>
            <w:sz w:val="15"/>
          </w:rPr>
          <w:t>is the demeaned state-level anti-Asian bias index (standard deviation units), and the table reports the interaction coefficients δ</w:t>
        </w:r>
        <w:r>
          <w:rPr>
            <w:sz w:val="15"/>
            <w:vertAlign w:val="subscript"/>
          </w:rPr>
          <w:t>k</w:t>
        </w:r>
        <w:r>
          <w:rPr>
            <w:sz w:val="15"/>
          </w:rPr>
          <w:t xml:space="preserve">. In Panels A and C, Z is female, mother college graduate, and father college graduate; in Panel B, Z is female, own college degree (16 or more years of schooling), and family income above the median of the full adult file. All models include region </w:t>
        </w:r>
        <w:r>
          <w:rPr>
            <w:rFonts w:ascii="Cambria" w:eastAsia="Cambria" w:hAnsi="Cambria" w:cs="Cambria"/>
            <w:sz w:val="15"/>
          </w:rPr>
          <w:t xml:space="preserve">× </w:t>
        </w:r>
        <w:r>
          <w:rPr>
            <w:sz w:val="15"/>
          </w:rPr>
          <w:t xml:space="preserve">year fixed effects and controls for a quartic in age and the state Asian population share, and are weighted by CPS person weights. Panel A uses children </w:t>
        </w:r>
        <w:r>
          <w:rPr>
            <w:sz w:val="15"/>
          </w:rPr>
          <w:lastRenderedPageBreak/>
          <w:t xml:space="preserve">ages 17 and younger living with both parents, with one parent born in an Asian country and the other born outside Asia (labelled White, following the paper’s convention; about 86 percent of these parents are US-born); Panel B uses adults ages 18 and older with the same parental configuration, restricted to March (ASEC) respondents because family income is observed only for them; Panel C uses native-born children with native-born parents and one, two, or three grandparents born in an Asian country. The pooled rows do not include group indicators, matching the specifications previously plotted. Standard errors clustered at the state level in parentheses. </w:t>
        </w:r>
        <w:r>
          <w:rPr>
            <w:rFonts w:ascii="Cambria" w:eastAsia="Cambria" w:hAnsi="Cambria" w:cs="Cambria"/>
            <w:sz w:val="15"/>
            <w:vertAlign w:val="superscript"/>
          </w:rPr>
          <w:t>∗</w:t>
        </w:r>
        <w:r>
          <w:rPr>
            <w:sz w:val="15"/>
          </w:rPr>
          <w:t xml:space="preserve">p &lt; 0.1, </w:t>
        </w:r>
        <w:r>
          <w:rPr>
            <w:rFonts w:ascii="Cambria" w:eastAsia="Cambria" w:hAnsi="Cambria" w:cs="Cambria"/>
            <w:sz w:val="15"/>
            <w:vertAlign w:val="superscript"/>
          </w:rPr>
          <w:t>∗∗</w:t>
        </w:r>
        <w:r>
          <w:rPr>
            <w:sz w:val="15"/>
          </w:rPr>
          <w:t xml:space="preserve">p &lt; 0.05, </w:t>
        </w:r>
        <w:r>
          <w:rPr>
            <w:rFonts w:ascii="Cambria" w:eastAsia="Cambria" w:hAnsi="Cambria" w:cs="Cambria"/>
            <w:sz w:val="15"/>
            <w:vertAlign w:val="superscript"/>
          </w:rPr>
          <w:t>∗∗∗</w:t>
        </w:r>
        <w:r>
          <w:rPr>
            <w:sz w:val="15"/>
          </w:rPr>
          <w:t>p &lt; 0.01.</w:t>
        </w:r>
      </w:ins>
    </w:p>
    <w:p w14:paraId="4A219FC6" w14:textId="77777777" w:rsidR="00EC5473" w:rsidRDefault="00665139">
      <w:pPr>
        <w:spacing w:line="259" w:lineRule="auto"/>
        <w:ind w:left="279" w:right="918"/>
        <w:rPr>
          <w:ins w:id="2243" w:author="Hussain Hadah" w:date="2026-10-25T19:29:00Z" w16du:dateUtc="2026-10-25T23:29:00Z"/>
        </w:rPr>
      </w:pPr>
      <w:ins w:id="2244" w:author="Hussain Hadah" w:date="2026-10-25T19:29:00Z" w16du:dateUtc="2026-10-25T23:29:00Z">
        <w:r>
          <w:rPr>
            <w:sz w:val="15"/>
          </w:rPr>
          <w:t>Data source is the 2004–2021 Current Population Survey.</w:t>
        </w:r>
      </w:ins>
    </w:p>
    <w:p w14:paraId="0CA6CE5C" w14:textId="77777777" w:rsidR="00E746E6" w:rsidRDefault="00E746E6">
      <w:pPr>
        <w:spacing w:line="229" w:lineRule="exact"/>
        <w:jc w:val="both"/>
        <w:rPr>
          <w:del w:id="2245" w:author="Hussain Hadah" w:date="2026-10-25T19:29:00Z" w16du:dateUtc="2026-10-25T23:29:00Z"/>
          <w:sz w:val="20"/>
        </w:rPr>
        <w:sectPr w:rsidR="00E746E6">
          <w:pgSz w:w="12240" w:h="15840"/>
          <w:pgMar w:top="1800" w:right="720" w:bottom="2460" w:left="1800" w:header="0" w:footer="2279" w:gutter="0"/>
          <w:cols w:space="720"/>
        </w:sectPr>
      </w:pPr>
    </w:p>
    <w:p w14:paraId="76475DD6" w14:textId="77777777" w:rsidR="00E746E6" w:rsidRDefault="000245FA">
      <w:pPr>
        <w:pStyle w:val="BodyText"/>
        <w:spacing w:before="79"/>
        <w:ind w:left="366"/>
      </w:pPr>
      <w:bookmarkStart w:id="2246" w:name="_bookmark71"/>
      <w:bookmarkEnd w:id="2246"/>
      <w:r>
        <w:rPr>
          <w:w w:val="110"/>
        </w:rPr>
        <w:lastRenderedPageBreak/>
        <w:t>Figure</w:t>
      </w:r>
      <w:r>
        <w:rPr>
          <w:spacing w:val="-16"/>
          <w:w w:val="110"/>
        </w:rPr>
        <w:t xml:space="preserve"> </w:t>
      </w:r>
      <w:r>
        <w:rPr>
          <w:w w:val="110"/>
        </w:rPr>
        <w:t>1:</w:t>
      </w:r>
      <w:r>
        <w:rPr>
          <w:spacing w:val="-2"/>
          <w:w w:val="110"/>
        </w:rPr>
        <w:t xml:space="preserve"> </w:t>
      </w:r>
      <w:r>
        <w:rPr>
          <w:w w:val="110"/>
        </w:rPr>
        <w:t>Diagram</w:t>
      </w:r>
      <w:r>
        <w:rPr>
          <w:spacing w:val="-15"/>
          <w:w w:val="110"/>
        </w:rPr>
        <w:t xml:space="preserve"> </w:t>
      </w:r>
      <w:r>
        <w:rPr>
          <w:w w:val="110"/>
        </w:rPr>
        <w:t>of</w:t>
      </w:r>
      <w:r>
        <w:rPr>
          <w:spacing w:val="-15"/>
          <w:w w:val="110"/>
        </w:rPr>
        <w:t xml:space="preserve"> </w:t>
      </w:r>
      <w:r>
        <w:rPr>
          <w:w w:val="110"/>
        </w:rPr>
        <w:t>the</w:t>
      </w:r>
      <w:r>
        <w:rPr>
          <w:spacing w:val="-15"/>
          <w:w w:val="110"/>
        </w:rPr>
        <w:t xml:space="preserve"> </w:t>
      </w:r>
      <w:r>
        <w:rPr>
          <w:w w:val="110"/>
        </w:rPr>
        <w:t>Three</w:t>
      </w:r>
      <w:r>
        <w:rPr>
          <w:spacing w:val="-15"/>
          <w:w w:val="110"/>
        </w:rPr>
        <w:t xml:space="preserve"> </w:t>
      </w:r>
      <w:r>
        <w:rPr>
          <w:w w:val="110"/>
        </w:rPr>
        <w:t>Different</w:t>
      </w:r>
      <w:r>
        <w:rPr>
          <w:spacing w:val="-15"/>
          <w:w w:val="110"/>
        </w:rPr>
        <w:t xml:space="preserve"> </w:t>
      </w:r>
      <w:r>
        <w:rPr>
          <w:w w:val="110"/>
        </w:rPr>
        <w:t>Generations</w:t>
      </w:r>
      <w:r>
        <w:rPr>
          <w:spacing w:val="-16"/>
          <w:w w:val="110"/>
        </w:rPr>
        <w:t xml:space="preserve"> </w:t>
      </w:r>
      <w:r>
        <w:rPr>
          <w:w w:val="110"/>
        </w:rPr>
        <w:t>of</w:t>
      </w:r>
      <w:r>
        <w:rPr>
          <w:spacing w:val="-15"/>
          <w:w w:val="110"/>
        </w:rPr>
        <w:t xml:space="preserve"> </w:t>
      </w:r>
      <w:r>
        <w:rPr>
          <w:w w:val="110"/>
        </w:rPr>
        <w:t>Asian</w:t>
      </w:r>
      <w:r>
        <w:rPr>
          <w:spacing w:val="-15"/>
          <w:w w:val="110"/>
        </w:rPr>
        <w:t xml:space="preserve"> </w:t>
      </w:r>
      <w:r>
        <w:rPr>
          <w:spacing w:val="-2"/>
          <w:w w:val="110"/>
        </w:rPr>
        <w:t>Immigrants.</w:t>
      </w:r>
    </w:p>
    <w:p w14:paraId="6FB94F88" w14:textId="77777777" w:rsidR="00EC5473" w:rsidRDefault="00665139">
      <w:pPr>
        <w:spacing w:line="259" w:lineRule="auto"/>
        <w:rPr>
          <w:ins w:id="2247" w:author="Hussain Hadah" w:date="2026-10-25T19:29:00Z" w16du:dateUtc="2026-10-25T23:29:00Z"/>
        </w:rPr>
      </w:pPr>
      <w:ins w:id="2248" w:author="Hussain Hadah" w:date="2026-10-25T19:29:00Z" w16du:dateUtc="2026-10-25T23:29:00Z">
        <w:r>
          <w:rPr>
            <w:noProof/>
          </w:rPr>
          <w:drawing>
            <wp:inline distT="0" distB="0" distL="0" distR="0" wp14:anchorId="25B92231" wp14:editId="4A6169C6">
              <wp:extent cx="5440765" cy="3240070"/>
              <wp:effectExtent l="0" t="0" r="0" b="0"/>
              <wp:docPr id="3019" name="Picture 3019"/>
              <wp:cNvGraphicFramePr/>
              <a:graphic xmlns:a="http://schemas.openxmlformats.org/drawingml/2006/main">
                <a:graphicData uri="http://schemas.openxmlformats.org/drawingml/2006/picture">
                  <pic:pic xmlns:pic="http://schemas.openxmlformats.org/drawingml/2006/picture">
                    <pic:nvPicPr>
                      <pic:cNvPr id="3019" name="Picture 3019"/>
                      <pic:cNvPicPr/>
                    </pic:nvPicPr>
                    <pic:blipFill>
                      <a:blip r:embed="rId50"/>
                      <a:stretch>
                        <a:fillRect/>
                      </a:stretch>
                    </pic:blipFill>
                    <pic:spPr>
                      <a:xfrm>
                        <a:off x="0" y="0"/>
                        <a:ext cx="5440765" cy="3240070"/>
                      </a:xfrm>
                      <a:prstGeom prst="rect">
                        <a:avLst/>
                      </a:prstGeom>
                    </pic:spPr>
                  </pic:pic>
                </a:graphicData>
              </a:graphic>
            </wp:inline>
          </w:drawing>
        </w:r>
        <w:r>
          <w:br w:type="page"/>
        </w:r>
      </w:ins>
    </w:p>
    <w:p w14:paraId="2AE7C059" w14:textId="77777777" w:rsidR="00E746E6" w:rsidRDefault="000245FA">
      <w:pPr>
        <w:pStyle w:val="BodyText"/>
        <w:spacing w:before="1"/>
        <w:rPr>
          <w:del w:id="2249" w:author="Hussain Hadah" w:date="2026-10-25T19:29:00Z" w16du:dateUtc="2026-10-25T23:29:00Z"/>
          <w:sz w:val="6"/>
        </w:rPr>
      </w:pPr>
      <w:del w:id="2250" w:author="Hussain Hadah" w:date="2026-10-25T19:29:00Z" w16du:dateUtc="2026-10-25T23:29:00Z">
        <w:r>
          <w:rPr>
            <w:noProof/>
            <w:sz w:val="6"/>
          </w:rPr>
          <w:lastRenderedPageBreak/>
          <w:drawing>
            <wp:anchor distT="0" distB="0" distL="0" distR="0" simplePos="0" relativeHeight="487605760" behindDoc="1" locked="0" layoutInCell="1" allowOverlap="1" wp14:anchorId="41326F50" wp14:editId="46E53823">
              <wp:simplePos x="0" y="0"/>
              <wp:positionH relativeFrom="page">
                <wp:posOffset>1165872</wp:posOffset>
              </wp:positionH>
              <wp:positionV relativeFrom="paragraph">
                <wp:posOffset>60065</wp:posOffset>
              </wp:positionV>
              <wp:extent cx="5418775" cy="3226974"/>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51" cstate="print"/>
                      <a:stretch>
                        <a:fillRect/>
                      </a:stretch>
                    </pic:blipFill>
                    <pic:spPr>
                      <a:xfrm>
                        <a:off x="0" y="0"/>
                        <a:ext cx="5418775" cy="3226974"/>
                      </a:xfrm>
                      <a:prstGeom prst="rect">
                        <a:avLst/>
                      </a:prstGeom>
                    </pic:spPr>
                  </pic:pic>
                </a:graphicData>
              </a:graphic>
            </wp:anchor>
          </w:drawing>
        </w:r>
      </w:del>
    </w:p>
    <w:p w14:paraId="17CAD580" w14:textId="77777777" w:rsidR="00E746E6" w:rsidRDefault="00E746E6">
      <w:pPr>
        <w:pStyle w:val="BodyText"/>
        <w:rPr>
          <w:del w:id="2251" w:author="Hussain Hadah" w:date="2026-10-25T19:29:00Z" w16du:dateUtc="2026-10-25T23:29:00Z"/>
          <w:sz w:val="6"/>
        </w:rPr>
        <w:sectPr w:rsidR="00E746E6">
          <w:pgSz w:w="12240" w:h="15840"/>
          <w:pgMar w:top="1800" w:right="720" w:bottom="2460" w:left="1800" w:header="0" w:footer="2279" w:gutter="0"/>
          <w:cols w:space="720"/>
        </w:sectPr>
      </w:pPr>
    </w:p>
    <w:p w14:paraId="5B6D47B2" w14:textId="77777777" w:rsidR="00E746E6" w:rsidRDefault="000245FA">
      <w:pPr>
        <w:pStyle w:val="BodyText"/>
        <w:spacing w:before="79"/>
        <w:ind w:left="36"/>
        <w:jc w:val="both"/>
        <w:rPr>
          <w:del w:id="2252" w:author="Hussain Hadah" w:date="2026-10-25T19:29:00Z" w16du:dateUtc="2026-10-25T23:29:00Z"/>
        </w:rPr>
      </w:pPr>
      <w:bookmarkStart w:id="2253" w:name="_bookmark72"/>
      <w:bookmarkEnd w:id="2253"/>
      <w:r>
        <w:lastRenderedPageBreak/>
        <w:t>Figure</w:t>
      </w:r>
      <w:r>
        <w:rPr>
          <w:spacing w:val="31"/>
        </w:rPr>
        <w:t xml:space="preserve"> </w:t>
      </w:r>
      <w:r>
        <w:t>2:</w:t>
      </w:r>
      <w:r>
        <w:rPr>
          <w:spacing w:val="70"/>
        </w:rPr>
        <w:t xml:space="preserve"> </w:t>
      </w:r>
      <w:r>
        <w:t>Bias</w:t>
      </w:r>
      <w:r>
        <w:rPr>
          <w:spacing w:val="31"/>
        </w:rPr>
        <w:t xml:space="preserve"> </w:t>
      </w:r>
      <w:r>
        <w:t>and</w:t>
      </w:r>
      <w:r>
        <w:rPr>
          <w:spacing w:val="31"/>
        </w:rPr>
        <w:t xml:space="preserve"> </w:t>
      </w:r>
      <w:r>
        <w:t>Self-reported</w:t>
      </w:r>
      <w:r>
        <w:rPr>
          <w:spacing w:val="31"/>
        </w:rPr>
        <w:t xml:space="preserve"> </w:t>
      </w:r>
      <w:r>
        <w:t>Asian</w:t>
      </w:r>
      <w:r>
        <w:rPr>
          <w:spacing w:val="31"/>
        </w:rPr>
        <w:t xml:space="preserve"> </w:t>
      </w:r>
      <w:r>
        <w:t>Identity</w:t>
      </w:r>
      <w:r>
        <w:rPr>
          <w:spacing w:val="31"/>
        </w:rPr>
        <w:t xml:space="preserve"> </w:t>
      </w:r>
      <w:r>
        <w:t>in</w:t>
      </w:r>
      <w:r>
        <w:rPr>
          <w:spacing w:val="31"/>
        </w:rPr>
        <w:t xml:space="preserve"> </w:t>
      </w:r>
      <w:r>
        <w:t>the</w:t>
      </w:r>
      <w:r>
        <w:rPr>
          <w:spacing w:val="31"/>
        </w:rPr>
        <w:t xml:space="preserve"> </w:t>
      </w:r>
      <w:r>
        <w:t>Least</w:t>
      </w:r>
      <w:r>
        <w:rPr>
          <w:spacing w:val="31"/>
        </w:rPr>
        <w:t xml:space="preserve"> </w:t>
      </w:r>
      <w:r>
        <w:t>and</w:t>
      </w:r>
      <w:r>
        <w:rPr>
          <w:spacing w:val="32"/>
        </w:rPr>
        <w:t xml:space="preserve"> </w:t>
      </w:r>
      <w:r>
        <w:t>Most</w:t>
      </w:r>
      <w:r>
        <w:rPr>
          <w:spacing w:val="31"/>
        </w:rPr>
        <w:t xml:space="preserve"> </w:t>
      </w:r>
      <w:r>
        <w:t>Biased</w:t>
      </w:r>
      <w:r>
        <w:rPr>
          <w:spacing w:val="31"/>
        </w:rPr>
        <w:t xml:space="preserve"> </w:t>
      </w:r>
      <w:r>
        <w:rPr>
          <w:spacing w:val="-2"/>
        </w:rPr>
        <w:t>Places</w:t>
      </w:r>
      <w:ins w:id="2254" w:author="Hussain Hadah" w:date="2026-10-25T19:29:00Z" w16du:dateUtc="2026-10-25T23:29:00Z">
        <w:r w:rsidR="00665139">
          <w:t xml:space="preserve"> </w:t>
        </w:r>
        <w:r w:rsidR="00665139">
          <w:rPr>
            <w:sz w:val="22"/>
          </w:rPr>
          <w:t xml:space="preserve">(a) </w:t>
        </w:r>
      </w:ins>
    </w:p>
    <w:p w14:paraId="0A645A59" w14:textId="77777777" w:rsidR="00E746E6" w:rsidRDefault="000245FA">
      <w:pPr>
        <w:pStyle w:val="ListParagraph"/>
        <w:numPr>
          <w:ilvl w:val="0"/>
          <w:numId w:val="5"/>
        </w:numPr>
        <w:tabs>
          <w:tab w:val="left" w:pos="3307"/>
        </w:tabs>
        <w:spacing w:before="79"/>
        <w:ind w:left="3307" w:hanging="308"/>
        <w:jc w:val="left"/>
      </w:pPr>
      <w:r>
        <w:rPr>
          <w:w w:val="105"/>
        </w:rPr>
        <w:t>Bias</w:t>
      </w:r>
      <w:r>
        <w:rPr>
          <w:spacing w:val="-1"/>
          <w:w w:val="105"/>
        </w:rPr>
        <w:t xml:space="preserve"> </w:t>
      </w:r>
      <w:r>
        <w:rPr>
          <w:w w:val="105"/>
        </w:rPr>
        <w:t>Over</w:t>
      </w:r>
      <w:r>
        <w:rPr>
          <w:spacing w:val="-1"/>
          <w:w w:val="105"/>
        </w:rPr>
        <w:t xml:space="preserve"> </w:t>
      </w:r>
      <w:r>
        <w:rPr>
          <w:spacing w:val="-4"/>
          <w:w w:val="105"/>
        </w:rPr>
        <w:t>Time</w:t>
      </w:r>
    </w:p>
    <w:p w14:paraId="60BF15F9" w14:textId="77777777" w:rsidR="00EC5473" w:rsidRDefault="00665139">
      <w:pPr>
        <w:spacing w:after="54" w:line="259" w:lineRule="auto"/>
        <w:ind w:left="356"/>
        <w:rPr>
          <w:ins w:id="2255" w:author="Hussain Hadah" w:date="2026-10-25T19:29:00Z" w16du:dateUtc="2026-10-25T23:29:00Z"/>
        </w:rPr>
      </w:pPr>
      <w:ins w:id="2256" w:author="Hussain Hadah" w:date="2026-10-25T19:29:00Z" w16du:dateUtc="2026-10-25T23:29:00Z">
        <w:r>
          <w:rPr>
            <w:noProof/>
          </w:rPr>
          <w:drawing>
            <wp:inline distT="0" distB="0" distL="0" distR="0" wp14:anchorId="16239EB5" wp14:editId="6F8C4E0F">
              <wp:extent cx="4406951" cy="1762780"/>
              <wp:effectExtent l="0" t="0" r="0" b="0"/>
              <wp:docPr id="3026" name="Picture 3026"/>
              <wp:cNvGraphicFramePr/>
              <a:graphic xmlns:a="http://schemas.openxmlformats.org/drawingml/2006/main">
                <a:graphicData uri="http://schemas.openxmlformats.org/drawingml/2006/picture">
                  <pic:pic xmlns:pic="http://schemas.openxmlformats.org/drawingml/2006/picture">
                    <pic:nvPicPr>
                      <pic:cNvPr id="3026" name="Picture 3026"/>
                      <pic:cNvPicPr/>
                    </pic:nvPicPr>
                    <pic:blipFill>
                      <a:blip r:embed="rId52"/>
                      <a:stretch>
                        <a:fillRect/>
                      </a:stretch>
                    </pic:blipFill>
                    <pic:spPr>
                      <a:xfrm>
                        <a:off x="0" y="0"/>
                        <a:ext cx="4406951" cy="1762780"/>
                      </a:xfrm>
                      <a:prstGeom prst="rect">
                        <a:avLst/>
                      </a:prstGeom>
                    </pic:spPr>
                  </pic:pic>
                </a:graphicData>
              </a:graphic>
            </wp:inline>
          </w:drawing>
        </w:r>
      </w:ins>
    </w:p>
    <w:p w14:paraId="46EAC446" w14:textId="77777777" w:rsidR="00E746E6" w:rsidRDefault="00665139">
      <w:pPr>
        <w:pStyle w:val="BodyText"/>
        <w:spacing w:before="7"/>
        <w:rPr>
          <w:del w:id="2257" w:author="Hussain Hadah" w:date="2026-10-25T19:29:00Z" w16du:dateUtc="2026-10-25T23:29:00Z"/>
          <w:sz w:val="15"/>
        </w:rPr>
      </w:pPr>
      <w:ins w:id="2258" w:author="Hussain Hadah" w:date="2026-10-25T19:29:00Z" w16du:dateUtc="2026-10-25T23:29:00Z">
        <w:r>
          <w:rPr>
            <w:sz w:val="22"/>
          </w:rPr>
          <w:t xml:space="preserve">(b) </w:t>
        </w:r>
      </w:ins>
      <w:del w:id="2259" w:author="Hussain Hadah" w:date="2026-10-25T19:29:00Z" w16du:dateUtc="2026-10-25T23:29:00Z">
        <w:r w:rsidR="000245FA">
          <w:rPr>
            <w:noProof/>
            <w:sz w:val="15"/>
          </w:rPr>
          <w:drawing>
            <wp:anchor distT="0" distB="0" distL="0" distR="0" simplePos="0" relativeHeight="487606272" behindDoc="1" locked="0" layoutInCell="1" allowOverlap="1" wp14:anchorId="62A77C04" wp14:editId="4E4D9578">
              <wp:simplePos x="0" y="0"/>
              <wp:positionH relativeFrom="page">
                <wp:posOffset>1418183</wp:posOffset>
              </wp:positionH>
              <wp:positionV relativeFrom="paragraph">
                <wp:posOffset>129518</wp:posOffset>
              </wp:positionV>
              <wp:extent cx="4200525" cy="1615916"/>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53" cstate="print"/>
                      <a:stretch>
                        <a:fillRect/>
                      </a:stretch>
                    </pic:blipFill>
                    <pic:spPr>
                      <a:xfrm>
                        <a:off x="0" y="0"/>
                        <a:ext cx="4200525" cy="1615916"/>
                      </a:xfrm>
                      <a:prstGeom prst="rect">
                        <a:avLst/>
                      </a:prstGeom>
                    </pic:spPr>
                  </pic:pic>
                </a:graphicData>
              </a:graphic>
            </wp:anchor>
          </w:drawing>
        </w:r>
      </w:del>
    </w:p>
    <w:p w14:paraId="37789742" w14:textId="77777777" w:rsidR="00E746E6" w:rsidRDefault="000245FA">
      <w:pPr>
        <w:pStyle w:val="ListParagraph"/>
        <w:numPr>
          <w:ilvl w:val="0"/>
          <w:numId w:val="5"/>
        </w:numPr>
        <w:tabs>
          <w:tab w:val="left" w:pos="2163"/>
        </w:tabs>
        <w:spacing w:before="184"/>
        <w:ind w:left="2163" w:hanging="319"/>
        <w:jc w:val="left"/>
      </w:pPr>
      <w:r>
        <w:rPr>
          <w:w w:val="110"/>
        </w:rPr>
        <w:t>Self-reported</w:t>
      </w:r>
      <w:r>
        <w:rPr>
          <w:spacing w:val="-13"/>
          <w:w w:val="110"/>
        </w:rPr>
        <w:t xml:space="preserve"> </w:t>
      </w:r>
      <w:r>
        <w:rPr>
          <w:w w:val="110"/>
        </w:rPr>
        <w:t>Asian</w:t>
      </w:r>
      <w:r>
        <w:rPr>
          <w:spacing w:val="-12"/>
          <w:w w:val="110"/>
        </w:rPr>
        <w:t xml:space="preserve"> </w:t>
      </w:r>
      <w:r>
        <w:rPr>
          <w:w w:val="110"/>
        </w:rPr>
        <w:t>Identity</w:t>
      </w:r>
      <w:r>
        <w:rPr>
          <w:spacing w:val="-12"/>
          <w:w w:val="110"/>
        </w:rPr>
        <w:t xml:space="preserve"> </w:t>
      </w:r>
      <w:r>
        <w:rPr>
          <w:w w:val="110"/>
        </w:rPr>
        <w:t>Over</w:t>
      </w:r>
      <w:r>
        <w:rPr>
          <w:spacing w:val="-12"/>
          <w:w w:val="110"/>
        </w:rPr>
        <w:t xml:space="preserve"> </w:t>
      </w:r>
      <w:r>
        <w:rPr>
          <w:spacing w:val="-4"/>
          <w:w w:val="110"/>
        </w:rPr>
        <w:t>Time</w:t>
      </w:r>
    </w:p>
    <w:p w14:paraId="24467B11" w14:textId="77777777" w:rsidR="00EC5473" w:rsidRDefault="00665139">
      <w:pPr>
        <w:spacing w:after="80" w:line="259" w:lineRule="auto"/>
        <w:ind w:left="356"/>
        <w:rPr>
          <w:ins w:id="2260" w:author="Hussain Hadah" w:date="2026-10-25T19:29:00Z" w16du:dateUtc="2026-10-25T23:29:00Z"/>
        </w:rPr>
      </w:pPr>
      <w:ins w:id="2261" w:author="Hussain Hadah" w:date="2026-10-25T19:29:00Z" w16du:dateUtc="2026-10-25T23:29:00Z">
        <w:r>
          <w:rPr>
            <w:noProof/>
          </w:rPr>
          <w:drawing>
            <wp:inline distT="0" distB="0" distL="0" distR="0" wp14:anchorId="749B7A26" wp14:editId="0BAA08CE">
              <wp:extent cx="4406951" cy="1762780"/>
              <wp:effectExtent l="0" t="0" r="0" b="0"/>
              <wp:docPr id="3029" name="Picture 3029"/>
              <wp:cNvGraphicFramePr/>
              <a:graphic xmlns:a="http://schemas.openxmlformats.org/drawingml/2006/main">
                <a:graphicData uri="http://schemas.openxmlformats.org/drawingml/2006/picture">
                  <pic:pic xmlns:pic="http://schemas.openxmlformats.org/drawingml/2006/picture">
                    <pic:nvPicPr>
                      <pic:cNvPr id="3029" name="Picture 3029"/>
                      <pic:cNvPicPr/>
                    </pic:nvPicPr>
                    <pic:blipFill>
                      <a:blip r:embed="rId54"/>
                      <a:stretch>
                        <a:fillRect/>
                      </a:stretch>
                    </pic:blipFill>
                    <pic:spPr>
                      <a:xfrm>
                        <a:off x="0" y="0"/>
                        <a:ext cx="4406951" cy="1762780"/>
                      </a:xfrm>
                      <a:prstGeom prst="rect">
                        <a:avLst/>
                      </a:prstGeom>
                    </pic:spPr>
                  </pic:pic>
                </a:graphicData>
              </a:graphic>
            </wp:inline>
          </w:drawing>
        </w:r>
      </w:ins>
    </w:p>
    <w:p w14:paraId="284F930C" w14:textId="77777777" w:rsidR="00E746E6" w:rsidRDefault="000245FA">
      <w:pPr>
        <w:pStyle w:val="BodyText"/>
        <w:spacing w:before="8"/>
        <w:rPr>
          <w:del w:id="2262" w:author="Hussain Hadah" w:date="2026-10-25T19:29:00Z" w16du:dateUtc="2026-10-25T23:29:00Z"/>
          <w:sz w:val="15"/>
        </w:rPr>
      </w:pPr>
      <w:del w:id="2263" w:author="Hussain Hadah" w:date="2026-10-25T19:29:00Z" w16du:dateUtc="2026-10-25T23:29:00Z">
        <w:r>
          <w:rPr>
            <w:noProof/>
            <w:sz w:val="15"/>
          </w:rPr>
          <w:drawing>
            <wp:anchor distT="0" distB="0" distL="0" distR="0" simplePos="0" relativeHeight="487606784" behindDoc="1" locked="0" layoutInCell="1" allowOverlap="1" wp14:anchorId="116C0BA4" wp14:editId="79074D65">
              <wp:simplePos x="0" y="0"/>
              <wp:positionH relativeFrom="page">
                <wp:posOffset>1419652</wp:posOffset>
              </wp:positionH>
              <wp:positionV relativeFrom="paragraph">
                <wp:posOffset>130017</wp:posOffset>
              </wp:positionV>
              <wp:extent cx="4203382" cy="1627346"/>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55" cstate="print"/>
                      <a:stretch>
                        <a:fillRect/>
                      </a:stretch>
                    </pic:blipFill>
                    <pic:spPr>
                      <a:xfrm>
                        <a:off x="0" y="0"/>
                        <a:ext cx="4203382" cy="1627346"/>
                      </a:xfrm>
                      <a:prstGeom prst="rect">
                        <a:avLst/>
                      </a:prstGeom>
                    </pic:spPr>
                  </pic:pic>
                </a:graphicData>
              </a:graphic>
            </wp:anchor>
          </w:drawing>
        </w:r>
      </w:del>
    </w:p>
    <w:p w14:paraId="0FC9058F" w14:textId="77777777" w:rsidR="00E746E6" w:rsidRDefault="000245FA">
      <w:pPr>
        <w:spacing w:before="198" w:line="249" w:lineRule="auto"/>
        <w:ind w:left="36" w:right="1113"/>
        <w:jc w:val="both"/>
        <w:rPr>
          <w:sz w:val="20"/>
        </w:rPr>
      </w:pPr>
      <w:r>
        <w:rPr>
          <w:w w:val="110"/>
          <w:sz w:val="20"/>
        </w:rPr>
        <w:lastRenderedPageBreak/>
        <w:t>These two panels show the trends in bias (panel a) and self-reported Asian identity among Asian immigrants (panel b) of the least and most biased places in the data.</w:t>
      </w:r>
      <w:r>
        <w:rPr>
          <w:spacing w:val="32"/>
          <w:w w:val="110"/>
          <w:sz w:val="20"/>
        </w:rPr>
        <w:t xml:space="preserve"> </w:t>
      </w:r>
      <w:r>
        <w:rPr>
          <w:w w:val="110"/>
          <w:sz w:val="20"/>
        </w:rPr>
        <w:t>The District of Colombia is the</w:t>
      </w:r>
      <w:r>
        <w:rPr>
          <w:spacing w:val="-8"/>
          <w:w w:val="110"/>
          <w:sz w:val="20"/>
        </w:rPr>
        <w:t xml:space="preserve"> </w:t>
      </w:r>
      <w:r>
        <w:rPr>
          <w:w w:val="110"/>
          <w:sz w:val="20"/>
        </w:rPr>
        <w:t>least</w:t>
      </w:r>
      <w:r>
        <w:rPr>
          <w:spacing w:val="-8"/>
          <w:w w:val="110"/>
          <w:sz w:val="20"/>
        </w:rPr>
        <w:t xml:space="preserve"> </w:t>
      </w:r>
      <w:r>
        <w:rPr>
          <w:w w:val="110"/>
          <w:sz w:val="20"/>
        </w:rPr>
        <w:t>biased</w:t>
      </w:r>
      <w:r>
        <w:rPr>
          <w:spacing w:val="-8"/>
          <w:w w:val="110"/>
          <w:sz w:val="20"/>
        </w:rPr>
        <w:t xml:space="preserve"> </w:t>
      </w:r>
      <w:r>
        <w:rPr>
          <w:w w:val="110"/>
          <w:sz w:val="20"/>
        </w:rPr>
        <w:t>geographical</w:t>
      </w:r>
      <w:r>
        <w:rPr>
          <w:spacing w:val="-8"/>
          <w:w w:val="110"/>
          <w:sz w:val="20"/>
        </w:rPr>
        <w:t xml:space="preserve"> </w:t>
      </w:r>
      <w:r>
        <w:rPr>
          <w:w w:val="110"/>
          <w:sz w:val="20"/>
        </w:rPr>
        <w:t>area,</w:t>
      </w:r>
      <w:r>
        <w:rPr>
          <w:spacing w:val="-7"/>
          <w:w w:val="110"/>
          <w:sz w:val="20"/>
        </w:rPr>
        <w:t xml:space="preserve"> </w:t>
      </w:r>
      <w:r>
        <w:rPr>
          <w:w w:val="110"/>
          <w:sz w:val="20"/>
        </w:rPr>
        <w:t>and</w:t>
      </w:r>
      <w:r>
        <w:rPr>
          <w:spacing w:val="-8"/>
          <w:w w:val="110"/>
          <w:sz w:val="20"/>
        </w:rPr>
        <w:t xml:space="preserve"> </w:t>
      </w:r>
      <w:r>
        <w:rPr>
          <w:w w:val="110"/>
          <w:sz w:val="20"/>
        </w:rPr>
        <w:t>North</w:t>
      </w:r>
      <w:r>
        <w:rPr>
          <w:spacing w:val="-8"/>
          <w:w w:val="110"/>
          <w:sz w:val="20"/>
        </w:rPr>
        <w:t xml:space="preserve"> </w:t>
      </w:r>
      <w:r>
        <w:rPr>
          <w:w w:val="110"/>
          <w:sz w:val="20"/>
        </w:rPr>
        <w:t>Dakota</w:t>
      </w:r>
      <w:r>
        <w:rPr>
          <w:spacing w:val="-8"/>
          <w:w w:val="110"/>
          <w:sz w:val="20"/>
        </w:rPr>
        <w:t xml:space="preserve"> </w:t>
      </w:r>
      <w:r>
        <w:rPr>
          <w:w w:val="110"/>
          <w:sz w:val="20"/>
        </w:rPr>
        <w:t>is</w:t>
      </w:r>
      <w:r>
        <w:rPr>
          <w:spacing w:val="-8"/>
          <w:w w:val="110"/>
          <w:sz w:val="20"/>
        </w:rPr>
        <w:t xml:space="preserve"> </w:t>
      </w:r>
      <w:r>
        <w:rPr>
          <w:w w:val="110"/>
          <w:sz w:val="20"/>
        </w:rPr>
        <w:t>the</w:t>
      </w:r>
      <w:r>
        <w:rPr>
          <w:spacing w:val="-8"/>
          <w:w w:val="110"/>
          <w:sz w:val="20"/>
        </w:rPr>
        <w:t xml:space="preserve"> </w:t>
      </w:r>
      <w:r>
        <w:rPr>
          <w:w w:val="110"/>
          <w:sz w:val="20"/>
        </w:rPr>
        <w:t>most</w:t>
      </w:r>
      <w:r>
        <w:rPr>
          <w:spacing w:val="-8"/>
          <w:w w:val="110"/>
          <w:sz w:val="20"/>
        </w:rPr>
        <w:t xml:space="preserve"> </w:t>
      </w:r>
      <w:r>
        <w:rPr>
          <w:w w:val="110"/>
          <w:sz w:val="20"/>
        </w:rPr>
        <w:t>biased. The</w:t>
      </w:r>
      <w:r>
        <w:rPr>
          <w:spacing w:val="-8"/>
          <w:w w:val="110"/>
          <w:sz w:val="20"/>
        </w:rPr>
        <w:t xml:space="preserve"> </w:t>
      </w:r>
      <w:r>
        <w:rPr>
          <w:w w:val="110"/>
          <w:sz w:val="20"/>
        </w:rPr>
        <w:t>bias</w:t>
      </w:r>
      <w:r>
        <w:rPr>
          <w:spacing w:val="-8"/>
          <w:w w:val="110"/>
          <w:sz w:val="20"/>
        </w:rPr>
        <w:t xml:space="preserve"> </w:t>
      </w:r>
      <w:r>
        <w:rPr>
          <w:w w:val="110"/>
          <w:sz w:val="20"/>
        </w:rPr>
        <w:t>units</w:t>
      </w:r>
      <w:r>
        <w:rPr>
          <w:spacing w:val="-8"/>
          <w:w w:val="110"/>
          <w:sz w:val="20"/>
        </w:rPr>
        <w:t xml:space="preserve"> </w:t>
      </w:r>
      <w:r>
        <w:rPr>
          <w:w w:val="110"/>
          <w:sz w:val="20"/>
        </w:rPr>
        <w:t>are</w:t>
      </w:r>
      <w:r>
        <w:rPr>
          <w:spacing w:val="-8"/>
          <w:w w:val="110"/>
          <w:sz w:val="20"/>
        </w:rPr>
        <w:t xml:space="preserve"> </w:t>
      </w:r>
      <w:r>
        <w:rPr>
          <w:w w:val="110"/>
          <w:sz w:val="20"/>
        </w:rPr>
        <w:t>in</w:t>
      </w:r>
      <w:r>
        <w:rPr>
          <w:spacing w:val="-8"/>
          <w:w w:val="110"/>
          <w:sz w:val="20"/>
        </w:rPr>
        <w:t xml:space="preserve"> </w:t>
      </w:r>
      <w:ins w:id="2264" w:author="Hussain Hadah" w:date="2026-10-25T19:29:00Z" w16du:dateUtc="2026-10-25T23:29:00Z">
        <w:r w:rsidR="00665139">
          <w:rPr>
            <w:sz w:val="20"/>
          </w:rPr>
          <w:t>standard</w:t>
        </w:r>
      </w:ins>
      <w:del w:id="2265" w:author="Hussain Hadah" w:date="2026-10-25T19:29:00Z" w16du:dateUtc="2026-10-25T23:29:00Z">
        <w:r>
          <w:rPr>
            <w:w w:val="110"/>
            <w:sz w:val="20"/>
          </w:rPr>
          <w:delText>stan-dard</w:delText>
        </w:r>
      </w:del>
      <w:r>
        <w:rPr>
          <w:w w:val="110"/>
          <w:sz w:val="20"/>
        </w:rPr>
        <w:t xml:space="preserve"> deviations.</w:t>
      </w:r>
      <w:r>
        <w:rPr>
          <w:spacing w:val="40"/>
          <w:w w:val="110"/>
          <w:sz w:val="20"/>
        </w:rPr>
        <w:t xml:space="preserve"> </w:t>
      </w:r>
      <w:r>
        <w:rPr>
          <w:w w:val="110"/>
          <w:sz w:val="20"/>
        </w:rPr>
        <w:t>Self-reported Asian identity is among first, second, and third-generation Asian immigrants aged 17 and younger still living in intact families.</w:t>
      </w:r>
    </w:p>
    <w:p w14:paraId="2DE6FC64" w14:textId="77777777" w:rsidR="00E746E6" w:rsidRDefault="000245FA">
      <w:pPr>
        <w:spacing w:line="249" w:lineRule="auto"/>
        <w:ind w:left="36" w:right="1113"/>
        <w:jc w:val="both"/>
        <w:rPr>
          <w:sz w:val="20"/>
        </w:rPr>
      </w:pPr>
      <w:r>
        <w:rPr>
          <w:w w:val="110"/>
          <w:sz w:val="20"/>
        </w:rPr>
        <w:t>Bias</w:t>
      </w:r>
      <w:r>
        <w:rPr>
          <w:spacing w:val="-14"/>
          <w:w w:val="110"/>
          <w:sz w:val="20"/>
        </w:rPr>
        <w:t xml:space="preserve"> </w:t>
      </w:r>
      <w:r>
        <w:rPr>
          <w:w w:val="110"/>
          <w:sz w:val="20"/>
        </w:rPr>
        <w:t>data</w:t>
      </w:r>
      <w:r>
        <w:rPr>
          <w:spacing w:val="-14"/>
          <w:w w:val="110"/>
          <w:sz w:val="20"/>
        </w:rPr>
        <w:t xml:space="preserve"> </w:t>
      </w:r>
      <w:r>
        <w:rPr>
          <w:w w:val="110"/>
          <w:sz w:val="20"/>
        </w:rPr>
        <w:t>is</w:t>
      </w:r>
      <w:r>
        <w:rPr>
          <w:spacing w:val="-14"/>
          <w:w w:val="110"/>
          <w:sz w:val="20"/>
        </w:rPr>
        <w:t xml:space="preserve"> </w:t>
      </w:r>
      <w:r>
        <w:rPr>
          <w:w w:val="110"/>
          <w:sz w:val="20"/>
        </w:rPr>
        <w:t>from</w:t>
      </w:r>
      <w:r>
        <w:rPr>
          <w:spacing w:val="-13"/>
          <w:w w:val="110"/>
          <w:sz w:val="20"/>
        </w:rPr>
        <w:t xml:space="preserve"> </w:t>
      </w:r>
      <w:r>
        <w:rPr>
          <w:w w:val="110"/>
          <w:sz w:val="20"/>
        </w:rPr>
        <w:t>the</w:t>
      </w:r>
      <w:r>
        <w:rPr>
          <w:spacing w:val="-14"/>
          <w:w w:val="110"/>
          <w:sz w:val="20"/>
        </w:rPr>
        <w:t xml:space="preserve"> </w:t>
      </w:r>
      <w:r>
        <w:rPr>
          <w:w w:val="110"/>
          <w:sz w:val="20"/>
        </w:rPr>
        <w:t>2004–2021</w:t>
      </w:r>
      <w:r>
        <w:rPr>
          <w:spacing w:val="-14"/>
          <w:w w:val="110"/>
          <w:sz w:val="20"/>
        </w:rPr>
        <w:t xml:space="preserve"> </w:t>
      </w:r>
      <w:r>
        <w:rPr>
          <w:w w:val="110"/>
          <w:sz w:val="20"/>
        </w:rPr>
        <w:t>Harvard’s</w:t>
      </w:r>
      <w:r>
        <w:rPr>
          <w:spacing w:val="-14"/>
          <w:w w:val="110"/>
          <w:sz w:val="20"/>
        </w:rPr>
        <w:t xml:space="preserve"> </w:t>
      </w:r>
      <w:r>
        <w:rPr>
          <w:w w:val="110"/>
          <w:sz w:val="20"/>
        </w:rPr>
        <w:t>Project</w:t>
      </w:r>
      <w:r>
        <w:rPr>
          <w:spacing w:val="-13"/>
          <w:w w:val="110"/>
          <w:sz w:val="20"/>
        </w:rPr>
        <w:t xml:space="preserve"> </w:t>
      </w:r>
      <w:r>
        <w:rPr>
          <w:w w:val="110"/>
          <w:sz w:val="20"/>
        </w:rPr>
        <w:t>Implicit</w:t>
      </w:r>
      <w:r>
        <w:rPr>
          <w:spacing w:val="-14"/>
          <w:w w:val="110"/>
          <w:sz w:val="20"/>
        </w:rPr>
        <w:t xml:space="preserve"> </w:t>
      </w:r>
      <w:r>
        <w:rPr>
          <w:w w:val="110"/>
          <w:sz w:val="20"/>
        </w:rPr>
        <w:t>Association</w:t>
      </w:r>
      <w:r>
        <w:rPr>
          <w:spacing w:val="-14"/>
          <w:w w:val="110"/>
          <w:sz w:val="20"/>
        </w:rPr>
        <w:t xml:space="preserve"> </w:t>
      </w:r>
      <w:r>
        <w:rPr>
          <w:w w:val="110"/>
          <w:sz w:val="20"/>
        </w:rPr>
        <w:t>Test</w:t>
      </w:r>
      <w:r>
        <w:rPr>
          <w:spacing w:val="-14"/>
          <w:w w:val="110"/>
          <w:sz w:val="20"/>
        </w:rPr>
        <w:t xml:space="preserve"> </w:t>
      </w:r>
      <w:r>
        <w:rPr>
          <w:w w:val="110"/>
          <w:sz w:val="20"/>
        </w:rPr>
        <w:t>scores,</w:t>
      </w:r>
      <w:r>
        <w:rPr>
          <w:spacing w:val="-13"/>
          <w:w w:val="110"/>
          <w:sz w:val="20"/>
        </w:rPr>
        <w:t xml:space="preserve"> </w:t>
      </w:r>
      <w:r>
        <w:rPr>
          <w:w w:val="110"/>
          <w:sz w:val="20"/>
        </w:rPr>
        <w:t>American</w:t>
      </w:r>
      <w:r>
        <w:rPr>
          <w:spacing w:val="-14"/>
          <w:w w:val="110"/>
          <w:sz w:val="20"/>
        </w:rPr>
        <w:t xml:space="preserve"> </w:t>
      </w:r>
      <w:ins w:id="2266" w:author="Hussain Hadah" w:date="2026-10-25T19:29:00Z" w16du:dateUtc="2026-10-25T23:29:00Z">
        <w:r w:rsidR="00665139">
          <w:rPr>
            <w:sz w:val="20"/>
          </w:rPr>
          <w:t>National</w:t>
        </w:r>
      </w:ins>
      <w:del w:id="2267" w:author="Hussain Hadah" w:date="2026-10-25T19:29:00Z" w16du:dateUtc="2026-10-25T23:29:00Z">
        <w:r>
          <w:rPr>
            <w:w w:val="110"/>
            <w:sz w:val="20"/>
          </w:rPr>
          <w:delText>Na-tional</w:delText>
        </w:r>
      </w:del>
      <w:r>
        <w:rPr>
          <w:w w:val="110"/>
          <w:sz w:val="20"/>
        </w:rPr>
        <w:t xml:space="preserve"> Election Studies (ANES), and state-level hate crimes against Asians.</w:t>
      </w:r>
      <w:r>
        <w:rPr>
          <w:spacing w:val="38"/>
          <w:w w:val="110"/>
          <w:sz w:val="20"/>
        </w:rPr>
        <w:t xml:space="preserve"> </w:t>
      </w:r>
      <w:r>
        <w:rPr>
          <w:w w:val="110"/>
          <w:sz w:val="20"/>
        </w:rPr>
        <w:t>Identity data is from the 2004–2021 Current Population Survey (CPS).</w:t>
      </w:r>
    </w:p>
    <w:p w14:paraId="116D6013" w14:textId="77777777" w:rsidR="00E746E6" w:rsidRDefault="00E746E6">
      <w:pPr>
        <w:spacing w:line="249" w:lineRule="auto"/>
        <w:jc w:val="both"/>
        <w:rPr>
          <w:del w:id="2268" w:author="Hussain Hadah" w:date="2026-10-25T19:29:00Z" w16du:dateUtc="2026-10-25T23:29:00Z"/>
          <w:sz w:val="20"/>
        </w:rPr>
        <w:sectPr w:rsidR="00E746E6">
          <w:pgSz w:w="12240" w:h="15840"/>
          <w:pgMar w:top="1800" w:right="720" w:bottom="2460" w:left="1800" w:header="0" w:footer="2279" w:gutter="0"/>
          <w:cols w:space="720"/>
        </w:sectPr>
      </w:pPr>
    </w:p>
    <w:p w14:paraId="2C0B60EA" w14:textId="77777777" w:rsidR="00E746E6" w:rsidRDefault="000245FA">
      <w:pPr>
        <w:pStyle w:val="BodyText"/>
        <w:spacing w:before="79" w:line="252" w:lineRule="auto"/>
        <w:ind w:left="36" w:right="1113"/>
        <w:jc w:val="both"/>
        <w:rPr>
          <w:del w:id="2269" w:author="Hussain Hadah" w:date="2026-10-25T19:29:00Z" w16du:dateUtc="2026-10-25T23:29:00Z"/>
        </w:rPr>
      </w:pPr>
      <w:bookmarkStart w:id="2270" w:name="_bookmark73"/>
      <w:bookmarkEnd w:id="2270"/>
      <w:r>
        <w:rPr>
          <w:spacing w:val="-2"/>
          <w:w w:val="110"/>
        </w:rPr>
        <w:lastRenderedPageBreak/>
        <w:t>Figure</w:t>
      </w:r>
      <w:r>
        <w:rPr>
          <w:spacing w:val="-10"/>
          <w:w w:val="110"/>
        </w:rPr>
        <w:t xml:space="preserve"> </w:t>
      </w:r>
      <w:r>
        <w:rPr>
          <w:spacing w:val="-2"/>
          <w:w w:val="110"/>
        </w:rPr>
        <w:t>3:</w:t>
      </w:r>
      <w:r>
        <w:rPr>
          <w:spacing w:val="5"/>
          <w:w w:val="110"/>
        </w:rPr>
        <w:t xml:space="preserve"> </w:t>
      </w:r>
      <w:del w:id="2271" w:author="Hussain Hadah" w:date="2026-10-25T19:29:00Z" w16du:dateUtc="2026-10-25T23:29:00Z">
        <w:r>
          <w:rPr>
            <w:spacing w:val="-2"/>
            <w:w w:val="110"/>
          </w:rPr>
          <w:delText>Maps</w:delText>
        </w:r>
        <w:r>
          <w:rPr>
            <w:spacing w:val="-10"/>
            <w:w w:val="110"/>
          </w:rPr>
          <w:delText xml:space="preserve"> </w:delText>
        </w:r>
        <w:r>
          <w:rPr>
            <w:spacing w:val="-2"/>
            <w:w w:val="110"/>
          </w:rPr>
          <w:delText>of</w:delText>
        </w:r>
        <w:r>
          <w:rPr>
            <w:spacing w:val="-10"/>
            <w:w w:val="110"/>
          </w:rPr>
          <w:delText xml:space="preserve"> </w:delText>
        </w:r>
        <w:r>
          <w:rPr>
            <w:spacing w:val="-2"/>
            <w:w w:val="110"/>
          </w:rPr>
          <w:delText>State-level</w:delText>
        </w:r>
        <w:r>
          <w:rPr>
            <w:spacing w:val="-10"/>
            <w:w w:val="110"/>
          </w:rPr>
          <w:delText xml:space="preserve"> </w:delText>
        </w:r>
        <w:r>
          <w:rPr>
            <w:spacing w:val="-2"/>
            <w:w w:val="110"/>
          </w:rPr>
          <w:delText>Association</w:delText>
        </w:r>
        <w:r>
          <w:rPr>
            <w:spacing w:val="-10"/>
            <w:w w:val="110"/>
          </w:rPr>
          <w:delText xml:space="preserve"> </w:delText>
        </w:r>
        <w:r>
          <w:rPr>
            <w:spacing w:val="-2"/>
            <w:w w:val="110"/>
          </w:rPr>
          <w:delText>Test</w:delText>
        </w:r>
        <w:r>
          <w:rPr>
            <w:spacing w:val="-10"/>
            <w:w w:val="110"/>
          </w:rPr>
          <w:delText xml:space="preserve"> </w:delText>
        </w:r>
        <w:r>
          <w:rPr>
            <w:spacing w:val="-2"/>
            <w:w w:val="110"/>
          </w:rPr>
          <w:delText>Bias</w:delText>
        </w:r>
        <w:r>
          <w:rPr>
            <w:spacing w:val="-10"/>
            <w:w w:val="110"/>
          </w:rPr>
          <w:delText xml:space="preserve"> </w:delText>
        </w:r>
        <w:r>
          <w:rPr>
            <w:spacing w:val="-2"/>
            <w:w w:val="110"/>
          </w:rPr>
          <w:delText>Over</w:delText>
        </w:r>
        <w:r>
          <w:rPr>
            <w:spacing w:val="-10"/>
            <w:w w:val="110"/>
          </w:rPr>
          <w:delText xml:space="preserve"> </w:delText>
        </w:r>
        <w:r>
          <w:rPr>
            <w:spacing w:val="-2"/>
            <w:w w:val="110"/>
          </w:rPr>
          <w:delText>Time</w:delText>
        </w:r>
        <w:r>
          <w:rPr>
            <w:spacing w:val="-10"/>
            <w:w w:val="110"/>
          </w:rPr>
          <w:delText xml:space="preserve"> </w:delText>
        </w:r>
        <w:r>
          <w:rPr>
            <w:spacing w:val="-2"/>
            <w:w w:val="110"/>
          </w:rPr>
          <w:delText>Measure</w:delText>
        </w:r>
        <w:r>
          <w:rPr>
            <w:spacing w:val="-10"/>
            <w:w w:val="110"/>
          </w:rPr>
          <w:delText xml:space="preserve"> </w:delText>
        </w:r>
        <w:r>
          <w:rPr>
            <w:spacing w:val="-2"/>
            <w:w w:val="110"/>
          </w:rPr>
          <w:delText>with</w:delText>
        </w:r>
        <w:r>
          <w:rPr>
            <w:spacing w:val="-10"/>
            <w:w w:val="110"/>
          </w:rPr>
          <w:delText xml:space="preserve"> </w:delText>
        </w:r>
        <w:r>
          <w:rPr>
            <w:spacing w:val="-2"/>
            <w:w w:val="110"/>
          </w:rPr>
          <w:delText>Cen-</w:delText>
        </w:r>
        <w:r>
          <w:rPr>
            <w:w w:val="110"/>
          </w:rPr>
          <w:delText>sus Division Regional Boundaries</w:delText>
        </w:r>
      </w:del>
    </w:p>
    <w:p w14:paraId="4B91CAB2" w14:textId="77777777" w:rsidR="00E746E6" w:rsidRDefault="000245FA">
      <w:pPr>
        <w:tabs>
          <w:tab w:val="left" w:pos="5420"/>
        </w:tabs>
        <w:spacing w:before="64"/>
        <w:ind w:left="713"/>
        <w:rPr>
          <w:del w:id="2272" w:author="Hussain Hadah" w:date="2026-10-25T19:29:00Z" w16du:dateUtc="2026-10-25T23:29:00Z"/>
        </w:rPr>
      </w:pPr>
      <w:del w:id="2273" w:author="Hussain Hadah" w:date="2026-10-25T19:29:00Z" w16du:dateUtc="2026-10-25T23:29:00Z">
        <w:r>
          <w:rPr>
            <w:w w:val="105"/>
          </w:rPr>
          <w:delText>(a)</w:delText>
        </w:r>
        <w:r>
          <w:rPr>
            <w:spacing w:val="-4"/>
            <w:w w:val="105"/>
          </w:rPr>
          <w:delText xml:space="preserve"> </w:delText>
        </w:r>
        <w:r>
          <w:rPr>
            <w:w w:val="105"/>
          </w:rPr>
          <w:delText>State-level</w:delText>
        </w:r>
        <w:r>
          <w:rPr>
            <w:spacing w:val="-3"/>
            <w:w w:val="105"/>
          </w:rPr>
          <w:delText xml:space="preserve"> </w:delText>
        </w:r>
        <w:r>
          <w:rPr>
            <w:w w:val="105"/>
          </w:rPr>
          <w:delText>Bias</w:delText>
        </w:r>
        <w:r>
          <w:rPr>
            <w:spacing w:val="-4"/>
            <w:w w:val="105"/>
          </w:rPr>
          <w:delText xml:space="preserve"> </w:delText>
        </w:r>
        <w:r>
          <w:rPr>
            <w:w w:val="105"/>
          </w:rPr>
          <w:delText>in</w:delText>
        </w:r>
        <w:r>
          <w:rPr>
            <w:spacing w:val="-3"/>
            <w:w w:val="105"/>
          </w:rPr>
          <w:delText xml:space="preserve"> </w:delText>
        </w:r>
        <w:r>
          <w:rPr>
            <w:spacing w:val="-4"/>
            <w:w w:val="105"/>
          </w:rPr>
          <w:delText>2004</w:delText>
        </w:r>
        <w:r>
          <w:tab/>
        </w:r>
        <w:r>
          <w:rPr>
            <w:w w:val="105"/>
          </w:rPr>
          <w:delText>(b)</w:delText>
        </w:r>
        <w:r>
          <w:rPr>
            <w:spacing w:val="-5"/>
            <w:w w:val="105"/>
          </w:rPr>
          <w:delText xml:space="preserve"> </w:delText>
        </w:r>
        <w:r>
          <w:rPr>
            <w:w w:val="105"/>
          </w:rPr>
          <w:delText>State-level</w:delText>
        </w:r>
        <w:r>
          <w:rPr>
            <w:spacing w:val="-4"/>
            <w:w w:val="105"/>
          </w:rPr>
          <w:delText xml:space="preserve"> </w:delText>
        </w:r>
        <w:r>
          <w:rPr>
            <w:w w:val="105"/>
          </w:rPr>
          <w:delText>Bias</w:delText>
        </w:r>
        <w:r>
          <w:rPr>
            <w:spacing w:val="-4"/>
            <w:w w:val="105"/>
          </w:rPr>
          <w:delText xml:space="preserve"> </w:delText>
        </w:r>
        <w:r>
          <w:rPr>
            <w:w w:val="105"/>
          </w:rPr>
          <w:delText>in</w:delText>
        </w:r>
        <w:r>
          <w:rPr>
            <w:spacing w:val="-4"/>
            <w:w w:val="105"/>
          </w:rPr>
          <w:delText xml:space="preserve"> 2008</w:delText>
        </w:r>
      </w:del>
    </w:p>
    <w:p w14:paraId="3319F8C3" w14:textId="77777777" w:rsidR="00E746E6" w:rsidRDefault="000245FA">
      <w:pPr>
        <w:pStyle w:val="BodyText"/>
        <w:spacing w:before="3"/>
        <w:rPr>
          <w:del w:id="2274" w:author="Hussain Hadah" w:date="2026-10-25T19:29:00Z" w16du:dateUtc="2026-10-25T23:29:00Z"/>
          <w:sz w:val="18"/>
        </w:rPr>
      </w:pPr>
      <w:del w:id="2275" w:author="Hussain Hadah" w:date="2026-10-25T19:29:00Z" w16du:dateUtc="2026-10-25T23:29:00Z">
        <w:r>
          <w:rPr>
            <w:noProof/>
            <w:sz w:val="18"/>
          </w:rPr>
          <w:drawing>
            <wp:anchor distT="0" distB="0" distL="0" distR="0" simplePos="0" relativeHeight="487607296" behindDoc="1" locked="0" layoutInCell="1" allowOverlap="1" wp14:anchorId="28310C16" wp14:editId="7CA96D26">
              <wp:simplePos x="0" y="0"/>
              <wp:positionH relativeFrom="page">
                <wp:posOffset>1665931</wp:posOffset>
              </wp:positionH>
              <wp:positionV relativeFrom="paragraph">
                <wp:posOffset>148826</wp:posOffset>
              </wp:positionV>
              <wp:extent cx="1472184" cy="1046988"/>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56" cstate="print"/>
                      <a:stretch>
                        <a:fillRect/>
                      </a:stretch>
                    </pic:blipFill>
                    <pic:spPr>
                      <a:xfrm>
                        <a:off x="0" y="0"/>
                        <a:ext cx="1472184" cy="1046988"/>
                      </a:xfrm>
                      <a:prstGeom prst="rect">
                        <a:avLst/>
                      </a:prstGeom>
                    </pic:spPr>
                  </pic:pic>
                </a:graphicData>
              </a:graphic>
            </wp:anchor>
          </w:drawing>
        </w:r>
        <w:r>
          <w:rPr>
            <w:noProof/>
            <w:sz w:val="18"/>
          </w:rPr>
          <w:drawing>
            <wp:anchor distT="0" distB="0" distL="0" distR="0" simplePos="0" relativeHeight="487607808" behindDoc="1" locked="0" layoutInCell="1" allowOverlap="1" wp14:anchorId="0ACD3DC0" wp14:editId="7EC69449">
              <wp:simplePos x="0" y="0"/>
              <wp:positionH relativeFrom="page">
                <wp:posOffset>4658305</wp:posOffset>
              </wp:positionH>
              <wp:positionV relativeFrom="paragraph">
                <wp:posOffset>148826</wp:posOffset>
              </wp:positionV>
              <wp:extent cx="1472184" cy="1046988"/>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57" cstate="print"/>
                      <a:stretch>
                        <a:fillRect/>
                      </a:stretch>
                    </pic:blipFill>
                    <pic:spPr>
                      <a:xfrm>
                        <a:off x="0" y="0"/>
                        <a:ext cx="1472184" cy="1046988"/>
                      </a:xfrm>
                      <a:prstGeom prst="rect">
                        <a:avLst/>
                      </a:prstGeom>
                    </pic:spPr>
                  </pic:pic>
                </a:graphicData>
              </a:graphic>
            </wp:anchor>
          </w:drawing>
        </w:r>
      </w:del>
    </w:p>
    <w:p w14:paraId="0669327A" w14:textId="77777777" w:rsidR="00E746E6" w:rsidRDefault="000245FA">
      <w:pPr>
        <w:pStyle w:val="ListParagraph"/>
        <w:numPr>
          <w:ilvl w:val="0"/>
          <w:numId w:val="5"/>
        </w:numPr>
        <w:tabs>
          <w:tab w:val="left" w:pos="1015"/>
          <w:tab w:val="left" w:pos="5413"/>
        </w:tabs>
        <w:spacing w:before="9"/>
        <w:ind w:left="1015" w:hanging="296"/>
        <w:jc w:val="left"/>
        <w:rPr>
          <w:del w:id="2276" w:author="Hussain Hadah" w:date="2026-10-25T19:29:00Z" w16du:dateUtc="2026-10-25T23:29:00Z"/>
        </w:rPr>
      </w:pPr>
      <w:del w:id="2277" w:author="Hussain Hadah" w:date="2026-10-25T19:29:00Z" w16du:dateUtc="2026-10-25T23:29:00Z">
        <w:r>
          <w:rPr>
            <w:w w:val="105"/>
          </w:rPr>
          <w:delText>State-level</w:delText>
        </w:r>
        <w:r>
          <w:rPr>
            <w:spacing w:val="-3"/>
            <w:w w:val="105"/>
          </w:rPr>
          <w:delText xml:space="preserve"> </w:delText>
        </w:r>
        <w:r>
          <w:rPr>
            <w:w w:val="105"/>
          </w:rPr>
          <w:delText>Bias</w:delText>
        </w:r>
        <w:r>
          <w:rPr>
            <w:spacing w:val="-2"/>
            <w:w w:val="105"/>
          </w:rPr>
          <w:delText xml:space="preserve"> </w:delText>
        </w:r>
        <w:r>
          <w:rPr>
            <w:w w:val="105"/>
          </w:rPr>
          <w:delText>in</w:delText>
        </w:r>
        <w:r>
          <w:rPr>
            <w:spacing w:val="-3"/>
            <w:w w:val="105"/>
          </w:rPr>
          <w:delText xml:space="preserve"> </w:delText>
        </w:r>
        <w:r>
          <w:rPr>
            <w:spacing w:val="-4"/>
            <w:w w:val="105"/>
          </w:rPr>
          <w:delText>2012</w:delText>
        </w:r>
        <w:r>
          <w:tab/>
        </w:r>
        <w:r>
          <w:rPr>
            <w:w w:val="105"/>
          </w:rPr>
          <w:delText>(d)</w:delText>
        </w:r>
        <w:r>
          <w:rPr>
            <w:spacing w:val="-1"/>
            <w:w w:val="105"/>
          </w:rPr>
          <w:delText xml:space="preserve"> </w:delText>
        </w:r>
        <w:r>
          <w:rPr>
            <w:w w:val="105"/>
          </w:rPr>
          <w:delText>State-level</w:delText>
        </w:r>
        <w:r>
          <w:rPr>
            <w:spacing w:val="-1"/>
            <w:w w:val="105"/>
          </w:rPr>
          <w:delText xml:space="preserve"> </w:delText>
        </w:r>
        <w:r>
          <w:rPr>
            <w:w w:val="105"/>
          </w:rPr>
          <w:delText>Bias</w:delText>
        </w:r>
        <w:r>
          <w:rPr>
            <w:spacing w:val="-1"/>
            <w:w w:val="105"/>
          </w:rPr>
          <w:delText xml:space="preserve"> </w:delText>
        </w:r>
        <w:r>
          <w:rPr>
            <w:w w:val="105"/>
          </w:rPr>
          <w:delText>in</w:delText>
        </w:r>
        <w:r>
          <w:rPr>
            <w:spacing w:val="-1"/>
            <w:w w:val="105"/>
          </w:rPr>
          <w:delText xml:space="preserve"> </w:delText>
        </w:r>
        <w:r>
          <w:rPr>
            <w:spacing w:val="-4"/>
            <w:w w:val="105"/>
          </w:rPr>
          <w:delText>2016</w:delText>
        </w:r>
      </w:del>
    </w:p>
    <w:p w14:paraId="0CC21970" w14:textId="77777777" w:rsidR="00E746E6" w:rsidRDefault="000245FA">
      <w:pPr>
        <w:pStyle w:val="BodyText"/>
        <w:spacing w:before="3"/>
        <w:rPr>
          <w:del w:id="2278" w:author="Hussain Hadah" w:date="2026-10-25T19:29:00Z" w16du:dateUtc="2026-10-25T23:29:00Z"/>
          <w:sz w:val="18"/>
        </w:rPr>
      </w:pPr>
      <w:del w:id="2279" w:author="Hussain Hadah" w:date="2026-10-25T19:29:00Z" w16du:dateUtc="2026-10-25T23:29:00Z">
        <w:r>
          <w:rPr>
            <w:noProof/>
            <w:sz w:val="18"/>
          </w:rPr>
          <w:drawing>
            <wp:anchor distT="0" distB="0" distL="0" distR="0" simplePos="0" relativeHeight="487608320" behindDoc="1" locked="0" layoutInCell="1" allowOverlap="1" wp14:anchorId="2333B4CD" wp14:editId="11ABCEC1">
              <wp:simplePos x="0" y="0"/>
              <wp:positionH relativeFrom="page">
                <wp:posOffset>1665931</wp:posOffset>
              </wp:positionH>
              <wp:positionV relativeFrom="paragraph">
                <wp:posOffset>148997</wp:posOffset>
              </wp:positionV>
              <wp:extent cx="1472184" cy="1046988"/>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8" cstate="print"/>
                      <a:stretch>
                        <a:fillRect/>
                      </a:stretch>
                    </pic:blipFill>
                    <pic:spPr>
                      <a:xfrm>
                        <a:off x="0" y="0"/>
                        <a:ext cx="1472184" cy="1046988"/>
                      </a:xfrm>
                      <a:prstGeom prst="rect">
                        <a:avLst/>
                      </a:prstGeom>
                    </pic:spPr>
                  </pic:pic>
                </a:graphicData>
              </a:graphic>
            </wp:anchor>
          </w:drawing>
        </w:r>
        <w:r>
          <w:rPr>
            <w:noProof/>
            <w:sz w:val="18"/>
          </w:rPr>
          <w:drawing>
            <wp:anchor distT="0" distB="0" distL="0" distR="0" simplePos="0" relativeHeight="487608832" behindDoc="1" locked="0" layoutInCell="1" allowOverlap="1" wp14:anchorId="07277106" wp14:editId="0F279B6B">
              <wp:simplePos x="0" y="0"/>
              <wp:positionH relativeFrom="page">
                <wp:posOffset>4658305</wp:posOffset>
              </wp:positionH>
              <wp:positionV relativeFrom="paragraph">
                <wp:posOffset>148997</wp:posOffset>
              </wp:positionV>
              <wp:extent cx="1472184" cy="1046988"/>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9" cstate="print"/>
                      <a:stretch>
                        <a:fillRect/>
                      </a:stretch>
                    </pic:blipFill>
                    <pic:spPr>
                      <a:xfrm>
                        <a:off x="0" y="0"/>
                        <a:ext cx="1472184" cy="1046988"/>
                      </a:xfrm>
                      <a:prstGeom prst="rect">
                        <a:avLst/>
                      </a:prstGeom>
                    </pic:spPr>
                  </pic:pic>
                </a:graphicData>
              </a:graphic>
            </wp:anchor>
          </w:drawing>
        </w:r>
      </w:del>
    </w:p>
    <w:p w14:paraId="0D568A20" w14:textId="77777777" w:rsidR="00E746E6" w:rsidRDefault="000245FA">
      <w:pPr>
        <w:spacing w:before="40" w:line="249" w:lineRule="auto"/>
        <w:ind w:left="36" w:right="1113"/>
        <w:jc w:val="both"/>
        <w:rPr>
          <w:del w:id="2280" w:author="Hussain Hadah" w:date="2026-10-25T19:29:00Z" w16du:dateUtc="2026-10-25T23:29:00Z"/>
          <w:sz w:val="20"/>
        </w:rPr>
      </w:pPr>
      <w:del w:id="2281" w:author="Hussain Hadah" w:date="2026-10-25T19:29:00Z" w16du:dateUtc="2026-10-25T23:29:00Z">
        <w:r>
          <w:rPr>
            <w:w w:val="110"/>
            <w:sz w:val="20"/>
          </w:rPr>
          <w:delText>This figure shows the state-level bias index in different years in the sample.</w:delText>
        </w:r>
        <w:r>
          <w:rPr>
            <w:spacing w:val="40"/>
            <w:w w:val="110"/>
            <w:sz w:val="20"/>
          </w:rPr>
          <w:delText xml:space="preserve"> </w:delText>
        </w:r>
        <w:r>
          <w:rPr>
            <w:w w:val="110"/>
            <w:sz w:val="20"/>
          </w:rPr>
          <w:delText>The bias units are</w:delText>
        </w:r>
        <w:r>
          <w:rPr>
            <w:spacing w:val="80"/>
            <w:w w:val="110"/>
            <w:sz w:val="20"/>
          </w:rPr>
          <w:delText xml:space="preserve"> </w:delText>
        </w:r>
        <w:r>
          <w:rPr>
            <w:w w:val="110"/>
            <w:sz w:val="20"/>
          </w:rPr>
          <w:delText>in standard deviations and ranges from low to high bias.</w:delText>
        </w:r>
        <w:r>
          <w:rPr>
            <w:spacing w:val="40"/>
            <w:w w:val="110"/>
            <w:sz w:val="20"/>
          </w:rPr>
          <w:delText xml:space="preserve"> </w:delText>
        </w:r>
        <w:r>
          <w:rPr>
            <w:w w:val="110"/>
            <w:sz w:val="20"/>
          </w:rPr>
          <w:delText xml:space="preserve">Bias index is constructed following </w:delText>
        </w:r>
        <w:r>
          <w:rPr>
            <w:spacing w:val="-2"/>
            <w:w w:val="110"/>
            <w:sz w:val="20"/>
          </w:rPr>
          <w:delText>Lubotsky</w:delText>
        </w:r>
        <w:r>
          <w:rPr>
            <w:spacing w:val="-6"/>
            <w:w w:val="110"/>
            <w:sz w:val="20"/>
          </w:rPr>
          <w:delText xml:space="preserve"> </w:delText>
        </w:r>
        <w:r>
          <w:rPr>
            <w:spacing w:val="-2"/>
            <w:w w:val="110"/>
            <w:sz w:val="20"/>
          </w:rPr>
          <w:delText>and</w:delText>
        </w:r>
        <w:r>
          <w:rPr>
            <w:spacing w:val="-6"/>
            <w:w w:val="110"/>
            <w:sz w:val="20"/>
          </w:rPr>
          <w:delText xml:space="preserve"> </w:delText>
        </w:r>
        <w:r>
          <w:rPr>
            <w:spacing w:val="-2"/>
            <w:w w:val="110"/>
            <w:sz w:val="20"/>
          </w:rPr>
          <w:delText>Wittenberg</w:delText>
        </w:r>
        <w:r>
          <w:rPr>
            <w:spacing w:val="-6"/>
            <w:w w:val="110"/>
            <w:sz w:val="20"/>
          </w:rPr>
          <w:delText xml:space="preserve"> </w:delText>
        </w:r>
        <w:r>
          <w:rPr>
            <w:spacing w:val="-2"/>
            <w:w w:val="110"/>
            <w:sz w:val="20"/>
          </w:rPr>
          <w:delText>(</w:delText>
        </w:r>
        <w:r w:rsidR="00E746E6">
          <w:fldChar w:fldCharType="begin"/>
        </w:r>
        <w:r w:rsidR="00E746E6">
          <w:delInstrText>HYPERLINK \l "_bookmark58"</w:delInstrText>
        </w:r>
        <w:r w:rsidR="00E746E6">
          <w:fldChar w:fldCharType="separate"/>
        </w:r>
        <w:r w:rsidR="00E746E6">
          <w:rPr>
            <w:color w:val="0000FF"/>
            <w:spacing w:val="-2"/>
            <w:w w:val="110"/>
            <w:sz w:val="20"/>
          </w:rPr>
          <w:delText>2006</w:delText>
        </w:r>
        <w:r w:rsidR="00E746E6">
          <w:fldChar w:fldCharType="end"/>
        </w:r>
        <w:r>
          <w:rPr>
            <w:spacing w:val="-2"/>
            <w:w w:val="110"/>
            <w:sz w:val="20"/>
          </w:rPr>
          <w:delText>).</w:delText>
        </w:r>
        <w:r>
          <w:rPr>
            <w:spacing w:val="9"/>
            <w:w w:val="110"/>
            <w:sz w:val="20"/>
          </w:rPr>
          <w:delText xml:space="preserve"> </w:delText>
        </w:r>
        <w:r>
          <w:rPr>
            <w:spacing w:val="-2"/>
            <w:w w:val="110"/>
            <w:sz w:val="20"/>
          </w:rPr>
          <w:delText>The</w:delText>
        </w:r>
        <w:r>
          <w:rPr>
            <w:spacing w:val="-6"/>
            <w:w w:val="110"/>
            <w:sz w:val="20"/>
          </w:rPr>
          <w:delText xml:space="preserve"> </w:delText>
        </w:r>
        <w:r>
          <w:rPr>
            <w:spacing w:val="-2"/>
            <w:w w:val="110"/>
            <w:sz w:val="20"/>
          </w:rPr>
          <w:delText>data</w:delText>
        </w:r>
        <w:r>
          <w:rPr>
            <w:spacing w:val="-6"/>
            <w:w w:val="110"/>
            <w:sz w:val="20"/>
          </w:rPr>
          <w:delText xml:space="preserve"> </w:delText>
        </w:r>
        <w:r>
          <w:rPr>
            <w:spacing w:val="-2"/>
            <w:w w:val="110"/>
            <w:sz w:val="20"/>
          </w:rPr>
          <w:delText>is</w:delText>
        </w:r>
        <w:r>
          <w:rPr>
            <w:spacing w:val="-6"/>
            <w:w w:val="110"/>
            <w:sz w:val="20"/>
          </w:rPr>
          <w:delText xml:space="preserve"> </w:delText>
        </w:r>
        <w:r>
          <w:rPr>
            <w:spacing w:val="-2"/>
            <w:w w:val="110"/>
            <w:sz w:val="20"/>
          </w:rPr>
          <w:delText>from</w:delText>
        </w:r>
        <w:r>
          <w:rPr>
            <w:spacing w:val="-6"/>
            <w:w w:val="110"/>
            <w:sz w:val="20"/>
          </w:rPr>
          <w:delText xml:space="preserve"> </w:delText>
        </w:r>
        <w:r>
          <w:rPr>
            <w:spacing w:val="-2"/>
            <w:w w:val="110"/>
            <w:sz w:val="20"/>
          </w:rPr>
          <w:delText>the</w:delText>
        </w:r>
        <w:r>
          <w:rPr>
            <w:spacing w:val="-6"/>
            <w:w w:val="110"/>
            <w:sz w:val="20"/>
          </w:rPr>
          <w:delText xml:space="preserve"> </w:delText>
        </w:r>
        <w:r>
          <w:rPr>
            <w:spacing w:val="-2"/>
            <w:w w:val="110"/>
            <w:sz w:val="20"/>
          </w:rPr>
          <w:delText>2004–2021</w:delText>
        </w:r>
        <w:r>
          <w:rPr>
            <w:spacing w:val="-6"/>
            <w:w w:val="110"/>
            <w:sz w:val="20"/>
          </w:rPr>
          <w:delText xml:space="preserve"> </w:delText>
        </w:r>
        <w:r>
          <w:rPr>
            <w:spacing w:val="-2"/>
            <w:w w:val="110"/>
            <w:sz w:val="20"/>
          </w:rPr>
          <w:delText>Harvard’s</w:delText>
        </w:r>
        <w:r>
          <w:rPr>
            <w:spacing w:val="-6"/>
            <w:w w:val="110"/>
            <w:sz w:val="20"/>
          </w:rPr>
          <w:delText xml:space="preserve"> </w:delText>
        </w:r>
        <w:r>
          <w:rPr>
            <w:spacing w:val="-2"/>
            <w:w w:val="110"/>
            <w:sz w:val="20"/>
          </w:rPr>
          <w:delText>Project</w:delText>
        </w:r>
        <w:r>
          <w:rPr>
            <w:spacing w:val="-6"/>
            <w:w w:val="110"/>
            <w:sz w:val="20"/>
          </w:rPr>
          <w:delText xml:space="preserve"> </w:delText>
        </w:r>
        <w:r>
          <w:rPr>
            <w:spacing w:val="-2"/>
            <w:w w:val="110"/>
            <w:sz w:val="20"/>
          </w:rPr>
          <w:delText>Implicit</w:delText>
        </w:r>
        <w:r>
          <w:rPr>
            <w:spacing w:val="-6"/>
            <w:w w:val="110"/>
            <w:sz w:val="20"/>
          </w:rPr>
          <w:delText xml:space="preserve"> </w:delText>
        </w:r>
        <w:r>
          <w:rPr>
            <w:spacing w:val="-2"/>
            <w:w w:val="110"/>
            <w:sz w:val="20"/>
          </w:rPr>
          <w:delText>Asso-</w:delText>
        </w:r>
        <w:r>
          <w:rPr>
            <w:sz w:val="20"/>
          </w:rPr>
          <w:delText xml:space="preserve">ciation Test scores, American National Election Studies (ANES), and state-level hate crimes against </w:delText>
        </w:r>
        <w:r>
          <w:rPr>
            <w:w w:val="110"/>
            <w:sz w:val="20"/>
          </w:rPr>
          <w:delText>Asians.</w:delText>
        </w:r>
        <w:r>
          <w:rPr>
            <w:spacing w:val="40"/>
            <w:w w:val="110"/>
            <w:sz w:val="20"/>
          </w:rPr>
          <w:delText xml:space="preserve"> </w:delText>
        </w:r>
        <w:r>
          <w:rPr>
            <w:w w:val="110"/>
            <w:sz w:val="20"/>
          </w:rPr>
          <w:delText>Each panel presents state-level bias during a certain year.</w:delText>
        </w:r>
        <w:r>
          <w:rPr>
            <w:spacing w:val="40"/>
            <w:w w:val="110"/>
            <w:sz w:val="20"/>
          </w:rPr>
          <w:delText xml:space="preserve"> </w:delText>
        </w:r>
        <w:r>
          <w:rPr>
            <w:w w:val="110"/>
            <w:sz w:val="20"/>
          </w:rPr>
          <w:delText>The boundaries in black rep-resent the different Census divisions in the United States.</w:delText>
        </w:r>
        <w:r>
          <w:rPr>
            <w:spacing w:val="39"/>
            <w:w w:val="110"/>
            <w:sz w:val="20"/>
          </w:rPr>
          <w:delText xml:space="preserve"> </w:delText>
        </w:r>
        <w:r>
          <w:rPr>
            <w:w w:val="110"/>
            <w:sz w:val="20"/>
          </w:rPr>
          <w:delText>Notice how there is a variation across states within a region.</w:delText>
        </w:r>
      </w:del>
    </w:p>
    <w:p w14:paraId="4BFD9616" w14:textId="77777777" w:rsidR="00E746E6" w:rsidRDefault="00E746E6">
      <w:pPr>
        <w:spacing w:line="249" w:lineRule="auto"/>
        <w:jc w:val="both"/>
        <w:rPr>
          <w:del w:id="2282" w:author="Hussain Hadah" w:date="2026-10-25T19:29:00Z" w16du:dateUtc="2026-10-25T23:29:00Z"/>
          <w:sz w:val="20"/>
        </w:rPr>
        <w:sectPr w:rsidR="00E746E6">
          <w:pgSz w:w="12240" w:h="15840"/>
          <w:pgMar w:top="1800" w:right="720" w:bottom="2460" w:left="1800" w:header="0" w:footer="2279" w:gutter="0"/>
          <w:cols w:space="720"/>
        </w:sectPr>
      </w:pPr>
    </w:p>
    <w:p w14:paraId="5A73A720" w14:textId="77777777" w:rsidR="00E746E6" w:rsidRDefault="000245FA">
      <w:pPr>
        <w:pStyle w:val="BodyText"/>
        <w:spacing w:before="79" w:line="252" w:lineRule="auto"/>
        <w:ind w:left="36" w:right="1113"/>
        <w:jc w:val="both"/>
        <w:rPr>
          <w:del w:id="2283" w:author="Hussain Hadah" w:date="2026-10-25T19:29:00Z" w16du:dateUtc="2026-10-25T23:29:00Z"/>
        </w:rPr>
      </w:pPr>
      <w:bookmarkStart w:id="2284" w:name="_bookmark74"/>
      <w:bookmarkEnd w:id="2284"/>
      <w:del w:id="2285" w:author="Hussain Hadah" w:date="2026-10-25T19:29:00Z" w16du:dateUtc="2026-10-25T23:29:00Z">
        <w:r>
          <w:rPr>
            <w:w w:val="110"/>
          </w:rPr>
          <w:lastRenderedPageBreak/>
          <w:delText>Figure</w:delText>
        </w:r>
        <w:r>
          <w:rPr>
            <w:spacing w:val="-13"/>
            <w:w w:val="110"/>
          </w:rPr>
          <w:delText xml:space="preserve"> </w:delText>
        </w:r>
        <w:r>
          <w:rPr>
            <w:w w:val="110"/>
          </w:rPr>
          <w:delText>4:</w:delText>
        </w:r>
        <w:r>
          <w:rPr>
            <w:spacing w:val="9"/>
            <w:w w:val="110"/>
          </w:rPr>
          <w:delText xml:space="preserve"> </w:delText>
        </w:r>
        <w:r>
          <w:rPr>
            <w:w w:val="110"/>
          </w:rPr>
          <w:delText>Maps</w:delText>
        </w:r>
        <w:r>
          <w:rPr>
            <w:spacing w:val="-13"/>
            <w:w w:val="110"/>
          </w:rPr>
          <w:delText xml:space="preserve"> </w:delText>
        </w:r>
        <w:r>
          <w:rPr>
            <w:w w:val="110"/>
          </w:rPr>
          <w:delText>of</w:delText>
        </w:r>
        <w:r>
          <w:rPr>
            <w:spacing w:val="-13"/>
            <w:w w:val="110"/>
          </w:rPr>
          <w:delText xml:space="preserve"> </w:delText>
        </w:r>
        <w:r>
          <w:rPr>
            <w:w w:val="110"/>
          </w:rPr>
          <w:delText>State-level</w:delText>
        </w:r>
        <w:r>
          <w:rPr>
            <w:spacing w:val="-13"/>
            <w:w w:val="110"/>
          </w:rPr>
          <w:delText xml:space="preserve"> </w:delText>
        </w:r>
        <w:r>
          <w:rPr>
            <w:w w:val="110"/>
          </w:rPr>
          <w:delText>Bias</w:delText>
        </w:r>
        <w:r>
          <w:rPr>
            <w:spacing w:val="-13"/>
            <w:w w:val="110"/>
          </w:rPr>
          <w:delText xml:space="preserve"> </w:delText>
        </w:r>
        <w:r>
          <w:rPr>
            <w:w w:val="110"/>
          </w:rPr>
          <w:delText>2004–2021</w:delText>
        </w:r>
        <w:r>
          <w:rPr>
            <w:spacing w:val="-13"/>
            <w:w w:val="110"/>
          </w:rPr>
          <w:delText xml:space="preserve"> </w:delText>
        </w:r>
        <w:r>
          <w:rPr>
            <w:w w:val="110"/>
          </w:rPr>
          <w:delText>Measure</w:delText>
        </w:r>
        <w:r>
          <w:rPr>
            <w:spacing w:val="-13"/>
            <w:w w:val="110"/>
          </w:rPr>
          <w:delText xml:space="preserve"> </w:delText>
        </w:r>
        <w:r>
          <w:rPr>
            <w:w w:val="110"/>
          </w:rPr>
          <w:delText>with</w:delText>
        </w:r>
        <w:r>
          <w:rPr>
            <w:spacing w:val="-13"/>
            <w:w w:val="110"/>
          </w:rPr>
          <w:delText xml:space="preserve"> </w:delText>
        </w:r>
        <w:r>
          <w:rPr>
            <w:w w:val="110"/>
          </w:rPr>
          <w:delText>Census</w:delText>
        </w:r>
        <w:r>
          <w:rPr>
            <w:spacing w:val="-13"/>
            <w:w w:val="110"/>
          </w:rPr>
          <w:delText xml:space="preserve"> </w:delText>
        </w:r>
        <w:r>
          <w:rPr>
            <w:w w:val="110"/>
          </w:rPr>
          <w:delText>Division</w:delText>
        </w:r>
        <w:r>
          <w:rPr>
            <w:spacing w:val="-13"/>
            <w:w w:val="110"/>
          </w:rPr>
          <w:delText xml:space="preserve"> </w:delText>
        </w:r>
        <w:r>
          <w:rPr>
            <w:w w:val="110"/>
          </w:rPr>
          <w:delText>Re-gional Boundaries</w:delText>
        </w:r>
      </w:del>
    </w:p>
    <w:p w14:paraId="21DF6E5D" w14:textId="77777777" w:rsidR="00E746E6" w:rsidRDefault="000245FA">
      <w:pPr>
        <w:pStyle w:val="BodyText"/>
        <w:spacing w:before="25"/>
        <w:rPr>
          <w:del w:id="2286" w:author="Hussain Hadah" w:date="2026-10-25T19:29:00Z" w16du:dateUtc="2026-10-25T23:29:00Z"/>
          <w:sz w:val="20"/>
        </w:rPr>
      </w:pPr>
      <w:del w:id="2287" w:author="Hussain Hadah" w:date="2026-10-25T19:29:00Z" w16du:dateUtc="2026-10-25T23:29:00Z">
        <w:r>
          <w:rPr>
            <w:noProof/>
            <w:sz w:val="20"/>
          </w:rPr>
          <w:drawing>
            <wp:anchor distT="0" distB="0" distL="0" distR="0" simplePos="0" relativeHeight="487609344" behindDoc="1" locked="0" layoutInCell="1" allowOverlap="1" wp14:anchorId="7D822019" wp14:editId="0416632F">
              <wp:simplePos x="0" y="0"/>
              <wp:positionH relativeFrom="page">
                <wp:posOffset>2145195</wp:posOffset>
              </wp:positionH>
              <wp:positionV relativeFrom="paragraph">
                <wp:posOffset>177666</wp:posOffset>
              </wp:positionV>
              <wp:extent cx="3496437" cy="2486596"/>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60" cstate="print"/>
                      <a:stretch>
                        <a:fillRect/>
                      </a:stretch>
                    </pic:blipFill>
                    <pic:spPr>
                      <a:xfrm>
                        <a:off x="0" y="0"/>
                        <a:ext cx="3496437" cy="2486596"/>
                      </a:xfrm>
                      <a:prstGeom prst="rect">
                        <a:avLst/>
                      </a:prstGeom>
                    </pic:spPr>
                  </pic:pic>
                </a:graphicData>
              </a:graphic>
            </wp:anchor>
          </w:drawing>
        </w:r>
      </w:del>
    </w:p>
    <w:p w14:paraId="1399A34E" w14:textId="77777777" w:rsidR="00E746E6" w:rsidRDefault="00E746E6">
      <w:pPr>
        <w:pStyle w:val="BodyText"/>
        <w:rPr>
          <w:del w:id="2288" w:author="Hussain Hadah" w:date="2026-10-25T19:29:00Z" w16du:dateUtc="2026-10-25T23:29:00Z"/>
        </w:rPr>
      </w:pPr>
    </w:p>
    <w:p w14:paraId="081A9FB0" w14:textId="77777777" w:rsidR="00E746E6" w:rsidRDefault="00E746E6">
      <w:pPr>
        <w:pStyle w:val="BodyText"/>
        <w:spacing w:before="129"/>
        <w:rPr>
          <w:del w:id="2289" w:author="Hussain Hadah" w:date="2026-10-25T19:29:00Z" w16du:dateUtc="2026-10-25T23:29:00Z"/>
        </w:rPr>
      </w:pPr>
    </w:p>
    <w:p w14:paraId="006CC6D5" w14:textId="77777777" w:rsidR="00E746E6" w:rsidRDefault="000245FA">
      <w:pPr>
        <w:spacing w:before="1" w:line="249" w:lineRule="auto"/>
        <w:ind w:left="36" w:right="1113"/>
        <w:jc w:val="both"/>
        <w:rPr>
          <w:del w:id="2290" w:author="Hussain Hadah" w:date="2026-10-25T19:29:00Z" w16du:dateUtc="2026-10-25T23:29:00Z"/>
          <w:sz w:val="20"/>
        </w:rPr>
      </w:pPr>
      <w:del w:id="2291" w:author="Hussain Hadah" w:date="2026-10-25T19:29:00Z" w16du:dateUtc="2026-10-25T23:29:00Z">
        <w:r>
          <w:rPr>
            <w:w w:val="110"/>
            <w:sz w:val="20"/>
          </w:rPr>
          <w:delText>This figure shows the state-level bias index in the sample from 2004 to 2021.</w:delText>
        </w:r>
        <w:r>
          <w:rPr>
            <w:spacing w:val="40"/>
            <w:w w:val="110"/>
            <w:sz w:val="20"/>
          </w:rPr>
          <w:delText xml:space="preserve"> </w:delText>
        </w:r>
        <w:r>
          <w:rPr>
            <w:w w:val="110"/>
            <w:sz w:val="20"/>
          </w:rPr>
          <w:delText>The bias units are in standard deviations and ranges from low to high bias.</w:delText>
        </w:r>
        <w:r>
          <w:rPr>
            <w:spacing w:val="40"/>
            <w:w w:val="110"/>
            <w:sz w:val="20"/>
          </w:rPr>
          <w:delText xml:space="preserve"> </w:delText>
        </w:r>
        <w:r>
          <w:rPr>
            <w:w w:val="110"/>
            <w:sz w:val="20"/>
          </w:rPr>
          <w:delText xml:space="preserve">Bias index is constructed following </w:delText>
        </w:r>
        <w:r>
          <w:rPr>
            <w:spacing w:val="-2"/>
            <w:w w:val="110"/>
            <w:sz w:val="20"/>
          </w:rPr>
          <w:delText>Lubotsky</w:delText>
        </w:r>
        <w:r>
          <w:rPr>
            <w:spacing w:val="-6"/>
            <w:w w:val="110"/>
            <w:sz w:val="20"/>
          </w:rPr>
          <w:delText xml:space="preserve"> </w:delText>
        </w:r>
        <w:r>
          <w:rPr>
            <w:spacing w:val="-2"/>
            <w:w w:val="110"/>
            <w:sz w:val="20"/>
          </w:rPr>
          <w:delText>and</w:delText>
        </w:r>
        <w:r>
          <w:rPr>
            <w:spacing w:val="-6"/>
            <w:w w:val="110"/>
            <w:sz w:val="20"/>
          </w:rPr>
          <w:delText xml:space="preserve"> </w:delText>
        </w:r>
        <w:r>
          <w:rPr>
            <w:spacing w:val="-2"/>
            <w:w w:val="110"/>
            <w:sz w:val="20"/>
          </w:rPr>
          <w:delText>Wittenberg</w:delText>
        </w:r>
        <w:r>
          <w:rPr>
            <w:spacing w:val="-6"/>
            <w:w w:val="110"/>
            <w:sz w:val="20"/>
          </w:rPr>
          <w:delText xml:space="preserve"> </w:delText>
        </w:r>
        <w:r>
          <w:rPr>
            <w:spacing w:val="-2"/>
            <w:w w:val="110"/>
            <w:sz w:val="20"/>
          </w:rPr>
          <w:delText>(</w:delText>
        </w:r>
        <w:r w:rsidR="00E746E6">
          <w:fldChar w:fldCharType="begin"/>
        </w:r>
        <w:r w:rsidR="00E746E6">
          <w:delInstrText>HYPERLINK \l "_bookmark58"</w:delInstrText>
        </w:r>
        <w:r w:rsidR="00E746E6">
          <w:fldChar w:fldCharType="separate"/>
        </w:r>
        <w:r w:rsidR="00E746E6">
          <w:rPr>
            <w:color w:val="0000FF"/>
            <w:spacing w:val="-2"/>
            <w:w w:val="110"/>
            <w:sz w:val="20"/>
          </w:rPr>
          <w:delText>2006</w:delText>
        </w:r>
        <w:r w:rsidR="00E746E6">
          <w:fldChar w:fldCharType="end"/>
        </w:r>
        <w:r>
          <w:rPr>
            <w:spacing w:val="-2"/>
            <w:w w:val="110"/>
            <w:sz w:val="20"/>
          </w:rPr>
          <w:delText>).</w:delText>
        </w:r>
        <w:r>
          <w:rPr>
            <w:spacing w:val="9"/>
            <w:w w:val="110"/>
            <w:sz w:val="20"/>
          </w:rPr>
          <w:delText xml:space="preserve"> </w:delText>
        </w:r>
        <w:r>
          <w:rPr>
            <w:spacing w:val="-2"/>
            <w:w w:val="110"/>
            <w:sz w:val="20"/>
          </w:rPr>
          <w:delText>The</w:delText>
        </w:r>
        <w:r>
          <w:rPr>
            <w:spacing w:val="-6"/>
            <w:w w:val="110"/>
            <w:sz w:val="20"/>
          </w:rPr>
          <w:delText xml:space="preserve"> </w:delText>
        </w:r>
        <w:r>
          <w:rPr>
            <w:spacing w:val="-2"/>
            <w:w w:val="110"/>
            <w:sz w:val="20"/>
          </w:rPr>
          <w:delText>data</w:delText>
        </w:r>
        <w:r>
          <w:rPr>
            <w:spacing w:val="-6"/>
            <w:w w:val="110"/>
            <w:sz w:val="20"/>
          </w:rPr>
          <w:delText xml:space="preserve"> </w:delText>
        </w:r>
        <w:r>
          <w:rPr>
            <w:spacing w:val="-2"/>
            <w:w w:val="110"/>
            <w:sz w:val="20"/>
          </w:rPr>
          <w:delText>is</w:delText>
        </w:r>
        <w:r>
          <w:rPr>
            <w:spacing w:val="-6"/>
            <w:w w:val="110"/>
            <w:sz w:val="20"/>
          </w:rPr>
          <w:delText xml:space="preserve"> </w:delText>
        </w:r>
        <w:r>
          <w:rPr>
            <w:spacing w:val="-2"/>
            <w:w w:val="110"/>
            <w:sz w:val="20"/>
          </w:rPr>
          <w:delText>from</w:delText>
        </w:r>
        <w:r>
          <w:rPr>
            <w:spacing w:val="-6"/>
            <w:w w:val="110"/>
            <w:sz w:val="20"/>
          </w:rPr>
          <w:delText xml:space="preserve"> </w:delText>
        </w:r>
        <w:r>
          <w:rPr>
            <w:spacing w:val="-2"/>
            <w:w w:val="110"/>
            <w:sz w:val="20"/>
          </w:rPr>
          <w:delText>the</w:delText>
        </w:r>
        <w:r>
          <w:rPr>
            <w:spacing w:val="-6"/>
            <w:w w:val="110"/>
            <w:sz w:val="20"/>
          </w:rPr>
          <w:delText xml:space="preserve"> </w:delText>
        </w:r>
        <w:r>
          <w:rPr>
            <w:spacing w:val="-2"/>
            <w:w w:val="110"/>
            <w:sz w:val="20"/>
          </w:rPr>
          <w:delText>2004–2021</w:delText>
        </w:r>
        <w:r>
          <w:rPr>
            <w:spacing w:val="-6"/>
            <w:w w:val="110"/>
            <w:sz w:val="20"/>
          </w:rPr>
          <w:delText xml:space="preserve"> </w:delText>
        </w:r>
        <w:r>
          <w:rPr>
            <w:spacing w:val="-2"/>
            <w:w w:val="110"/>
            <w:sz w:val="20"/>
          </w:rPr>
          <w:delText>Harvard’s</w:delText>
        </w:r>
        <w:r>
          <w:rPr>
            <w:spacing w:val="-6"/>
            <w:w w:val="110"/>
            <w:sz w:val="20"/>
          </w:rPr>
          <w:delText xml:space="preserve"> </w:delText>
        </w:r>
        <w:r>
          <w:rPr>
            <w:spacing w:val="-2"/>
            <w:w w:val="110"/>
            <w:sz w:val="20"/>
          </w:rPr>
          <w:delText>Project</w:delText>
        </w:r>
        <w:r>
          <w:rPr>
            <w:spacing w:val="-6"/>
            <w:w w:val="110"/>
            <w:sz w:val="20"/>
          </w:rPr>
          <w:delText xml:space="preserve"> </w:delText>
        </w:r>
        <w:r>
          <w:rPr>
            <w:spacing w:val="-2"/>
            <w:w w:val="110"/>
            <w:sz w:val="20"/>
          </w:rPr>
          <w:delText>Implicit</w:delText>
        </w:r>
        <w:r>
          <w:rPr>
            <w:spacing w:val="-6"/>
            <w:w w:val="110"/>
            <w:sz w:val="20"/>
          </w:rPr>
          <w:delText xml:space="preserve"> </w:delText>
        </w:r>
        <w:r>
          <w:rPr>
            <w:spacing w:val="-2"/>
            <w:w w:val="110"/>
            <w:sz w:val="20"/>
          </w:rPr>
          <w:delText>Asso-</w:delText>
        </w:r>
        <w:r>
          <w:rPr>
            <w:sz w:val="20"/>
          </w:rPr>
          <w:delText xml:space="preserve">ciation Test scores, American National Election Studies (ANES), and state-level hate crimes against </w:delText>
        </w:r>
        <w:r>
          <w:rPr>
            <w:w w:val="110"/>
            <w:sz w:val="20"/>
          </w:rPr>
          <w:delText>Asians. The</w:delText>
        </w:r>
        <w:r>
          <w:rPr>
            <w:spacing w:val="-8"/>
            <w:w w:val="110"/>
            <w:sz w:val="20"/>
          </w:rPr>
          <w:delText xml:space="preserve"> </w:delText>
        </w:r>
        <w:r>
          <w:rPr>
            <w:w w:val="110"/>
            <w:sz w:val="20"/>
          </w:rPr>
          <w:delText>boundaries</w:delText>
        </w:r>
        <w:r>
          <w:rPr>
            <w:spacing w:val="-8"/>
            <w:w w:val="110"/>
            <w:sz w:val="20"/>
          </w:rPr>
          <w:delText xml:space="preserve"> </w:delText>
        </w:r>
        <w:r>
          <w:rPr>
            <w:w w:val="110"/>
            <w:sz w:val="20"/>
          </w:rPr>
          <w:delText>in</w:delText>
        </w:r>
        <w:r>
          <w:rPr>
            <w:spacing w:val="-8"/>
            <w:w w:val="110"/>
            <w:sz w:val="20"/>
          </w:rPr>
          <w:delText xml:space="preserve"> </w:delText>
        </w:r>
        <w:r>
          <w:rPr>
            <w:w w:val="110"/>
            <w:sz w:val="20"/>
          </w:rPr>
          <w:delText>black</w:delText>
        </w:r>
        <w:r>
          <w:rPr>
            <w:spacing w:val="-8"/>
            <w:w w:val="110"/>
            <w:sz w:val="20"/>
          </w:rPr>
          <w:delText xml:space="preserve"> </w:delText>
        </w:r>
        <w:r>
          <w:rPr>
            <w:w w:val="110"/>
            <w:sz w:val="20"/>
          </w:rPr>
          <w:delText>represent</w:delText>
        </w:r>
        <w:r>
          <w:rPr>
            <w:spacing w:val="-8"/>
            <w:w w:val="110"/>
            <w:sz w:val="20"/>
          </w:rPr>
          <w:delText xml:space="preserve"> </w:delText>
        </w:r>
        <w:r>
          <w:rPr>
            <w:w w:val="110"/>
            <w:sz w:val="20"/>
          </w:rPr>
          <w:delText>the</w:delText>
        </w:r>
        <w:r>
          <w:rPr>
            <w:spacing w:val="-8"/>
            <w:w w:val="110"/>
            <w:sz w:val="20"/>
          </w:rPr>
          <w:delText xml:space="preserve"> </w:delText>
        </w:r>
        <w:r>
          <w:rPr>
            <w:w w:val="110"/>
            <w:sz w:val="20"/>
          </w:rPr>
          <w:delText>different</w:delText>
        </w:r>
        <w:r>
          <w:rPr>
            <w:spacing w:val="-8"/>
            <w:w w:val="110"/>
            <w:sz w:val="20"/>
          </w:rPr>
          <w:delText xml:space="preserve"> </w:delText>
        </w:r>
        <w:r>
          <w:rPr>
            <w:w w:val="110"/>
            <w:sz w:val="20"/>
          </w:rPr>
          <w:delText>Census</w:delText>
        </w:r>
        <w:r>
          <w:rPr>
            <w:spacing w:val="-8"/>
            <w:w w:val="110"/>
            <w:sz w:val="20"/>
          </w:rPr>
          <w:delText xml:space="preserve"> </w:delText>
        </w:r>
        <w:r>
          <w:rPr>
            <w:w w:val="110"/>
            <w:sz w:val="20"/>
          </w:rPr>
          <w:delText>divisions</w:delText>
        </w:r>
        <w:r>
          <w:rPr>
            <w:spacing w:val="-8"/>
            <w:w w:val="110"/>
            <w:sz w:val="20"/>
          </w:rPr>
          <w:delText xml:space="preserve"> </w:delText>
        </w:r>
        <w:r>
          <w:rPr>
            <w:w w:val="110"/>
            <w:sz w:val="20"/>
          </w:rPr>
          <w:delText>in</w:delText>
        </w:r>
        <w:r>
          <w:rPr>
            <w:spacing w:val="-8"/>
            <w:w w:val="110"/>
            <w:sz w:val="20"/>
          </w:rPr>
          <w:delText xml:space="preserve"> </w:delText>
        </w:r>
        <w:r>
          <w:rPr>
            <w:w w:val="110"/>
            <w:sz w:val="20"/>
          </w:rPr>
          <w:delText>the</w:delText>
        </w:r>
        <w:r>
          <w:rPr>
            <w:spacing w:val="-8"/>
            <w:w w:val="110"/>
            <w:sz w:val="20"/>
          </w:rPr>
          <w:delText xml:space="preserve"> </w:delText>
        </w:r>
        <w:r>
          <w:rPr>
            <w:w w:val="110"/>
            <w:sz w:val="20"/>
          </w:rPr>
          <w:delText>United</w:delText>
        </w:r>
        <w:r>
          <w:rPr>
            <w:spacing w:val="-8"/>
            <w:w w:val="110"/>
            <w:sz w:val="20"/>
          </w:rPr>
          <w:delText xml:space="preserve"> </w:delText>
        </w:r>
        <w:r>
          <w:rPr>
            <w:w w:val="110"/>
            <w:sz w:val="20"/>
          </w:rPr>
          <w:delText>States. No-tice how there is a variation across states within a region.</w:delText>
        </w:r>
      </w:del>
    </w:p>
    <w:p w14:paraId="68148D14" w14:textId="77777777" w:rsidR="00E746E6" w:rsidRDefault="00E746E6">
      <w:pPr>
        <w:spacing w:line="249" w:lineRule="auto"/>
        <w:jc w:val="both"/>
        <w:rPr>
          <w:del w:id="2292" w:author="Hussain Hadah" w:date="2026-10-25T19:29:00Z" w16du:dateUtc="2026-10-25T23:29:00Z"/>
          <w:sz w:val="20"/>
        </w:rPr>
        <w:sectPr w:rsidR="00E746E6">
          <w:pgSz w:w="12240" w:h="15840"/>
          <w:pgMar w:top="1800" w:right="720" w:bottom="2460" w:left="1800" w:header="0" w:footer="2279" w:gutter="0"/>
          <w:cols w:space="720"/>
        </w:sectPr>
      </w:pPr>
    </w:p>
    <w:p w14:paraId="77751ED7" w14:textId="77777777" w:rsidR="00E746E6" w:rsidRDefault="000245FA">
      <w:pPr>
        <w:pStyle w:val="BodyText"/>
        <w:spacing w:before="79"/>
        <w:ind w:left="2712"/>
        <w:rPr>
          <w:del w:id="2293" w:author="Hussain Hadah" w:date="2026-10-25T19:29:00Z" w16du:dateUtc="2026-10-25T23:29:00Z"/>
        </w:rPr>
      </w:pPr>
      <w:bookmarkStart w:id="2294" w:name="_bookmark75"/>
      <w:bookmarkEnd w:id="2294"/>
      <w:del w:id="2295" w:author="Hussain Hadah" w:date="2026-10-25T19:29:00Z" w16du:dateUtc="2026-10-25T23:29:00Z">
        <w:r>
          <w:lastRenderedPageBreak/>
          <w:delText>Figure</w:delText>
        </w:r>
        <w:r>
          <w:rPr>
            <w:spacing w:val="29"/>
          </w:rPr>
          <w:delText xml:space="preserve"> </w:delText>
        </w:r>
        <w:r>
          <w:delText>5:</w:delText>
        </w:r>
        <w:r>
          <w:rPr>
            <w:spacing w:val="51"/>
          </w:rPr>
          <w:delText xml:space="preserve"> </w:delText>
        </w:r>
        <w:r>
          <w:delText>Asian</w:delText>
        </w:r>
        <w:r>
          <w:rPr>
            <w:spacing w:val="29"/>
          </w:rPr>
          <w:delText xml:space="preserve"> </w:delText>
        </w:r>
        <w:r>
          <w:delText>Racial</w:delText>
        </w:r>
        <w:r>
          <w:rPr>
            <w:spacing w:val="30"/>
          </w:rPr>
          <w:delText xml:space="preserve"> </w:delText>
        </w:r>
        <w:r>
          <w:rPr>
            <w:spacing w:val="-2"/>
          </w:rPr>
          <w:delText>Identity</w:delText>
        </w:r>
      </w:del>
    </w:p>
    <w:p w14:paraId="632D1CF5" w14:textId="77777777" w:rsidR="00E746E6" w:rsidRDefault="000245FA">
      <w:pPr>
        <w:pStyle w:val="BodyText"/>
        <w:spacing w:before="6"/>
        <w:rPr>
          <w:del w:id="2296" w:author="Hussain Hadah" w:date="2026-10-25T19:29:00Z" w16du:dateUtc="2026-10-25T23:29:00Z"/>
          <w:sz w:val="11"/>
        </w:rPr>
      </w:pPr>
      <w:del w:id="2297" w:author="Hussain Hadah" w:date="2026-10-25T19:29:00Z" w16du:dateUtc="2026-10-25T23:29:00Z">
        <w:r>
          <w:rPr>
            <w:noProof/>
            <w:sz w:val="11"/>
          </w:rPr>
          <w:drawing>
            <wp:anchor distT="0" distB="0" distL="0" distR="0" simplePos="0" relativeHeight="487609856" behindDoc="1" locked="0" layoutInCell="1" allowOverlap="1" wp14:anchorId="69E7BE8A" wp14:editId="7A85A45F">
              <wp:simplePos x="0" y="0"/>
              <wp:positionH relativeFrom="page">
                <wp:posOffset>1203957</wp:posOffset>
              </wp:positionH>
              <wp:positionV relativeFrom="paragraph">
                <wp:posOffset>99920</wp:posOffset>
              </wp:positionV>
              <wp:extent cx="5351430" cy="3177921"/>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61" cstate="print"/>
                      <a:stretch>
                        <a:fillRect/>
                      </a:stretch>
                    </pic:blipFill>
                    <pic:spPr>
                      <a:xfrm>
                        <a:off x="0" y="0"/>
                        <a:ext cx="5351430" cy="3177921"/>
                      </a:xfrm>
                      <a:prstGeom prst="rect">
                        <a:avLst/>
                      </a:prstGeom>
                    </pic:spPr>
                  </pic:pic>
                </a:graphicData>
              </a:graphic>
            </wp:anchor>
          </w:drawing>
        </w:r>
      </w:del>
    </w:p>
    <w:p w14:paraId="54BCD0C6" w14:textId="77777777" w:rsidR="00E746E6" w:rsidRDefault="00E746E6">
      <w:pPr>
        <w:pStyle w:val="BodyText"/>
        <w:rPr>
          <w:del w:id="2298" w:author="Hussain Hadah" w:date="2026-10-25T19:29:00Z" w16du:dateUtc="2026-10-25T23:29:00Z"/>
        </w:rPr>
      </w:pPr>
    </w:p>
    <w:p w14:paraId="6AA219BD" w14:textId="77777777" w:rsidR="00E746E6" w:rsidRDefault="00E746E6">
      <w:pPr>
        <w:pStyle w:val="BodyText"/>
        <w:spacing w:before="35"/>
        <w:rPr>
          <w:del w:id="2299" w:author="Hussain Hadah" w:date="2026-10-25T19:29:00Z" w16du:dateUtc="2026-10-25T23:29:00Z"/>
        </w:rPr>
      </w:pPr>
    </w:p>
    <w:p w14:paraId="67C25162" w14:textId="77777777" w:rsidR="00E746E6" w:rsidRDefault="000245FA">
      <w:pPr>
        <w:spacing w:line="249" w:lineRule="auto"/>
        <w:ind w:left="36" w:right="1113"/>
        <w:jc w:val="both"/>
        <w:rPr>
          <w:del w:id="2300" w:author="Hussain Hadah" w:date="2026-10-25T19:29:00Z" w16du:dateUtc="2026-10-25T23:29:00Z"/>
          <w:sz w:val="20"/>
        </w:rPr>
      </w:pPr>
      <w:del w:id="2301" w:author="Hussain Hadah" w:date="2026-10-25T19:29:00Z" w16du:dateUtc="2026-10-25T23:29:00Z">
        <w:r>
          <w:rPr>
            <w:w w:val="110"/>
            <w:sz w:val="20"/>
          </w:rPr>
          <w:delText>This figure shows the distribution of Asian racial identity among respondents. The data is aggre-gated</w:delText>
        </w:r>
        <w:r>
          <w:rPr>
            <w:spacing w:val="-5"/>
            <w:w w:val="110"/>
            <w:sz w:val="20"/>
          </w:rPr>
          <w:delText xml:space="preserve"> </w:delText>
        </w:r>
        <w:r>
          <w:rPr>
            <w:w w:val="110"/>
            <w:sz w:val="20"/>
          </w:rPr>
          <w:delText>from</w:delText>
        </w:r>
        <w:r>
          <w:rPr>
            <w:spacing w:val="-5"/>
            <w:w w:val="110"/>
            <w:sz w:val="20"/>
          </w:rPr>
          <w:delText xml:space="preserve"> </w:delText>
        </w:r>
        <w:r>
          <w:rPr>
            <w:w w:val="110"/>
            <w:sz w:val="20"/>
          </w:rPr>
          <w:delText>the</w:delText>
        </w:r>
        <w:r>
          <w:rPr>
            <w:spacing w:val="-5"/>
            <w:w w:val="110"/>
            <w:sz w:val="20"/>
          </w:rPr>
          <w:delText xml:space="preserve"> </w:delText>
        </w:r>
        <w:r>
          <w:rPr>
            <w:w w:val="110"/>
            <w:sz w:val="20"/>
          </w:rPr>
          <w:delText>2004–2021</w:delText>
        </w:r>
        <w:r>
          <w:rPr>
            <w:spacing w:val="-5"/>
            <w:w w:val="110"/>
            <w:sz w:val="20"/>
          </w:rPr>
          <w:delText xml:space="preserve"> </w:delText>
        </w:r>
        <w:r>
          <w:rPr>
            <w:w w:val="110"/>
            <w:sz w:val="20"/>
          </w:rPr>
          <w:delText>Current</w:delText>
        </w:r>
        <w:r>
          <w:rPr>
            <w:spacing w:val="-5"/>
            <w:w w:val="110"/>
            <w:sz w:val="20"/>
          </w:rPr>
          <w:delText xml:space="preserve"> </w:delText>
        </w:r>
        <w:r>
          <w:rPr>
            <w:w w:val="110"/>
            <w:sz w:val="20"/>
          </w:rPr>
          <w:delText>Population</w:delText>
        </w:r>
        <w:r>
          <w:rPr>
            <w:spacing w:val="-5"/>
            <w:w w:val="110"/>
            <w:sz w:val="20"/>
          </w:rPr>
          <w:delText xml:space="preserve"> </w:delText>
        </w:r>
        <w:r>
          <w:rPr>
            <w:w w:val="110"/>
            <w:sz w:val="20"/>
          </w:rPr>
          <w:delText>Survey</w:delText>
        </w:r>
        <w:r>
          <w:rPr>
            <w:spacing w:val="-5"/>
            <w:w w:val="110"/>
            <w:sz w:val="20"/>
          </w:rPr>
          <w:delText xml:space="preserve"> </w:delText>
        </w:r>
        <w:r>
          <w:rPr>
            <w:w w:val="110"/>
            <w:sz w:val="20"/>
          </w:rPr>
          <w:delText>(CPS).</w:delText>
        </w:r>
        <w:r>
          <w:rPr>
            <w:spacing w:val="-5"/>
            <w:w w:val="110"/>
            <w:sz w:val="20"/>
          </w:rPr>
          <w:delText xml:space="preserve"> </w:delText>
        </w:r>
        <w:r>
          <w:rPr>
            <w:w w:val="110"/>
            <w:sz w:val="20"/>
          </w:rPr>
          <w:delText>The</w:delText>
        </w:r>
        <w:r>
          <w:rPr>
            <w:spacing w:val="-5"/>
            <w:w w:val="110"/>
            <w:sz w:val="20"/>
          </w:rPr>
          <w:delText xml:space="preserve"> </w:delText>
        </w:r>
        <w:r>
          <w:rPr>
            <w:w w:val="110"/>
            <w:sz w:val="20"/>
          </w:rPr>
          <w:delText>sample</w:delText>
        </w:r>
        <w:r>
          <w:rPr>
            <w:spacing w:val="-5"/>
            <w:w w:val="110"/>
            <w:sz w:val="20"/>
          </w:rPr>
          <w:delText xml:space="preserve"> </w:delText>
        </w:r>
        <w:r>
          <w:rPr>
            <w:w w:val="110"/>
            <w:sz w:val="20"/>
          </w:rPr>
          <w:delText>includes</w:delText>
        </w:r>
        <w:r>
          <w:rPr>
            <w:spacing w:val="-5"/>
            <w:w w:val="110"/>
            <w:sz w:val="20"/>
          </w:rPr>
          <w:delText xml:space="preserve"> </w:delText>
        </w:r>
        <w:r>
          <w:rPr>
            <w:w w:val="110"/>
            <w:sz w:val="20"/>
          </w:rPr>
          <w:delText>first-,</w:delText>
        </w:r>
        <w:r>
          <w:rPr>
            <w:spacing w:val="-3"/>
            <w:w w:val="110"/>
            <w:sz w:val="20"/>
          </w:rPr>
          <w:delText xml:space="preserve"> </w:delText>
        </w:r>
        <w:r>
          <w:rPr>
            <w:w w:val="110"/>
            <w:sz w:val="20"/>
          </w:rPr>
          <w:delText>second-, and</w:delText>
        </w:r>
        <w:r>
          <w:rPr>
            <w:spacing w:val="-7"/>
            <w:w w:val="110"/>
            <w:sz w:val="20"/>
          </w:rPr>
          <w:delText xml:space="preserve"> </w:delText>
        </w:r>
        <w:r>
          <w:rPr>
            <w:w w:val="110"/>
            <w:sz w:val="20"/>
          </w:rPr>
          <w:delText>third-generation</w:delText>
        </w:r>
        <w:r>
          <w:rPr>
            <w:spacing w:val="-7"/>
            <w:w w:val="110"/>
            <w:sz w:val="20"/>
          </w:rPr>
          <w:delText xml:space="preserve"> </w:delText>
        </w:r>
        <w:r>
          <w:rPr>
            <w:w w:val="110"/>
            <w:sz w:val="20"/>
          </w:rPr>
          <w:delText>objectively</w:delText>
        </w:r>
        <w:r>
          <w:rPr>
            <w:spacing w:val="-7"/>
            <w:w w:val="110"/>
            <w:sz w:val="20"/>
          </w:rPr>
          <w:delText xml:space="preserve"> </w:delText>
        </w:r>
        <w:r>
          <w:rPr>
            <w:w w:val="110"/>
            <w:sz w:val="20"/>
          </w:rPr>
          <w:delText>Asian</w:delText>
        </w:r>
        <w:r>
          <w:rPr>
            <w:spacing w:val="-7"/>
            <w:w w:val="110"/>
            <w:sz w:val="20"/>
          </w:rPr>
          <w:delText xml:space="preserve"> </w:delText>
        </w:r>
        <w:r>
          <w:rPr>
            <w:w w:val="110"/>
            <w:sz w:val="20"/>
          </w:rPr>
          <w:delText>Americans.</w:delText>
        </w:r>
        <w:r>
          <w:rPr>
            <w:spacing w:val="16"/>
            <w:w w:val="110"/>
            <w:sz w:val="20"/>
          </w:rPr>
          <w:delText xml:space="preserve"> </w:delText>
        </w:r>
        <w:r>
          <w:rPr>
            <w:w w:val="110"/>
            <w:sz w:val="20"/>
          </w:rPr>
          <w:delText>Following</w:delText>
        </w:r>
        <w:r>
          <w:rPr>
            <w:spacing w:val="-7"/>
            <w:w w:val="110"/>
            <w:sz w:val="20"/>
          </w:rPr>
          <w:delText xml:space="preserve"> </w:delText>
        </w:r>
        <w:r>
          <w:rPr>
            <w:w w:val="110"/>
            <w:sz w:val="20"/>
          </w:rPr>
          <w:delText>Antman,</w:delText>
        </w:r>
        <w:r>
          <w:rPr>
            <w:spacing w:val="-6"/>
            <w:w w:val="110"/>
            <w:sz w:val="20"/>
          </w:rPr>
          <w:delText xml:space="preserve"> </w:delText>
        </w:r>
        <w:r>
          <w:rPr>
            <w:w w:val="110"/>
            <w:sz w:val="20"/>
          </w:rPr>
          <w:delText>Duncan,</w:delText>
        </w:r>
        <w:r>
          <w:rPr>
            <w:spacing w:val="-6"/>
            <w:w w:val="110"/>
            <w:sz w:val="20"/>
          </w:rPr>
          <w:delText xml:space="preserve"> </w:delText>
        </w:r>
        <w:r>
          <w:rPr>
            <w:w w:val="110"/>
            <w:sz w:val="20"/>
          </w:rPr>
          <w:delText>and</w:delText>
        </w:r>
        <w:r>
          <w:rPr>
            <w:spacing w:val="-7"/>
            <w:w w:val="110"/>
            <w:sz w:val="20"/>
          </w:rPr>
          <w:delText xml:space="preserve"> </w:delText>
        </w:r>
        <w:r>
          <w:rPr>
            <w:w w:val="110"/>
            <w:sz w:val="20"/>
          </w:rPr>
          <w:delText>Trejo</w:delText>
        </w:r>
        <w:r>
          <w:rPr>
            <w:spacing w:val="-7"/>
            <w:w w:val="110"/>
            <w:sz w:val="20"/>
          </w:rPr>
          <w:delText xml:space="preserve"> </w:delText>
        </w:r>
        <w:r>
          <w:rPr>
            <w:w w:val="110"/>
            <w:sz w:val="20"/>
          </w:rPr>
          <w:delText>(</w:delText>
        </w:r>
        <w:r w:rsidR="00E746E6">
          <w:fldChar w:fldCharType="begin"/>
        </w:r>
        <w:r w:rsidR="00E746E6">
          <w:delInstrText>HYPERLINK \l "_bookmark22"</w:delInstrText>
        </w:r>
        <w:r w:rsidR="00E746E6">
          <w:fldChar w:fldCharType="separate"/>
        </w:r>
        <w:r w:rsidR="00E746E6">
          <w:rPr>
            <w:color w:val="0000FF"/>
            <w:w w:val="110"/>
            <w:sz w:val="20"/>
          </w:rPr>
          <w:delText>2016</w:delText>
        </w:r>
        <w:r w:rsidR="00E746E6">
          <w:fldChar w:fldCharType="end"/>
        </w:r>
        <w:r>
          <w:rPr>
            <w:w w:val="110"/>
            <w:sz w:val="20"/>
          </w:rPr>
          <w:delText>) and Antman, Duncan, and Trejo (</w:delText>
        </w:r>
        <w:r w:rsidR="00E746E6">
          <w:fldChar w:fldCharType="begin"/>
        </w:r>
        <w:r w:rsidR="00E746E6">
          <w:delInstrText>HYPERLINK \l "_bookmark23"</w:delInstrText>
        </w:r>
        <w:r w:rsidR="00E746E6">
          <w:fldChar w:fldCharType="separate"/>
        </w:r>
        <w:r w:rsidR="00E746E6">
          <w:rPr>
            <w:color w:val="0000FF"/>
            <w:w w:val="110"/>
            <w:sz w:val="20"/>
          </w:rPr>
          <w:delText>2020</w:delText>
        </w:r>
        <w:r w:rsidR="00E746E6">
          <w:fldChar w:fldCharType="end"/>
        </w:r>
        <w:r>
          <w:rPr>
            <w:w w:val="110"/>
            <w:sz w:val="20"/>
          </w:rPr>
          <w:delText>), I utilize birthplace information for individuals, parents, and grandparents to create objective Asian ancestry indicators.</w:delText>
        </w:r>
      </w:del>
    </w:p>
    <w:p w14:paraId="24B901C2" w14:textId="77777777" w:rsidR="00E746E6" w:rsidRDefault="00E746E6">
      <w:pPr>
        <w:spacing w:line="249" w:lineRule="auto"/>
        <w:jc w:val="both"/>
        <w:rPr>
          <w:del w:id="2302" w:author="Hussain Hadah" w:date="2026-10-25T19:29:00Z" w16du:dateUtc="2026-10-25T23:29:00Z"/>
          <w:sz w:val="20"/>
        </w:rPr>
        <w:sectPr w:rsidR="00E746E6">
          <w:pgSz w:w="12240" w:h="15840"/>
          <w:pgMar w:top="1800" w:right="720" w:bottom="2460" w:left="1800" w:header="0" w:footer="2279" w:gutter="0"/>
          <w:cols w:space="720"/>
        </w:sectPr>
      </w:pPr>
    </w:p>
    <w:p w14:paraId="68852B31" w14:textId="77777777" w:rsidR="00E746E6" w:rsidRDefault="000245FA">
      <w:pPr>
        <w:pStyle w:val="BodyText"/>
        <w:spacing w:before="79"/>
        <w:ind w:left="1786"/>
        <w:rPr>
          <w:del w:id="2303" w:author="Hussain Hadah" w:date="2026-10-25T19:29:00Z" w16du:dateUtc="2026-10-25T23:29:00Z"/>
        </w:rPr>
      </w:pPr>
      <w:bookmarkStart w:id="2304" w:name="_bookmark76"/>
      <w:bookmarkEnd w:id="2304"/>
      <w:del w:id="2305" w:author="Hussain Hadah" w:date="2026-10-25T19:29:00Z" w16du:dateUtc="2026-10-25T23:29:00Z">
        <w:r>
          <w:rPr>
            <w:w w:val="110"/>
          </w:rPr>
          <w:lastRenderedPageBreak/>
          <w:delText>Figure</w:delText>
        </w:r>
        <w:r>
          <w:rPr>
            <w:spacing w:val="-17"/>
            <w:w w:val="110"/>
          </w:rPr>
          <w:delText xml:space="preserve"> </w:delText>
        </w:r>
        <w:r>
          <w:rPr>
            <w:w w:val="110"/>
          </w:rPr>
          <w:delText>6:</w:delText>
        </w:r>
        <w:r>
          <w:rPr>
            <w:spacing w:val="-16"/>
            <w:w w:val="110"/>
          </w:rPr>
          <w:delText xml:space="preserve"> </w:delText>
        </w:r>
        <w:r>
          <w:rPr>
            <w:w w:val="110"/>
          </w:rPr>
          <w:delText>Asian</w:delText>
        </w:r>
        <w:r>
          <w:rPr>
            <w:spacing w:val="-17"/>
            <w:w w:val="110"/>
          </w:rPr>
          <w:delText xml:space="preserve"> </w:delText>
        </w:r>
        <w:r>
          <w:rPr>
            <w:w w:val="110"/>
          </w:rPr>
          <w:delText>Racial</w:delText>
        </w:r>
        <w:r>
          <w:rPr>
            <w:spacing w:val="-16"/>
            <w:w w:val="110"/>
          </w:rPr>
          <w:delText xml:space="preserve"> </w:delText>
        </w:r>
        <w:r>
          <w:rPr>
            <w:w w:val="110"/>
          </w:rPr>
          <w:delText>Identity:</w:delText>
        </w:r>
        <w:r>
          <w:rPr>
            <w:spacing w:val="-9"/>
            <w:w w:val="110"/>
          </w:rPr>
          <w:delText xml:space="preserve"> </w:delText>
        </w:r>
        <w:r>
          <w:rPr>
            <w:w w:val="110"/>
          </w:rPr>
          <w:delText>First</w:delText>
        </w:r>
        <w:r>
          <w:rPr>
            <w:spacing w:val="-17"/>
            <w:w w:val="110"/>
          </w:rPr>
          <w:delText xml:space="preserve"> </w:delText>
        </w:r>
        <w:r>
          <w:rPr>
            <w:spacing w:val="-2"/>
            <w:w w:val="110"/>
          </w:rPr>
          <w:delText>Generation</w:delText>
        </w:r>
      </w:del>
    </w:p>
    <w:p w14:paraId="57D6EE16" w14:textId="77777777" w:rsidR="00E746E6" w:rsidRDefault="000245FA">
      <w:pPr>
        <w:pStyle w:val="BodyText"/>
        <w:spacing w:before="6"/>
        <w:rPr>
          <w:del w:id="2306" w:author="Hussain Hadah" w:date="2026-10-25T19:29:00Z" w16du:dateUtc="2026-10-25T23:29:00Z"/>
          <w:sz w:val="11"/>
        </w:rPr>
      </w:pPr>
      <w:del w:id="2307" w:author="Hussain Hadah" w:date="2026-10-25T19:29:00Z" w16du:dateUtc="2026-10-25T23:29:00Z">
        <w:r>
          <w:rPr>
            <w:noProof/>
            <w:sz w:val="11"/>
          </w:rPr>
          <w:drawing>
            <wp:anchor distT="0" distB="0" distL="0" distR="0" simplePos="0" relativeHeight="487610368" behindDoc="1" locked="0" layoutInCell="1" allowOverlap="1" wp14:anchorId="73FFD475" wp14:editId="388687C3">
              <wp:simplePos x="0" y="0"/>
              <wp:positionH relativeFrom="page">
                <wp:posOffset>1203957</wp:posOffset>
              </wp:positionH>
              <wp:positionV relativeFrom="paragraph">
                <wp:posOffset>99920</wp:posOffset>
              </wp:positionV>
              <wp:extent cx="5351430" cy="3177921"/>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62" cstate="print"/>
                      <a:stretch>
                        <a:fillRect/>
                      </a:stretch>
                    </pic:blipFill>
                    <pic:spPr>
                      <a:xfrm>
                        <a:off x="0" y="0"/>
                        <a:ext cx="5351430" cy="3177921"/>
                      </a:xfrm>
                      <a:prstGeom prst="rect">
                        <a:avLst/>
                      </a:prstGeom>
                    </pic:spPr>
                  </pic:pic>
                </a:graphicData>
              </a:graphic>
            </wp:anchor>
          </w:drawing>
        </w:r>
      </w:del>
    </w:p>
    <w:p w14:paraId="6B78A26C" w14:textId="77777777" w:rsidR="00E746E6" w:rsidRDefault="00E746E6">
      <w:pPr>
        <w:pStyle w:val="BodyText"/>
        <w:rPr>
          <w:del w:id="2308" w:author="Hussain Hadah" w:date="2026-10-25T19:29:00Z" w16du:dateUtc="2026-10-25T23:29:00Z"/>
        </w:rPr>
      </w:pPr>
    </w:p>
    <w:p w14:paraId="0DFC00AC" w14:textId="77777777" w:rsidR="00E746E6" w:rsidRDefault="00E746E6">
      <w:pPr>
        <w:pStyle w:val="BodyText"/>
        <w:spacing w:before="35"/>
        <w:rPr>
          <w:del w:id="2309" w:author="Hussain Hadah" w:date="2026-10-25T19:29:00Z" w16du:dateUtc="2026-10-25T23:29:00Z"/>
        </w:rPr>
      </w:pPr>
    </w:p>
    <w:p w14:paraId="17B28E7E" w14:textId="77777777" w:rsidR="00E746E6" w:rsidRDefault="000245FA">
      <w:pPr>
        <w:spacing w:line="249" w:lineRule="auto"/>
        <w:ind w:left="36" w:right="1113"/>
        <w:jc w:val="both"/>
        <w:rPr>
          <w:del w:id="2310" w:author="Hussain Hadah" w:date="2026-10-25T19:29:00Z" w16du:dateUtc="2026-10-25T23:29:00Z"/>
          <w:sz w:val="20"/>
        </w:rPr>
      </w:pPr>
      <w:del w:id="2311" w:author="Hussain Hadah" w:date="2026-10-25T19:29:00Z" w16du:dateUtc="2026-10-25T23:29:00Z">
        <w:r>
          <w:rPr>
            <w:w w:val="110"/>
            <w:sz w:val="20"/>
          </w:rPr>
          <w:delText>This figure shows the distribution of Asian racial identity among respondents. The data is aggre-gated</w:delText>
        </w:r>
        <w:r>
          <w:rPr>
            <w:spacing w:val="-12"/>
            <w:w w:val="110"/>
            <w:sz w:val="20"/>
          </w:rPr>
          <w:delText xml:space="preserve"> </w:delText>
        </w:r>
        <w:r>
          <w:rPr>
            <w:w w:val="110"/>
            <w:sz w:val="20"/>
          </w:rPr>
          <w:delText>from</w:delText>
        </w:r>
        <w:r>
          <w:rPr>
            <w:spacing w:val="-12"/>
            <w:w w:val="110"/>
            <w:sz w:val="20"/>
          </w:rPr>
          <w:delText xml:space="preserve"> </w:delText>
        </w:r>
        <w:r>
          <w:rPr>
            <w:w w:val="110"/>
            <w:sz w:val="20"/>
          </w:rPr>
          <w:delText>the</w:delText>
        </w:r>
        <w:r>
          <w:rPr>
            <w:spacing w:val="-13"/>
            <w:w w:val="110"/>
            <w:sz w:val="20"/>
          </w:rPr>
          <w:delText xml:space="preserve"> </w:delText>
        </w:r>
        <w:r>
          <w:rPr>
            <w:w w:val="110"/>
            <w:sz w:val="20"/>
          </w:rPr>
          <w:delText>2004–2021</w:delText>
        </w:r>
        <w:r>
          <w:rPr>
            <w:spacing w:val="-12"/>
            <w:w w:val="110"/>
            <w:sz w:val="20"/>
          </w:rPr>
          <w:delText xml:space="preserve"> </w:delText>
        </w:r>
        <w:r>
          <w:rPr>
            <w:w w:val="110"/>
            <w:sz w:val="20"/>
          </w:rPr>
          <w:delText>Current</w:delText>
        </w:r>
        <w:r>
          <w:rPr>
            <w:spacing w:val="-12"/>
            <w:w w:val="110"/>
            <w:sz w:val="20"/>
          </w:rPr>
          <w:delText xml:space="preserve"> </w:delText>
        </w:r>
        <w:r>
          <w:rPr>
            <w:w w:val="110"/>
            <w:sz w:val="20"/>
          </w:rPr>
          <w:delText>Population</w:delText>
        </w:r>
        <w:r>
          <w:rPr>
            <w:spacing w:val="-12"/>
            <w:w w:val="110"/>
            <w:sz w:val="20"/>
          </w:rPr>
          <w:delText xml:space="preserve"> </w:delText>
        </w:r>
        <w:r>
          <w:rPr>
            <w:w w:val="110"/>
            <w:sz w:val="20"/>
          </w:rPr>
          <w:delText>Survey</w:delText>
        </w:r>
        <w:r>
          <w:rPr>
            <w:spacing w:val="-12"/>
            <w:w w:val="110"/>
            <w:sz w:val="20"/>
          </w:rPr>
          <w:delText xml:space="preserve"> </w:delText>
        </w:r>
        <w:r>
          <w:rPr>
            <w:w w:val="110"/>
            <w:sz w:val="20"/>
          </w:rPr>
          <w:delText>(CPS).</w:delText>
        </w:r>
        <w:r>
          <w:rPr>
            <w:spacing w:val="-13"/>
            <w:w w:val="110"/>
            <w:sz w:val="20"/>
          </w:rPr>
          <w:delText xml:space="preserve"> </w:delText>
        </w:r>
        <w:r>
          <w:rPr>
            <w:w w:val="110"/>
            <w:sz w:val="20"/>
          </w:rPr>
          <w:delText>The</w:delText>
        </w:r>
        <w:r>
          <w:rPr>
            <w:spacing w:val="-12"/>
            <w:w w:val="110"/>
            <w:sz w:val="20"/>
          </w:rPr>
          <w:delText xml:space="preserve"> </w:delText>
        </w:r>
        <w:r>
          <w:rPr>
            <w:w w:val="110"/>
            <w:sz w:val="20"/>
          </w:rPr>
          <w:delText>sample</w:delText>
        </w:r>
        <w:r>
          <w:rPr>
            <w:spacing w:val="-12"/>
            <w:w w:val="110"/>
            <w:sz w:val="20"/>
          </w:rPr>
          <w:delText xml:space="preserve"> </w:delText>
        </w:r>
        <w:r>
          <w:rPr>
            <w:w w:val="110"/>
            <w:sz w:val="20"/>
          </w:rPr>
          <w:delText>includes</w:delText>
        </w:r>
        <w:r>
          <w:rPr>
            <w:spacing w:val="-12"/>
            <w:w w:val="110"/>
            <w:sz w:val="20"/>
          </w:rPr>
          <w:delText xml:space="preserve"> </w:delText>
        </w:r>
        <w:r>
          <w:rPr>
            <w:w w:val="110"/>
            <w:sz w:val="20"/>
          </w:rPr>
          <w:delText>first-generation objectively Asian Americans.</w:delText>
        </w:r>
        <w:r>
          <w:rPr>
            <w:spacing w:val="40"/>
            <w:w w:val="110"/>
            <w:sz w:val="20"/>
          </w:rPr>
          <w:delText xml:space="preserve"> </w:delText>
        </w:r>
        <w:r>
          <w:rPr>
            <w:w w:val="110"/>
            <w:sz w:val="20"/>
          </w:rPr>
          <w:delText>Following Antman, Duncan, and Trejo (</w:delText>
        </w:r>
        <w:r w:rsidR="00E746E6">
          <w:fldChar w:fldCharType="begin"/>
        </w:r>
        <w:r w:rsidR="00E746E6">
          <w:delInstrText>HYPERLINK \l "_bookmark22"</w:delInstrText>
        </w:r>
        <w:r w:rsidR="00E746E6">
          <w:fldChar w:fldCharType="separate"/>
        </w:r>
        <w:r w:rsidR="00E746E6">
          <w:rPr>
            <w:color w:val="0000FF"/>
            <w:w w:val="110"/>
            <w:sz w:val="20"/>
          </w:rPr>
          <w:delText>2016</w:delText>
        </w:r>
        <w:r w:rsidR="00E746E6">
          <w:fldChar w:fldCharType="end"/>
        </w:r>
        <w:r>
          <w:rPr>
            <w:w w:val="110"/>
            <w:sz w:val="20"/>
          </w:rPr>
          <w:delText>) and Antman, Dun-can, and Trejo (</w:delText>
        </w:r>
        <w:r w:rsidR="00E746E6">
          <w:fldChar w:fldCharType="begin"/>
        </w:r>
        <w:r w:rsidR="00E746E6">
          <w:delInstrText>HYPERLINK \l "_bookmark23"</w:delInstrText>
        </w:r>
        <w:r w:rsidR="00E746E6">
          <w:fldChar w:fldCharType="separate"/>
        </w:r>
        <w:r w:rsidR="00E746E6">
          <w:rPr>
            <w:color w:val="0000FF"/>
            <w:w w:val="110"/>
            <w:sz w:val="20"/>
          </w:rPr>
          <w:delText>2020</w:delText>
        </w:r>
        <w:r w:rsidR="00E746E6">
          <w:fldChar w:fldCharType="end"/>
        </w:r>
        <w:r>
          <w:rPr>
            <w:w w:val="110"/>
            <w:sz w:val="20"/>
          </w:rPr>
          <w:delText>), I utilize birthplace information for individuals, parents, and grandparents to create objective Asian ancestry indicators.</w:delText>
        </w:r>
        <w:r>
          <w:rPr>
            <w:spacing w:val="32"/>
            <w:w w:val="110"/>
            <w:sz w:val="20"/>
          </w:rPr>
          <w:delText xml:space="preserve"> </w:delText>
        </w:r>
        <w:r>
          <w:rPr>
            <w:w w:val="110"/>
            <w:sz w:val="20"/>
          </w:rPr>
          <w:delText>A first-generation Asian American is defined as an individual born in an Asian country and is not a US citizen born to US citizen parents abroad.</w:delText>
        </w:r>
      </w:del>
    </w:p>
    <w:p w14:paraId="3811409B" w14:textId="77777777" w:rsidR="00E746E6" w:rsidRDefault="00E746E6">
      <w:pPr>
        <w:spacing w:line="249" w:lineRule="auto"/>
        <w:jc w:val="both"/>
        <w:rPr>
          <w:del w:id="2312" w:author="Hussain Hadah" w:date="2026-10-25T19:29:00Z" w16du:dateUtc="2026-10-25T23:29:00Z"/>
          <w:sz w:val="20"/>
        </w:rPr>
        <w:sectPr w:rsidR="00E746E6">
          <w:pgSz w:w="12240" w:h="15840"/>
          <w:pgMar w:top="1800" w:right="720" w:bottom="2460" w:left="1800" w:header="0" w:footer="2279" w:gutter="0"/>
          <w:cols w:space="720"/>
        </w:sectPr>
      </w:pPr>
    </w:p>
    <w:p w14:paraId="08E84311" w14:textId="77777777" w:rsidR="00E746E6" w:rsidRDefault="00E746E6">
      <w:pPr>
        <w:pStyle w:val="BodyText"/>
        <w:spacing w:before="158"/>
        <w:rPr>
          <w:del w:id="2313" w:author="Hussain Hadah" w:date="2026-10-25T19:29:00Z" w16du:dateUtc="2026-10-25T23:29:00Z"/>
        </w:rPr>
      </w:pPr>
    </w:p>
    <w:p w14:paraId="5161A4F6" w14:textId="77777777" w:rsidR="00E746E6" w:rsidRDefault="000245FA">
      <w:pPr>
        <w:pStyle w:val="BodyText"/>
        <w:ind w:left="3558"/>
        <w:rPr>
          <w:del w:id="2314" w:author="Hussain Hadah" w:date="2026-10-25T19:29:00Z" w16du:dateUtc="2026-10-25T23:29:00Z"/>
        </w:rPr>
      </w:pPr>
      <w:bookmarkStart w:id="2315" w:name="_bookmark77"/>
      <w:bookmarkEnd w:id="2315"/>
      <w:del w:id="2316" w:author="Hussain Hadah" w:date="2026-10-25T19:29:00Z" w16du:dateUtc="2026-10-25T23:29:00Z">
        <w:r>
          <w:delText>Figure</w:delText>
        </w:r>
        <w:r>
          <w:rPr>
            <w:spacing w:val="38"/>
          </w:rPr>
          <w:delText xml:space="preserve"> </w:delText>
        </w:r>
        <w:r>
          <w:delText>7:</w:delText>
        </w:r>
        <w:r>
          <w:rPr>
            <w:spacing w:val="64"/>
          </w:rPr>
          <w:delText xml:space="preserve"> </w:delText>
        </w:r>
        <w:r>
          <w:delText>Asian</w:delText>
        </w:r>
        <w:r>
          <w:rPr>
            <w:spacing w:val="39"/>
          </w:rPr>
          <w:delText xml:space="preserve"> </w:delText>
        </w:r>
        <w:r>
          <w:delText>Racial</w:delText>
        </w:r>
        <w:r>
          <w:rPr>
            <w:spacing w:val="39"/>
          </w:rPr>
          <w:delText xml:space="preserve"> </w:delText>
        </w:r>
        <w:r>
          <w:delText>Identity:</w:delText>
        </w:r>
        <w:r>
          <w:rPr>
            <w:spacing w:val="64"/>
          </w:rPr>
          <w:delText xml:space="preserve"> </w:delText>
        </w:r>
        <w:r>
          <w:delText>Second</w:delText>
        </w:r>
        <w:r>
          <w:rPr>
            <w:spacing w:val="38"/>
          </w:rPr>
          <w:delText xml:space="preserve"> </w:delText>
        </w:r>
        <w:r>
          <w:rPr>
            <w:spacing w:val="-2"/>
          </w:rPr>
          <w:delText>Generation</w:delText>
        </w:r>
      </w:del>
    </w:p>
    <w:p w14:paraId="2A025DA4" w14:textId="77777777" w:rsidR="00E746E6" w:rsidRDefault="000245FA">
      <w:pPr>
        <w:tabs>
          <w:tab w:val="left" w:pos="7666"/>
          <w:tab w:val="left" w:pos="10290"/>
        </w:tabs>
        <w:spacing w:before="79" w:line="256" w:lineRule="auto"/>
        <w:ind w:left="7666" w:right="98" w:hanging="6164"/>
        <w:rPr>
          <w:del w:id="2317" w:author="Hussain Hadah" w:date="2026-10-25T19:29:00Z" w16du:dateUtc="2026-10-25T23:29:00Z"/>
        </w:rPr>
      </w:pPr>
      <w:del w:id="2318" w:author="Hussain Hadah" w:date="2026-10-25T19:29:00Z" w16du:dateUtc="2026-10-25T23:29:00Z">
        <w:r>
          <w:rPr>
            <w:noProof/>
          </w:rPr>
          <w:drawing>
            <wp:anchor distT="0" distB="0" distL="0" distR="0" simplePos="0" relativeHeight="15752192" behindDoc="0" locked="0" layoutInCell="1" allowOverlap="1" wp14:anchorId="1C13160A" wp14:editId="23413B13">
              <wp:simplePos x="0" y="0"/>
              <wp:positionH relativeFrom="page">
                <wp:posOffset>1828805</wp:posOffset>
              </wp:positionH>
              <wp:positionV relativeFrom="paragraph">
                <wp:posOffset>327293</wp:posOffset>
              </wp:positionV>
              <wp:extent cx="2574094" cy="1528613"/>
              <wp:effectExtent l="0" t="0" r="0" b="0"/>
              <wp:wrapNone/>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63" cstate="print"/>
                      <a:stretch>
                        <a:fillRect/>
                      </a:stretch>
                    </pic:blipFill>
                    <pic:spPr>
                      <a:xfrm>
                        <a:off x="0" y="0"/>
                        <a:ext cx="2574094" cy="1528613"/>
                      </a:xfrm>
                      <a:prstGeom prst="rect">
                        <a:avLst/>
                      </a:prstGeom>
                    </pic:spPr>
                  </pic:pic>
                </a:graphicData>
              </a:graphic>
            </wp:anchor>
          </w:drawing>
        </w:r>
        <w:r>
          <w:rPr>
            <w:w w:val="110"/>
          </w:rPr>
          <w:delText>(a) All Second Generation</w:delText>
        </w:r>
        <w:r>
          <w:tab/>
        </w:r>
        <w:r>
          <w:rPr>
            <w:w w:val="110"/>
          </w:rPr>
          <w:delText>(b)</w:delText>
        </w:r>
        <w:r>
          <w:rPr>
            <w:spacing w:val="40"/>
            <w:w w:val="110"/>
          </w:rPr>
          <w:delText xml:space="preserve"> </w:delText>
        </w:r>
        <w:r>
          <w:rPr>
            <w:w w:val="110"/>
          </w:rPr>
          <w:delText>Second</w:delText>
        </w:r>
        <w:r>
          <w:rPr>
            <w:spacing w:val="40"/>
            <w:w w:val="110"/>
          </w:rPr>
          <w:delText xml:space="preserve"> </w:delText>
        </w:r>
        <w:r>
          <w:rPr>
            <w:w w:val="110"/>
          </w:rPr>
          <w:delText>Generation:</w:delText>
        </w:r>
        <w:r>
          <w:tab/>
        </w:r>
        <w:r>
          <w:rPr>
            <w:w w:val="110"/>
          </w:rPr>
          <w:delText>Asian</w:delText>
        </w:r>
        <w:r>
          <w:rPr>
            <w:spacing w:val="33"/>
            <w:w w:val="110"/>
          </w:rPr>
          <w:delText xml:space="preserve"> </w:delText>
        </w:r>
        <w:r>
          <w:rPr>
            <w:w w:val="110"/>
          </w:rPr>
          <w:delText>Fathers-Asian Mothers</w:delText>
        </w:r>
      </w:del>
    </w:p>
    <w:p w14:paraId="37CF221D" w14:textId="77777777" w:rsidR="00E746E6" w:rsidRDefault="000245FA">
      <w:pPr>
        <w:pStyle w:val="BodyText"/>
        <w:spacing w:before="4"/>
        <w:rPr>
          <w:del w:id="2319" w:author="Hussain Hadah" w:date="2026-10-25T19:29:00Z" w16du:dateUtc="2026-10-25T23:29:00Z"/>
          <w:sz w:val="12"/>
        </w:rPr>
      </w:pPr>
      <w:del w:id="2320" w:author="Hussain Hadah" w:date="2026-10-25T19:29:00Z" w16du:dateUtc="2026-10-25T23:29:00Z">
        <w:r>
          <w:rPr>
            <w:noProof/>
            <w:sz w:val="12"/>
          </w:rPr>
          <w:drawing>
            <wp:anchor distT="0" distB="0" distL="0" distR="0" simplePos="0" relativeHeight="487610880" behindDoc="1" locked="0" layoutInCell="1" allowOverlap="1" wp14:anchorId="18841FA5" wp14:editId="1FBECB52">
              <wp:simplePos x="0" y="0"/>
              <wp:positionH relativeFrom="page">
                <wp:posOffset>6258159</wp:posOffset>
              </wp:positionH>
              <wp:positionV relativeFrom="paragraph">
                <wp:posOffset>105427</wp:posOffset>
              </wp:positionV>
              <wp:extent cx="2534888" cy="1505331"/>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64" cstate="print"/>
                      <a:stretch>
                        <a:fillRect/>
                      </a:stretch>
                    </pic:blipFill>
                    <pic:spPr>
                      <a:xfrm>
                        <a:off x="0" y="0"/>
                        <a:ext cx="2534888" cy="1505331"/>
                      </a:xfrm>
                      <a:prstGeom prst="rect">
                        <a:avLst/>
                      </a:prstGeom>
                    </pic:spPr>
                  </pic:pic>
                </a:graphicData>
              </a:graphic>
            </wp:anchor>
          </w:drawing>
        </w:r>
      </w:del>
    </w:p>
    <w:p w14:paraId="205C7B98" w14:textId="77777777" w:rsidR="00E746E6" w:rsidRDefault="00E746E6">
      <w:pPr>
        <w:pStyle w:val="BodyText"/>
        <w:rPr>
          <w:del w:id="2321" w:author="Hussain Hadah" w:date="2026-10-25T19:29:00Z" w16du:dateUtc="2026-10-25T23:29:00Z"/>
          <w:sz w:val="20"/>
        </w:rPr>
      </w:pPr>
    </w:p>
    <w:p w14:paraId="16FE2D85" w14:textId="77777777" w:rsidR="00E746E6" w:rsidRDefault="00E746E6">
      <w:pPr>
        <w:pStyle w:val="BodyText"/>
        <w:spacing w:before="77"/>
        <w:rPr>
          <w:del w:id="2322" w:author="Hussain Hadah" w:date="2026-10-25T19:29:00Z" w16du:dateUtc="2026-10-25T23:29:00Z"/>
          <w:sz w:val="20"/>
        </w:rPr>
      </w:pPr>
    </w:p>
    <w:p w14:paraId="3024FCBE" w14:textId="77777777" w:rsidR="00E746E6" w:rsidRDefault="00E746E6">
      <w:pPr>
        <w:pStyle w:val="BodyText"/>
        <w:rPr>
          <w:del w:id="2323" w:author="Hussain Hadah" w:date="2026-10-25T19:29:00Z" w16du:dateUtc="2026-10-25T23:29:00Z"/>
          <w:sz w:val="20"/>
        </w:rPr>
        <w:sectPr w:rsidR="00E746E6">
          <w:footerReference w:type="default" r:id="rId65"/>
          <w:pgSz w:w="15840" w:h="12240" w:orient="landscape"/>
          <w:pgMar w:top="1380" w:right="1800" w:bottom="280" w:left="2160" w:header="0" w:footer="0" w:gutter="0"/>
          <w:cols w:space="720"/>
        </w:sectPr>
      </w:pPr>
    </w:p>
    <w:p w14:paraId="1600CC0F" w14:textId="77777777" w:rsidR="00E746E6" w:rsidRDefault="000245FA">
      <w:pPr>
        <w:pStyle w:val="ListParagraph"/>
        <w:numPr>
          <w:ilvl w:val="0"/>
          <w:numId w:val="4"/>
        </w:numPr>
        <w:tabs>
          <w:tab w:val="left" w:pos="1080"/>
          <w:tab w:val="left" w:pos="3310"/>
        </w:tabs>
        <w:spacing w:before="101" w:line="256" w:lineRule="auto"/>
        <w:ind w:right="38" w:firstLine="0"/>
        <w:rPr>
          <w:del w:id="2324" w:author="Hussain Hadah" w:date="2026-10-25T19:29:00Z" w16du:dateUtc="2026-10-25T23:29:00Z"/>
        </w:rPr>
      </w:pPr>
      <w:del w:id="2325" w:author="Hussain Hadah" w:date="2026-10-25T19:29:00Z" w16du:dateUtc="2026-10-25T23:29:00Z">
        <w:r>
          <w:rPr>
            <w:noProof/>
          </w:rPr>
          <mc:AlternateContent>
            <mc:Choice Requires="wps">
              <w:drawing>
                <wp:anchor distT="0" distB="0" distL="0" distR="0" simplePos="0" relativeHeight="15752704" behindDoc="0" locked="0" layoutInCell="1" allowOverlap="1" wp14:anchorId="758ABC1D" wp14:editId="665F8EA2">
                  <wp:simplePos x="0" y="0"/>
                  <wp:positionH relativeFrom="page">
                    <wp:posOffset>1375291</wp:posOffset>
                  </wp:positionH>
                  <wp:positionV relativeFrom="paragraph">
                    <wp:posOffset>124792</wp:posOffset>
                  </wp:positionV>
                  <wp:extent cx="212090" cy="17780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090" cy="177800"/>
                          </a:xfrm>
                          <a:prstGeom prst="rect">
                            <a:avLst/>
                          </a:prstGeom>
                        </wps:spPr>
                        <wps:txbx>
                          <w:txbxContent>
                            <w:p w14:paraId="43BBDE26" w14:textId="77777777" w:rsidR="00E746E6" w:rsidRDefault="000245FA">
                              <w:pPr>
                                <w:pStyle w:val="BodyText"/>
                                <w:spacing w:before="21"/>
                                <w:ind w:left="20"/>
                                <w:rPr>
                                  <w:del w:id="2326" w:author="Hussain Hadah" w:date="2026-10-25T19:29:00Z" w16du:dateUtc="2026-10-25T23:29:00Z"/>
                                </w:rPr>
                              </w:pPr>
                              <w:del w:id="2327" w:author="Hussain Hadah" w:date="2026-10-25T19:29:00Z" w16du:dateUtc="2026-10-25T23:29:00Z">
                                <w:r>
                                  <w:rPr>
                                    <w:spacing w:val="-5"/>
                                  </w:rPr>
                                  <w:delText>41</w:delText>
                                </w:r>
                              </w:del>
                            </w:p>
                          </w:txbxContent>
                        </wps:txbx>
                        <wps:bodyPr vert="vert" wrap="square" lIns="0" tIns="0" rIns="0" bIns="0" rtlCol="0">
                          <a:noAutofit/>
                        </wps:bodyPr>
                      </wps:wsp>
                    </a:graphicData>
                  </a:graphic>
                </wp:anchor>
              </w:drawing>
            </mc:Choice>
            <mc:Fallback>
              <w:pict>
                <v:shape w14:anchorId="758ABC1D" id="Textbox 52" o:spid="_x0000_s1058" type="#_x0000_t202" style="position:absolute;left:0;text-align:left;margin-left:108.3pt;margin-top:9.85pt;width:16.7pt;height:14pt;z-index:15752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" filled="f" stroked="f">
                  <v:textbox style="layout-flow:vertical" inset="0,0,0,0">
                    <w:txbxContent>
                      <w:p w14:paraId="43BBDE26" w14:textId="77777777" w:rsidR="00E746E6" w:rsidRDefault="000245FA">
                        <w:pPr>
                          <w:pStyle w:val="BodyText"/>
                          <w:spacing w:before="21"/>
                          <w:ind w:left="20"/>
                          <w:rPr>
                            <w:del w:id="2328" w:author="Hussain Hadah" w:date="2026-10-25T19:29:00Z" w16du:dateUtc="2026-10-25T23:29:00Z"/>
                          </w:rPr>
                        </w:pPr>
                        <w:del w:id="2329" w:author="Hussain Hadah" w:date="2026-10-25T19:29:00Z" w16du:dateUtc="2026-10-25T23:29:00Z">
                          <w:r>
                            <w:rPr>
                              <w:spacing w:val="-5"/>
                            </w:rPr>
                            <w:delText>41</w:delText>
                          </w:r>
                        </w:del>
                      </w:p>
                    </w:txbxContent>
                  </v:textbox>
                  <w10:wrap anchorx="page"/>
                </v:shape>
              </w:pict>
            </mc:Fallback>
          </mc:AlternateContent>
        </w:r>
        <w:r>
          <w:rPr>
            <w:w w:val="110"/>
          </w:rPr>
          <w:delText>Second</w:delText>
        </w:r>
        <w:r>
          <w:rPr>
            <w:spacing w:val="40"/>
            <w:w w:val="110"/>
          </w:rPr>
          <w:delText xml:space="preserve"> </w:delText>
        </w:r>
        <w:r>
          <w:rPr>
            <w:w w:val="110"/>
          </w:rPr>
          <w:delText>Generation:</w:delText>
        </w:r>
        <w:r>
          <w:tab/>
        </w:r>
        <w:r>
          <w:rPr>
            <w:w w:val="110"/>
          </w:rPr>
          <w:delText>Asian</w:delText>
        </w:r>
        <w:r>
          <w:rPr>
            <w:spacing w:val="37"/>
            <w:w w:val="110"/>
          </w:rPr>
          <w:delText xml:space="preserve"> </w:delText>
        </w:r>
        <w:r>
          <w:rPr>
            <w:w w:val="110"/>
          </w:rPr>
          <w:delText>Fathers-White Mothers</w:delText>
        </w:r>
      </w:del>
    </w:p>
    <w:p w14:paraId="37A1166B" w14:textId="77777777" w:rsidR="00E746E6" w:rsidRDefault="000245FA">
      <w:pPr>
        <w:pStyle w:val="ListParagraph"/>
        <w:numPr>
          <w:ilvl w:val="0"/>
          <w:numId w:val="4"/>
        </w:numPr>
        <w:tabs>
          <w:tab w:val="left" w:pos="1104"/>
          <w:tab w:val="left" w:pos="3299"/>
        </w:tabs>
        <w:spacing w:before="101" w:line="256" w:lineRule="auto"/>
        <w:ind w:right="100" w:firstLine="0"/>
        <w:rPr>
          <w:del w:id="2330" w:author="Hussain Hadah" w:date="2026-10-25T19:29:00Z" w16du:dateUtc="2026-10-25T23:29:00Z"/>
        </w:rPr>
      </w:pPr>
      <w:del w:id="2331" w:author="Hussain Hadah" w:date="2026-10-25T19:29:00Z" w16du:dateUtc="2026-10-25T23:29:00Z">
        <w:r>
          <w:br w:type="column"/>
        </w:r>
        <w:r>
          <w:rPr>
            <w:w w:val="110"/>
          </w:rPr>
          <w:delText>Second</w:delText>
        </w:r>
        <w:r>
          <w:rPr>
            <w:spacing w:val="40"/>
            <w:w w:val="110"/>
          </w:rPr>
          <w:delText xml:space="preserve"> </w:delText>
        </w:r>
        <w:r>
          <w:rPr>
            <w:w w:val="110"/>
          </w:rPr>
          <w:delText>Generation:</w:delText>
        </w:r>
        <w:r>
          <w:tab/>
        </w:r>
        <w:r>
          <w:rPr>
            <w:w w:val="110"/>
          </w:rPr>
          <w:delText>White</w:delText>
        </w:r>
        <w:r>
          <w:rPr>
            <w:spacing w:val="27"/>
            <w:w w:val="110"/>
          </w:rPr>
          <w:delText xml:space="preserve"> </w:delText>
        </w:r>
        <w:r>
          <w:rPr>
            <w:w w:val="110"/>
          </w:rPr>
          <w:delText>Fathers-Asian Mothers</w:delText>
        </w:r>
      </w:del>
    </w:p>
    <w:p w14:paraId="39E5DED6" w14:textId="77777777" w:rsidR="00E746E6" w:rsidRDefault="00E746E6">
      <w:pPr>
        <w:pStyle w:val="ListParagraph"/>
        <w:spacing w:line="256" w:lineRule="auto"/>
        <w:rPr>
          <w:del w:id="2332" w:author="Hussain Hadah" w:date="2026-10-25T19:29:00Z" w16du:dateUtc="2026-10-25T23:29:00Z"/>
        </w:rPr>
        <w:sectPr w:rsidR="00E746E6">
          <w:type w:val="continuous"/>
          <w:pgSz w:w="15840" w:h="12240" w:orient="landscape"/>
          <w:pgMar w:top="1720" w:right="1800" w:bottom="280" w:left="2160" w:header="0" w:footer="0" w:gutter="0"/>
          <w:cols w:num="2" w:space="720" w:equalWidth="0">
            <w:col w:w="4844" w:space="2131"/>
            <w:col w:w="4905"/>
          </w:cols>
        </w:sectPr>
      </w:pPr>
    </w:p>
    <w:p w14:paraId="42A29B06" w14:textId="77777777" w:rsidR="00E746E6" w:rsidRDefault="00E746E6">
      <w:pPr>
        <w:pStyle w:val="BodyText"/>
        <w:spacing w:before="5"/>
        <w:rPr>
          <w:del w:id="2333" w:author="Hussain Hadah" w:date="2026-10-25T19:29:00Z" w16du:dateUtc="2026-10-25T23:29:00Z"/>
          <w:sz w:val="14"/>
        </w:rPr>
      </w:pPr>
    </w:p>
    <w:p w14:paraId="73220281" w14:textId="77777777" w:rsidR="00E746E6" w:rsidRDefault="000245FA">
      <w:pPr>
        <w:tabs>
          <w:tab w:val="left" w:pos="7695"/>
        </w:tabs>
        <w:ind w:left="720"/>
        <w:rPr>
          <w:del w:id="2334" w:author="Hussain Hadah" w:date="2026-10-25T19:29:00Z" w16du:dateUtc="2026-10-25T23:29:00Z"/>
          <w:sz w:val="20"/>
        </w:rPr>
      </w:pPr>
      <w:del w:id="2335" w:author="Hussain Hadah" w:date="2026-10-25T19:29:00Z" w16du:dateUtc="2026-10-25T23:29:00Z">
        <w:r>
          <w:rPr>
            <w:noProof/>
            <w:sz w:val="20"/>
          </w:rPr>
          <w:drawing>
            <wp:inline distT="0" distB="0" distL="0" distR="0" wp14:anchorId="7AEFBE7B" wp14:editId="5A6B6885">
              <wp:extent cx="2534888" cy="1505331"/>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66" cstate="print"/>
                      <a:stretch>
                        <a:fillRect/>
                      </a:stretch>
                    </pic:blipFill>
                    <pic:spPr>
                      <a:xfrm>
                        <a:off x="0" y="0"/>
                        <a:ext cx="2534888" cy="1505331"/>
                      </a:xfrm>
                      <a:prstGeom prst="rect">
                        <a:avLst/>
                      </a:prstGeom>
                    </pic:spPr>
                  </pic:pic>
                </a:graphicData>
              </a:graphic>
            </wp:inline>
          </w:drawing>
        </w:r>
        <w:r>
          <w:rPr>
            <w:sz w:val="20"/>
          </w:rPr>
          <w:tab/>
        </w:r>
        <w:r>
          <w:rPr>
            <w:noProof/>
            <w:sz w:val="20"/>
          </w:rPr>
          <w:drawing>
            <wp:inline distT="0" distB="0" distL="0" distR="0" wp14:anchorId="6595AF79" wp14:editId="3A79AA25">
              <wp:extent cx="2534888" cy="1505331"/>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67" cstate="print"/>
                      <a:stretch>
                        <a:fillRect/>
                      </a:stretch>
                    </pic:blipFill>
                    <pic:spPr>
                      <a:xfrm>
                        <a:off x="0" y="0"/>
                        <a:ext cx="2534888" cy="1505331"/>
                      </a:xfrm>
                      <a:prstGeom prst="rect">
                        <a:avLst/>
                      </a:prstGeom>
                    </pic:spPr>
                  </pic:pic>
                </a:graphicData>
              </a:graphic>
            </wp:inline>
          </w:drawing>
        </w:r>
      </w:del>
    </w:p>
    <w:p w14:paraId="7AC6FA15" w14:textId="77777777" w:rsidR="00E746E6" w:rsidRDefault="000245FA">
      <w:pPr>
        <w:spacing w:before="102" w:line="249" w:lineRule="auto"/>
        <w:ind w:left="691" w:right="98"/>
        <w:jc w:val="both"/>
        <w:rPr>
          <w:del w:id="2336" w:author="Hussain Hadah" w:date="2026-10-25T19:29:00Z" w16du:dateUtc="2026-10-25T23:29:00Z"/>
          <w:sz w:val="20"/>
        </w:rPr>
      </w:pPr>
      <w:del w:id="2337" w:author="Hussain Hadah" w:date="2026-10-25T19:29:00Z" w16du:dateUtc="2026-10-25T23:29:00Z">
        <w:r>
          <w:rPr>
            <w:w w:val="110"/>
            <w:sz w:val="20"/>
          </w:rPr>
          <w:delText>This figure shows the distribution of Asian racial identity among respondents.</w:delText>
        </w:r>
        <w:r>
          <w:rPr>
            <w:spacing w:val="40"/>
            <w:w w:val="110"/>
            <w:sz w:val="20"/>
          </w:rPr>
          <w:delText xml:space="preserve"> </w:delText>
        </w:r>
        <w:r>
          <w:rPr>
            <w:w w:val="110"/>
            <w:sz w:val="20"/>
          </w:rPr>
          <w:delText>The data is aggregated from the 2004–2021 Current Population Survey (CPS). The sample includes second-generation objectively Asian Americans.</w:delText>
        </w:r>
        <w:r>
          <w:rPr>
            <w:spacing w:val="37"/>
            <w:w w:val="110"/>
            <w:sz w:val="20"/>
          </w:rPr>
          <w:delText xml:space="preserve"> </w:delText>
        </w:r>
        <w:r>
          <w:rPr>
            <w:w w:val="110"/>
            <w:sz w:val="20"/>
          </w:rPr>
          <w:delText>Following Antman, Duncan,</w:delText>
        </w:r>
        <w:r>
          <w:rPr>
            <w:spacing w:val="-6"/>
            <w:w w:val="110"/>
            <w:sz w:val="20"/>
          </w:rPr>
          <w:delText xml:space="preserve"> </w:delText>
        </w:r>
        <w:r>
          <w:rPr>
            <w:w w:val="110"/>
            <w:sz w:val="20"/>
          </w:rPr>
          <w:delText>and</w:delText>
        </w:r>
        <w:r>
          <w:rPr>
            <w:spacing w:val="-6"/>
            <w:w w:val="110"/>
            <w:sz w:val="20"/>
          </w:rPr>
          <w:delText xml:space="preserve"> </w:delText>
        </w:r>
        <w:r>
          <w:rPr>
            <w:w w:val="110"/>
            <w:sz w:val="20"/>
          </w:rPr>
          <w:delText>Trejo</w:delText>
        </w:r>
        <w:r>
          <w:rPr>
            <w:spacing w:val="-7"/>
            <w:w w:val="110"/>
            <w:sz w:val="20"/>
          </w:rPr>
          <w:delText xml:space="preserve"> </w:delText>
        </w:r>
        <w:r>
          <w:rPr>
            <w:w w:val="110"/>
            <w:sz w:val="20"/>
          </w:rPr>
          <w:delText>(</w:delText>
        </w:r>
        <w:r w:rsidR="00E746E6">
          <w:fldChar w:fldCharType="begin"/>
        </w:r>
        <w:r w:rsidR="00E746E6">
          <w:delInstrText>HYPERLINK \l "_bookmark22"</w:delInstrText>
        </w:r>
        <w:r w:rsidR="00E746E6">
          <w:fldChar w:fldCharType="separate"/>
        </w:r>
        <w:r w:rsidR="00E746E6">
          <w:rPr>
            <w:color w:val="0000FF"/>
            <w:w w:val="110"/>
            <w:sz w:val="20"/>
          </w:rPr>
          <w:delText>2016</w:delText>
        </w:r>
        <w:r w:rsidR="00E746E6">
          <w:fldChar w:fldCharType="end"/>
        </w:r>
        <w:r>
          <w:rPr>
            <w:w w:val="110"/>
            <w:sz w:val="20"/>
          </w:rPr>
          <w:delText>)</w:delText>
        </w:r>
        <w:r>
          <w:rPr>
            <w:spacing w:val="-6"/>
            <w:w w:val="110"/>
            <w:sz w:val="20"/>
          </w:rPr>
          <w:delText xml:space="preserve"> </w:delText>
        </w:r>
        <w:r>
          <w:rPr>
            <w:w w:val="110"/>
            <w:sz w:val="20"/>
          </w:rPr>
          <w:delText>and</w:delText>
        </w:r>
        <w:r>
          <w:rPr>
            <w:spacing w:val="-7"/>
            <w:w w:val="110"/>
            <w:sz w:val="20"/>
          </w:rPr>
          <w:delText xml:space="preserve"> </w:delText>
        </w:r>
        <w:r>
          <w:rPr>
            <w:w w:val="110"/>
            <w:sz w:val="20"/>
          </w:rPr>
          <w:delText>Antman,</w:delText>
        </w:r>
        <w:r>
          <w:rPr>
            <w:spacing w:val="-6"/>
            <w:w w:val="110"/>
            <w:sz w:val="20"/>
          </w:rPr>
          <w:delText xml:space="preserve"> </w:delText>
        </w:r>
        <w:r>
          <w:rPr>
            <w:w w:val="110"/>
            <w:sz w:val="20"/>
          </w:rPr>
          <w:delText>Duncan,</w:delText>
        </w:r>
        <w:r>
          <w:rPr>
            <w:spacing w:val="-5"/>
            <w:w w:val="110"/>
            <w:sz w:val="20"/>
          </w:rPr>
          <w:delText xml:space="preserve"> </w:delText>
        </w:r>
        <w:r>
          <w:rPr>
            <w:w w:val="110"/>
            <w:sz w:val="20"/>
          </w:rPr>
          <w:delText>and</w:delText>
        </w:r>
        <w:r>
          <w:rPr>
            <w:spacing w:val="-7"/>
            <w:w w:val="110"/>
            <w:sz w:val="20"/>
          </w:rPr>
          <w:delText xml:space="preserve"> </w:delText>
        </w:r>
        <w:r>
          <w:rPr>
            <w:w w:val="110"/>
            <w:sz w:val="20"/>
          </w:rPr>
          <w:delText>Trejo</w:delText>
        </w:r>
        <w:r>
          <w:rPr>
            <w:spacing w:val="-6"/>
            <w:w w:val="110"/>
            <w:sz w:val="20"/>
          </w:rPr>
          <w:delText xml:space="preserve"> </w:delText>
        </w:r>
        <w:r>
          <w:rPr>
            <w:w w:val="110"/>
            <w:sz w:val="20"/>
          </w:rPr>
          <w:delText>(</w:delText>
        </w:r>
        <w:r w:rsidR="00E746E6">
          <w:fldChar w:fldCharType="begin"/>
        </w:r>
        <w:r w:rsidR="00E746E6">
          <w:delInstrText>HYPERLINK \l "_bookmark23"</w:delInstrText>
        </w:r>
        <w:r w:rsidR="00E746E6">
          <w:fldChar w:fldCharType="separate"/>
        </w:r>
        <w:r w:rsidR="00E746E6">
          <w:rPr>
            <w:color w:val="0000FF"/>
            <w:w w:val="110"/>
            <w:sz w:val="20"/>
          </w:rPr>
          <w:delText>2020</w:delText>
        </w:r>
        <w:r w:rsidR="00E746E6">
          <w:fldChar w:fldCharType="end"/>
        </w:r>
        <w:r>
          <w:rPr>
            <w:w w:val="110"/>
            <w:sz w:val="20"/>
          </w:rPr>
          <w:delText>),</w:delText>
        </w:r>
        <w:r>
          <w:rPr>
            <w:spacing w:val="-6"/>
            <w:w w:val="110"/>
            <w:sz w:val="20"/>
          </w:rPr>
          <w:delText xml:space="preserve"> </w:delText>
        </w:r>
        <w:r>
          <w:rPr>
            <w:w w:val="110"/>
            <w:sz w:val="20"/>
          </w:rPr>
          <w:delText>I</w:delText>
        </w:r>
        <w:r>
          <w:rPr>
            <w:spacing w:val="-6"/>
            <w:w w:val="110"/>
            <w:sz w:val="20"/>
          </w:rPr>
          <w:delText xml:space="preserve"> </w:delText>
        </w:r>
        <w:r>
          <w:rPr>
            <w:w w:val="110"/>
            <w:sz w:val="20"/>
          </w:rPr>
          <w:delText>utilize</w:delText>
        </w:r>
        <w:r>
          <w:rPr>
            <w:spacing w:val="-7"/>
            <w:w w:val="110"/>
            <w:sz w:val="20"/>
          </w:rPr>
          <w:delText xml:space="preserve"> </w:delText>
        </w:r>
        <w:r>
          <w:rPr>
            <w:w w:val="110"/>
            <w:sz w:val="20"/>
          </w:rPr>
          <w:delText>birthplace</w:delText>
        </w:r>
        <w:r>
          <w:rPr>
            <w:spacing w:val="-7"/>
            <w:w w:val="110"/>
            <w:sz w:val="20"/>
          </w:rPr>
          <w:delText xml:space="preserve"> </w:delText>
        </w:r>
        <w:r>
          <w:rPr>
            <w:w w:val="110"/>
            <w:sz w:val="20"/>
          </w:rPr>
          <w:delText>information</w:delText>
        </w:r>
        <w:r>
          <w:rPr>
            <w:spacing w:val="-6"/>
            <w:w w:val="110"/>
            <w:sz w:val="20"/>
          </w:rPr>
          <w:delText xml:space="preserve"> </w:delText>
        </w:r>
        <w:r>
          <w:rPr>
            <w:w w:val="110"/>
            <w:sz w:val="20"/>
          </w:rPr>
          <w:delText>for</w:delText>
        </w:r>
        <w:r>
          <w:rPr>
            <w:spacing w:val="-7"/>
            <w:w w:val="110"/>
            <w:sz w:val="20"/>
          </w:rPr>
          <w:delText xml:space="preserve"> </w:delText>
        </w:r>
        <w:r>
          <w:rPr>
            <w:w w:val="110"/>
            <w:sz w:val="20"/>
          </w:rPr>
          <w:delText>individuals,</w:delText>
        </w:r>
        <w:r>
          <w:rPr>
            <w:spacing w:val="-6"/>
            <w:w w:val="110"/>
            <w:sz w:val="20"/>
          </w:rPr>
          <w:delText xml:space="preserve"> </w:delText>
        </w:r>
        <w:r>
          <w:rPr>
            <w:w w:val="110"/>
            <w:sz w:val="20"/>
          </w:rPr>
          <w:delText>parents,</w:delText>
        </w:r>
        <w:r>
          <w:rPr>
            <w:spacing w:val="-5"/>
            <w:w w:val="110"/>
            <w:sz w:val="20"/>
          </w:rPr>
          <w:delText xml:space="preserve"> </w:delText>
        </w:r>
        <w:r>
          <w:rPr>
            <w:w w:val="110"/>
            <w:sz w:val="20"/>
          </w:rPr>
          <w:delText>and grandparents to create objective Asian ancestry indicators.</w:delText>
        </w:r>
        <w:r>
          <w:rPr>
            <w:spacing w:val="40"/>
            <w:w w:val="110"/>
            <w:sz w:val="20"/>
          </w:rPr>
          <w:delText xml:space="preserve"> </w:delText>
        </w:r>
        <w:r>
          <w:rPr>
            <w:w w:val="110"/>
            <w:sz w:val="20"/>
          </w:rPr>
          <w:delText>A second-generation Asian American is defined as a native-born individual with at least one parent born in an Asian country.</w:delText>
        </w:r>
        <w:r>
          <w:rPr>
            <w:spacing w:val="40"/>
            <w:w w:val="110"/>
            <w:sz w:val="20"/>
          </w:rPr>
          <w:delText xml:space="preserve"> </w:delText>
        </w:r>
        <w:r>
          <w:rPr>
            <w:w w:val="110"/>
            <w:sz w:val="20"/>
          </w:rPr>
          <w:delText>The first panel is for second-generation Asian Americans.</w:delText>
        </w:r>
        <w:r>
          <w:rPr>
            <w:spacing w:val="40"/>
            <w:w w:val="110"/>
            <w:sz w:val="20"/>
          </w:rPr>
          <w:delText xml:space="preserve"> </w:delText>
        </w:r>
        <w:r>
          <w:rPr>
            <w:w w:val="110"/>
            <w:sz w:val="20"/>
          </w:rPr>
          <w:delText>The second panel is for second-generation Asian Americans with both parents born in an Asian country.</w:delText>
        </w:r>
        <w:r>
          <w:rPr>
            <w:spacing w:val="40"/>
            <w:w w:val="110"/>
            <w:sz w:val="20"/>
          </w:rPr>
          <w:delText xml:space="preserve"> </w:delText>
        </w:r>
        <w:r>
          <w:rPr>
            <w:w w:val="110"/>
            <w:sz w:val="20"/>
          </w:rPr>
          <w:delText>The third panel is for second-generation</w:delText>
        </w:r>
        <w:r>
          <w:rPr>
            <w:spacing w:val="-8"/>
            <w:w w:val="110"/>
            <w:sz w:val="20"/>
          </w:rPr>
          <w:delText xml:space="preserve"> </w:delText>
        </w:r>
        <w:r>
          <w:rPr>
            <w:w w:val="110"/>
            <w:sz w:val="20"/>
          </w:rPr>
          <w:delText>Asian</w:delText>
        </w:r>
        <w:r>
          <w:rPr>
            <w:spacing w:val="-8"/>
            <w:w w:val="110"/>
            <w:sz w:val="20"/>
          </w:rPr>
          <w:delText xml:space="preserve"> </w:delText>
        </w:r>
        <w:r>
          <w:rPr>
            <w:w w:val="110"/>
            <w:sz w:val="20"/>
          </w:rPr>
          <w:delText>Americans</w:delText>
        </w:r>
        <w:r>
          <w:rPr>
            <w:spacing w:val="-8"/>
            <w:w w:val="110"/>
            <w:sz w:val="20"/>
          </w:rPr>
          <w:delText xml:space="preserve"> </w:delText>
        </w:r>
        <w:r>
          <w:rPr>
            <w:w w:val="110"/>
            <w:sz w:val="20"/>
          </w:rPr>
          <w:delText>with</w:delText>
        </w:r>
        <w:r>
          <w:rPr>
            <w:spacing w:val="-8"/>
            <w:w w:val="110"/>
            <w:sz w:val="20"/>
          </w:rPr>
          <w:delText xml:space="preserve"> </w:delText>
        </w:r>
        <w:r>
          <w:rPr>
            <w:w w:val="110"/>
            <w:sz w:val="20"/>
          </w:rPr>
          <w:delText>an</w:delText>
        </w:r>
        <w:r>
          <w:rPr>
            <w:spacing w:val="-8"/>
            <w:w w:val="110"/>
            <w:sz w:val="20"/>
          </w:rPr>
          <w:delText xml:space="preserve"> </w:delText>
        </w:r>
        <w:r>
          <w:rPr>
            <w:w w:val="110"/>
            <w:sz w:val="20"/>
          </w:rPr>
          <w:delText>Asian</w:delText>
        </w:r>
        <w:r>
          <w:rPr>
            <w:spacing w:val="-8"/>
            <w:w w:val="110"/>
            <w:sz w:val="20"/>
          </w:rPr>
          <w:delText xml:space="preserve"> </w:delText>
        </w:r>
        <w:r>
          <w:rPr>
            <w:w w:val="110"/>
            <w:sz w:val="20"/>
          </w:rPr>
          <w:delText>father</w:delText>
        </w:r>
        <w:r>
          <w:rPr>
            <w:spacing w:val="-8"/>
            <w:w w:val="110"/>
            <w:sz w:val="20"/>
          </w:rPr>
          <w:delText xml:space="preserve"> </w:delText>
        </w:r>
        <w:r>
          <w:rPr>
            <w:w w:val="110"/>
            <w:sz w:val="20"/>
          </w:rPr>
          <w:delText>and</w:delText>
        </w:r>
        <w:r>
          <w:rPr>
            <w:spacing w:val="-8"/>
            <w:w w:val="110"/>
            <w:sz w:val="20"/>
          </w:rPr>
          <w:delText xml:space="preserve"> </w:delText>
        </w:r>
        <w:r>
          <w:rPr>
            <w:w w:val="110"/>
            <w:sz w:val="20"/>
          </w:rPr>
          <w:delText>a</w:delText>
        </w:r>
        <w:r>
          <w:rPr>
            <w:spacing w:val="-8"/>
            <w:w w:val="110"/>
            <w:sz w:val="20"/>
          </w:rPr>
          <w:delText xml:space="preserve"> </w:delText>
        </w:r>
        <w:r>
          <w:rPr>
            <w:w w:val="110"/>
            <w:sz w:val="20"/>
          </w:rPr>
          <w:delText>White</w:delText>
        </w:r>
        <w:r>
          <w:rPr>
            <w:spacing w:val="-8"/>
            <w:w w:val="110"/>
            <w:sz w:val="20"/>
          </w:rPr>
          <w:delText xml:space="preserve"> </w:delText>
        </w:r>
        <w:r>
          <w:rPr>
            <w:w w:val="110"/>
            <w:sz w:val="20"/>
          </w:rPr>
          <w:delText>mother. The</w:delText>
        </w:r>
        <w:r>
          <w:rPr>
            <w:spacing w:val="-8"/>
            <w:w w:val="110"/>
            <w:sz w:val="20"/>
          </w:rPr>
          <w:delText xml:space="preserve"> </w:delText>
        </w:r>
        <w:r>
          <w:rPr>
            <w:w w:val="110"/>
            <w:sz w:val="20"/>
          </w:rPr>
          <w:delText>fourth</w:delText>
        </w:r>
        <w:r>
          <w:rPr>
            <w:spacing w:val="-8"/>
            <w:w w:val="110"/>
            <w:sz w:val="20"/>
          </w:rPr>
          <w:delText xml:space="preserve"> </w:delText>
        </w:r>
        <w:r>
          <w:rPr>
            <w:w w:val="110"/>
            <w:sz w:val="20"/>
          </w:rPr>
          <w:delText>panel</w:delText>
        </w:r>
        <w:r>
          <w:rPr>
            <w:spacing w:val="-8"/>
            <w:w w:val="110"/>
            <w:sz w:val="20"/>
          </w:rPr>
          <w:delText xml:space="preserve"> </w:delText>
        </w:r>
        <w:r>
          <w:rPr>
            <w:w w:val="110"/>
            <w:sz w:val="20"/>
          </w:rPr>
          <w:delText>is</w:delText>
        </w:r>
        <w:r>
          <w:rPr>
            <w:spacing w:val="-8"/>
            <w:w w:val="110"/>
            <w:sz w:val="20"/>
          </w:rPr>
          <w:delText xml:space="preserve"> </w:delText>
        </w:r>
        <w:r>
          <w:rPr>
            <w:w w:val="110"/>
            <w:sz w:val="20"/>
          </w:rPr>
          <w:delText>for</w:delText>
        </w:r>
        <w:r>
          <w:rPr>
            <w:spacing w:val="-8"/>
            <w:w w:val="110"/>
            <w:sz w:val="20"/>
          </w:rPr>
          <w:delText xml:space="preserve"> </w:delText>
        </w:r>
        <w:r>
          <w:rPr>
            <w:w w:val="110"/>
            <w:sz w:val="20"/>
          </w:rPr>
          <w:delText>second-generation</w:delText>
        </w:r>
        <w:r>
          <w:rPr>
            <w:spacing w:val="-8"/>
            <w:w w:val="110"/>
            <w:sz w:val="20"/>
          </w:rPr>
          <w:delText xml:space="preserve"> </w:delText>
        </w:r>
        <w:r>
          <w:rPr>
            <w:w w:val="110"/>
            <w:sz w:val="20"/>
          </w:rPr>
          <w:delText>Asian Americans with a White father and an Asian mother.</w:delText>
        </w:r>
      </w:del>
    </w:p>
    <w:p w14:paraId="3E74F522" w14:textId="77777777" w:rsidR="00E746E6" w:rsidRDefault="00E746E6">
      <w:pPr>
        <w:spacing w:line="249" w:lineRule="auto"/>
        <w:jc w:val="both"/>
        <w:rPr>
          <w:del w:id="2338" w:author="Hussain Hadah" w:date="2026-10-25T19:29:00Z" w16du:dateUtc="2026-10-25T23:29:00Z"/>
          <w:sz w:val="20"/>
        </w:rPr>
        <w:sectPr w:rsidR="00E746E6">
          <w:type w:val="continuous"/>
          <w:pgSz w:w="15840" w:h="12240" w:orient="landscape"/>
          <w:pgMar w:top="1720" w:right="1800" w:bottom="280" w:left="2160" w:header="0" w:footer="0" w:gutter="0"/>
          <w:cols w:space="720"/>
        </w:sectPr>
      </w:pPr>
    </w:p>
    <w:p w14:paraId="27ECFCC8" w14:textId="77777777" w:rsidR="00E746E6" w:rsidRDefault="00E746E6">
      <w:pPr>
        <w:pStyle w:val="BodyText"/>
        <w:spacing w:before="102"/>
        <w:rPr>
          <w:del w:id="2339" w:author="Hussain Hadah" w:date="2026-10-25T19:29:00Z" w16du:dateUtc="2026-10-25T23:29:00Z"/>
          <w:sz w:val="20"/>
        </w:rPr>
      </w:pPr>
    </w:p>
    <w:p w14:paraId="49AA5FEB" w14:textId="77777777" w:rsidR="00E746E6" w:rsidRDefault="00E746E6">
      <w:pPr>
        <w:pStyle w:val="BodyText"/>
        <w:rPr>
          <w:del w:id="2340" w:author="Hussain Hadah" w:date="2026-10-25T19:29:00Z" w16du:dateUtc="2026-10-25T23:29:00Z"/>
          <w:sz w:val="20"/>
        </w:rPr>
        <w:sectPr w:rsidR="00E746E6">
          <w:footerReference w:type="default" r:id="rId68"/>
          <w:pgSz w:w="15840" w:h="12240" w:orient="landscape"/>
          <w:pgMar w:top="1380" w:right="1800" w:bottom="280" w:left="2160" w:header="0" w:footer="0" w:gutter="0"/>
          <w:cols w:space="720"/>
        </w:sectPr>
      </w:pPr>
    </w:p>
    <w:p w14:paraId="282E9D5A" w14:textId="77777777" w:rsidR="00E746E6" w:rsidRDefault="000245FA">
      <w:pPr>
        <w:pStyle w:val="BodyText"/>
        <w:spacing w:before="102"/>
        <w:ind w:left="3643"/>
        <w:rPr>
          <w:del w:id="2341" w:author="Hussain Hadah" w:date="2026-10-25T19:29:00Z" w16du:dateUtc="2026-10-25T23:29:00Z"/>
        </w:rPr>
      </w:pPr>
      <w:bookmarkStart w:id="2342" w:name="_bookmark78"/>
      <w:bookmarkEnd w:id="2342"/>
      <w:del w:id="2343" w:author="Hussain Hadah" w:date="2026-10-25T19:29:00Z" w16du:dateUtc="2026-10-25T23:29:00Z">
        <w:r>
          <w:rPr>
            <w:w w:val="110"/>
          </w:rPr>
          <w:delText>Figure</w:delText>
        </w:r>
        <w:r>
          <w:rPr>
            <w:spacing w:val="-17"/>
            <w:w w:val="110"/>
          </w:rPr>
          <w:delText xml:space="preserve"> </w:delText>
        </w:r>
        <w:r>
          <w:rPr>
            <w:w w:val="110"/>
          </w:rPr>
          <w:delText>8:</w:delText>
        </w:r>
        <w:r>
          <w:rPr>
            <w:spacing w:val="-11"/>
            <w:w w:val="110"/>
          </w:rPr>
          <w:delText xml:space="preserve"> </w:delText>
        </w:r>
        <w:r>
          <w:rPr>
            <w:w w:val="110"/>
          </w:rPr>
          <w:delText>Asian</w:delText>
        </w:r>
        <w:r>
          <w:rPr>
            <w:spacing w:val="-17"/>
            <w:w w:val="110"/>
          </w:rPr>
          <w:delText xml:space="preserve"> </w:delText>
        </w:r>
        <w:r>
          <w:rPr>
            <w:w w:val="110"/>
          </w:rPr>
          <w:delText>Racial</w:delText>
        </w:r>
        <w:r>
          <w:rPr>
            <w:spacing w:val="-16"/>
            <w:w w:val="110"/>
          </w:rPr>
          <w:delText xml:space="preserve"> </w:delText>
        </w:r>
        <w:r>
          <w:rPr>
            <w:w w:val="110"/>
          </w:rPr>
          <w:delText>Identity:</w:delText>
        </w:r>
        <w:r>
          <w:rPr>
            <w:spacing w:val="-6"/>
            <w:w w:val="110"/>
          </w:rPr>
          <w:delText xml:space="preserve"> </w:delText>
        </w:r>
        <w:r>
          <w:rPr>
            <w:w w:val="110"/>
          </w:rPr>
          <w:delText>Third</w:delText>
        </w:r>
        <w:r>
          <w:rPr>
            <w:spacing w:val="-16"/>
            <w:w w:val="110"/>
          </w:rPr>
          <w:delText xml:space="preserve"> </w:delText>
        </w:r>
        <w:r>
          <w:rPr>
            <w:spacing w:val="-2"/>
            <w:w w:val="110"/>
          </w:rPr>
          <w:delText>Generation</w:delText>
        </w:r>
      </w:del>
    </w:p>
    <w:p w14:paraId="1F575D83" w14:textId="77777777" w:rsidR="00E746E6" w:rsidRDefault="000245FA">
      <w:pPr>
        <w:tabs>
          <w:tab w:val="left" w:pos="4864"/>
        </w:tabs>
        <w:spacing w:before="79" w:line="256" w:lineRule="auto"/>
        <w:ind w:left="4864" w:right="1218" w:hanging="3969"/>
        <w:rPr>
          <w:del w:id="2344" w:author="Hussain Hadah" w:date="2026-10-25T19:29:00Z" w16du:dateUtc="2026-10-25T23:29:00Z"/>
        </w:rPr>
      </w:pPr>
      <w:del w:id="2345" w:author="Hussain Hadah" w:date="2026-10-25T19:29:00Z" w16du:dateUtc="2026-10-25T23:29:00Z">
        <w:r>
          <w:rPr>
            <w:noProof/>
          </w:rPr>
          <w:drawing>
            <wp:anchor distT="0" distB="0" distL="0" distR="0" simplePos="0" relativeHeight="15753216" behindDoc="0" locked="0" layoutInCell="1" allowOverlap="1" wp14:anchorId="68812A93" wp14:editId="3E4B4123">
              <wp:simplePos x="0" y="0"/>
              <wp:positionH relativeFrom="page">
                <wp:posOffset>1822711</wp:posOffset>
              </wp:positionH>
              <wp:positionV relativeFrom="paragraph">
                <wp:posOffset>320911</wp:posOffset>
              </wp:positionV>
              <wp:extent cx="1718384" cy="1019075"/>
              <wp:effectExtent l="0" t="0" r="0" b="0"/>
              <wp:wrapNone/>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69" cstate="print"/>
                      <a:stretch>
                        <a:fillRect/>
                      </a:stretch>
                    </pic:blipFill>
                    <pic:spPr>
                      <a:xfrm>
                        <a:off x="0" y="0"/>
                        <a:ext cx="1718384" cy="1019075"/>
                      </a:xfrm>
                      <a:prstGeom prst="rect">
                        <a:avLst/>
                      </a:prstGeom>
                    </pic:spPr>
                  </pic:pic>
                </a:graphicData>
              </a:graphic>
            </wp:anchor>
          </w:drawing>
        </w:r>
        <w:r>
          <w:rPr>
            <w:w w:val="110"/>
          </w:rPr>
          <w:delText>(a) All Third Generation</w:delText>
        </w:r>
        <w:r>
          <w:tab/>
        </w:r>
        <w:r>
          <w:rPr>
            <w:w w:val="110"/>
          </w:rPr>
          <w:delText>(b)</w:delText>
        </w:r>
        <w:r>
          <w:rPr>
            <w:spacing w:val="33"/>
            <w:w w:val="110"/>
          </w:rPr>
          <w:delText xml:space="preserve"> </w:delText>
        </w:r>
        <w:r>
          <w:rPr>
            <w:w w:val="110"/>
          </w:rPr>
          <w:delText>Third</w:delText>
        </w:r>
        <w:r>
          <w:rPr>
            <w:spacing w:val="33"/>
            <w:w w:val="110"/>
          </w:rPr>
          <w:delText xml:space="preserve"> </w:delText>
        </w:r>
        <w:r>
          <w:rPr>
            <w:w w:val="110"/>
          </w:rPr>
          <w:delText>Generation:</w:delText>
        </w:r>
        <w:r>
          <w:rPr>
            <w:spacing w:val="91"/>
            <w:w w:val="110"/>
          </w:rPr>
          <w:delText xml:space="preserve"> </w:delText>
        </w:r>
        <w:r>
          <w:rPr>
            <w:w w:val="110"/>
          </w:rPr>
          <w:delText>One Asian Grandparent</w:delText>
        </w:r>
      </w:del>
    </w:p>
    <w:p w14:paraId="75AB3FEE" w14:textId="77777777" w:rsidR="00E746E6" w:rsidRDefault="000245FA">
      <w:pPr>
        <w:pStyle w:val="BodyText"/>
        <w:spacing w:before="204"/>
        <w:rPr>
          <w:del w:id="2346" w:author="Hussain Hadah" w:date="2026-10-25T19:29:00Z" w16du:dateUtc="2026-10-25T23:29:00Z"/>
          <w:sz w:val="22"/>
        </w:rPr>
      </w:pPr>
      <w:del w:id="2347" w:author="Hussain Hadah" w:date="2026-10-25T19:29:00Z" w16du:dateUtc="2026-10-25T23:29:00Z">
        <w:r>
          <w:br w:type="column"/>
        </w:r>
      </w:del>
    </w:p>
    <w:p w14:paraId="45C08964" w14:textId="77777777" w:rsidR="00E746E6" w:rsidRDefault="000245FA">
      <w:pPr>
        <w:pStyle w:val="ListParagraph"/>
        <w:numPr>
          <w:ilvl w:val="0"/>
          <w:numId w:val="3"/>
        </w:numPr>
        <w:tabs>
          <w:tab w:val="left" w:pos="525"/>
        </w:tabs>
        <w:spacing w:line="256" w:lineRule="auto"/>
        <w:ind w:right="98" w:firstLine="0"/>
        <w:jc w:val="left"/>
        <w:rPr>
          <w:del w:id="2348" w:author="Hussain Hadah" w:date="2026-10-25T19:29:00Z" w16du:dateUtc="2026-10-25T23:29:00Z"/>
        </w:rPr>
      </w:pPr>
      <w:del w:id="2349" w:author="Hussain Hadah" w:date="2026-10-25T19:29:00Z" w16du:dateUtc="2026-10-25T23:29:00Z">
        <w:r>
          <w:rPr>
            <w:w w:val="110"/>
          </w:rPr>
          <w:delText>Third</w:delText>
        </w:r>
        <w:r>
          <w:rPr>
            <w:spacing w:val="25"/>
            <w:w w:val="110"/>
          </w:rPr>
          <w:delText xml:space="preserve"> </w:delText>
        </w:r>
        <w:r>
          <w:rPr>
            <w:w w:val="110"/>
          </w:rPr>
          <w:delText>Generation:</w:delText>
        </w:r>
        <w:r>
          <w:rPr>
            <w:spacing w:val="79"/>
            <w:w w:val="110"/>
          </w:rPr>
          <w:delText xml:space="preserve"> </w:delText>
        </w:r>
        <w:r>
          <w:rPr>
            <w:w w:val="110"/>
          </w:rPr>
          <w:delText>Two Asian Grandparents</w:delText>
        </w:r>
      </w:del>
    </w:p>
    <w:p w14:paraId="0663ABCE" w14:textId="77777777" w:rsidR="00E746E6" w:rsidRDefault="00E746E6">
      <w:pPr>
        <w:pStyle w:val="ListParagraph"/>
        <w:spacing w:line="256" w:lineRule="auto"/>
        <w:rPr>
          <w:del w:id="2350" w:author="Hussain Hadah" w:date="2026-10-25T19:29:00Z" w16du:dateUtc="2026-10-25T23:29:00Z"/>
        </w:rPr>
        <w:sectPr w:rsidR="00E746E6">
          <w:type w:val="continuous"/>
          <w:pgSz w:w="15840" w:h="12240" w:orient="landscape"/>
          <w:pgMar w:top="1720" w:right="1800" w:bottom="280" w:left="2160" w:header="0" w:footer="0" w:gutter="0"/>
          <w:cols w:num="2" w:space="720" w:equalWidth="0">
            <w:col w:w="8827" w:space="40"/>
            <w:col w:w="3013"/>
          </w:cols>
        </w:sectPr>
      </w:pPr>
    </w:p>
    <w:p w14:paraId="38C2B595" w14:textId="77777777" w:rsidR="00E746E6" w:rsidRDefault="00E746E6">
      <w:pPr>
        <w:pStyle w:val="BodyText"/>
        <w:spacing w:before="6"/>
        <w:rPr>
          <w:del w:id="2351" w:author="Hussain Hadah" w:date="2026-10-25T19:29:00Z" w16du:dateUtc="2026-10-25T23:29:00Z"/>
          <w:sz w:val="13"/>
        </w:rPr>
      </w:pPr>
    </w:p>
    <w:p w14:paraId="20BCF45D" w14:textId="77777777" w:rsidR="00E746E6" w:rsidRDefault="000245FA">
      <w:pPr>
        <w:tabs>
          <w:tab w:val="left" w:pos="9056"/>
        </w:tabs>
        <w:ind w:left="4883"/>
        <w:rPr>
          <w:del w:id="2352" w:author="Hussain Hadah" w:date="2026-10-25T19:29:00Z" w16du:dateUtc="2026-10-25T23:29:00Z"/>
          <w:sz w:val="20"/>
        </w:rPr>
      </w:pPr>
      <w:del w:id="2353" w:author="Hussain Hadah" w:date="2026-10-25T19:29:00Z" w16du:dateUtc="2026-10-25T23:29:00Z">
        <w:r>
          <w:rPr>
            <w:noProof/>
            <w:sz w:val="20"/>
          </w:rPr>
          <w:drawing>
            <wp:inline distT="0" distB="0" distL="0" distR="0" wp14:anchorId="680EBF98" wp14:editId="18D908EE">
              <wp:extent cx="1689925" cy="1003553"/>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70" cstate="print"/>
                      <a:stretch>
                        <a:fillRect/>
                      </a:stretch>
                    </pic:blipFill>
                    <pic:spPr>
                      <a:xfrm>
                        <a:off x="0" y="0"/>
                        <a:ext cx="1689925" cy="1003553"/>
                      </a:xfrm>
                      <a:prstGeom prst="rect">
                        <a:avLst/>
                      </a:prstGeom>
                    </pic:spPr>
                  </pic:pic>
                </a:graphicData>
              </a:graphic>
            </wp:inline>
          </w:drawing>
        </w:r>
        <w:r>
          <w:rPr>
            <w:sz w:val="20"/>
          </w:rPr>
          <w:tab/>
        </w:r>
        <w:r>
          <w:rPr>
            <w:noProof/>
            <w:sz w:val="20"/>
          </w:rPr>
          <w:drawing>
            <wp:inline distT="0" distB="0" distL="0" distR="0" wp14:anchorId="59385CB7" wp14:editId="6249B28B">
              <wp:extent cx="1689925" cy="1003553"/>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71" cstate="print"/>
                      <a:stretch>
                        <a:fillRect/>
                      </a:stretch>
                    </pic:blipFill>
                    <pic:spPr>
                      <a:xfrm>
                        <a:off x="0" y="0"/>
                        <a:ext cx="1689925" cy="1003553"/>
                      </a:xfrm>
                      <a:prstGeom prst="rect">
                        <a:avLst/>
                      </a:prstGeom>
                    </pic:spPr>
                  </pic:pic>
                </a:graphicData>
              </a:graphic>
            </wp:inline>
          </w:drawing>
        </w:r>
      </w:del>
    </w:p>
    <w:p w14:paraId="0BF76875" w14:textId="77777777" w:rsidR="00E746E6" w:rsidRDefault="00E746E6">
      <w:pPr>
        <w:pStyle w:val="BodyText"/>
        <w:rPr>
          <w:del w:id="2354" w:author="Hussain Hadah" w:date="2026-10-25T19:29:00Z" w16du:dateUtc="2026-10-25T23:29:00Z"/>
          <w:sz w:val="20"/>
        </w:rPr>
      </w:pPr>
    </w:p>
    <w:p w14:paraId="2D6F0DB9" w14:textId="77777777" w:rsidR="00E746E6" w:rsidRDefault="00E746E6">
      <w:pPr>
        <w:pStyle w:val="BodyText"/>
        <w:spacing w:before="54"/>
        <w:rPr>
          <w:del w:id="2355" w:author="Hussain Hadah" w:date="2026-10-25T19:29:00Z" w16du:dateUtc="2026-10-25T23:29:00Z"/>
          <w:sz w:val="20"/>
        </w:rPr>
      </w:pPr>
    </w:p>
    <w:p w14:paraId="186E350C" w14:textId="77777777" w:rsidR="00E746E6" w:rsidRDefault="00E746E6">
      <w:pPr>
        <w:pStyle w:val="BodyText"/>
        <w:rPr>
          <w:del w:id="2356" w:author="Hussain Hadah" w:date="2026-10-25T19:29:00Z" w16du:dateUtc="2026-10-25T23:29:00Z"/>
          <w:sz w:val="20"/>
        </w:rPr>
        <w:sectPr w:rsidR="00E746E6">
          <w:type w:val="continuous"/>
          <w:pgSz w:w="15840" w:h="12240" w:orient="landscape"/>
          <w:pgMar w:top="1720" w:right="1800" w:bottom="280" w:left="2160" w:header="0" w:footer="0" w:gutter="0"/>
          <w:cols w:space="720"/>
        </w:sectPr>
      </w:pPr>
    </w:p>
    <w:p w14:paraId="56F5C1BC" w14:textId="77777777" w:rsidR="00E746E6" w:rsidRDefault="000245FA">
      <w:pPr>
        <w:pStyle w:val="ListParagraph"/>
        <w:numPr>
          <w:ilvl w:val="0"/>
          <w:numId w:val="3"/>
        </w:numPr>
        <w:tabs>
          <w:tab w:val="left" w:pos="2460"/>
        </w:tabs>
        <w:spacing w:before="101" w:line="256" w:lineRule="auto"/>
        <w:ind w:left="2102" w:right="38" w:firstLine="0"/>
        <w:jc w:val="left"/>
        <w:rPr>
          <w:del w:id="2357" w:author="Hussain Hadah" w:date="2026-10-25T19:29:00Z" w16du:dateUtc="2026-10-25T23:29:00Z"/>
        </w:rPr>
      </w:pPr>
      <w:del w:id="2358" w:author="Hussain Hadah" w:date="2026-10-25T19:29:00Z" w16du:dateUtc="2026-10-25T23:29:00Z">
        <w:r>
          <w:rPr>
            <w:noProof/>
          </w:rPr>
          <mc:AlternateContent>
            <mc:Choice Requires="wps">
              <w:drawing>
                <wp:anchor distT="0" distB="0" distL="0" distR="0" simplePos="0" relativeHeight="15753728" behindDoc="0" locked="0" layoutInCell="1" allowOverlap="1" wp14:anchorId="40536513" wp14:editId="5A5956ED">
                  <wp:simplePos x="0" y="0"/>
                  <wp:positionH relativeFrom="page">
                    <wp:posOffset>1375291</wp:posOffset>
                  </wp:positionH>
                  <wp:positionV relativeFrom="paragraph">
                    <wp:posOffset>647172</wp:posOffset>
                  </wp:positionV>
                  <wp:extent cx="212090" cy="17780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090" cy="177800"/>
                          </a:xfrm>
                          <a:prstGeom prst="rect">
                            <a:avLst/>
                          </a:prstGeom>
                        </wps:spPr>
                        <wps:txbx>
                          <w:txbxContent>
                            <w:p w14:paraId="32C93130" w14:textId="77777777" w:rsidR="00E746E6" w:rsidRDefault="000245FA">
                              <w:pPr>
                                <w:pStyle w:val="BodyText"/>
                                <w:spacing w:before="21"/>
                                <w:ind w:left="20"/>
                                <w:rPr>
                                  <w:del w:id="2359" w:author="Hussain Hadah" w:date="2026-10-25T19:29:00Z" w16du:dateUtc="2026-10-25T23:29:00Z"/>
                                </w:rPr>
                              </w:pPr>
                              <w:del w:id="2360" w:author="Hussain Hadah" w:date="2026-10-25T19:29:00Z" w16du:dateUtc="2026-10-25T23:29:00Z">
                                <w:r>
                                  <w:rPr>
                                    <w:spacing w:val="-5"/>
                                  </w:rPr>
                                  <w:delText>42</w:delText>
                                </w:r>
                              </w:del>
                            </w:p>
                          </w:txbxContent>
                        </wps:txbx>
                        <wps:bodyPr vert="vert" wrap="square" lIns="0" tIns="0" rIns="0" bIns="0" rtlCol="0">
                          <a:noAutofit/>
                        </wps:bodyPr>
                      </wps:wsp>
                    </a:graphicData>
                  </a:graphic>
                </wp:anchor>
              </w:drawing>
            </mc:Choice>
            <mc:Fallback>
              <w:pict>
                <v:shape w14:anchorId="40536513" id="Textbox 58" o:spid="_x0000_s1059" type="#_x0000_t202" style="position:absolute;left:0;text-align:left;margin-left:108.3pt;margin-top:50.95pt;width:16.7pt;height:14pt;z-index:15753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" filled="f" stroked="f">
                  <v:textbox style="layout-flow:vertical" inset="0,0,0,0">
                    <w:txbxContent>
                      <w:p w14:paraId="32C93130" w14:textId="77777777" w:rsidR="00E746E6" w:rsidRDefault="000245FA">
                        <w:pPr>
                          <w:pStyle w:val="BodyText"/>
                          <w:spacing w:before="21"/>
                          <w:ind w:left="20"/>
                          <w:rPr>
                            <w:del w:id="2361" w:author="Hussain Hadah" w:date="2026-10-25T19:29:00Z" w16du:dateUtc="2026-10-25T23:29:00Z"/>
                          </w:rPr>
                        </w:pPr>
                        <w:del w:id="2362" w:author="Hussain Hadah" w:date="2026-10-25T19:29:00Z" w16du:dateUtc="2026-10-25T23:29:00Z">
                          <w:r>
                            <w:rPr>
                              <w:spacing w:val="-5"/>
                            </w:rPr>
                            <w:delText>42</w:delText>
                          </w:r>
                        </w:del>
                      </w:p>
                    </w:txbxContent>
                  </v:textbox>
                  <w10:wrap anchorx="page"/>
                </v:shape>
              </w:pict>
            </mc:Fallback>
          </mc:AlternateContent>
        </w:r>
        <w:r>
          <w:rPr>
            <w:w w:val="110"/>
          </w:rPr>
          <w:delText>Third Generation:</w:delText>
        </w:r>
        <w:r>
          <w:rPr>
            <w:spacing w:val="35"/>
            <w:w w:val="110"/>
          </w:rPr>
          <w:delText xml:space="preserve"> </w:delText>
        </w:r>
        <w:r>
          <w:rPr>
            <w:w w:val="110"/>
          </w:rPr>
          <w:delText xml:space="preserve">Three Asian </w:delText>
        </w:r>
        <w:r>
          <w:rPr>
            <w:spacing w:val="-2"/>
            <w:w w:val="110"/>
          </w:rPr>
          <w:delText>Grandparents</w:delText>
        </w:r>
      </w:del>
    </w:p>
    <w:p w14:paraId="2D1621DD" w14:textId="77777777" w:rsidR="00E746E6" w:rsidRDefault="000245FA">
      <w:pPr>
        <w:pStyle w:val="ListParagraph"/>
        <w:numPr>
          <w:ilvl w:val="0"/>
          <w:numId w:val="3"/>
        </w:numPr>
        <w:tabs>
          <w:tab w:val="left" w:pos="1064"/>
        </w:tabs>
        <w:spacing w:before="101" w:line="256" w:lineRule="auto"/>
        <w:ind w:left="710" w:right="1509" w:firstLine="0"/>
        <w:jc w:val="left"/>
        <w:rPr>
          <w:del w:id="2363" w:author="Hussain Hadah" w:date="2026-10-25T19:29:00Z" w16du:dateUtc="2026-10-25T23:29:00Z"/>
        </w:rPr>
      </w:pPr>
      <w:del w:id="2364" w:author="Hussain Hadah" w:date="2026-10-25T19:29:00Z" w16du:dateUtc="2026-10-25T23:29:00Z">
        <w:r>
          <w:br w:type="column"/>
        </w:r>
        <w:r>
          <w:rPr>
            <w:w w:val="110"/>
          </w:rPr>
          <w:delText>Third</w:delText>
        </w:r>
        <w:r>
          <w:rPr>
            <w:spacing w:val="32"/>
            <w:w w:val="110"/>
          </w:rPr>
          <w:delText xml:space="preserve"> </w:delText>
        </w:r>
        <w:r>
          <w:rPr>
            <w:w w:val="110"/>
          </w:rPr>
          <w:delText>Generation:</w:delText>
        </w:r>
        <w:r>
          <w:rPr>
            <w:spacing w:val="80"/>
            <w:w w:val="110"/>
          </w:rPr>
          <w:delText xml:space="preserve"> </w:delText>
        </w:r>
        <w:r>
          <w:rPr>
            <w:w w:val="110"/>
          </w:rPr>
          <w:delText>Four</w:delText>
        </w:r>
        <w:r>
          <w:rPr>
            <w:spacing w:val="32"/>
            <w:w w:val="110"/>
          </w:rPr>
          <w:delText xml:space="preserve"> </w:delText>
        </w:r>
        <w:r>
          <w:rPr>
            <w:w w:val="110"/>
          </w:rPr>
          <w:delText xml:space="preserve">Asian </w:delText>
        </w:r>
        <w:r>
          <w:rPr>
            <w:spacing w:val="-2"/>
            <w:w w:val="110"/>
          </w:rPr>
          <w:delText>Grandparents</w:delText>
        </w:r>
      </w:del>
    </w:p>
    <w:p w14:paraId="451DE996" w14:textId="77777777" w:rsidR="00E746E6" w:rsidRDefault="00E746E6">
      <w:pPr>
        <w:pStyle w:val="ListParagraph"/>
        <w:spacing w:line="256" w:lineRule="auto"/>
        <w:rPr>
          <w:del w:id="2365" w:author="Hussain Hadah" w:date="2026-10-25T19:29:00Z" w16du:dateUtc="2026-10-25T23:29:00Z"/>
        </w:rPr>
        <w:sectPr w:rsidR="00E746E6">
          <w:type w:val="continuous"/>
          <w:pgSz w:w="15840" w:h="12240" w:orient="landscape"/>
          <w:pgMar w:top="1720" w:right="1800" w:bottom="280" w:left="2160" w:header="0" w:footer="0" w:gutter="0"/>
          <w:cols w:num="2" w:space="720" w:equalWidth="0">
            <w:col w:w="5570" w:space="660"/>
            <w:col w:w="5650"/>
          </w:cols>
        </w:sectPr>
      </w:pPr>
    </w:p>
    <w:p w14:paraId="2796F237" w14:textId="77777777" w:rsidR="00E746E6" w:rsidRDefault="00E746E6">
      <w:pPr>
        <w:pStyle w:val="BodyText"/>
        <w:rPr>
          <w:del w:id="2366" w:author="Hussain Hadah" w:date="2026-10-25T19:29:00Z" w16du:dateUtc="2026-10-25T23:29:00Z"/>
          <w:sz w:val="14"/>
        </w:rPr>
      </w:pPr>
    </w:p>
    <w:p w14:paraId="64D6EFD6" w14:textId="77777777" w:rsidR="00E746E6" w:rsidRDefault="000245FA">
      <w:pPr>
        <w:tabs>
          <w:tab w:val="left" w:pos="6964"/>
        </w:tabs>
        <w:ind w:left="2126"/>
        <w:rPr>
          <w:del w:id="2367" w:author="Hussain Hadah" w:date="2026-10-25T19:29:00Z" w16du:dateUtc="2026-10-25T23:29:00Z"/>
          <w:sz w:val="20"/>
        </w:rPr>
      </w:pPr>
      <w:del w:id="2368" w:author="Hussain Hadah" w:date="2026-10-25T19:29:00Z" w16du:dateUtc="2026-10-25T23:29:00Z">
        <w:r>
          <w:rPr>
            <w:noProof/>
            <w:sz w:val="20"/>
          </w:rPr>
          <w:drawing>
            <wp:inline distT="0" distB="0" distL="0" distR="0" wp14:anchorId="3068B7D0" wp14:editId="3C6067C0">
              <wp:extent cx="2253233" cy="1338072"/>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72" cstate="print"/>
                      <a:stretch>
                        <a:fillRect/>
                      </a:stretch>
                    </pic:blipFill>
                    <pic:spPr>
                      <a:xfrm>
                        <a:off x="0" y="0"/>
                        <a:ext cx="2253233" cy="1338072"/>
                      </a:xfrm>
                      <a:prstGeom prst="rect">
                        <a:avLst/>
                      </a:prstGeom>
                    </pic:spPr>
                  </pic:pic>
                </a:graphicData>
              </a:graphic>
            </wp:inline>
          </w:drawing>
        </w:r>
        <w:r>
          <w:rPr>
            <w:sz w:val="20"/>
          </w:rPr>
          <w:tab/>
        </w:r>
        <w:r>
          <w:rPr>
            <w:noProof/>
            <w:sz w:val="20"/>
          </w:rPr>
          <w:drawing>
            <wp:inline distT="0" distB="0" distL="0" distR="0" wp14:anchorId="59790BA3" wp14:editId="13C052B8">
              <wp:extent cx="2253233" cy="1338072"/>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73" cstate="print"/>
                      <a:stretch>
                        <a:fillRect/>
                      </a:stretch>
                    </pic:blipFill>
                    <pic:spPr>
                      <a:xfrm>
                        <a:off x="0" y="0"/>
                        <a:ext cx="2253233" cy="1338072"/>
                      </a:xfrm>
                      <a:prstGeom prst="rect">
                        <a:avLst/>
                      </a:prstGeom>
                    </pic:spPr>
                  </pic:pic>
                </a:graphicData>
              </a:graphic>
            </wp:inline>
          </w:drawing>
        </w:r>
      </w:del>
    </w:p>
    <w:p w14:paraId="24BBC600" w14:textId="77777777" w:rsidR="00E746E6" w:rsidRDefault="000245FA">
      <w:pPr>
        <w:spacing w:line="249" w:lineRule="auto"/>
        <w:ind w:left="691" w:right="98"/>
        <w:jc w:val="both"/>
        <w:rPr>
          <w:del w:id="2369" w:author="Hussain Hadah" w:date="2026-10-25T19:29:00Z" w16du:dateUtc="2026-10-25T23:29:00Z"/>
          <w:sz w:val="20"/>
        </w:rPr>
      </w:pPr>
      <w:del w:id="2370" w:author="Hussain Hadah" w:date="2026-10-25T19:29:00Z" w16du:dateUtc="2026-10-25T23:29:00Z">
        <w:r>
          <w:rPr>
            <w:w w:val="110"/>
            <w:sz w:val="20"/>
          </w:rPr>
          <w:delText>This figure shows the distribution of Asian racial identity among respondents.</w:delText>
        </w:r>
        <w:r>
          <w:rPr>
            <w:spacing w:val="40"/>
            <w:w w:val="110"/>
            <w:sz w:val="20"/>
          </w:rPr>
          <w:delText xml:space="preserve"> </w:delText>
        </w:r>
        <w:r>
          <w:rPr>
            <w:w w:val="110"/>
            <w:sz w:val="20"/>
          </w:rPr>
          <w:delText>The data is aggregated from the 2004–2021 Current Population Survey (CPS). The sample includes second-generation objectively Asian Americans.</w:delText>
        </w:r>
        <w:r>
          <w:rPr>
            <w:spacing w:val="37"/>
            <w:w w:val="110"/>
            <w:sz w:val="20"/>
          </w:rPr>
          <w:delText xml:space="preserve"> </w:delText>
        </w:r>
        <w:r>
          <w:rPr>
            <w:w w:val="110"/>
            <w:sz w:val="20"/>
          </w:rPr>
          <w:delText>Following Antman, Duncan, and Trejo (</w:delText>
        </w:r>
        <w:r w:rsidR="00E746E6">
          <w:fldChar w:fldCharType="begin"/>
        </w:r>
        <w:r w:rsidR="00E746E6">
          <w:delInstrText>HYPERLINK \l "_bookmark22"</w:delInstrText>
        </w:r>
        <w:r w:rsidR="00E746E6">
          <w:fldChar w:fldCharType="separate"/>
        </w:r>
        <w:r w:rsidR="00E746E6">
          <w:rPr>
            <w:color w:val="0000FF"/>
            <w:w w:val="110"/>
            <w:sz w:val="20"/>
          </w:rPr>
          <w:delText>2016</w:delText>
        </w:r>
        <w:r w:rsidR="00E746E6">
          <w:fldChar w:fldCharType="end"/>
        </w:r>
        <w:r>
          <w:rPr>
            <w:w w:val="110"/>
            <w:sz w:val="20"/>
          </w:rPr>
          <w:delText>) and Antman, Duncan, and Trejo (</w:delText>
        </w:r>
        <w:r w:rsidR="00E746E6">
          <w:fldChar w:fldCharType="begin"/>
        </w:r>
        <w:r w:rsidR="00E746E6">
          <w:delInstrText>HYPERLINK \l "_bookmark23"</w:delInstrText>
        </w:r>
        <w:r w:rsidR="00E746E6">
          <w:fldChar w:fldCharType="separate"/>
        </w:r>
        <w:r w:rsidR="00E746E6">
          <w:rPr>
            <w:color w:val="0000FF"/>
            <w:w w:val="110"/>
            <w:sz w:val="20"/>
          </w:rPr>
          <w:delText>2020</w:delText>
        </w:r>
        <w:r w:rsidR="00E746E6">
          <w:fldChar w:fldCharType="end"/>
        </w:r>
        <w:r>
          <w:rPr>
            <w:w w:val="110"/>
            <w:sz w:val="20"/>
          </w:rPr>
          <w:delText>), I utilize birthplace information for individuals, parents, and grandparents to create objective Asian ancestry indicators.</w:delText>
        </w:r>
        <w:r>
          <w:rPr>
            <w:spacing w:val="80"/>
            <w:w w:val="110"/>
            <w:sz w:val="20"/>
          </w:rPr>
          <w:delText xml:space="preserve"> </w:delText>
        </w:r>
        <w:r>
          <w:rPr>
            <w:w w:val="110"/>
            <w:sz w:val="20"/>
          </w:rPr>
          <w:delText>A third-generation Asian American is defined as a native-born individual with native-born parents and at least one grandparent born in an Asian country.</w:delText>
        </w:r>
        <w:r>
          <w:rPr>
            <w:spacing w:val="40"/>
            <w:w w:val="110"/>
            <w:sz w:val="20"/>
          </w:rPr>
          <w:delText xml:space="preserve"> </w:delText>
        </w:r>
        <w:r>
          <w:rPr>
            <w:w w:val="110"/>
            <w:sz w:val="20"/>
          </w:rPr>
          <w:delText>The first panel is for third-generation</w:delText>
        </w:r>
        <w:r>
          <w:rPr>
            <w:spacing w:val="-7"/>
            <w:w w:val="110"/>
            <w:sz w:val="20"/>
          </w:rPr>
          <w:delText xml:space="preserve"> </w:delText>
        </w:r>
        <w:r>
          <w:rPr>
            <w:w w:val="110"/>
            <w:sz w:val="20"/>
          </w:rPr>
          <w:delText>Asian</w:delText>
        </w:r>
        <w:r>
          <w:rPr>
            <w:spacing w:val="-7"/>
            <w:w w:val="110"/>
            <w:sz w:val="20"/>
          </w:rPr>
          <w:delText xml:space="preserve"> </w:delText>
        </w:r>
        <w:r>
          <w:rPr>
            <w:w w:val="110"/>
            <w:sz w:val="20"/>
          </w:rPr>
          <w:delText>Americans.</w:delText>
        </w:r>
        <w:r>
          <w:rPr>
            <w:spacing w:val="11"/>
            <w:w w:val="110"/>
            <w:sz w:val="20"/>
          </w:rPr>
          <w:delText xml:space="preserve"> </w:delText>
        </w:r>
        <w:r>
          <w:rPr>
            <w:w w:val="110"/>
            <w:sz w:val="20"/>
          </w:rPr>
          <w:delText>The</w:delText>
        </w:r>
        <w:r>
          <w:rPr>
            <w:spacing w:val="-8"/>
            <w:w w:val="110"/>
            <w:sz w:val="20"/>
          </w:rPr>
          <w:delText xml:space="preserve"> </w:delText>
        </w:r>
        <w:r>
          <w:rPr>
            <w:w w:val="110"/>
            <w:sz w:val="20"/>
          </w:rPr>
          <w:delText>second</w:delText>
        </w:r>
        <w:r>
          <w:rPr>
            <w:spacing w:val="-7"/>
            <w:w w:val="110"/>
            <w:sz w:val="20"/>
          </w:rPr>
          <w:delText xml:space="preserve"> </w:delText>
        </w:r>
        <w:r>
          <w:rPr>
            <w:w w:val="110"/>
            <w:sz w:val="20"/>
          </w:rPr>
          <w:delText>panel</w:delText>
        </w:r>
        <w:r>
          <w:rPr>
            <w:spacing w:val="-8"/>
            <w:w w:val="110"/>
            <w:sz w:val="20"/>
          </w:rPr>
          <w:delText xml:space="preserve"> </w:delText>
        </w:r>
        <w:r>
          <w:rPr>
            <w:w w:val="110"/>
            <w:sz w:val="20"/>
          </w:rPr>
          <w:delText>is</w:delText>
        </w:r>
        <w:r>
          <w:rPr>
            <w:spacing w:val="-7"/>
            <w:w w:val="110"/>
            <w:sz w:val="20"/>
          </w:rPr>
          <w:delText xml:space="preserve"> </w:delText>
        </w:r>
        <w:r>
          <w:rPr>
            <w:w w:val="110"/>
            <w:sz w:val="20"/>
          </w:rPr>
          <w:delText>for</w:delText>
        </w:r>
        <w:r>
          <w:rPr>
            <w:spacing w:val="-8"/>
            <w:w w:val="110"/>
            <w:sz w:val="20"/>
          </w:rPr>
          <w:delText xml:space="preserve"> </w:delText>
        </w:r>
        <w:r>
          <w:rPr>
            <w:w w:val="110"/>
            <w:sz w:val="20"/>
          </w:rPr>
          <w:delText>third-generation</w:delText>
        </w:r>
        <w:r>
          <w:rPr>
            <w:spacing w:val="-7"/>
            <w:w w:val="110"/>
            <w:sz w:val="20"/>
          </w:rPr>
          <w:delText xml:space="preserve"> </w:delText>
        </w:r>
        <w:r>
          <w:rPr>
            <w:w w:val="110"/>
            <w:sz w:val="20"/>
          </w:rPr>
          <w:delText>Asian</w:delText>
        </w:r>
        <w:r>
          <w:rPr>
            <w:spacing w:val="-8"/>
            <w:w w:val="110"/>
            <w:sz w:val="20"/>
          </w:rPr>
          <w:delText xml:space="preserve"> </w:delText>
        </w:r>
        <w:r>
          <w:rPr>
            <w:w w:val="110"/>
            <w:sz w:val="20"/>
          </w:rPr>
          <w:delText>Americans</w:delText>
        </w:r>
        <w:r>
          <w:rPr>
            <w:spacing w:val="-7"/>
            <w:w w:val="110"/>
            <w:sz w:val="20"/>
          </w:rPr>
          <w:delText xml:space="preserve"> </w:delText>
        </w:r>
        <w:r>
          <w:rPr>
            <w:w w:val="110"/>
            <w:sz w:val="20"/>
          </w:rPr>
          <w:delText>with</w:delText>
        </w:r>
        <w:r>
          <w:rPr>
            <w:spacing w:val="-8"/>
            <w:w w:val="110"/>
            <w:sz w:val="20"/>
          </w:rPr>
          <w:delText xml:space="preserve"> </w:delText>
        </w:r>
        <w:r>
          <w:rPr>
            <w:w w:val="110"/>
            <w:sz w:val="20"/>
          </w:rPr>
          <w:delText>one</w:delText>
        </w:r>
        <w:r>
          <w:rPr>
            <w:spacing w:val="-7"/>
            <w:w w:val="110"/>
            <w:sz w:val="20"/>
          </w:rPr>
          <w:delText xml:space="preserve"> </w:delText>
        </w:r>
        <w:r>
          <w:rPr>
            <w:w w:val="110"/>
            <w:sz w:val="20"/>
          </w:rPr>
          <w:delText>grandparent</w:delText>
        </w:r>
        <w:r>
          <w:rPr>
            <w:spacing w:val="-8"/>
            <w:w w:val="110"/>
            <w:sz w:val="20"/>
          </w:rPr>
          <w:delText xml:space="preserve"> </w:delText>
        </w:r>
        <w:r>
          <w:rPr>
            <w:w w:val="110"/>
            <w:sz w:val="20"/>
          </w:rPr>
          <w:delText>born</w:delText>
        </w:r>
        <w:r>
          <w:rPr>
            <w:spacing w:val="-7"/>
            <w:w w:val="110"/>
            <w:sz w:val="20"/>
          </w:rPr>
          <w:delText xml:space="preserve"> </w:delText>
        </w:r>
        <w:r>
          <w:rPr>
            <w:w w:val="110"/>
            <w:sz w:val="20"/>
          </w:rPr>
          <w:delText>in</w:delText>
        </w:r>
        <w:r>
          <w:rPr>
            <w:spacing w:val="-8"/>
            <w:w w:val="110"/>
            <w:sz w:val="20"/>
          </w:rPr>
          <w:delText xml:space="preserve"> </w:delText>
        </w:r>
        <w:r>
          <w:rPr>
            <w:w w:val="110"/>
            <w:sz w:val="20"/>
          </w:rPr>
          <w:delText>an</w:delText>
        </w:r>
        <w:r>
          <w:rPr>
            <w:spacing w:val="-7"/>
            <w:w w:val="110"/>
            <w:sz w:val="20"/>
          </w:rPr>
          <w:delText xml:space="preserve"> </w:delText>
        </w:r>
        <w:r>
          <w:rPr>
            <w:w w:val="110"/>
            <w:sz w:val="20"/>
          </w:rPr>
          <w:delText>Asian country. The third panel is for third-generation Asian Americans with two grandparents born in an Asian country. The fourth panel is for third-generation Asian Americans with three grandparents born in an Asian country.</w:delText>
        </w:r>
        <w:r>
          <w:rPr>
            <w:spacing w:val="38"/>
            <w:w w:val="110"/>
            <w:sz w:val="20"/>
          </w:rPr>
          <w:delText xml:space="preserve"> </w:delText>
        </w:r>
        <w:r>
          <w:rPr>
            <w:w w:val="110"/>
            <w:sz w:val="20"/>
          </w:rPr>
          <w:delText>The fifth panel is for third-generation Asian Americans with four grandparents born in an Asian country.</w:delText>
        </w:r>
      </w:del>
    </w:p>
    <w:p w14:paraId="52A7BEFF" w14:textId="77777777" w:rsidR="00E746E6" w:rsidRDefault="00E746E6">
      <w:pPr>
        <w:spacing w:line="249" w:lineRule="auto"/>
        <w:jc w:val="both"/>
        <w:rPr>
          <w:del w:id="2371" w:author="Hussain Hadah" w:date="2026-10-25T19:29:00Z" w16du:dateUtc="2026-10-25T23:29:00Z"/>
          <w:sz w:val="20"/>
        </w:rPr>
        <w:sectPr w:rsidR="00E746E6">
          <w:type w:val="continuous"/>
          <w:pgSz w:w="15840" w:h="12240" w:orient="landscape"/>
          <w:pgMar w:top="1720" w:right="1800" w:bottom="280" w:left="2160" w:header="0" w:footer="0" w:gutter="0"/>
          <w:cols w:space="720"/>
        </w:sectPr>
      </w:pPr>
    </w:p>
    <w:p w14:paraId="49A3E8B3" w14:textId="77777777" w:rsidR="00EC5473" w:rsidRDefault="000245FA">
      <w:pPr>
        <w:spacing w:line="259" w:lineRule="auto"/>
        <w:ind w:left="46" w:right="969" w:hanging="10"/>
        <w:jc w:val="center"/>
        <w:rPr>
          <w:ins w:id="2372" w:author="Hussain Hadah" w:date="2026-10-25T19:29:00Z" w16du:dateUtc="2026-10-25T23:29:00Z"/>
        </w:rPr>
      </w:pPr>
      <w:bookmarkStart w:id="2373" w:name="_bookmark79"/>
      <w:bookmarkEnd w:id="2373"/>
      <w:del w:id="2374" w:author="Hussain Hadah" w:date="2026-10-25T19:29:00Z" w16du:dateUtc="2026-10-25T23:29:00Z">
        <w:r>
          <w:rPr>
            <w:w w:val="110"/>
          </w:rPr>
          <w:lastRenderedPageBreak/>
          <w:delText>Figure 9:</w:delText>
        </w:r>
        <w:r>
          <w:rPr>
            <w:spacing w:val="36"/>
            <w:w w:val="110"/>
          </w:rPr>
          <w:delText xml:space="preserve"> </w:delText>
        </w:r>
      </w:del>
      <w:r>
        <w:rPr>
          <w:w w:val="110"/>
        </w:rPr>
        <w:t>Marginal Effects of Key Covariates on Racial Identity Choice</w:t>
      </w:r>
    </w:p>
    <w:p w14:paraId="0857240B" w14:textId="77777777" w:rsidR="00E746E6" w:rsidRDefault="000245FA">
      <w:pPr>
        <w:pStyle w:val="BodyText"/>
        <w:spacing w:before="79" w:line="252" w:lineRule="auto"/>
        <w:ind w:left="36" w:right="393"/>
        <w:jc w:val="both"/>
      </w:pPr>
      <w:del w:id="2375" w:author="Hussain Hadah" w:date="2026-10-25T19:29:00Z" w16du:dateUtc="2026-10-25T23:29:00Z">
        <w:r>
          <w:rPr>
            <w:w w:val="110"/>
          </w:rPr>
          <w:delText xml:space="preserve"> (Pooled </w:delText>
        </w:r>
      </w:del>
      <w:r>
        <w:rPr>
          <w:w w:val="110"/>
        </w:rPr>
        <w:t>Mixed-Race Second-Generation Asian Americans</w:t>
      </w:r>
      <w:del w:id="2376" w:author="Hussain Hadah" w:date="2026-10-25T19:29:00Z" w16du:dateUtc="2026-10-25T23:29:00Z">
        <w:r>
          <w:rPr>
            <w:w w:val="110"/>
          </w:rPr>
          <w:delText>)</w:delText>
        </w:r>
      </w:del>
    </w:p>
    <w:p w14:paraId="478900C9" w14:textId="77777777" w:rsidR="00EC5473" w:rsidRDefault="00665139">
      <w:pPr>
        <w:spacing w:after="224" w:line="259" w:lineRule="auto"/>
        <w:ind w:left="1028"/>
        <w:rPr>
          <w:ins w:id="2377" w:author="Hussain Hadah" w:date="2026-10-25T19:29:00Z" w16du:dateUtc="2026-10-25T23:29:00Z"/>
        </w:rPr>
      </w:pPr>
      <w:ins w:id="2378" w:author="Hussain Hadah" w:date="2026-10-25T19:29:00Z" w16du:dateUtc="2026-10-25T23:29:00Z">
        <w:r>
          <w:rPr>
            <w:noProof/>
          </w:rPr>
          <w:drawing>
            <wp:inline distT="0" distB="0" distL="0" distR="0" wp14:anchorId="15208A33" wp14:editId="1C628552">
              <wp:extent cx="4134880" cy="2067440"/>
              <wp:effectExtent l="0" t="0" r="0" b="0"/>
              <wp:docPr id="3048" name="Picture 3048"/>
              <wp:cNvGraphicFramePr/>
              <a:graphic xmlns:a="http://schemas.openxmlformats.org/drawingml/2006/main">
                <a:graphicData uri="http://schemas.openxmlformats.org/drawingml/2006/picture">
                  <pic:pic xmlns:pic="http://schemas.openxmlformats.org/drawingml/2006/picture">
                    <pic:nvPicPr>
                      <pic:cNvPr id="3048" name="Picture 3048"/>
                      <pic:cNvPicPr/>
                    </pic:nvPicPr>
                    <pic:blipFill>
                      <a:blip r:embed="rId74"/>
                      <a:stretch>
                        <a:fillRect/>
                      </a:stretch>
                    </pic:blipFill>
                    <pic:spPr>
                      <a:xfrm>
                        <a:off x="0" y="0"/>
                        <a:ext cx="4134880" cy="2067440"/>
                      </a:xfrm>
                      <a:prstGeom prst="rect">
                        <a:avLst/>
                      </a:prstGeom>
                    </pic:spPr>
                  </pic:pic>
                </a:graphicData>
              </a:graphic>
            </wp:inline>
          </w:drawing>
        </w:r>
      </w:ins>
    </w:p>
    <w:p w14:paraId="6DF006A5" w14:textId="77777777" w:rsidR="00EC5473" w:rsidRDefault="00665139">
      <w:pPr>
        <w:widowControl/>
        <w:numPr>
          <w:ilvl w:val="0"/>
          <w:numId w:val="13"/>
        </w:numPr>
        <w:autoSpaceDE/>
        <w:autoSpaceDN/>
        <w:spacing w:line="259" w:lineRule="auto"/>
        <w:ind w:right="933" w:hanging="321"/>
        <w:jc w:val="center"/>
        <w:rPr>
          <w:ins w:id="2379" w:author="Hussain Hadah" w:date="2026-10-25T19:29:00Z" w16du:dateUtc="2026-10-25T23:29:00Z"/>
        </w:rPr>
      </w:pPr>
      <w:ins w:id="2380" w:author="Hussain Hadah" w:date="2026-10-25T19:29:00Z" w16du:dateUtc="2026-10-25T23:29:00Z">
        <w:r>
          <w:t>Third-Generation Asian Americans</w:t>
        </w:r>
      </w:ins>
    </w:p>
    <w:p w14:paraId="2C3BC9CD" w14:textId="77777777" w:rsidR="00EC5473" w:rsidRDefault="00665139">
      <w:pPr>
        <w:spacing w:after="80" w:line="259" w:lineRule="auto"/>
        <w:ind w:left="1028"/>
        <w:rPr>
          <w:ins w:id="2381" w:author="Hussain Hadah" w:date="2026-10-25T19:29:00Z" w16du:dateUtc="2026-10-25T23:29:00Z"/>
        </w:rPr>
      </w:pPr>
      <w:ins w:id="2382" w:author="Hussain Hadah" w:date="2026-10-25T19:29:00Z" w16du:dateUtc="2026-10-25T23:29:00Z">
        <w:r>
          <w:rPr>
            <w:noProof/>
          </w:rPr>
          <w:drawing>
            <wp:inline distT="0" distB="0" distL="0" distR="0" wp14:anchorId="0AA15683" wp14:editId="6A808A26">
              <wp:extent cx="4134880" cy="2067440"/>
              <wp:effectExtent l="0" t="0" r="0" b="0"/>
              <wp:docPr id="3051" name="Picture 3051"/>
              <wp:cNvGraphicFramePr/>
              <a:graphic xmlns:a="http://schemas.openxmlformats.org/drawingml/2006/main">
                <a:graphicData uri="http://schemas.openxmlformats.org/drawingml/2006/picture">
                  <pic:pic xmlns:pic="http://schemas.openxmlformats.org/drawingml/2006/picture">
                    <pic:nvPicPr>
                      <pic:cNvPr id="3051" name="Picture 3051"/>
                      <pic:cNvPicPr/>
                    </pic:nvPicPr>
                    <pic:blipFill>
                      <a:blip r:embed="rId75"/>
                      <a:stretch>
                        <a:fillRect/>
                      </a:stretch>
                    </pic:blipFill>
                    <pic:spPr>
                      <a:xfrm>
                        <a:off x="0" y="0"/>
                        <a:ext cx="4134880" cy="2067440"/>
                      </a:xfrm>
                      <a:prstGeom prst="rect">
                        <a:avLst/>
                      </a:prstGeom>
                    </pic:spPr>
                  </pic:pic>
                </a:graphicData>
              </a:graphic>
            </wp:inline>
          </w:drawing>
        </w:r>
      </w:ins>
    </w:p>
    <w:p w14:paraId="120E6096" w14:textId="77777777" w:rsidR="00E746E6" w:rsidRDefault="000245FA">
      <w:pPr>
        <w:pStyle w:val="BodyText"/>
        <w:spacing w:before="4"/>
        <w:rPr>
          <w:del w:id="2383" w:author="Hussain Hadah" w:date="2026-10-25T19:29:00Z" w16du:dateUtc="2026-10-25T23:29:00Z"/>
          <w:sz w:val="17"/>
        </w:rPr>
      </w:pPr>
      <w:del w:id="2384" w:author="Hussain Hadah" w:date="2026-10-25T19:29:00Z" w16du:dateUtc="2026-10-25T23:29:00Z">
        <w:r>
          <w:rPr>
            <w:noProof/>
            <w:sz w:val="17"/>
          </w:rPr>
          <w:drawing>
            <wp:anchor distT="0" distB="0" distL="0" distR="0" simplePos="0" relativeHeight="487613440" behindDoc="1" locked="0" layoutInCell="1" allowOverlap="1" wp14:anchorId="543222E7" wp14:editId="2271CB64">
              <wp:simplePos x="0" y="0"/>
              <wp:positionH relativeFrom="page">
                <wp:posOffset>2141579</wp:posOffset>
              </wp:positionH>
              <wp:positionV relativeFrom="paragraph">
                <wp:posOffset>142072</wp:posOffset>
              </wp:positionV>
              <wp:extent cx="3127057" cy="1571625"/>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76" cstate="print"/>
                      <a:stretch>
                        <a:fillRect/>
                      </a:stretch>
                    </pic:blipFill>
                    <pic:spPr>
                      <a:xfrm>
                        <a:off x="0" y="0"/>
                        <a:ext cx="3127057" cy="1571625"/>
                      </a:xfrm>
                      <a:prstGeom prst="rect">
                        <a:avLst/>
                      </a:prstGeom>
                    </pic:spPr>
                  </pic:pic>
                </a:graphicData>
              </a:graphic>
            </wp:anchor>
          </w:drawing>
        </w:r>
      </w:del>
    </w:p>
    <w:p w14:paraId="4C9C22DF" w14:textId="77777777" w:rsidR="00E746E6" w:rsidRDefault="000245FA">
      <w:pPr>
        <w:spacing w:before="201" w:line="249" w:lineRule="auto"/>
        <w:ind w:left="36" w:right="393"/>
        <w:jc w:val="both"/>
        <w:rPr>
          <w:del w:id="2385" w:author="Hussain Hadah" w:date="2026-10-25T19:29:00Z" w16du:dateUtc="2026-10-25T23:29:00Z"/>
          <w:sz w:val="20"/>
        </w:rPr>
      </w:pPr>
      <w:r>
        <w:rPr>
          <w:w w:val="110"/>
          <w:sz w:val="20"/>
        </w:rPr>
        <w:t xml:space="preserve">This figure displays </w:t>
      </w:r>
      <w:ins w:id="2386" w:author="Hussain Hadah" w:date="2026-10-25T19:29:00Z" w16du:dateUtc="2026-10-25T23:29:00Z">
        <w:r w:rsidR="00665139">
          <w:rPr>
            <w:sz w:val="20"/>
          </w:rPr>
          <w:t>average</w:t>
        </w:r>
      </w:ins>
      <w:del w:id="2387" w:author="Hussain Hadah" w:date="2026-10-25T19:29:00Z" w16du:dateUtc="2026-10-25T23:29:00Z">
        <w:r>
          <w:rPr>
            <w:w w:val="110"/>
            <w:sz w:val="20"/>
          </w:rPr>
          <w:delText>the</w:delText>
        </w:r>
      </w:del>
      <w:r>
        <w:rPr>
          <w:w w:val="110"/>
          <w:sz w:val="20"/>
        </w:rPr>
        <w:t xml:space="preserve"> marginal effects of key covariates on the probability of each racial </w:t>
      </w:r>
      <w:ins w:id="2388" w:author="Hussain Hadah" w:date="2026-10-25T19:29:00Z" w16du:dateUtc="2026-10-25T23:29:00Z">
        <w:r w:rsidR="00665139">
          <w:rPr>
            <w:sz w:val="20"/>
          </w:rPr>
          <w:t xml:space="preserve">identity </w:t>
        </w:r>
      </w:ins>
      <w:del w:id="2389" w:author="Hussain Hadah" w:date="2026-10-25T19:29:00Z" w16du:dateUtc="2026-10-25T23:29:00Z">
        <w:r>
          <w:rPr>
            <w:w w:val="110"/>
            <w:sz w:val="20"/>
          </w:rPr>
          <w:delText xml:space="preserve">iden-tification </w:delText>
        </w:r>
      </w:del>
      <w:r>
        <w:rPr>
          <w:w w:val="110"/>
          <w:sz w:val="20"/>
        </w:rPr>
        <w:t xml:space="preserve">outcome, estimated from equation </w:t>
      </w:r>
      <w:ins w:id="2390" w:author="Hussain Hadah" w:date="2026-10-25T19:29:00Z" w16du:dateUtc="2026-10-25T23:29:00Z">
        <w:r w:rsidR="00665139">
          <w:rPr>
            <w:sz w:val="20"/>
          </w:rPr>
          <w:t>(</w:t>
        </w:r>
        <w:r w:rsidR="00665139">
          <w:rPr>
            <w:color w:val="0000FF"/>
            <w:sz w:val="20"/>
          </w:rPr>
          <w:t>4</w:t>
        </w:r>
        <w:r w:rsidR="00665139">
          <w:rPr>
            <w:sz w:val="20"/>
          </w:rPr>
          <w:t>). Panel (a) pools</w:t>
        </w:r>
      </w:ins>
      <w:del w:id="2391" w:author="Hussain Hadah" w:date="2026-10-25T19:29:00Z" w16du:dateUtc="2026-10-25T23:29:00Z">
        <w:r>
          <w:rPr>
            <w:w w:val="110"/>
            <w:sz w:val="20"/>
          </w:rPr>
          <w:delText>(</w:delText>
        </w:r>
        <w:r w:rsidR="00E746E6">
          <w:fldChar w:fldCharType="begin"/>
        </w:r>
        <w:r w:rsidR="00E746E6">
          <w:delInstrText>HYPERLINK \l "_bookmark11"</w:delInstrText>
        </w:r>
        <w:r w:rsidR="00E746E6">
          <w:fldChar w:fldCharType="separate"/>
        </w:r>
        <w:r w:rsidR="00E746E6">
          <w:rPr>
            <w:color w:val="0000FF"/>
            <w:w w:val="110"/>
            <w:sz w:val="20"/>
          </w:rPr>
          <w:delText>4</w:delText>
        </w:r>
        <w:r w:rsidR="00E746E6">
          <w:fldChar w:fldCharType="end"/>
        </w:r>
        <w:r>
          <w:rPr>
            <w:w w:val="110"/>
            <w:sz w:val="20"/>
          </w:rPr>
          <w:delText>) using multinomial logit models for all pooled mixed-race</w:delText>
        </w:r>
      </w:del>
      <w:r>
        <w:rPr>
          <w:w w:val="110"/>
          <w:sz w:val="20"/>
        </w:rPr>
        <w:t xml:space="preserve"> second-generation </w:t>
      </w:r>
      <w:ins w:id="2392" w:author="Hussain Hadah" w:date="2026-10-25T19:29:00Z" w16du:dateUtc="2026-10-25T23:29:00Z">
        <w:r w:rsidR="00665139">
          <w:rPr>
            <w:sz w:val="20"/>
          </w:rPr>
          <w:t xml:space="preserve">children with one parent </w:t>
        </w:r>
        <w:r w:rsidR="00665139">
          <w:rPr>
            <w:sz w:val="20"/>
          </w:rPr>
          <w:lastRenderedPageBreak/>
          <w:t>born in an Asian country and one parent born outside Asia; panel (b) pools thirdgeneration children with one, two, or three Asian-born grandparents. For anti-Asian bias, the marginal effect is</w:t>
        </w:r>
      </w:ins>
      <w:del w:id="2393" w:author="Hussain Hadah" w:date="2026-10-25T19:29:00Z" w16du:dateUtc="2026-10-25T23:29:00Z">
        <w:r>
          <w:rPr>
            <w:w w:val="110"/>
            <w:sz w:val="20"/>
          </w:rPr>
          <w:delText>Asian Americans.</w:delText>
        </w:r>
        <w:r>
          <w:rPr>
            <w:spacing w:val="40"/>
            <w:w w:val="110"/>
            <w:sz w:val="20"/>
          </w:rPr>
          <w:delText xml:space="preserve"> </w:delText>
        </w:r>
        <w:r>
          <w:rPr>
            <w:w w:val="110"/>
            <w:sz w:val="20"/>
          </w:rPr>
          <w:delText>Marginal effects represent</w:delText>
        </w:r>
      </w:del>
      <w:r>
        <w:rPr>
          <w:w w:val="110"/>
          <w:sz w:val="20"/>
        </w:rPr>
        <w:t xml:space="preserve"> the </w:t>
      </w:r>
      <w:ins w:id="2394" w:author="Hussain Hadah" w:date="2026-10-25T19:29:00Z" w16du:dateUtc="2026-10-25T23:29:00Z">
        <w:r w:rsidR="00665139">
          <w:rPr>
            <w:sz w:val="20"/>
          </w:rPr>
          <w:t xml:space="preserve">derivative of each predicted probability with respect to the bias index, evaluated for every child at that child’s own covariate values and averaged over the estimation sample, so it is the average </w:t>
        </w:r>
      </w:ins>
      <w:r>
        <w:rPr>
          <w:w w:val="110"/>
          <w:sz w:val="20"/>
        </w:rPr>
        <w:t xml:space="preserve">change in </w:t>
      </w:r>
      <w:del w:id="2395" w:author="Hussain Hadah" w:date="2026-10-25T19:29:00Z" w16du:dateUtc="2026-10-25T23:29:00Z">
        <w:r>
          <w:rPr>
            <w:w w:val="110"/>
            <w:sz w:val="20"/>
          </w:rPr>
          <w:delText>pre-dicted</w:delText>
        </w:r>
        <w:r>
          <w:rPr>
            <w:spacing w:val="-10"/>
            <w:w w:val="110"/>
            <w:sz w:val="20"/>
          </w:rPr>
          <w:delText xml:space="preserve"> </w:delText>
        </w:r>
      </w:del>
      <w:r>
        <w:rPr>
          <w:w w:val="110"/>
          <w:sz w:val="20"/>
        </w:rPr>
        <w:t>probability</w:t>
      </w:r>
      <w:r>
        <w:rPr>
          <w:spacing w:val="-10"/>
          <w:w w:val="110"/>
          <w:sz w:val="20"/>
        </w:rPr>
        <w:t xml:space="preserve"> </w:t>
      </w:r>
      <w:ins w:id="2396" w:author="Hussain Hadah" w:date="2026-10-25T19:29:00Z" w16du:dateUtc="2026-10-25T23:29:00Z">
        <w:r w:rsidR="00665139">
          <w:rPr>
            <w:sz w:val="20"/>
          </w:rPr>
          <w:t>per</w:t>
        </w:r>
      </w:ins>
      <w:del w:id="2397" w:author="Hussain Hadah" w:date="2026-10-25T19:29:00Z" w16du:dateUtc="2026-10-25T23:29:00Z">
        <w:r>
          <w:rPr>
            <w:w w:val="110"/>
            <w:sz w:val="20"/>
          </w:rPr>
          <w:delText>for</w:delText>
        </w:r>
        <w:r>
          <w:rPr>
            <w:spacing w:val="-10"/>
            <w:w w:val="110"/>
            <w:sz w:val="20"/>
          </w:rPr>
          <w:delText xml:space="preserve"> </w:delText>
        </w:r>
        <w:r>
          <w:rPr>
            <w:w w:val="110"/>
            <w:sz w:val="20"/>
          </w:rPr>
          <w:delText>a</w:delText>
        </w:r>
      </w:del>
      <w:r>
        <w:rPr>
          <w:spacing w:val="-10"/>
          <w:w w:val="110"/>
          <w:sz w:val="20"/>
        </w:rPr>
        <w:t xml:space="preserve"> </w:t>
      </w:r>
      <w:r>
        <w:rPr>
          <w:w w:val="110"/>
          <w:sz w:val="20"/>
        </w:rPr>
        <w:t>one-unit</w:t>
      </w:r>
      <w:r>
        <w:rPr>
          <w:spacing w:val="-10"/>
          <w:w w:val="110"/>
          <w:sz w:val="20"/>
        </w:rPr>
        <w:t xml:space="preserve"> </w:t>
      </w:r>
      <w:ins w:id="2398" w:author="Hussain Hadah" w:date="2026-10-25T19:29:00Z" w16du:dateUtc="2026-10-25T23:29:00Z">
        <w:r w:rsidR="00665139">
          <w:rPr>
            <w:sz w:val="20"/>
          </w:rPr>
          <w:t xml:space="preserve">(one standard deviation) </w:t>
        </w:r>
      </w:ins>
      <w:r>
        <w:rPr>
          <w:w w:val="110"/>
          <w:sz w:val="20"/>
        </w:rPr>
        <w:t>increase</w:t>
      </w:r>
      <w:r>
        <w:rPr>
          <w:spacing w:val="-10"/>
          <w:w w:val="110"/>
          <w:sz w:val="20"/>
        </w:rPr>
        <w:t xml:space="preserve"> </w:t>
      </w:r>
      <w:r>
        <w:rPr>
          <w:w w:val="110"/>
          <w:sz w:val="20"/>
        </w:rPr>
        <w:t>in</w:t>
      </w:r>
      <w:r>
        <w:rPr>
          <w:spacing w:val="-10"/>
          <w:w w:val="110"/>
          <w:sz w:val="20"/>
        </w:rPr>
        <w:t xml:space="preserve"> </w:t>
      </w:r>
      <w:ins w:id="2399" w:author="Hussain Hadah" w:date="2026-10-25T19:29:00Z" w16du:dateUtc="2026-10-25T23:29:00Z">
        <w:r w:rsidR="00665139">
          <w:rPr>
            <w:sz w:val="20"/>
          </w:rPr>
          <w:t xml:space="preserve">bias. For </w:t>
        </w:r>
      </w:ins>
      <w:r>
        <w:rPr>
          <w:w w:val="110"/>
          <w:sz w:val="20"/>
        </w:rPr>
        <w:t>the</w:t>
      </w:r>
      <w:r>
        <w:rPr>
          <w:spacing w:val="-10"/>
          <w:w w:val="110"/>
          <w:sz w:val="20"/>
        </w:rPr>
        <w:t xml:space="preserve"> </w:t>
      </w:r>
      <w:ins w:id="2400" w:author="Hussain Hadah" w:date="2026-10-25T19:29:00Z" w16du:dateUtc="2026-10-25T23:29:00Z">
        <w:r w:rsidR="00665139">
          <w:rPr>
            <w:sz w:val="20"/>
          </w:rPr>
          <w:t>binary covariates, it is the average</w:t>
        </w:r>
      </w:ins>
      <w:del w:id="2401" w:author="Hussain Hadah" w:date="2026-10-25T19:29:00Z" w16du:dateUtc="2026-10-25T23:29:00Z">
        <w:r>
          <w:rPr>
            <w:w w:val="110"/>
            <w:sz w:val="20"/>
          </w:rPr>
          <w:delText>covariate</w:delText>
        </w:r>
        <w:r>
          <w:rPr>
            <w:spacing w:val="-10"/>
            <w:w w:val="110"/>
            <w:sz w:val="20"/>
          </w:rPr>
          <w:delText xml:space="preserve"> </w:delText>
        </w:r>
        <w:r>
          <w:rPr>
            <w:w w:val="110"/>
            <w:sz w:val="20"/>
          </w:rPr>
          <w:delText>(or</w:delText>
        </w:r>
        <w:r>
          <w:rPr>
            <w:spacing w:val="-10"/>
            <w:w w:val="110"/>
            <w:sz w:val="20"/>
          </w:rPr>
          <w:delText xml:space="preserve"> </w:delText>
        </w:r>
        <w:r>
          <w:rPr>
            <w:w w:val="110"/>
            <w:sz w:val="20"/>
          </w:rPr>
          <w:delText>discrete</w:delText>
        </w:r>
      </w:del>
      <w:r>
        <w:rPr>
          <w:spacing w:val="-10"/>
          <w:w w:val="110"/>
          <w:sz w:val="20"/>
        </w:rPr>
        <w:t xml:space="preserve"> </w:t>
      </w:r>
      <w:r>
        <w:rPr>
          <w:w w:val="110"/>
          <w:sz w:val="20"/>
        </w:rPr>
        <w:t>change</w:t>
      </w:r>
      <w:r>
        <w:rPr>
          <w:spacing w:val="-10"/>
          <w:w w:val="110"/>
          <w:sz w:val="20"/>
        </w:rPr>
        <w:t xml:space="preserve"> </w:t>
      </w:r>
      <w:ins w:id="2402" w:author="Hussain Hadah" w:date="2026-10-25T19:29:00Z" w16du:dateUtc="2026-10-25T23:29:00Z">
        <w:r w:rsidR="00665139">
          <w:rPr>
            <w:sz w:val="20"/>
          </w:rPr>
          <w:t xml:space="preserve">in predicted probability from switching the indicator </w:t>
        </w:r>
      </w:ins>
      <w:r>
        <w:rPr>
          <w:w w:val="110"/>
          <w:sz w:val="20"/>
        </w:rPr>
        <w:t>from</w:t>
      </w:r>
      <w:r>
        <w:rPr>
          <w:spacing w:val="-10"/>
          <w:w w:val="110"/>
          <w:sz w:val="20"/>
        </w:rPr>
        <w:t xml:space="preserve"> </w:t>
      </w:r>
      <w:r>
        <w:rPr>
          <w:w w:val="110"/>
          <w:sz w:val="20"/>
        </w:rPr>
        <w:t>0</w:t>
      </w:r>
      <w:r>
        <w:rPr>
          <w:spacing w:val="-10"/>
          <w:w w:val="110"/>
          <w:sz w:val="20"/>
        </w:rPr>
        <w:t xml:space="preserve"> </w:t>
      </w:r>
      <w:r>
        <w:rPr>
          <w:w w:val="110"/>
          <w:sz w:val="20"/>
        </w:rPr>
        <w:t>to</w:t>
      </w:r>
      <w:r>
        <w:rPr>
          <w:spacing w:val="-10"/>
          <w:w w:val="110"/>
          <w:sz w:val="20"/>
        </w:rPr>
        <w:t xml:space="preserve"> </w:t>
      </w:r>
      <w:r>
        <w:rPr>
          <w:w w:val="110"/>
          <w:sz w:val="20"/>
        </w:rPr>
        <w:t>1</w:t>
      </w:r>
      <w:r>
        <w:rPr>
          <w:spacing w:val="-10"/>
          <w:w w:val="110"/>
          <w:sz w:val="20"/>
        </w:rPr>
        <w:t xml:space="preserve"> </w:t>
      </w:r>
      <w:r>
        <w:rPr>
          <w:w w:val="110"/>
          <w:sz w:val="20"/>
        </w:rPr>
        <w:t>for</w:t>
      </w:r>
      <w:r>
        <w:rPr>
          <w:spacing w:val="-10"/>
          <w:w w:val="110"/>
          <w:sz w:val="20"/>
        </w:rPr>
        <w:t xml:space="preserve"> </w:t>
      </w:r>
      <w:ins w:id="2403" w:author="Hussain Hadah" w:date="2026-10-25T19:29:00Z" w16du:dateUtc="2026-10-25T23:29:00Z">
        <w:r w:rsidR="00665139">
          <w:rPr>
            <w:sz w:val="20"/>
          </w:rPr>
          <w:t>every child. Models</w:t>
        </w:r>
      </w:ins>
      <w:del w:id="2404" w:author="Hussain Hadah" w:date="2026-10-25T19:29:00Z" w16du:dateUtc="2026-10-25T23:29:00Z">
        <w:r>
          <w:rPr>
            <w:w w:val="110"/>
            <w:sz w:val="20"/>
          </w:rPr>
          <w:delText>binary variables),</w:delText>
        </w:r>
        <w:r>
          <w:rPr>
            <w:spacing w:val="-7"/>
            <w:w w:val="110"/>
            <w:sz w:val="20"/>
          </w:rPr>
          <w:delText xml:space="preserve"> </w:delText>
        </w:r>
        <w:r>
          <w:rPr>
            <w:w w:val="110"/>
            <w:sz w:val="20"/>
          </w:rPr>
          <w:delText>holding other variables at their sample means.</w:delText>
        </w:r>
        <w:r>
          <w:rPr>
            <w:spacing w:val="40"/>
            <w:w w:val="110"/>
            <w:sz w:val="20"/>
          </w:rPr>
          <w:delText xml:space="preserve"> </w:delText>
        </w:r>
        <w:r>
          <w:rPr>
            <w:w w:val="110"/>
            <w:sz w:val="20"/>
          </w:rPr>
          <w:delText>I</w:delText>
        </w:r>
      </w:del>
      <w:r>
        <w:rPr>
          <w:w w:val="110"/>
          <w:sz w:val="20"/>
        </w:rPr>
        <w:t xml:space="preserve"> include region </w:t>
      </w:r>
      <w:r>
        <w:rPr>
          <w:rFonts w:ascii="Menlo" w:hAnsi="Menlo"/>
          <w:i/>
          <w:w w:val="110"/>
          <w:sz w:val="20"/>
        </w:rPr>
        <w:t>×</w:t>
      </w:r>
      <w:r>
        <w:rPr>
          <w:rFonts w:ascii="Menlo" w:hAnsi="Menlo"/>
          <w:i/>
          <w:spacing w:val="-34"/>
          <w:w w:val="110"/>
          <w:sz w:val="20"/>
        </w:rPr>
        <w:t xml:space="preserve"> </w:t>
      </w:r>
      <w:r>
        <w:rPr>
          <w:w w:val="110"/>
          <w:sz w:val="20"/>
        </w:rPr>
        <w:t xml:space="preserve">year fixed effects </w:t>
      </w:r>
      <w:ins w:id="2405" w:author="Hussain Hadah" w:date="2026-10-25T19:29:00Z" w16du:dateUtc="2026-10-25T23:29:00Z">
        <w:r w:rsidR="00665139">
          <w:rPr>
            <w:sz w:val="20"/>
          </w:rPr>
          <w:t>and</w:t>
        </w:r>
      </w:ins>
      <w:del w:id="2406" w:author="Hussain Hadah" w:date="2026-10-25T19:29:00Z" w16du:dateUtc="2026-10-25T23:29:00Z">
        <w:r>
          <w:rPr>
            <w:w w:val="110"/>
            <w:sz w:val="20"/>
          </w:rPr>
          <w:delText>with</w:delText>
        </w:r>
      </w:del>
      <w:r>
        <w:rPr>
          <w:spacing w:val="-3"/>
          <w:w w:val="110"/>
          <w:sz w:val="20"/>
        </w:rPr>
        <w:t xml:space="preserve"> </w:t>
      </w:r>
      <w:r>
        <w:rPr>
          <w:w w:val="110"/>
          <w:sz w:val="20"/>
        </w:rPr>
        <w:t>controls</w:t>
      </w:r>
      <w:r>
        <w:rPr>
          <w:spacing w:val="-3"/>
          <w:w w:val="110"/>
          <w:sz w:val="20"/>
        </w:rPr>
        <w:t xml:space="preserve"> </w:t>
      </w:r>
      <w:r>
        <w:rPr>
          <w:w w:val="110"/>
          <w:sz w:val="20"/>
        </w:rPr>
        <w:t>for</w:t>
      </w:r>
      <w:r>
        <w:rPr>
          <w:spacing w:val="-3"/>
          <w:w w:val="110"/>
          <w:sz w:val="20"/>
        </w:rPr>
        <w:t xml:space="preserve"> </w:t>
      </w:r>
      <w:ins w:id="2407" w:author="Hussain Hadah" w:date="2026-10-25T19:29:00Z" w16du:dateUtc="2026-10-25T23:29:00Z">
        <w:r w:rsidR="00665139">
          <w:rPr>
            <w:sz w:val="20"/>
          </w:rPr>
          <w:t xml:space="preserve">a </w:t>
        </w:r>
      </w:ins>
      <w:r>
        <w:rPr>
          <w:w w:val="110"/>
          <w:sz w:val="20"/>
        </w:rPr>
        <w:t>quartic</w:t>
      </w:r>
      <w:r>
        <w:rPr>
          <w:spacing w:val="-3"/>
          <w:w w:val="110"/>
          <w:sz w:val="20"/>
        </w:rPr>
        <w:t xml:space="preserve"> </w:t>
      </w:r>
      <w:ins w:id="2408" w:author="Hussain Hadah" w:date="2026-10-25T19:29:00Z" w16du:dateUtc="2026-10-25T23:29:00Z">
        <w:r w:rsidR="00665139">
          <w:rPr>
            <w:sz w:val="20"/>
          </w:rPr>
          <w:t xml:space="preserve">in </w:t>
        </w:r>
      </w:ins>
      <w:r>
        <w:rPr>
          <w:w w:val="110"/>
          <w:sz w:val="20"/>
        </w:rPr>
        <w:t>age</w:t>
      </w:r>
      <w:r>
        <w:rPr>
          <w:spacing w:val="-3"/>
          <w:w w:val="110"/>
          <w:sz w:val="20"/>
        </w:rPr>
        <w:t xml:space="preserve"> </w:t>
      </w:r>
      <w:r>
        <w:rPr>
          <w:w w:val="110"/>
          <w:sz w:val="20"/>
        </w:rPr>
        <w:t>and</w:t>
      </w:r>
      <w:r>
        <w:rPr>
          <w:spacing w:val="-3"/>
          <w:w w:val="110"/>
          <w:sz w:val="20"/>
        </w:rPr>
        <w:t xml:space="preserve"> </w:t>
      </w:r>
      <w:ins w:id="2409" w:author="Hussain Hadah" w:date="2026-10-25T19:29:00Z" w16du:dateUtc="2026-10-25T23:29:00Z">
        <w:r w:rsidR="00665139">
          <w:rPr>
            <w:sz w:val="20"/>
          </w:rPr>
          <w:t>the state</w:t>
        </w:r>
      </w:ins>
      <w:del w:id="2410" w:author="Hussain Hadah" w:date="2026-10-25T19:29:00Z" w16du:dateUtc="2026-10-25T23:29:00Z">
        <w:r>
          <w:rPr>
            <w:w w:val="110"/>
            <w:sz w:val="20"/>
          </w:rPr>
          <w:delText>local</w:delText>
        </w:r>
      </w:del>
      <w:r>
        <w:rPr>
          <w:spacing w:val="-3"/>
          <w:w w:val="110"/>
          <w:sz w:val="20"/>
        </w:rPr>
        <w:t xml:space="preserve"> </w:t>
      </w:r>
      <w:r>
        <w:rPr>
          <w:w w:val="110"/>
          <w:sz w:val="20"/>
        </w:rPr>
        <w:t>Asian</w:t>
      </w:r>
      <w:r>
        <w:rPr>
          <w:spacing w:val="-3"/>
          <w:w w:val="110"/>
          <w:sz w:val="20"/>
        </w:rPr>
        <w:t xml:space="preserve"> </w:t>
      </w:r>
      <w:r>
        <w:rPr>
          <w:w w:val="110"/>
          <w:sz w:val="20"/>
        </w:rPr>
        <w:t>population</w:t>
      </w:r>
      <w:r>
        <w:rPr>
          <w:spacing w:val="-3"/>
          <w:w w:val="110"/>
          <w:sz w:val="20"/>
        </w:rPr>
        <w:t xml:space="preserve"> </w:t>
      </w:r>
      <w:r>
        <w:rPr>
          <w:w w:val="110"/>
          <w:sz w:val="20"/>
        </w:rPr>
        <w:t>share</w:t>
      </w:r>
      <w:ins w:id="2411" w:author="Hussain Hadah" w:date="2026-10-25T19:29:00Z" w16du:dateUtc="2026-10-25T23:29:00Z">
        <w:r w:rsidR="00665139">
          <w:rPr>
            <w:sz w:val="20"/>
          </w:rPr>
          <w:t>, and are weighted by CPS person weights.</w:t>
        </w:r>
      </w:ins>
      <w:del w:id="2412" w:author="Hussain Hadah" w:date="2026-10-25T19:29:00Z" w16du:dateUtc="2026-10-25T23:29:00Z">
        <w:r>
          <w:rPr>
            <w:w w:val="110"/>
            <w:sz w:val="20"/>
          </w:rPr>
          <w:delText>.</w:delText>
        </w:r>
      </w:del>
      <w:r>
        <w:rPr>
          <w:w w:val="110"/>
          <w:sz w:val="20"/>
        </w:rPr>
        <w:t xml:space="preserve"> Each</w:t>
      </w:r>
      <w:r>
        <w:rPr>
          <w:spacing w:val="-3"/>
          <w:w w:val="110"/>
          <w:sz w:val="20"/>
        </w:rPr>
        <w:t xml:space="preserve"> </w:t>
      </w:r>
      <w:r>
        <w:rPr>
          <w:w w:val="110"/>
          <w:sz w:val="20"/>
        </w:rPr>
        <w:t>point</w:t>
      </w:r>
      <w:r>
        <w:rPr>
          <w:spacing w:val="-3"/>
          <w:w w:val="110"/>
          <w:sz w:val="20"/>
        </w:rPr>
        <w:t xml:space="preserve"> </w:t>
      </w:r>
      <w:ins w:id="2413" w:author="Hussain Hadah" w:date="2026-10-25T19:29:00Z" w16du:dateUtc="2026-10-25T23:29:00Z">
        <w:r w:rsidR="00665139">
          <w:rPr>
            <w:sz w:val="20"/>
          </w:rPr>
          <w:t>is</w:t>
        </w:r>
      </w:ins>
      <w:del w:id="2414" w:author="Hussain Hadah" w:date="2026-10-25T19:29:00Z" w16du:dateUtc="2026-10-25T23:29:00Z">
        <w:r>
          <w:rPr>
            <w:w w:val="110"/>
            <w:sz w:val="20"/>
          </w:rPr>
          <w:delText>corresponds</w:delText>
        </w:r>
        <w:r>
          <w:rPr>
            <w:spacing w:val="-3"/>
            <w:w w:val="110"/>
            <w:sz w:val="20"/>
          </w:rPr>
          <w:delText xml:space="preserve"> </w:delText>
        </w:r>
        <w:r>
          <w:rPr>
            <w:w w:val="110"/>
            <w:sz w:val="20"/>
          </w:rPr>
          <w:delText>to</w:delText>
        </w:r>
      </w:del>
      <w:r>
        <w:rPr>
          <w:spacing w:val="-3"/>
          <w:w w:val="110"/>
          <w:sz w:val="20"/>
        </w:rPr>
        <w:t xml:space="preserve"> </w:t>
      </w:r>
      <w:r>
        <w:rPr>
          <w:w w:val="110"/>
          <w:sz w:val="20"/>
        </w:rPr>
        <w:t>the</w:t>
      </w:r>
      <w:r>
        <w:rPr>
          <w:spacing w:val="-3"/>
          <w:w w:val="110"/>
          <w:sz w:val="20"/>
        </w:rPr>
        <w:t xml:space="preserve"> </w:t>
      </w:r>
      <w:ins w:id="2415" w:author="Hussain Hadah" w:date="2026-10-25T19:29:00Z" w16du:dateUtc="2026-10-25T23:29:00Z">
        <w:r w:rsidR="00665139">
          <w:rPr>
            <w:sz w:val="20"/>
          </w:rPr>
          <w:t>median of the average</w:t>
        </w:r>
      </w:ins>
      <w:del w:id="2416" w:author="Hussain Hadah" w:date="2026-10-25T19:29:00Z" w16du:dateUtc="2026-10-25T23:29:00Z">
        <w:r>
          <w:rPr>
            <w:w w:val="110"/>
            <w:sz w:val="20"/>
          </w:rPr>
          <w:delText>me-dian</w:delText>
        </w:r>
      </w:del>
      <w:r>
        <w:rPr>
          <w:w w:val="110"/>
          <w:sz w:val="20"/>
        </w:rPr>
        <w:t xml:space="preserve"> marginal effect across 1,000 bootstrap resamples</w:t>
      </w:r>
      <w:ins w:id="2417" w:author="Hussain Hadah" w:date="2026-10-25T19:29:00Z" w16du:dateUtc="2026-10-25T23:29:00Z">
        <w:r w:rsidR="00665139">
          <w:rPr>
            <w:sz w:val="20"/>
          </w:rPr>
          <w:t xml:space="preserve"> of children, drawn with replacement within</w:t>
        </w:r>
      </w:ins>
      <w:del w:id="2418" w:author="Hussain Hadah" w:date="2026-10-25T19:29:00Z" w16du:dateUtc="2026-10-25T23:29:00Z">
        <w:r>
          <w:rPr>
            <w:w w:val="110"/>
            <w:sz w:val="20"/>
          </w:rPr>
          <w:delText>, with 95% percentile confidence intervals. Second-generation</w:delText>
        </w:r>
        <w:r>
          <w:rPr>
            <w:spacing w:val="-6"/>
            <w:w w:val="110"/>
            <w:sz w:val="20"/>
          </w:rPr>
          <w:delText xml:space="preserve"> </w:delText>
        </w:r>
        <w:r>
          <w:rPr>
            <w:w w:val="110"/>
            <w:sz w:val="20"/>
          </w:rPr>
          <w:delText>Asian</w:delText>
        </w:r>
        <w:r>
          <w:rPr>
            <w:spacing w:val="-6"/>
            <w:w w:val="110"/>
            <w:sz w:val="20"/>
          </w:rPr>
          <w:delText xml:space="preserve"> </w:delText>
        </w:r>
        <w:r>
          <w:rPr>
            <w:w w:val="110"/>
            <w:sz w:val="20"/>
          </w:rPr>
          <w:delText>Americans</w:delText>
        </w:r>
        <w:r>
          <w:rPr>
            <w:spacing w:val="-6"/>
            <w:w w:val="110"/>
            <w:sz w:val="20"/>
          </w:rPr>
          <w:delText xml:space="preserve"> </w:delText>
        </w:r>
        <w:r>
          <w:rPr>
            <w:w w:val="110"/>
            <w:sz w:val="20"/>
          </w:rPr>
          <w:delText>are</w:delText>
        </w:r>
        <w:r>
          <w:rPr>
            <w:spacing w:val="-6"/>
            <w:w w:val="110"/>
            <w:sz w:val="20"/>
          </w:rPr>
          <w:delText xml:space="preserve"> </w:delText>
        </w:r>
        <w:r>
          <w:rPr>
            <w:w w:val="110"/>
            <w:sz w:val="20"/>
          </w:rPr>
          <w:delText>native-born</w:delText>
        </w:r>
        <w:r>
          <w:rPr>
            <w:spacing w:val="-6"/>
            <w:w w:val="110"/>
            <w:sz w:val="20"/>
          </w:rPr>
          <w:delText xml:space="preserve"> </w:delText>
        </w:r>
        <w:r>
          <w:rPr>
            <w:w w:val="110"/>
            <w:sz w:val="20"/>
          </w:rPr>
          <w:delText>individuals</w:delText>
        </w:r>
        <w:r>
          <w:rPr>
            <w:spacing w:val="-6"/>
            <w:w w:val="110"/>
            <w:sz w:val="20"/>
          </w:rPr>
          <w:delText xml:space="preserve"> </w:delText>
        </w:r>
        <w:r>
          <w:rPr>
            <w:w w:val="110"/>
            <w:sz w:val="20"/>
          </w:rPr>
          <w:delText>with</w:delText>
        </w:r>
        <w:r>
          <w:rPr>
            <w:spacing w:val="-6"/>
            <w:w w:val="110"/>
            <w:sz w:val="20"/>
          </w:rPr>
          <w:delText xml:space="preserve"> </w:delText>
        </w:r>
        <w:r>
          <w:rPr>
            <w:w w:val="110"/>
            <w:sz w:val="20"/>
          </w:rPr>
          <w:delText>at</w:delText>
        </w:r>
        <w:r>
          <w:rPr>
            <w:spacing w:val="-6"/>
            <w:w w:val="110"/>
            <w:sz w:val="20"/>
          </w:rPr>
          <w:delText xml:space="preserve"> </w:delText>
        </w:r>
        <w:r>
          <w:rPr>
            <w:w w:val="110"/>
            <w:sz w:val="20"/>
          </w:rPr>
          <w:delText>least</w:delText>
        </w:r>
        <w:r>
          <w:rPr>
            <w:spacing w:val="-6"/>
            <w:w w:val="110"/>
            <w:sz w:val="20"/>
          </w:rPr>
          <w:delText xml:space="preserve"> </w:delText>
        </w:r>
        <w:r>
          <w:rPr>
            <w:w w:val="110"/>
            <w:sz w:val="20"/>
          </w:rPr>
          <w:delText>one</w:delText>
        </w:r>
        <w:r>
          <w:rPr>
            <w:spacing w:val="-6"/>
            <w:w w:val="110"/>
            <w:sz w:val="20"/>
          </w:rPr>
          <w:delText xml:space="preserve"> </w:delText>
        </w:r>
        <w:r>
          <w:rPr>
            <w:w w:val="110"/>
            <w:sz w:val="20"/>
          </w:rPr>
          <w:delText>Asian-born</w:delText>
        </w:r>
        <w:r>
          <w:rPr>
            <w:spacing w:val="-6"/>
            <w:w w:val="110"/>
            <w:sz w:val="20"/>
          </w:rPr>
          <w:delText xml:space="preserve"> </w:delText>
        </w:r>
        <w:r>
          <w:rPr>
            <w:w w:val="110"/>
            <w:sz w:val="20"/>
          </w:rPr>
          <w:delText>par-</w:delText>
        </w:r>
        <w:r>
          <w:rPr>
            <w:spacing w:val="-4"/>
            <w:w w:val="110"/>
            <w:sz w:val="20"/>
          </w:rPr>
          <w:delText>ent.</w:delText>
        </w:r>
      </w:del>
    </w:p>
    <w:p w14:paraId="1CF2B0B0" w14:textId="77777777" w:rsidR="00E746E6" w:rsidRDefault="00E746E6">
      <w:pPr>
        <w:spacing w:line="249" w:lineRule="auto"/>
        <w:jc w:val="both"/>
        <w:rPr>
          <w:del w:id="2419" w:author="Hussain Hadah" w:date="2026-10-25T19:29:00Z" w16du:dateUtc="2026-10-25T23:29:00Z"/>
          <w:sz w:val="20"/>
        </w:rPr>
        <w:sectPr w:rsidR="00E746E6">
          <w:footerReference w:type="default" r:id="rId77"/>
          <w:pgSz w:w="12240" w:h="15840"/>
          <w:pgMar w:top="1800" w:right="1440" w:bottom="2460" w:left="1800" w:header="0" w:footer="2279" w:gutter="0"/>
          <w:pgNumType w:start="43"/>
          <w:cols w:space="720"/>
        </w:sectPr>
      </w:pPr>
    </w:p>
    <w:p w14:paraId="25710417" w14:textId="77777777" w:rsidR="00E746E6" w:rsidRDefault="000245FA">
      <w:pPr>
        <w:pStyle w:val="BodyText"/>
        <w:spacing w:before="79" w:line="252" w:lineRule="auto"/>
        <w:ind w:left="36" w:right="393"/>
        <w:jc w:val="both"/>
        <w:rPr>
          <w:del w:id="2420" w:author="Hussain Hadah" w:date="2026-10-25T19:29:00Z" w16du:dateUtc="2026-10-25T23:29:00Z"/>
        </w:rPr>
      </w:pPr>
      <w:bookmarkStart w:id="2421" w:name="_bookmark80"/>
      <w:bookmarkEnd w:id="2421"/>
      <w:del w:id="2422" w:author="Hussain Hadah" w:date="2026-10-25T19:29:00Z" w16du:dateUtc="2026-10-25T23:29:00Z">
        <w:r>
          <w:rPr>
            <w:w w:val="110"/>
          </w:rPr>
          <w:lastRenderedPageBreak/>
          <w:delText>Figure 10:</w:delText>
        </w:r>
        <w:r>
          <w:rPr>
            <w:spacing w:val="40"/>
            <w:w w:val="110"/>
          </w:rPr>
          <w:delText xml:space="preserve"> </w:delText>
        </w:r>
        <w:r>
          <w:rPr>
            <w:w w:val="110"/>
          </w:rPr>
          <w:delText>Marginal Effects of Key Covariates on Racial Identity Choice by Parental Ancestry (Second-Generation Asian Americans)</w:delText>
        </w:r>
      </w:del>
    </w:p>
    <w:p w14:paraId="7BB6AA03" w14:textId="77777777" w:rsidR="00E746E6" w:rsidRDefault="000245FA">
      <w:pPr>
        <w:tabs>
          <w:tab w:val="left" w:pos="4774"/>
        </w:tabs>
        <w:spacing w:before="64"/>
        <w:ind w:left="323"/>
        <w:rPr>
          <w:del w:id="2423" w:author="Hussain Hadah" w:date="2026-10-25T19:29:00Z" w16du:dateUtc="2026-10-25T23:29:00Z"/>
        </w:rPr>
      </w:pPr>
      <w:del w:id="2424" w:author="Hussain Hadah" w:date="2026-10-25T19:29:00Z" w16du:dateUtc="2026-10-25T23:29:00Z">
        <w:r>
          <w:delText>(a)</w:delText>
        </w:r>
        <w:r>
          <w:rPr>
            <w:spacing w:val="52"/>
          </w:rPr>
          <w:delText xml:space="preserve"> </w:delText>
        </w:r>
        <w:r>
          <w:delText>Asian</w:delText>
        </w:r>
        <w:r>
          <w:rPr>
            <w:spacing w:val="53"/>
          </w:rPr>
          <w:delText xml:space="preserve"> </w:delText>
        </w:r>
        <w:r>
          <w:delText>Father-White</w:delText>
        </w:r>
        <w:r>
          <w:rPr>
            <w:spacing w:val="53"/>
          </w:rPr>
          <w:delText xml:space="preserve"> </w:delText>
        </w:r>
        <w:r>
          <w:delText>Mother</w:delText>
        </w:r>
        <w:r>
          <w:rPr>
            <w:spacing w:val="53"/>
          </w:rPr>
          <w:delText xml:space="preserve"> </w:delText>
        </w:r>
        <w:r>
          <w:rPr>
            <w:spacing w:val="-4"/>
          </w:rPr>
          <w:delText>(AW)</w:delText>
        </w:r>
        <w:r>
          <w:tab/>
          <w:delText>(b)</w:delText>
        </w:r>
        <w:r>
          <w:rPr>
            <w:spacing w:val="52"/>
          </w:rPr>
          <w:delText xml:space="preserve"> </w:delText>
        </w:r>
        <w:r>
          <w:delText>White</w:delText>
        </w:r>
        <w:r>
          <w:rPr>
            <w:spacing w:val="53"/>
          </w:rPr>
          <w:delText xml:space="preserve"> </w:delText>
        </w:r>
        <w:r>
          <w:delText>Father-Asian</w:delText>
        </w:r>
        <w:r>
          <w:rPr>
            <w:spacing w:val="52"/>
          </w:rPr>
          <w:delText xml:space="preserve"> </w:delText>
        </w:r>
        <w:r>
          <w:delText>Mother</w:delText>
        </w:r>
        <w:r>
          <w:rPr>
            <w:spacing w:val="53"/>
          </w:rPr>
          <w:delText xml:space="preserve"> </w:delText>
        </w:r>
        <w:r>
          <w:rPr>
            <w:spacing w:val="-4"/>
          </w:rPr>
          <w:delText>(WA)</w:delText>
        </w:r>
      </w:del>
    </w:p>
    <w:p w14:paraId="29A5361E" w14:textId="77777777" w:rsidR="00E746E6" w:rsidRDefault="000245FA">
      <w:pPr>
        <w:pStyle w:val="BodyText"/>
        <w:spacing w:before="5"/>
        <w:rPr>
          <w:del w:id="2425" w:author="Hussain Hadah" w:date="2026-10-25T19:29:00Z" w16du:dateUtc="2026-10-25T23:29:00Z"/>
          <w:sz w:val="20"/>
        </w:rPr>
      </w:pPr>
      <w:del w:id="2426" w:author="Hussain Hadah" w:date="2026-10-25T19:29:00Z" w16du:dateUtc="2026-10-25T23:29:00Z">
        <w:r>
          <w:rPr>
            <w:noProof/>
            <w:sz w:val="20"/>
          </w:rPr>
          <w:drawing>
            <wp:anchor distT="0" distB="0" distL="0" distR="0" simplePos="0" relativeHeight="487613952" behindDoc="1" locked="0" layoutInCell="1" allowOverlap="1" wp14:anchorId="02947C25" wp14:editId="156B4F7E">
              <wp:simplePos x="0" y="0"/>
              <wp:positionH relativeFrom="page">
                <wp:posOffset>1183282</wp:posOffset>
              </wp:positionH>
              <wp:positionV relativeFrom="paragraph">
                <wp:posOffset>164894</wp:posOffset>
              </wp:positionV>
              <wp:extent cx="2483357" cy="1257300"/>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78" cstate="print"/>
                      <a:stretch>
                        <a:fillRect/>
                      </a:stretch>
                    </pic:blipFill>
                    <pic:spPr>
                      <a:xfrm>
                        <a:off x="0" y="0"/>
                        <a:ext cx="2483357" cy="1257300"/>
                      </a:xfrm>
                      <a:prstGeom prst="rect">
                        <a:avLst/>
                      </a:prstGeom>
                    </pic:spPr>
                  </pic:pic>
                </a:graphicData>
              </a:graphic>
            </wp:anchor>
          </w:drawing>
        </w:r>
        <w:r>
          <w:rPr>
            <w:noProof/>
            <w:sz w:val="20"/>
          </w:rPr>
          <w:drawing>
            <wp:anchor distT="0" distB="0" distL="0" distR="0" simplePos="0" relativeHeight="487614464" behindDoc="1" locked="0" layoutInCell="1" allowOverlap="1" wp14:anchorId="50D54328" wp14:editId="207E30B9">
              <wp:simplePos x="0" y="0"/>
              <wp:positionH relativeFrom="page">
                <wp:posOffset>4012448</wp:posOffset>
              </wp:positionH>
              <wp:positionV relativeFrom="paragraph">
                <wp:posOffset>164894</wp:posOffset>
              </wp:positionV>
              <wp:extent cx="2514599" cy="1257300"/>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79" cstate="print"/>
                      <a:stretch>
                        <a:fillRect/>
                      </a:stretch>
                    </pic:blipFill>
                    <pic:spPr>
                      <a:xfrm>
                        <a:off x="0" y="0"/>
                        <a:ext cx="2514599" cy="1257300"/>
                      </a:xfrm>
                      <a:prstGeom prst="rect">
                        <a:avLst/>
                      </a:prstGeom>
                    </pic:spPr>
                  </pic:pic>
                </a:graphicData>
              </a:graphic>
            </wp:anchor>
          </w:drawing>
        </w:r>
      </w:del>
    </w:p>
    <w:p w14:paraId="4219EE7F" w14:textId="77777777" w:rsidR="00E746E6" w:rsidRDefault="000245FA">
      <w:pPr>
        <w:spacing w:before="5" w:line="249" w:lineRule="auto"/>
        <w:ind w:left="36" w:right="393"/>
        <w:jc w:val="both"/>
        <w:rPr>
          <w:del w:id="2427" w:author="Hussain Hadah" w:date="2026-10-25T19:29:00Z" w16du:dateUtc="2026-10-25T23:29:00Z"/>
          <w:sz w:val="20"/>
        </w:rPr>
      </w:pPr>
      <w:del w:id="2428" w:author="Hussain Hadah" w:date="2026-10-25T19:29:00Z" w16du:dateUtc="2026-10-25T23:29:00Z">
        <w:r>
          <w:rPr>
            <w:w w:val="110"/>
            <w:sz w:val="20"/>
          </w:rPr>
          <w:delText>This</w:delText>
        </w:r>
        <w:r>
          <w:rPr>
            <w:spacing w:val="-14"/>
            <w:w w:val="110"/>
            <w:sz w:val="20"/>
          </w:rPr>
          <w:delText xml:space="preserve"> </w:delText>
        </w:r>
        <w:r>
          <w:rPr>
            <w:w w:val="110"/>
            <w:sz w:val="20"/>
          </w:rPr>
          <w:delText>figure</w:delText>
        </w:r>
        <w:r>
          <w:rPr>
            <w:spacing w:val="-13"/>
            <w:w w:val="110"/>
            <w:sz w:val="20"/>
          </w:rPr>
          <w:delText xml:space="preserve"> </w:delText>
        </w:r>
        <w:r>
          <w:rPr>
            <w:w w:val="110"/>
            <w:sz w:val="20"/>
          </w:rPr>
          <w:delText>displays</w:delText>
        </w:r>
        <w:r>
          <w:rPr>
            <w:spacing w:val="-14"/>
            <w:w w:val="110"/>
            <w:sz w:val="20"/>
          </w:rPr>
          <w:delText xml:space="preserve"> </w:delText>
        </w:r>
        <w:r>
          <w:rPr>
            <w:w w:val="110"/>
            <w:sz w:val="20"/>
          </w:rPr>
          <w:delText>the</w:delText>
        </w:r>
        <w:r>
          <w:rPr>
            <w:spacing w:val="-13"/>
            <w:w w:val="110"/>
            <w:sz w:val="20"/>
          </w:rPr>
          <w:delText xml:space="preserve"> </w:delText>
        </w:r>
        <w:r>
          <w:rPr>
            <w:w w:val="110"/>
            <w:sz w:val="20"/>
          </w:rPr>
          <w:delText>marginal</w:delText>
        </w:r>
        <w:r>
          <w:rPr>
            <w:spacing w:val="-14"/>
            <w:w w:val="110"/>
            <w:sz w:val="20"/>
          </w:rPr>
          <w:delText xml:space="preserve"> </w:delText>
        </w:r>
        <w:r>
          <w:rPr>
            <w:w w:val="110"/>
            <w:sz w:val="20"/>
          </w:rPr>
          <w:delText>effects</w:delText>
        </w:r>
        <w:r>
          <w:rPr>
            <w:spacing w:val="-13"/>
            <w:w w:val="110"/>
            <w:sz w:val="20"/>
          </w:rPr>
          <w:delText xml:space="preserve"> </w:delText>
        </w:r>
        <w:r>
          <w:rPr>
            <w:w w:val="110"/>
            <w:sz w:val="20"/>
          </w:rPr>
          <w:delText>of</w:delText>
        </w:r>
        <w:r>
          <w:rPr>
            <w:spacing w:val="-14"/>
            <w:w w:val="110"/>
            <w:sz w:val="20"/>
          </w:rPr>
          <w:delText xml:space="preserve"> </w:delText>
        </w:r>
        <w:r>
          <w:rPr>
            <w:w w:val="110"/>
            <w:sz w:val="20"/>
          </w:rPr>
          <w:delText>key</w:delText>
        </w:r>
        <w:r>
          <w:rPr>
            <w:spacing w:val="-13"/>
            <w:w w:val="110"/>
            <w:sz w:val="20"/>
          </w:rPr>
          <w:delText xml:space="preserve"> </w:delText>
        </w:r>
        <w:r>
          <w:rPr>
            <w:w w:val="110"/>
            <w:sz w:val="20"/>
          </w:rPr>
          <w:delText>covariates</w:delText>
        </w:r>
        <w:r>
          <w:rPr>
            <w:spacing w:val="-14"/>
            <w:w w:val="110"/>
            <w:sz w:val="20"/>
          </w:rPr>
          <w:delText xml:space="preserve"> </w:delText>
        </w:r>
        <w:r>
          <w:rPr>
            <w:w w:val="110"/>
            <w:sz w:val="20"/>
          </w:rPr>
          <w:delText>on</w:delText>
        </w:r>
        <w:r>
          <w:rPr>
            <w:spacing w:val="-13"/>
            <w:w w:val="110"/>
            <w:sz w:val="20"/>
          </w:rPr>
          <w:delText xml:space="preserve"> </w:delText>
        </w:r>
        <w:r>
          <w:rPr>
            <w:w w:val="110"/>
            <w:sz w:val="20"/>
          </w:rPr>
          <w:delText>the</w:delText>
        </w:r>
        <w:r>
          <w:rPr>
            <w:spacing w:val="-14"/>
            <w:w w:val="110"/>
            <w:sz w:val="20"/>
          </w:rPr>
          <w:delText xml:space="preserve"> </w:delText>
        </w:r>
        <w:r>
          <w:rPr>
            <w:w w:val="110"/>
            <w:sz w:val="20"/>
          </w:rPr>
          <w:delText>probability</w:delText>
        </w:r>
        <w:r>
          <w:rPr>
            <w:spacing w:val="-13"/>
            <w:w w:val="110"/>
            <w:sz w:val="20"/>
          </w:rPr>
          <w:delText xml:space="preserve"> </w:delText>
        </w:r>
        <w:r>
          <w:rPr>
            <w:w w:val="110"/>
            <w:sz w:val="20"/>
          </w:rPr>
          <w:delText>of</w:delText>
        </w:r>
        <w:r>
          <w:rPr>
            <w:spacing w:val="-14"/>
            <w:w w:val="110"/>
            <w:sz w:val="20"/>
          </w:rPr>
          <w:delText xml:space="preserve"> </w:delText>
        </w:r>
        <w:r>
          <w:rPr>
            <w:w w:val="110"/>
            <w:sz w:val="20"/>
          </w:rPr>
          <w:delText>each</w:delText>
        </w:r>
        <w:r>
          <w:rPr>
            <w:spacing w:val="-13"/>
            <w:w w:val="110"/>
            <w:sz w:val="20"/>
          </w:rPr>
          <w:delText xml:space="preserve"> </w:delText>
        </w:r>
        <w:r>
          <w:rPr>
            <w:w w:val="110"/>
            <w:sz w:val="20"/>
          </w:rPr>
          <w:delText>racial</w:delText>
        </w:r>
        <w:r>
          <w:rPr>
            <w:spacing w:val="-14"/>
            <w:w w:val="110"/>
            <w:sz w:val="20"/>
          </w:rPr>
          <w:delText xml:space="preserve"> </w:delText>
        </w:r>
        <w:r>
          <w:rPr>
            <w:w w:val="110"/>
            <w:sz w:val="20"/>
          </w:rPr>
          <w:delText>identifi-cation</w:delText>
        </w:r>
        <w:r>
          <w:rPr>
            <w:spacing w:val="-14"/>
            <w:w w:val="110"/>
            <w:sz w:val="20"/>
          </w:rPr>
          <w:delText xml:space="preserve"> </w:delText>
        </w:r>
        <w:r>
          <w:rPr>
            <w:w w:val="110"/>
            <w:sz w:val="20"/>
          </w:rPr>
          <w:delText>outcome,</w:delText>
        </w:r>
        <w:r>
          <w:rPr>
            <w:spacing w:val="-14"/>
            <w:w w:val="110"/>
            <w:sz w:val="20"/>
          </w:rPr>
          <w:delText xml:space="preserve"> </w:delText>
        </w:r>
        <w:r>
          <w:rPr>
            <w:w w:val="110"/>
            <w:sz w:val="20"/>
          </w:rPr>
          <w:delText>estimated</w:delText>
        </w:r>
        <w:r>
          <w:rPr>
            <w:spacing w:val="-14"/>
            <w:w w:val="110"/>
            <w:sz w:val="20"/>
          </w:rPr>
          <w:delText xml:space="preserve"> </w:delText>
        </w:r>
        <w:r>
          <w:rPr>
            <w:w w:val="110"/>
            <w:sz w:val="20"/>
          </w:rPr>
          <w:delText>from</w:delText>
        </w:r>
        <w:r>
          <w:rPr>
            <w:spacing w:val="-13"/>
            <w:w w:val="110"/>
            <w:sz w:val="20"/>
          </w:rPr>
          <w:delText xml:space="preserve"> </w:delText>
        </w:r>
        <w:r>
          <w:rPr>
            <w:w w:val="110"/>
            <w:sz w:val="20"/>
          </w:rPr>
          <w:delText>equation</w:delText>
        </w:r>
        <w:r>
          <w:rPr>
            <w:spacing w:val="-14"/>
            <w:w w:val="110"/>
            <w:sz w:val="20"/>
          </w:rPr>
          <w:delText xml:space="preserve"> </w:delText>
        </w:r>
        <w:r>
          <w:rPr>
            <w:w w:val="110"/>
            <w:sz w:val="20"/>
          </w:rPr>
          <w:delText>(</w:delText>
        </w:r>
        <w:r w:rsidR="00E746E6">
          <w:fldChar w:fldCharType="begin"/>
        </w:r>
        <w:r w:rsidR="00E746E6">
          <w:delInstrText>HYPERLINK \l "_bookmark11"</w:delInstrText>
        </w:r>
        <w:r w:rsidR="00E746E6">
          <w:fldChar w:fldCharType="separate"/>
        </w:r>
        <w:r w:rsidR="00E746E6">
          <w:rPr>
            <w:color w:val="0000FF"/>
            <w:w w:val="110"/>
            <w:sz w:val="20"/>
          </w:rPr>
          <w:delText>4</w:delText>
        </w:r>
        <w:r w:rsidR="00E746E6">
          <w:fldChar w:fldCharType="end"/>
        </w:r>
        <w:r>
          <w:rPr>
            <w:w w:val="110"/>
            <w:sz w:val="20"/>
          </w:rPr>
          <w:delText>)</w:delText>
        </w:r>
        <w:r>
          <w:rPr>
            <w:spacing w:val="-14"/>
            <w:w w:val="110"/>
            <w:sz w:val="20"/>
          </w:rPr>
          <w:delText xml:space="preserve"> </w:delText>
        </w:r>
        <w:r>
          <w:rPr>
            <w:w w:val="110"/>
            <w:sz w:val="20"/>
          </w:rPr>
          <w:delText>using</w:delText>
        </w:r>
        <w:r>
          <w:rPr>
            <w:spacing w:val="-14"/>
            <w:w w:val="110"/>
            <w:sz w:val="20"/>
          </w:rPr>
          <w:delText xml:space="preserve"> </w:delText>
        </w:r>
        <w:r>
          <w:rPr>
            <w:w w:val="110"/>
            <w:sz w:val="20"/>
          </w:rPr>
          <w:delText>multinomial</w:delText>
        </w:r>
        <w:r>
          <w:rPr>
            <w:spacing w:val="-13"/>
            <w:w w:val="110"/>
            <w:sz w:val="20"/>
          </w:rPr>
          <w:delText xml:space="preserve"> </w:delText>
        </w:r>
        <w:r>
          <w:rPr>
            <w:w w:val="110"/>
            <w:sz w:val="20"/>
          </w:rPr>
          <w:delText>logit</w:delText>
        </w:r>
        <w:r>
          <w:rPr>
            <w:spacing w:val="-14"/>
            <w:w w:val="110"/>
            <w:sz w:val="20"/>
          </w:rPr>
          <w:delText xml:space="preserve"> </w:delText>
        </w:r>
        <w:r>
          <w:rPr>
            <w:w w:val="110"/>
            <w:sz w:val="20"/>
          </w:rPr>
          <w:delText>models</w:delText>
        </w:r>
        <w:r>
          <w:rPr>
            <w:spacing w:val="-14"/>
            <w:w w:val="110"/>
            <w:sz w:val="20"/>
          </w:rPr>
          <w:delText xml:space="preserve"> </w:delText>
        </w:r>
        <w:r>
          <w:rPr>
            <w:w w:val="110"/>
            <w:sz w:val="20"/>
          </w:rPr>
          <w:delText>for</w:delText>
        </w:r>
        <w:r>
          <w:rPr>
            <w:spacing w:val="-14"/>
            <w:w w:val="110"/>
            <w:sz w:val="20"/>
          </w:rPr>
          <w:delText xml:space="preserve"> </w:delText>
        </w:r>
        <w:r>
          <w:rPr>
            <w:w w:val="110"/>
            <w:sz w:val="20"/>
          </w:rPr>
          <w:delText>second-generation Asian</w:delText>
        </w:r>
        <w:r>
          <w:rPr>
            <w:spacing w:val="-11"/>
            <w:w w:val="110"/>
            <w:sz w:val="20"/>
          </w:rPr>
          <w:delText xml:space="preserve"> </w:delText>
        </w:r>
        <w:r>
          <w:rPr>
            <w:w w:val="110"/>
            <w:sz w:val="20"/>
          </w:rPr>
          <w:delText>Americans</w:delText>
        </w:r>
        <w:r>
          <w:rPr>
            <w:spacing w:val="-11"/>
            <w:w w:val="110"/>
            <w:sz w:val="20"/>
          </w:rPr>
          <w:delText xml:space="preserve"> </w:delText>
        </w:r>
        <w:r>
          <w:rPr>
            <w:w w:val="110"/>
            <w:sz w:val="20"/>
          </w:rPr>
          <w:delText>by</w:delText>
        </w:r>
        <w:r>
          <w:rPr>
            <w:spacing w:val="-11"/>
            <w:w w:val="110"/>
            <w:sz w:val="20"/>
          </w:rPr>
          <w:delText xml:space="preserve"> </w:delText>
        </w:r>
        <w:r>
          <w:rPr>
            <w:w w:val="110"/>
            <w:sz w:val="20"/>
          </w:rPr>
          <w:delText>parental</w:delText>
        </w:r>
        <w:r>
          <w:rPr>
            <w:spacing w:val="-11"/>
            <w:w w:val="110"/>
            <w:sz w:val="20"/>
          </w:rPr>
          <w:delText xml:space="preserve"> </w:delText>
        </w:r>
        <w:r>
          <w:rPr>
            <w:w w:val="110"/>
            <w:sz w:val="20"/>
          </w:rPr>
          <w:delText>ancestry</w:delText>
        </w:r>
        <w:r>
          <w:rPr>
            <w:spacing w:val="-11"/>
            <w:w w:val="110"/>
            <w:sz w:val="20"/>
          </w:rPr>
          <w:delText xml:space="preserve"> </w:delText>
        </w:r>
        <w:r>
          <w:rPr>
            <w:w w:val="110"/>
            <w:sz w:val="20"/>
          </w:rPr>
          <w:delText>configuration. Marginal</w:delText>
        </w:r>
        <w:r>
          <w:rPr>
            <w:spacing w:val="-11"/>
            <w:w w:val="110"/>
            <w:sz w:val="20"/>
          </w:rPr>
          <w:delText xml:space="preserve"> </w:delText>
        </w:r>
        <w:r>
          <w:rPr>
            <w:w w:val="110"/>
            <w:sz w:val="20"/>
          </w:rPr>
          <w:delText>effects</w:delText>
        </w:r>
        <w:r>
          <w:rPr>
            <w:spacing w:val="-11"/>
            <w:w w:val="110"/>
            <w:sz w:val="20"/>
          </w:rPr>
          <w:delText xml:space="preserve"> </w:delText>
        </w:r>
        <w:r>
          <w:rPr>
            <w:w w:val="110"/>
            <w:sz w:val="20"/>
          </w:rPr>
          <w:delText>represent</w:delText>
        </w:r>
        <w:r>
          <w:rPr>
            <w:spacing w:val="-11"/>
            <w:w w:val="110"/>
            <w:sz w:val="20"/>
          </w:rPr>
          <w:delText xml:space="preserve"> </w:delText>
        </w:r>
        <w:r>
          <w:rPr>
            <w:w w:val="110"/>
            <w:sz w:val="20"/>
          </w:rPr>
          <w:delText>the</w:delText>
        </w:r>
        <w:r>
          <w:rPr>
            <w:spacing w:val="-11"/>
            <w:w w:val="110"/>
            <w:sz w:val="20"/>
          </w:rPr>
          <w:delText xml:space="preserve"> </w:delText>
        </w:r>
        <w:r>
          <w:rPr>
            <w:w w:val="110"/>
            <w:sz w:val="20"/>
          </w:rPr>
          <w:delText>change</w:delText>
        </w:r>
        <w:r>
          <w:rPr>
            <w:spacing w:val="-11"/>
            <w:w w:val="110"/>
            <w:sz w:val="20"/>
          </w:rPr>
          <w:delText xml:space="preserve"> </w:delText>
        </w:r>
        <w:r>
          <w:rPr>
            <w:w w:val="110"/>
            <w:sz w:val="20"/>
          </w:rPr>
          <w:delText>in</w:delText>
        </w:r>
        <w:r>
          <w:rPr>
            <w:spacing w:val="-11"/>
            <w:w w:val="110"/>
            <w:sz w:val="20"/>
          </w:rPr>
          <w:delText xml:space="preserve"> </w:delText>
        </w:r>
        <w:r>
          <w:rPr>
            <w:w w:val="110"/>
            <w:sz w:val="20"/>
          </w:rPr>
          <w:delText>pre-dicted</w:delText>
        </w:r>
        <w:r>
          <w:rPr>
            <w:spacing w:val="-10"/>
            <w:w w:val="110"/>
            <w:sz w:val="20"/>
          </w:rPr>
          <w:delText xml:space="preserve"> </w:delText>
        </w:r>
        <w:r>
          <w:rPr>
            <w:w w:val="110"/>
            <w:sz w:val="20"/>
          </w:rPr>
          <w:delText>probability</w:delText>
        </w:r>
        <w:r>
          <w:rPr>
            <w:spacing w:val="-10"/>
            <w:w w:val="110"/>
            <w:sz w:val="20"/>
          </w:rPr>
          <w:delText xml:space="preserve"> </w:delText>
        </w:r>
        <w:r>
          <w:rPr>
            <w:w w:val="110"/>
            <w:sz w:val="20"/>
          </w:rPr>
          <w:delText>for</w:delText>
        </w:r>
        <w:r>
          <w:rPr>
            <w:spacing w:val="-10"/>
            <w:w w:val="110"/>
            <w:sz w:val="20"/>
          </w:rPr>
          <w:delText xml:space="preserve"> </w:delText>
        </w:r>
        <w:r>
          <w:rPr>
            <w:w w:val="110"/>
            <w:sz w:val="20"/>
          </w:rPr>
          <w:delText>a</w:delText>
        </w:r>
        <w:r>
          <w:rPr>
            <w:spacing w:val="-10"/>
            <w:w w:val="110"/>
            <w:sz w:val="20"/>
          </w:rPr>
          <w:delText xml:space="preserve"> </w:delText>
        </w:r>
        <w:r>
          <w:rPr>
            <w:w w:val="110"/>
            <w:sz w:val="20"/>
          </w:rPr>
          <w:delText>one-unit</w:delText>
        </w:r>
        <w:r>
          <w:rPr>
            <w:spacing w:val="-10"/>
            <w:w w:val="110"/>
            <w:sz w:val="20"/>
          </w:rPr>
          <w:delText xml:space="preserve"> </w:delText>
        </w:r>
        <w:r>
          <w:rPr>
            <w:w w:val="110"/>
            <w:sz w:val="20"/>
          </w:rPr>
          <w:delText>increase</w:delText>
        </w:r>
        <w:r>
          <w:rPr>
            <w:spacing w:val="-10"/>
            <w:w w:val="110"/>
            <w:sz w:val="20"/>
          </w:rPr>
          <w:delText xml:space="preserve"> </w:delText>
        </w:r>
        <w:r>
          <w:rPr>
            <w:w w:val="110"/>
            <w:sz w:val="20"/>
          </w:rPr>
          <w:delText>in</w:delText>
        </w:r>
        <w:r>
          <w:rPr>
            <w:spacing w:val="-10"/>
            <w:w w:val="110"/>
            <w:sz w:val="20"/>
          </w:rPr>
          <w:delText xml:space="preserve"> </w:delText>
        </w:r>
        <w:r>
          <w:rPr>
            <w:w w:val="110"/>
            <w:sz w:val="20"/>
          </w:rPr>
          <w:delText>the</w:delText>
        </w:r>
        <w:r>
          <w:rPr>
            <w:spacing w:val="-10"/>
            <w:w w:val="110"/>
            <w:sz w:val="20"/>
          </w:rPr>
          <w:delText xml:space="preserve"> </w:delText>
        </w:r>
        <w:r>
          <w:rPr>
            <w:w w:val="110"/>
            <w:sz w:val="20"/>
          </w:rPr>
          <w:delText>covariate</w:delText>
        </w:r>
        <w:r>
          <w:rPr>
            <w:spacing w:val="-10"/>
            <w:w w:val="110"/>
            <w:sz w:val="20"/>
          </w:rPr>
          <w:delText xml:space="preserve"> </w:delText>
        </w:r>
        <w:r>
          <w:rPr>
            <w:w w:val="110"/>
            <w:sz w:val="20"/>
          </w:rPr>
          <w:delText>(or</w:delText>
        </w:r>
        <w:r>
          <w:rPr>
            <w:spacing w:val="-10"/>
            <w:w w:val="110"/>
            <w:sz w:val="20"/>
          </w:rPr>
          <w:delText xml:space="preserve"> </w:delText>
        </w:r>
        <w:r>
          <w:rPr>
            <w:w w:val="110"/>
            <w:sz w:val="20"/>
          </w:rPr>
          <w:delText>discrete</w:delText>
        </w:r>
        <w:r>
          <w:rPr>
            <w:spacing w:val="-10"/>
            <w:w w:val="110"/>
            <w:sz w:val="20"/>
          </w:rPr>
          <w:delText xml:space="preserve"> </w:delText>
        </w:r>
        <w:r>
          <w:rPr>
            <w:w w:val="110"/>
            <w:sz w:val="20"/>
          </w:rPr>
          <w:delText>change</w:delText>
        </w:r>
        <w:r>
          <w:rPr>
            <w:spacing w:val="-10"/>
            <w:w w:val="110"/>
            <w:sz w:val="20"/>
          </w:rPr>
          <w:delText xml:space="preserve"> </w:delText>
        </w:r>
        <w:r>
          <w:rPr>
            <w:w w:val="110"/>
            <w:sz w:val="20"/>
          </w:rPr>
          <w:delText>from</w:delText>
        </w:r>
        <w:r>
          <w:rPr>
            <w:spacing w:val="-10"/>
            <w:w w:val="110"/>
            <w:sz w:val="20"/>
          </w:rPr>
          <w:delText xml:space="preserve"> </w:delText>
        </w:r>
        <w:r>
          <w:rPr>
            <w:w w:val="110"/>
            <w:sz w:val="20"/>
          </w:rPr>
          <w:delText>0</w:delText>
        </w:r>
        <w:r>
          <w:rPr>
            <w:spacing w:val="-10"/>
            <w:w w:val="110"/>
            <w:sz w:val="20"/>
          </w:rPr>
          <w:delText xml:space="preserve"> </w:delText>
        </w:r>
        <w:r>
          <w:rPr>
            <w:w w:val="110"/>
            <w:sz w:val="20"/>
          </w:rPr>
          <w:delText>to</w:delText>
        </w:r>
        <w:r>
          <w:rPr>
            <w:spacing w:val="-10"/>
            <w:w w:val="110"/>
            <w:sz w:val="20"/>
          </w:rPr>
          <w:delText xml:space="preserve"> </w:delText>
        </w:r>
        <w:r>
          <w:rPr>
            <w:w w:val="110"/>
            <w:sz w:val="20"/>
          </w:rPr>
          <w:delText>1</w:delText>
        </w:r>
        <w:r>
          <w:rPr>
            <w:spacing w:val="-10"/>
            <w:w w:val="110"/>
            <w:sz w:val="20"/>
          </w:rPr>
          <w:delText xml:space="preserve"> </w:delText>
        </w:r>
        <w:r>
          <w:rPr>
            <w:w w:val="110"/>
            <w:sz w:val="20"/>
          </w:rPr>
          <w:delText>for</w:delText>
        </w:r>
        <w:r>
          <w:rPr>
            <w:spacing w:val="-10"/>
            <w:w w:val="110"/>
            <w:sz w:val="20"/>
          </w:rPr>
          <w:delText xml:space="preserve"> </w:delText>
        </w:r>
        <w:r>
          <w:rPr>
            <w:w w:val="110"/>
            <w:sz w:val="20"/>
          </w:rPr>
          <w:delText>binary variables),</w:delText>
        </w:r>
        <w:r>
          <w:rPr>
            <w:spacing w:val="-7"/>
            <w:w w:val="110"/>
            <w:sz w:val="20"/>
          </w:rPr>
          <w:delText xml:space="preserve"> </w:delText>
        </w:r>
        <w:r>
          <w:rPr>
            <w:w w:val="110"/>
            <w:sz w:val="20"/>
          </w:rPr>
          <w:delText>holding other variables at their sample means.</w:delText>
        </w:r>
        <w:r>
          <w:rPr>
            <w:spacing w:val="40"/>
            <w:w w:val="110"/>
            <w:sz w:val="20"/>
          </w:rPr>
          <w:delText xml:space="preserve"> </w:delText>
        </w:r>
        <w:r>
          <w:rPr>
            <w:w w:val="110"/>
            <w:sz w:val="20"/>
          </w:rPr>
          <w:delText>I include</w:delText>
        </w:r>
      </w:del>
      <w:r>
        <w:rPr>
          <w:w w:val="110"/>
          <w:sz w:val="20"/>
        </w:rPr>
        <w:t xml:space="preserve"> region </w:t>
      </w:r>
      <w:r>
        <w:rPr>
          <w:rFonts w:ascii="Menlo" w:hAnsi="Menlo"/>
          <w:i/>
          <w:w w:val="110"/>
          <w:sz w:val="20"/>
        </w:rPr>
        <w:t>×</w:t>
      </w:r>
      <w:r>
        <w:rPr>
          <w:rFonts w:ascii="Menlo" w:hAnsi="Menlo"/>
          <w:i/>
          <w:spacing w:val="-34"/>
          <w:w w:val="110"/>
          <w:sz w:val="20"/>
        </w:rPr>
        <w:t xml:space="preserve"> </w:t>
      </w:r>
      <w:r>
        <w:rPr>
          <w:w w:val="110"/>
          <w:sz w:val="20"/>
        </w:rPr>
        <w:t xml:space="preserve">year </w:t>
      </w:r>
      <w:ins w:id="2429" w:author="Hussain Hadah" w:date="2026-10-25T19:29:00Z" w16du:dateUtc="2026-10-25T23:29:00Z">
        <w:r w:rsidR="00665139">
          <w:rPr>
            <w:sz w:val="20"/>
          </w:rPr>
          <w:t>cells;</w:t>
        </w:r>
      </w:ins>
      <w:del w:id="2430" w:author="Hussain Hadah" w:date="2026-10-25T19:29:00Z" w16du:dateUtc="2026-10-25T23:29:00Z">
        <w:r>
          <w:rPr>
            <w:w w:val="110"/>
            <w:sz w:val="20"/>
          </w:rPr>
          <w:delText>fixed effects with</w:delText>
        </w:r>
        <w:r>
          <w:rPr>
            <w:spacing w:val="-3"/>
            <w:w w:val="110"/>
            <w:sz w:val="20"/>
          </w:rPr>
          <w:delText xml:space="preserve"> </w:delText>
        </w:r>
        <w:r>
          <w:rPr>
            <w:w w:val="110"/>
            <w:sz w:val="20"/>
          </w:rPr>
          <w:delText>controls</w:delText>
        </w:r>
        <w:r>
          <w:rPr>
            <w:spacing w:val="-3"/>
            <w:w w:val="110"/>
            <w:sz w:val="20"/>
          </w:rPr>
          <w:delText xml:space="preserve"> </w:delText>
        </w:r>
        <w:r>
          <w:rPr>
            <w:w w:val="110"/>
            <w:sz w:val="20"/>
          </w:rPr>
          <w:delText>for</w:delText>
        </w:r>
        <w:r>
          <w:rPr>
            <w:spacing w:val="-3"/>
            <w:w w:val="110"/>
            <w:sz w:val="20"/>
          </w:rPr>
          <w:delText xml:space="preserve"> </w:delText>
        </w:r>
        <w:r>
          <w:rPr>
            <w:w w:val="110"/>
            <w:sz w:val="20"/>
          </w:rPr>
          <w:delText>quartic</w:delText>
        </w:r>
        <w:r>
          <w:rPr>
            <w:spacing w:val="-3"/>
            <w:w w:val="110"/>
            <w:sz w:val="20"/>
          </w:rPr>
          <w:delText xml:space="preserve"> </w:delText>
        </w:r>
        <w:r>
          <w:rPr>
            <w:w w:val="110"/>
            <w:sz w:val="20"/>
          </w:rPr>
          <w:delText>age</w:delText>
        </w:r>
        <w:r>
          <w:rPr>
            <w:spacing w:val="-3"/>
            <w:w w:val="110"/>
            <w:sz w:val="20"/>
          </w:rPr>
          <w:delText xml:space="preserve"> </w:delText>
        </w:r>
        <w:r>
          <w:rPr>
            <w:w w:val="110"/>
            <w:sz w:val="20"/>
          </w:rPr>
          <w:delText>and</w:delText>
        </w:r>
        <w:r>
          <w:rPr>
            <w:spacing w:val="-3"/>
            <w:w w:val="110"/>
            <w:sz w:val="20"/>
          </w:rPr>
          <w:delText xml:space="preserve"> </w:delText>
        </w:r>
        <w:r>
          <w:rPr>
            <w:w w:val="110"/>
            <w:sz w:val="20"/>
          </w:rPr>
          <w:delText>local</w:delText>
        </w:r>
        <w:r>
          <w:rPr>
            <w:spacing w:val="-3"/>
            <w:w w:val="110"/>
            <w:sz w:val="20"/>
          </w:rPr>
          <w:delText xml:space="preserve"> </w:delText>
        </w:r>
        <w:r>
          <w:rPr>
            <w:w w:val="110"/>
            <w:sz w:val="20"/>
          </w:rPr>
          <w:delText>Asian</w:delText>
        </w:r>
        <w:r>
          <w:rPr>
            <w:spacing w:val="-3"/>
            <w:w w:val="110"/>
            <w:sz w:val="20"/>
          </w:rPr>
          <w:delText xml:space="preserve"> </w:delText>
        </w:r>
        <w:r>
          <w:rPr>
            <w:w w:val="110"/>
            <w:sz w:val="20"/>
          </w:rPr>
          <w:delText>population</w:delText>
        </w:r>
        <w:r>
          <w:rPr>
            <w:spacing w:val="-3"/>
            <w:w w:val="110"/>
            <w:sz w:val="20"/>
          </w:rPr>
          <w:delText xml:space="preserve"> </w:delText>
        </w:r>
        <w:r>
          <w:rPr>
            <w:w w:val="110"/>
            <w:sz w:val="20"/>
          </w:rPr>
          <w:delText>share. Each</w:delText>
        </w:r>
        <w:r>
          <w:rPr>
            <w:spacing w:val="-3"/>
            <w:w w:val="110"/>
            <w:sz w:val="20"/>
          </w:rPr>
          <w:delText xml:space="preserve"> </w:delText>
        </w:r>
        <w:r>
          <w:rPr>
            <w:w w:val="110"/>
            <w:sz w:val="20"/>
          </w:rPr>
          <w:delText>point</w:delText>
        </w:r>
        <w:r>
          <w:rPr>
            <w:spacing w:val="-3"/>
            <w:w w:val="110"/>
            <w:sz w:val="20"/>
          </w:rPr>
          <w:delText xml:space="preserve"> </w:delText>
        </w:r>
        <w:r>
          <w:rPr>
            <w:w w:val="110"/>
            <w:sz w:val="20"/>
          </w:rPr>
          <w:delText>corresponds</w:delText>
        </w:r>
        <w:r>
          <w:rPr>
            <w:spacing w:val="-3"/>
            <w:w w:val="110"/>
            <w:sz w:val="20"/>
          </w:rPr>
          <w:delText xml:space="preserve"> </w:delText>
        </w:r>
        <w:r>
          <w:rPr>
            <w:w w:val="110"/>
            <w:sz w:val="20"/>
          </w:rPr>
          <w:delText>to</w:delText>
        </w:r>
        <w:r>
          <w:rPr>
            <w:spacing w:val="-3"/>
            <w:w w:val="110"/>
            <w:sz w:val="20"/>
          </w:rPr>
          <w:delText xml:space="preserve"> </w:delText>
        </w:r>
        <w:r>
          <w:rPr>
            <w:w w:val="110"/>
            <w:sz w:val="20"/>
          </w:rPr>
          <w:delText>the</w:delText>
        </w:r>
        <w:r>
          <w:rPr>
            <w:spacing w:val="-3"/>
            <w:w w:val="110"/>
            <w:sz w:val="20"/>
          </w:rPr>
          <w:delText xml:space="preserve"> </w:delText>
        </w:r>
        <w:r>
          <w:rPr>
            <w:w w:val="110"/>
            <w:sz w:val="20"/>
          </w:rPr>
          <w:delText>me-dian marginal effect across 1,000 bootstrap resamples, with 95% percentile confidence intervals. Second-generation</w:delText>
        </w:r>
        <w:r>
          <w:rPr>
            <w:spacing w:val="-6"/>
            <w:w w:val="110"/>
            <w:sz w:val="20"/>
          </w:rPr>
          <w:delText xml:space="preserve"> </w:delText>
        </w:r>
        <w:r>
          <w:rPr>
            <w:w w:val="110"/>
            <w:sz w:val="20"/>
          </w:rPr>
          <w:delText>Asian</w:delText>
        </w:r>
        <w:r>
          <w:rPr>
            <w:spacing w:val="-6"/>
            <w:w w:val="110"/>
            <w:sz w:val="20"/>
          </w:rPr>
          <w:delText xml:space="preserve"> </w:delText>
        </w:r>
        <w:r>
          <w:rPr>
            <w:w w:val="110"/>
            <w:sz w:val="20"/>
          </w:rPr>
          <w:delText>Americans</w:delText>
        </w:r>
        <w:r>
          <w:rPr>
            <w:spacing w:val="-6"/>
            <w:w w:val="110"/>
            <w:sz w:val="20"/>
          </w:rPr>
          <w:delText xml:space="preserve"> </w:delText>
        </w:r>
        <w:r>
          <w:rPr>
            <w:w w:val="110"/>
            <w:sz w:val="20"/>
          </w:rPr>
          <w:delText>are</w:delText>
        </w:r>
        <w:r>
          <w:rPr>
            <w:spacing w:val="-6"/>
            <w:w w:val="110"/>
            <w:sz w:val="20"/>
          </w:rPr>
          <w:delText xml:space="preserve"> </w:delText>
        </w:r>
        <w:r>
          <w:rPr>
            <w:w w:val="110"/>
            <w:sz w:val="20"/>
          </w:rPr>
          <w:delText>native-born</w:delText>
        </w:r>
        <w:r>
          <w:rPr>
            <w:spacing w:val="-6"/>
            <w:w w:val="110"/>
            <w:sz w:val="20"/>
          </w:rPr>
          <w:delText xml:space="preserve"> </w:delText>
        </w:r>
        <w:r>
          <w:rPr>
            <w:w w:val="110"/>
            <w:sz w:val="20"/>
          </w:rPr>
          <w:delText>individuals</w:delText>
        </w:r>
        <w:r>
          <w:rPr>
            <w:spacing w:val="-6"/>
            <w:w w:val="110"/>
            <w:sz w:val="20"/>
          </w:rPr>
          <w:delText xml:space="preserve"> </w:delText>
        </w:r>
        <w:r>
          <w:rPr>
            <w:w w:val="110"/>
            <w:sz w:val="20"/>
          </w:rPr>
          <w:delText>with</w:delText>
        </w:r>
        <w:r>
          <w:rPr>
            <w:spacing w:val="-6"/>
            <w:w w:val="110"/>
            <w:sz w:val="20"/>
          </w:rPr>
          <w:delText xml:space="preserve"> </w:delText>
        </w:r>
        <w:r>
          <w:rPr>
            <w:w w:val="110"/>
            <w:sz w:val="20"/>
          </w:rPr>
          <w:delText>at</w:delText>
        </w:r>
        <w:r>
          <w:rPr>
            <w:spacing w:val="-6"/>
            <w:w w:val="110"/>
            <w:sz w:val="20"/>
          </w:rPr>
          <w:delText xml:space="preserve"> </w:delText>
        </w:r>
        <w:r>
          <w:rPr>
            <w:w w:val="110"/>
            <w:sz w:val="20"/>
          </w:rPr>
          <w:delText>least</w:delText>
        </w:r>
        <w:r>
          <w:rPr>
            <w:spacing w:val="-6"/>
            <w:w w:val="110"/>
            <w:sz w:val="20"/>
          </w:rPr>
          <w:delText xml:space="preserve"> </w:delText>
        </w:r>
        <w:r>
          <w:rPr>
            <w:w w:val="110"/>
            <w:sz w:val="20"/>
          </w:rPr>
          <w:delText>one</w:delText>
        </w:r>
        <w:r>
          <w:rPr>
            <w:spacing w:val="-6"/>
            <w:w w:val="110"/>
            <w:sz w:val="20"/>
          </w:rPr>
          <w:delText xml:space="preserve"> </w:delText>
        </w:r>
        <w:r>
          <w:rPr>
            <w:w w:val="110"/>
            <w:sz w:val="20"/>
          </w:rPr>
          <w:delText>Asian-born</w:delText>
        </w:r>
        <w:r>
          <w:rPr>
            <w:spacing w:val="-6"/>
            <w:w w:val="110"/>
            <w:sz w:val="20"/>
          </w:rPr>
          <w:delText xml:space="preserve"> </w:delText>
        </w:r>
        <w:r>
          <w:rPr>
            <w:w w:val="110"/>
            <w:sz w:val="20"/>
          </w:rPr>
          <w:delText>par-</w:delText>
        </w:r>
        <w:r>
          <w:rPr>
            <w:spacing w:val="-4"/>
            <w:w w:val="110"/>
            <w:sz w:val="20"/>
          </w:rPr>
          <w:delText>ent.</w:delText>
        </w:r>
      </w:del>
    </w:p>
    <w:p w14:paraId="77DF508E" w14:textId="77777777" w:rsidR="00E746E6" w:rsidRDefault="00E746E6">
      <w:pPr>
        <w:spacing w:line="249" w:lineRule="auto"/>
        <w:jc w:val="both"/>
        <w:rPr>
          <w:del w:id="2431" w:author="Hussain Hadah" w:date="2026-10-25T19:29:00Z" w16du:dateUtc="2026-10-25T23:29:00Z"/>
          <w:sz w:val="20"/>
        </w:rPr>
        <w:sectPr w:rsidR="00E746E6">
          <w:pgSz w:w="12240" w:h="15840"/>
          <w:pgMar w:top="1800" w:right="1440" w:bottom="2460" w:left="1800" w:header="0" w:footer="2279" w:gutter="0"/>
          <w:cols w:space="720"/>
        </w:sectPr>
      </w:pPr>
    </w:p>
    <w:p w14:paraId="4D22504C" w14:textId="77777777" w:rsidR="00E746E6" w:rsidRDefault="000245FA">
      <w:pPr>
        <w:pStyle w:val="BodyText"/>
        <w:spacing w:before="79" w:line="252" w:lineRule="auto"/>
        <w:ind w:left="36" w:right="393"/>
        <w:jc w:val="both"/>
        <w:rPr>
          <w:del w:id="2432" w:author="Hussain Hadah" w:date="2026-10-25T19:29:00Z" w16du:dateUtc="2026-10-25T23:29:00Z"/>
        </w:rPr>
      </w:pPr>
      <w:bookmarkStart w:id="2433" w:name="_bookmark81"/>
      <w:bookmarkEnd w:id="2433"/>
      <w:del w:id="2434" w:author="Hussain Hadah" w:date="2026-10-25T19:29:00Z" w16du:dateUtc="2026-10-25T23:29:00Z">
        <w:r>
          <w:rPr>
            <w:w w:val="110"/>
          </w:rPr>
          <w:lastRenderedPageBreak/>
          <w:delText>Figure</w:delText>
        </w:r>
        <w:r>
          <w:rPr>
            <w:spacing w:val="-7"/>
            <w:w w:val="110"/>
          </w:rPr>
          <w:delText xml:space="preserve"> </w:delText>
        </w:r>
        <w:r>
          <w:rPr>
            <w:w w:val="110"/>
          </w:rPr>
          <w:delText>11:</w:delText>
        </w:r>
        <w:r>
          <w:rPr>
            <w:spacing w:val="15"/>
            <w:w w:val="110"/>
          </w:rPr>
          <w:delText xml:space="preserve"> </w:delText>
        </w:r>
        <w:r>
          <w:rPr>
            <w:w w:val="110"/>
          </w:rPr>
          <w:delText>Marginal</w:delText>
        </w:r>
        <w:r>
          <w:rPr>
            <w:spacing w:val="-7"/>
            <w:w w:val="110"/>
          </w:rPr>
          <w:delText xml:space="preserve"> </w:delText>
        </w:r>
        <w:r>
          <w:rPr>
            <w:w w:val="110"/>
          </w:rPr>
          <w:delText>Effects</w:delText>
        </w:r>
        <w:r>
          <w:rPr>
            <w:spacing w:val="-7"/>
            <w:w w:val="110"/>
          </w:rPr>
          <w:delText xml:space="preserve"> </w:delText>
        </w:r>
        <w:r>
          <w:rPr>
            <w:w w:val="110"/>
          </w:rPr>
          <w:delText>of</w:delText>
        </w:r>
        <w:r>
          <w:rPr>
            <w:spacing w:val="-8"/>
            <w:w w:val="110"/>
          </w:rPr>
          <w:delText xml:space="preserve"> </w:delText>
        </w:r>
        <w:r>
          <w:rPr>
            <w:w w:val="110"/>
          </w:rPr>
          <w:delText>Key</w:delText>
        </w:r>
        <w:r>
          <w:rPr>
            <w:spacing w:val="-7"/>
            <w:w w:val="110"/>
          </w:rPr>
          <w:delText xml:space="preserve"> </w:delText>
        </w:r>
        <w:r>
          <w:rPr>
            <w:w w:val="110"/>
          </w:rPr>
          <w:delText>Covariates</w:delText>
        </w:r>
        <w:r>
          <w:rPr>
            <w:spacing w:val="-7"/>
            <w:w w:val="110"/>
          </w:rPr>
          <w:delText xml:space="preserve"> </w:delText>
        </w:r>
        <w:r>
          <w:rPr>
            <w:w w:val="110"/>
          </w:rPr>
          <w:delText>on</w:delText>
        </w:r>
        <w:r>
          <w:rPr>
            <w:spacing w:val="-8"/>
            <w:w w:val="110"/>
          </w:rPr>
          <w:delText xml:space="preserve"> </w:delText>
        </w:r>
        <w:r>
          <w:rPr>
            <w:w w:val="110"/>
          </w:rPr>
          <w:delText>Racial</w:delText>
        </w:r>
        <w:r>
          <w:rPr>
            <w:spacing w:val="-7"/>
            <w:w w:val="110"/>
          </w:rPr>
          <w:delText xml:space="preserve"> </w:delText>
        </w:r>
        <w:r>
          <w:rPr>
            <w:w w:val="110"/>
          </w:rPr>
          <w:delText>Identity</w:delText>
        </w:r>
        <w:r>
          <w:rPr>
            <w:spacing w:val="-7"/>
            <w:w w:val="110"/>
          </w:rPr>
          <w:delText xml:space="preserve"> </w:delText>
        </w:r>
        <w:r>
          <w:rPr>
            <w:w w:val="110"/>
          </w:rPr>
          <w:delText>Choice</w:delText>
        </w:r>
        <w:r>
          <w:rPr>
            <w:spacing w:val="-8"/>
            <w:w w:val="110"/>
          </w:rPr>
          <w:delText xml:space="preserve"> </w:delText>
        </w:r>
        <w:r>
          <w:rPr>
            <w:w w:val="110"/>
          </w:rPr>
          <w:delText>(Pooled Mixed-Race Adult Second-Generation Asian Americans)</w:delText>
        </w:r>
      </w:del>
    </w:p>
    <w:p w14:paraId="386F3F10" w14:textId="77777777" w:rsidR="00E746E6" w:rsidRDefault="000245FA">
      <w:pPr>
        <w:pStyle w:val="BodyText"/>
        <w:spacing w:before="9"/>
        <w:rPr>
          <w:del w:id="2435" w:author="Hussain Hadah" w:date="2026-10-25T19:29:00Z" w16du:dateUtc="2026-10-25T23:29:00Z"/>
          <w:sz w:val="7"/>
        </w:rPr>
      </w:pPr>
      <w:del w:id="2436" w:author="Hussain Hadah" w:date="2026-10-25T19:29:00Z" w16du:dateUtc="2026-10-25T23:29:00Z">
        <w:r>
          <w:rPr>
            <w:noProof/>
            <w:sz w:val="7"/>
          </w:rPr>
          <w:drawing>
            <wp:anchor distT="0" distB="0" distL="0" distR="0" simplePos="0" relativeHeight="487614976" behindDoc="1" locked="0" layoutInCell="1" allowOverlap="1" wp14:anchorId="241FDEDC" wp14:editId="75B5537E">
              <wp:simplePos x="0" y="0"/>
              <wp:positionH relativeFrom="page">
                <wp:posOffset>2140597</wp:posOffset>
              </wp:positionH>
              <wp:positionV relativeFrom="paragraph">
                <wp:posOffset>72328</wp:posOffset>
              </wp:positionV>
              <wp:extent cx="3102292" cy="1639252"/>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80" cstate="print"/>
                      <a:stretch>
                        <a:fillRect/>
                      </a:stretch>
                    </pic:blipFill>
                    <pic:spPr>
                      <a:xfrm>
                        <a:off x="0" y="0"/>
                        <a:ext cx="3102292" cy="1639252"/>
                      </a:xfrm>
                      <a:prstGeom prst="rect">
                        <a:avLst/>
                      </a:prstGeom>
                    </pic:spPr>
                  </pic:pic>
                </a:graphicData>
              </a:graphic>
            </wp:anchor>
          </w:drawing>
        </w:r>
      </w:del>
    </w:p>
    <w:p w14:paraId="1ED31F48" w14:textId="77777777" w:rsidR="00E746E6" w:rsidRDefault="000245FA">
      <w:pPr>
        <w:spacing w:before="204" w:line="249" w:lineRule="auto"/>
        <w:ind w:left="36" w:right="393"/>
        <w:jc w:val="both"/>
        <w:rPr>
          <w:del w:id="2437" w:author="Hussain Hadah" w:date="2026-10-25T19:29:00Z" w16du:dateUtc="2026-10-25T23:29:00Z"/>
          <w:sz w:val="20"/>
        </w:rPr>
      </w:pPr>
      <w:del w:id="2438" w:author="Hussain Hadah" w:date="2026-10-25T19:29:00Z" w16du:dateUtc="2026-10-25T23:29:00Z">
        <w:r>
          <w:rPr>
            <w:w w:val="110"/>
            <w:sz w:val="20"/>
          </w:rPr>
          <w:delText>This</w:delText>
        </w:r>
        <w:r>
          <w:rPr>
            <w:spacing w:val="-14"/>
            <w:w w:val="110"/>
            <w:sz w:val="20"/>
          </w:rPr>
          <w:delText xml:space="preserve"> </w:delText>
        </w:r>
        <w:r>
          <w:rPr>
            <w:w w:val="110"/>
            <w:sz w:val="20"/>
          </w:rPr>
          <w:delText>figure</w:delText>
        </w:r>
        <w:r>
          <w:rPr>
            <w:spacing w:val="-13"/>
            <w:w w:val="110"/>
            <w:sz w:val="20"/>
          </w:rPr>
          <w:delText xml:space="preserve"> </w:delText>
        </w:r>
        <w:r>
          <w:rPr>
            <w:w w:val="110"/>
            <w:sz w:val="20"/>
          </w:rPr>
          <w:delText>displays</w:delText>
        </w:r>
        <w:r>
          <w:rPr>
            <w:spacing w:val="-14"/>
            <w:w w:val="110"/>
            <w:sz w:val="20"/>
          </w:rPr>
          <w:delText xml:space="preserve"> </w:delText>
        </w:r>
        <w:r>
          <w:rPr>
            <w:w w:val="110"/>
            <w:sz w:val="20"/>
          </w:rPr>
          <w:delText>the</w:delText>
        </w:r>
        <w:r>
          <w:rPr>
            <w:spacing w:val="-13"/>
            <w:w w:val="110"/>
            <w:sz w:val="20"/>
          </w:rPr>
          <w:delText xml:space="preserve"> </w:delText>
        </w:r>
        <w:r>
          <w:rPr>
            <w:w w:val="110"/>
            <w:sz w:val="20"/>
          </w:rPr>
          <w:delText>marginal</w:delText>
        </w:r>
        <w:r>
          <w:rPr>
            <w:spacing w:val="-14"/>
            <w:w w:val="110"/>
            <w:sz w:val="20"/>
          </w:rPr>
          <w:delText xml:space="preserve"> </w:delText>
        </w:r>
        <w:r>
          <w:rPr>
            <w:w w:val="110"/>
            <w:sz w:val="20"/>
          </w:rPr>
          <w:delText>effects</w:delText>
        </w:r>
        <w:r>
          <w:rPr>
            <w:spacing w:val="-13"/>
            <w:w w:val="110"/>
            <w:sz w:val="20"/>
          </w:rPr>
          <w:delText xml:space="preserve"> </w:delText>
        </w:r>
        <w:r>
          <w:rPr>
            <w:w w:val="110"/>
            <w:sz w:val="20"/>
          </w:rPr>
          <w:delText>of</w:delText>
        </w:r>
        <w:r>
          <w:rPr>
            <w:spacing w:val="-14"/>
            <w:w w:val="110"/>
            <w:sz w:val="20"/>
          </w:rPr>
          <w:delText xml:space="preserve"> </w:delText>
        </w:r>
        <w:r>
          <w:rPr>
            <w:w w:val="110"/>
            <w:sz w:val="20"/>
          </w:rPr>
          <w:delText>key</w:delText>
        </w:r>
        <w:r>
          <w:rPr>
            <w:spacing w:val="-13"/>
            <w:w w:val="110"/>
            <w:sz w:val="20"/>
          </w:rPr>
          <w:delText xml:space="preserve"> </w:delText>
        </w:r>
        <w:r>
          <w:rPr>
            <w:w w:val="110"/>
            <w:sz w:val="20"/>
          </w:rPr>
          <w:delText>covariates</w:delText>
        </w:r>
        <w:r>
          <w:rPr>
            <w:spacing w:val="-14"/>
            <w:w w:val="110"/>
            <w:sz w:val="20"/>
          </w:rPr>
          <w:delText xml:space="preserve"> </w:delText>
        </w:r>
        <w:r>
          <w:rPr>
            <w:w w:val="110"/>
            <w:sz w:val="20"/>
          </w:rPr>
          <w:delText>on</w:delText>
        </w:r>
        <w:r>
          <w:rPr>
            <w:spacing w:val="-13"/>
            <w:w w:val="110"/>
            <w:sz w:val="20"/>
          </w:rPr>
          <w:delText xml:space="preserve"> </w:delText>
        </w:r>
        <w:r>
          <w:rPr>
            <w:w w:val="110"/>
            <w:sz w:val="20"/>
          </w:rPr>
          <w:delText>the</w:delText>
        </w:r>
        <w:r>
          <w:rPr>
            <w:spacing w:val="-14"/>
            <w:w w:val="110"/>
            <w:sz w:val="20"/>
          </w:rPr>
          <w:delText xml:space="preserve"> </w:delText>
        </w:r>
        <w:r>
          <w:rPr>
            <w:w w:val="110"/>
            <w:sz w:val="20"/>
          </w:rPr>
          <w:delText>probability</w:delText>
        </w:r>
        <w:r>
          <w:rPr>
            <w:spacing w:val="-13"/>
            <w:w w:val="110"/>
            <w:sz w:val="20"/>
          </w:rPr>
          <w:delText xml:space="preserve"> </w:delText>
        </w:r>
        <w:r>
          <w:rPr>
            <w:w w:val="110"/>
            <w:sz w:val="20"/>
          </w:rPr>
          <w:delText>of</w:delText>
        </w:r>
        <w:r>
          <w:rPr>
            <w:spacing w:val="-14"/>
            <w:w w:val="110"/>
            <w:sz w:val="20"/>
          </w:rPr>
          <w:delText xml:space="preserve"> </w:delText>
        </w:r>
        <w:r>
          <w:rPr>
            <w:w w:val="110"/>
            <w:sz w:val="20"/>
          </w:rPr>
          <w:delText>each</w:delText>
        </w:r>
        <w:r>
          <w:rPr>
            <w:spacing w:val="-13"/>
            <w:w w:val="110"/>
            <w:sz w:val="20"/>
          </w:rPr>
          <w:delText xml:space="preserve"> </w:delText>
        </w:r>
        <w:r>
          <w:rPr>
            <w:w w:val="110"/>
            <w:sz w:val="20"/>
          </w:rPr>
          <w:delText>racial</w:delText>
        </w:r>
        <w:r>
          <w:rPr>
            <w:spacing w:val="-14"/>
            <w:w w:val="110"/>
            <w:sz w:val="20"/>
          </w:rPr>
          <w:delText xml:space="preserve"> </w:delText>
        </w:r>
        <w:r>
          <w:rPr>
            <w:w w:val="110"/>
            <w:sz w:val="20"/>
          </w:rPr>
          <w:delText>identifi-cation</w:delText>
        </w:r>
        <w:r>
          <w:rPr>
            <w:spacing w:val="-9"/>
            <w:w w:val="110"/>
            <w:sz w:val="20"/>
          </w:rPr>
          <w:delText xml:space="preserve"> </w:delText>
        </w:r>
        <w:r>
          <w:rPr>
            <w:w w:val="110"/>
            <w:sz w:val="20"/>
          </w:rPr>
          <w:delText>outcome,</w:delText>
        </w:r>
        <w:r>
          <w:rPr>
            <w:spacing w:val="-8"/>
            <w:w w:val="110"/>
            <w:sz w:val="20"/>
          </w:rPr>
          <w:delText xml:space="preserve"> </w:delText>
        </w:r>
        <w:r>
          <w:rPr>
            <w:w w:val="110"/>
            <w:sz w:val="20"/>
          </w:rPr>
          <w:delText>estimated</w:delText>
        </w:r>
        <w:r>
          <w:rPr>
            <w:spacing w:val="-9"/>
            <w:w w:val="110"/>
            <w:sz w:val="20"/>
          </w:rPr>
          <w:delText xml:space="preserve"> </w:delText>
        </w:r>
        <w:r>
          <w:rPr>
            <w:w w:val="110"/>
            <w:sz w:val="20"/>
          </w:rPr>
          <w:delText>from</w:delText>
        </w:r>
        <w:r>
          <w:rPr>
            <w:spacing w:val="-9"/>
            <w:w w:val="110"/>
            <w:sz w:val="20"/>
          </w:rPr>
          <w:delText xml:space="preserve"> </w:delText>
        </w:r>
        <w:r>
          <w:rPr>
            <w:w w:val="110"/>
            <w:sz w:val="20"/>
          </w:rPr>
          <w:delText>equation</w:delText>
        </w:r>
        <w:r>
          <w:rPr>
            <w:spacing w:val="-9"/>
            <w:w w:val="110"/>
            <w:sz w:val="20"/>
          </w:rPr>
          <w:delText xml:space="preserve"> </w:delText>
        </w:r>
        <w:r>
          <w:rPr>
            <w:w w:val="110"/>
            <w:sz w:val="20"/>
          </w:rPr>
          <w:delText>(</w:delText>
        </w:r>
        <w:r w:rsidR="00E746E6">
          <w:fldChar w:fldCharType="begin"/>
        </w:r>
        <w:r w:rsidR="00E746E6">
          <w:delInstrText>HYPERLINK \l "_bookmark11"</w:delInstrText>
        </w:r>
        <w:r w:rsidR="00E746E6">
          <w:fldChar w:fldCharType="separate"/>
        </w:r>
        <w:r w:rsidR="00E746E6">
          <w:rPr>
            <w:color w:val="0000FF"/>
            <w:w w:val="110"/>
            <w:sz w:val="20"/>
          </w:rPr>
          <w:delText>4</w:delText>
        </w:r>
        <w:r w:rsidR="00E746E6">
          <w:fldChar w:fldCharType="end"/>
        </w:r>
        <w:r>
          <w:rPr>
            <w:w w:val="110"/>
            <w:sz w:val="20"/>
          </w:rPr>
          <w:delText>)</w:delText>
        </w:r>
        <w:r>
          <w:rPr>
            <w:spacing w:val="-9"/>
            <w:w w:val="110"/>
            <w:sz w:val="20"/>
          </w:rPr>
          <w:delText xml:space="preserve"> </w:delText>
        </w:r>
        <w:r>
          <w:rPr>
            <w:w w:val="110"/>
            <w:sz w:val="20"/>
          </w:rPr>
          <w:delText>using</w:delText>
        </w:r>
        <w:r>
          <w:rPr>
            <w:spacing w:val="-9"/>
            <w:w w:val="110"/>
            <w:sz w:val="20"/>
          </w:rPr>
          <w:delText xml:space="preserve"> </w:delText>
        </w:r>
        <w:r>
          <w:rPr>
            <w:w w:val="110"/>
            <w:sz w:val="20"/>
          </w:rPr>
          <w:delText>multinomial</w:delText>
        </w:r>
        <w:r>
          <w:rPr>
            <w:spacing w:val="-9"/>
            <w:w w:val="110"/>
            <w:sz w:val="20"/>
          </w:rPr>
          <w:delText xml:space="preserve"> </w:delText>
        </w:r>
        <w:r>
          <w:rPr>
            <w:w w:val="110"/>
            <w:sz w:val="20"/>
          </w:rPr>
          <w:delText>logit</w:delText>
        </w:r>
        <w:r>
          <w:rPr>
            <w:spacing w:val="-9"/>
            <w:w w:val="110"/>
            <w:sz w:val="20"/>
          </w:rPr>
          <w:delText xml:space="preserve"> </w:delText>
        </w:r>
        <w:r>
          <w:rPr>
            <w:w w:val="110"/>
            <w:sz w:val="20"/>
          </w:rPr>
          <w:delText>models</w:delText>
        </w:r>
        <w:r>
          <w:rPr>
            <w:spacing w:val="-9"/>
            <w:w w:val="110"/>
            <w:sz w:val="20"/>
          </w:rPr>
          <w:delText xml:space="preserve"> </w:delText>
        </w:r>
        <w:r>
          <w:rPr>
            <w:w w:val="110"/>
            <w:sz w:val="20"/>
          </w:rPr>
          <w:delText>for</w:delText>
        </w:r>
        <w:r>
          <w:rPr>
            <w:spacing w:val="-9"/>
            <w:w w:val="110"/>
            <w:sz w:val="20"/>
          </w:rPr>
          <w:delText xml:space="preserve"> </w:delText>
        </w:r>
        <w:r>
          <w:rPr>
            <w:w w:val="110"/>
            <w:sz w:val="20"/>
          </w:rPr>
          <w:delText>all</w:delText>
        </w:r>
        <w:r>
          <w:rPr>
            <w:spacing w:val="-9"/>
            <w:w w:val="110"/>
            <w:sz w:val="20"/>
          </w:rPr>
          <w:delText xml:space="preserve"> </w:delText>
        </w:r>
        <w:r>
          <w:rPr>
            <w:w w:val="110"/>
            <w:sz w:val="20"/>
          </w:rPr>
          <w:delText>pooled</w:delText>
        </w:r>
        <w:r>
          <w:rPr>
            <w:spacing w:val="-9"/>
            <w:w w:val="110"/>
            <w:sz w:val="20"/>
          </w:rPr>
          <w:delText xml:space="preserve"> </w:delText>
        </w:r>
        <w:r>
          <w:rPr>
            <w:w w:val="110"/>
            <w:sz w:val="20"/>
          </w:rPr>
          <w:delText>mixed-race</w:delText>
        </w:r>
        <w:r>
          <w:rPr>
            <w:spacing w:val="-10"/>
            <w:w w:val="110"/>
            <w:sz w:val="20"/>
          </w:rPr>
          <w:delText xml:space="preserve"> </w:delText>
        </w:r>
        <w:r>
          <w:rPr>
            <w:w w:val="110"/>
            <w:sz w:val="20"/>
          </w:rPr>
          <w:delText>adult</w:delText>
        </w:r>
        <w:r>
          <w:rPr>
            <w:spacing w:val="-11"/>
            <w:w w:val="110"/>
            <w:sz w:val="20"/>
          </w:rPr>
          <w:delText xml:space="preserve"> </w:delText>
        </w:r>
        <w:r>
          <w:rPr>
            <w:w w:val="110"/>
            <w:sz w:val="20"/>
          </w:rPr>
          <w:delText>second-generation</w:delText>
        </w:r>
        <w:r>
          <w:rPr>
            <w:spacing w:val="-10"/>
            <w:w w:val="110"/>
            <w:sz w:val="20"/>
          </w:rPr>
          <w:delText xml:space="preserve"> </w:delText>
        </w:r>
        <w:r>
          <w:rPr>
            <w:w w:val="110"/>
            <w:sz w:val="20"/>
          </w:rPr>
          <w:delText>Asian</w:delText>
        </w:r>
        <w:r>
          <w:rPr>
            <w:spacing w:val="-10"/>
            <w:w w:val="110"/>
            <w:sz w:val="20"/>
          </w:rPr>
          <w:delText xml:space="preserve"> </w:delText>
        </w:r>
        <w:r>
          <w:rPr>
            <w:w w:val="110"/>
            <w:sz w:val="20"/>
          </w:rPr>
          <w:delText>Americans. Marginal</w:delText>
        </w:r>
        <w:r>
          <w:rPr>
            <w:spacing w:val="-11"/>
            <w:w w:val="110"/>
            <w:sz w:val="20"/>
          </w:rPr>
          <w:delText xml:space="preserve"> </w:delText>
        </w:r>
        <w:r>
          <w:rPr>
            <w:w w:val="110"/>
            <w:sz w:val="20"/>
          </w:rPr>
          <w:delText>effects</w:delText>
        </w:r>
        <w:r>
          <w:rPr>
            <w:spacing w:val="-10"/>
            <w:w w:val="110"/>
            <w:sz w:val="20"/>
          </w:rPr>
          <w:delText xml:space="preserve"> </w:delText>
        </w:r>
        <w:r>
          <w:rPr>
            <w:w w:val="110"/>
            <w:sz w:val="20"/>
          </w:rPr>
          <w:delText>represent</w:delText>
        </w:r>
      </w:del>
      <w:r>
        <w:rPr>
          <w:spacing w:val="-10"/>
          <w:w w:val="110"/>
          <w:sz w:val="20"/>
        </w:rPr>
        <w:t xml:space="preserve"> </w:t>
      </w:r>
      <w:r>
        <w:rPr>
          <w:w w:val="110"/>
          <w:sz w:val="20"/>
        </w:rPr>
        <w:t>the</w:t>
      </w:r>
      <w:r>
        <w:rPr>
          <w:spacing w:val="-11"/>
          <w:w w:val="110"/>
          <w:sz w:val="20"/>
        </w:rPr>
        <w:t xml:space="preserve"> </w:t>
      </w:r>
      <w:ins w:id="2439" w:author="Hussain Hadah" w:date="2026-10-25T19:29:00Z" w16du:dateUtc="2026-10-25T23:29:00Z">
        <w:r w:rsidR="00665139">
          <w:rPr>
            <w:sz w:val="20"/>
          </w:rPr>
          <w:t>bars span</w:t>
        </w:r>
      </w:ins>
      <w:del w:id="2440" w:author="Hussain Hadah" w:date="2026-10-25T19:29:00Z" w16du:dateUtc="2026-10-25T23:29:00Z">
        <w:r>
          <w:rPr>
            <w:w w:val="110"/>
            <w:sz w:val="20"/>
          </w:rPr>
          <w:delText>change</w:delText>
        </w:r>
        <w:r>
          <w:rPr>
            <w:spacing w:val="-10"/>
            <w:w w:val="110"/>
            <w:sz w:val="20"/>
          </w:rPr>
          <w:delText xml:space="preserve"> </w:delText>
        </w:r>
        <w:r>
          <w:rPr>
            <w:w w:val="110"/>
            <w:sz w:val="20"/>
          </w:rPr>
          <w:delText>in</w:delText>
        </w:r>
        <w:r>
          <w:rPr>
            <w:spacing w:val="-10"/>
            <w:w w:val="110"/>
            <w:sz w:val="20"/>
          </w:rPr>
          <w:delText xml:space="preserve"> </w:delText>
        </w:r>
        <w:r>
          <w:rPr>
            <w:w w:val="110"/>
            <w:sz w:val="20"/>
          </w:rPr>
          <w:delText>predicted probability</w:delText>
        </w:r>
        <w:r>
          <w:rPr>
            <w:spacing w:val="-3"/>
            <w:w w:val="110"/>
            <w:sz w:val="20"/>
          </w:rPr>
          <w:delText xml:space="preserve"> </w:delText>
        </w:r>
        <w:r>
          <w:rPr>
            <w:w w:val="110"/>
            <w:sz w:val="20"/>
          </w:rPr>
          <w:delText>for</w:delText>
        </w:r>
        <w:r>
          <w:rPr>
            <w:spacing w:val="-3"/>
            <w:w w:val="110"/>
            <w:sz w:val="20"/>
          </w:rPr>
          <w:delText xml:space="preserve"> </w:delText>
        </w:r>
        <w:r>
          <w:rPr>
            <w:w w:val="110"/>
            <w:sz w:val="20"/>
          </w:rPr>
          <w:delText>a</w:delText>
        </w:r>
        <w:r>
          <w:rPr>
            <w:spacing w:val="-3"/>
            <w:w w:val="110"/>
            <w:sz w:val="20"/>
          </w:rPr>
          <w:delText xml:space="preserve"> </w:delText>
        </w:r>
        <w:r>
          <w:rPr>
            <w:w w:val="110"/>
            <w:sz w:val="20"/>
          </w:rPr>
          <w:delText>one-unit</w:delText>
        </w:r>
        <w:r>
          <w:rPr>
            <w:spacing w:val="-3"/>
            <w:w w:val="110"/>
            <w:sz w:val="20"/>
          </w:rPr>
          <w:delText xml:space="preserve"> </w:delText>
        </w:r>
        <w:r>
          <w:rPr>
            <w:w w:val="110"/>
            <w:sz w:val="20"/>
          </w:rPr>
          <w:delText>increase</w:delText>
        </w:r>
        <w:r>
          <w:rPr>
            <w:spacing w:val="-3"/>
            <w:w w:val="110"/>
            <w:sz w:val="20"/>
          </w:rPr>
          <w:delText xml:space="preserve"> </w:delText>
        </w:r>
        <w:r>
          <w:rPr>
            <w:w w:val="110"/>
            <w:sz w:val="20"/>
          </w:rPr>
          <w:delText>in</w:delText>
        </w:r>
      </w:del>
      <w:r>
        <w:rPr>
          <w:spacing w:val="-3"/>
          <w:w w:val="110"/>
          <w:sz w:val="20"/>
        </w:rPr>
        <w:t xml:space="preserve"> </w:t>
      </w:r>
      <w:r>
        <w:rPr>
          <w:w w:val="110"/>
          <w:sz w:val="20"/>
        </w:rPr>
        <w:t>the</w:t>
      </w:r>
      <w:r>
        <w:rPr>
          <w:spacing w:val="-3"/>
          <w:w w:val="110"/>
          <w:sz w:val="20"/>
        </w:rPr>
        <w:t xml:space="preserve"> </w:t>
      </w:r>
      <w:ins w:id="2441" w:author="Hussain Hadah" w:date="2026-10-25T19:29:00Z" w16du:dateUtc="2026-10-25T23:29:00Z">
        <w:r w:rsidR="00665139">
          <w:rPr>
            <w:sz w:val="20"/>
          </w:rPr>
          <w:t>2.5th</w:t>
        </w:r>
      </w:ins>
      <w:del w:id="2442" w:author="Hussain Hadah" w:date="2026-10-25T19:29:00Z" w16du:dateUtc="2026-10-25T23:29:00Z">
        <w:r>
          <w:rPr>
            <w:w w:val="110"/>
            <w:sz w:val="20"/>
          </w:rPr>
          <w:delText>covariate</w:delText>
        </w:r>
        <w:r>
          <w:rPr>
            <w:spacing w:val="-3"/>
            <w:w w:val="110"/>
            <w:sz w:val="20"/>
          </w:rPr>
          <w:delText xml:space="preserve"> </w:delText>
        </w:r>
        <w:r>
          <w:rPr>
            <w:w w:val="110"/>
            <w:sz w:val="20"/>
          </w:rPr>
          <w:delText>(or</w:delText>
        </w:r>
        <w:r>
          <w:rPr>
            <w:spacing w:val="-3"/>
            <w:w w:val="110"/>
            <w:sz w:val="20"/>
          </w:rPr>
          <w:delText xml:space="preserve"> </w:delText>
        </w:r>
        <w:r>
          <w:rPr>
            <w:w w:val="110"/>
            <w:sz w:val="20"/>
          </w:rPr>
          <w:delText>discrete</w:delText>
        </w:r>
        <w:r>
          <w:rPr>
            <w:spacing w:val="-3"/>
            <w:w w:val="110"/>
            <w:sz w:val="20"/>
          </w:rPr>
          <w:delText xml:space="preserve"> </w:delText>
        </w:r>
        <w:r>
          <w:rPr>
            <w:w w:val="110"/>
            <w:sz w:val="20"/>
          </w:rPr>
          <w:delText>change</w:delText>
        </w:r>
        <w:r>
          <w:rPr>
            <w:spacing w:val="-3"/>
            <w:w w:val="110"/>
            <w:sz w:val="20"/>
          </w:rPr>
          <w:delText xml:space="preserve"> </w:delText>
        </w:r>
        <w:r>
          <w:rPr>
            <w:w w:val="110"/>
            <w:sz w:val="20"/>
          </w:rPr>
          <w:delText>from</w:delText>
        </w:r>
        <w:r>
          <w:rPr>
            <w:spacing w:val="-3"/>
            <w:w w:val="110"/>
            <w:sz w:val="20"/>
          </w:rPr>
          <w:delText xml:space="preserve"> </w:delText>
        </w:r>
        <w:r>
          <w:rPr>
            <w:w w:val="110"/>
            <w:sz w:val="20"/>
          </w:rPr>
          <w:delText>0</w:delText>
        </w:r>
        <w:r>
          <w:rPr>
            <w:spacing w:val="-3"/>
            <w:w w:val="110"/>
            <w:sz w:val="20"/>
          </w:rPr>
          <w:delText xml:space="preserve"> </w:delText>
        </w:r>
        <w:r>
          <w:rPr>
            <w:w w:val="110"/>
            <w:sz w:val="20"/>
          </w:rPr>
          <w:delText>to</w:delText>
        </w:r>
        <w:r>
          <w:rPr>
            <w:spacing w:val="-3"/>
            <w:w w:val="110"/>
            <w:sz w:val="20"/>
          </w:rPr>
          <w:delText xml:space="preserve"> </w:delText>
        </w:r>
        <w:r>
          <w:rPr>
            <w:w w:val="110"/>
            <w:sz w:val="20"/>
          </w:rPr>
          <w:delText>1</w:delText>
        </w:r>
        <w:r>
          <w:rPr>
            <w:spacing w:val="-3"/>
            <w:w w:val="110"/>
            <w:sz w:val="20"/>
          </w:rPr>
          <w:delText xml:space="preserve"> </w:delText>
        </w:r>
        <w:r>
          <w:rPr>
            <w:w w:val="110"/>
            <w:sz w:val="20"/>
          </w:rPr>
          <w:delText>for</w:delText>
        </w:r>
        <w:r>
          <w:rPr>
            <w:spacing w:val="-3"/>
            <w:w w:val="110"/>
            <w:sz w:val="20"/>
          </w:rPr>
          <w:delText xml:space="preserve"> </w:delText>
        </w:r>
        <w:r>
          <w:rPr>
            <w:w w:val="110"/>
            <w:sz w:val="20"/>
          </w:rPr>
          <w:delText>binary</w:delText>
        </w:r>
        <w:r>
          <w:rPr>
            <w:spacing w:val="-3"/>
            <w:w w:val="110"/>
            <w:sz w:val="20"/>
          </w:rPr>
          <w:delText xml:space="preserve"> </w:delText>
        </w:r>
        <w:r>
          <w:rPr>
            <w:w w:val="110"/>
            <w:sz w:val="20"/>
          </w:rPr>
          <w:delText>vari-ables),</w:delText>
        </w:r>
        <w:r>
          <w:rPr>
            <w:spacing w:val="-14"/>
            <w:w w:val="110"/>
            <w:sz w:val="20"/>
          </w:rPr>
          <w:delText xml:space="preserve"> </w:delText>
        </w:r>
        <w:r>
          <w:rPr>
            <w:w w:val="110"/>
            <w:sz w:val="20"/>
          </w:rPr>
          <w:delText>holding other variables at their sample means.</w:delText>
        </w:r>
        <w:r>
          <w:rPr>
            <w:spacing w:val="40"/>
            <w:w w:val="110"/>
            <w:sz w:val="20"/>
          </w:rPr>
          <w:delText xml:space="preserve"> </w:delText>
        </w:r>
        <w:r>
          <w:rPr>
            <w:w w:val="110"/>
            <w:sz w:val="20"/>
          </w:rPr>
          <w:delText xml:space="preserve">I include region </w:delText>
        </w:r>
        <w:r>
          <w:rPr>
            <w:rFonts w:ascii="Menlo" w:hAnsi="Menlo"/>
            <w:i/>
            <w:w w:val="110"/>
            <w:sz w:val="20"/>
          </w:rPr>
          <w:delText>×</w:delText>
        </w:r>
        <w:r>
          <w:rPr>
            <w:rFonts w:ascii="Menlo" w:hAnsi="Menlo"/>
            <w:i/>
            <w:spacing w:val="-34"/>
            <w:w w:val="110"/>
            <w:sz w:val="20"/>
          </w:rPr>
          <w:delText xml:space="preserve"> </w:delText>
        </w:r>
        <w:r>
          <w:rPr>
            <w:w w:val="110"/>
            <w:sz w:val="20"/>
          </w:rPr>
          <w:delText>year fixed effects with controls</w:delText>
        </w:r>
        <w:r>
          <w:rPr>
            <w:spacing w:val="25"/>
            <w:w w:val="110"/>
            <w:sz w:val="20"/>
          </w:rPr>
          <w:delText xml:space="preserve"> </w:delText>
        </w:r>
        <w:r>
          <w:rPr>
            <w:w w:val="110"/>
            <w:sz w:val="20"/>
          </w:rPr>
          <w:delText>for</w:delText>
        </w:r>
        <w:r>
          <w:rPr>
            <w:spacing w:val="25"/>
            <w:w w:val="110"/>
            <w:sz w:val="20"/>
          </w:rPr>
          <w:delText xml:space="preserve"> </w:delText>
        </w:r>
        <w:r>
          <w:rPr>
            <w:w w:val="110"/>
            <w:sz w:val="20"/>
          </w:rPr>
          <w:delText>quartic</w:delText>
        </w:r>
        <w:r>
          <w:rPr>
            <w:spacing w:val="25"/>
            <w:w w:val="110"/>
            <w:sz w:val="20"/>
          </w:rPr>
          <w:delText xml:space="preserve"> </w:delText>
        </w:r>
        <w:r>
          <w:rPr>
            <w:w w:val="110"/>
            <w:sz w:val="20"/>
          </w:rPr>
          <w:delText>age</w:delText>
        </w:r>
        <w:r>
          <w:rPr>
            <w:spacing w:val="25"/>
            <w:w w:val="110"/>
            <w:sz w:val="20"/>
          </w:rPr>
          <w:delText xml:space="preserve"> </w:delText>
        </w:r>
        <w:r>
          <w:rPr>
            <w:w w:val="110"/>
            <w:sz w:val="20"/>
          </w:rPr>
          <w:delText>and</w:delText>
        </w:r>
        <w:r>
          <w:rPr>
            <w:spacing w:val="25"/>
            <w:w w:val="110"/>
            <w:sz w:val="20"/>
          </w:rPr>
          <w:delText xml:space="preserve"> </w:delText>
        </w:r>
        <w:r>
          <w:rPr>
            <w:w w:val="110"/>
            <w:sz w:val="20"/>
          </w:rPr>
          <w:delText>local</w:delText>
        </w:r>
        <w:r>
          <w:rPr>
            <w:spacing w:val="25"/>
            <w:w w:val="110"/>
            <w:sz w:val="20"/>
          </w:rPr>
          <w:delText xml:space="preserve"> </w:delText>
        </w:r>
        <w:r>
          <w:rPr>
            <w:w w:val="110"/>
            <w:sz w:val="20"/>
          </w:rPr>
          <w:delText>Asian</w:delText>
        </w:r>
        <w:r>
          <w:rPr>
            <w:spacing w:val="25"/>
            <w:w w:val="110"/>
            <w:sz w:val="20"/>
          </w:rPr>
          <w:delText xml:space="preserve"> </w:delText>
        </w:r>
        <w:r>
          <w:rPr>
            <w:w w:val="110"/>
            <w:sz w:val="20"/>
          </w:rPr>
          <w:delText>population</w:delText>
        </w:r>
        <w:r>
          <w:rPr>
            <w:spacing w:val="25"/>
            <w:w w:val="110"/>
            <w:sz w:val="20"/>
          </w:rPr>
          <w:delText xml:space="preserve"> </w:delText>
        </w:r>
        <w:r>
          <w:rPr>
            <w:w w:val="110"/>
            <w:sz w:val="20"/>
          </w:rPr>
          <w:delText>share.</w:delText>
        </w:r>
        <w:r>
          <w:rPr>
            <w:spacing w:val="80"/>
            <w:w w:val="110"/>
            <w:sz w:val="20"/>
          </w:rPr>
          <w:delText xml:space="preserve"> </w:delText>
        </w:r>
        <w:r>
          <w:rPr>
            <w:w w:val="110"/>
            <w:sz w:val="20"/>
          </w:rPr>
          <w:delText>Each</w:delText>
        </w:r>
        <w:r>
          <w:rPr>
            <w:spacing w:val="25"/>
            <w:w w:val="110"/>
            <w:sz w:val="20"/>
          </w:rPr>
          <w:delText xml:space="preserve"> </w:delText>
        </w:r>
        <w:r>
          <w:rPr>
            <w:w w:val="110"/>
            <w:sz w:val="20"/>
          </w:rPr>
          <w:delText>point</w:delText>
        </w:r>
        <w:r>
          <w:rPr>
            <w:spacing w:val="25"/>
            <w:w w:val="110"/>
            <w:sz w:val="20"/>
          </w:rPr>
          <w:delText xml:space="preserve"> </w:delText>
        </w:r>
        <w:r>
          <w:rPr>
            <w:w w:val="110"/>
            <w:sz w:val="20"/>
          </w:rPr>
          <w:delText>corresponds</w:delText>
        </w:r>
        <w:r>
          <w:rPr>
            <w:spacing w:val="25"/>
            <w:w w:val="110"/>
            <w:sz w:val="20"/>
          </w:rPr>
          <w:delText xml:space="preserve"> </w:delText>
        </w:r>
        <w:r>
          <w:rPr>
            <w:w w:val="110"/>
            <w:sz w:val="20"/>
          </w:rPr>
          <w:delText>to</w:delText>
        </w:r>
        <w:r>
          <w:rPr>
            <w:spacing w:val="25"/>
            <w:w w:val="110"/>
            <w:sz w:val="20"/>
          </w:rPr>
          <w:delText xml:space="preserve"> </w:delText>
        </w:r>
        <w:r>
          <w:rPr>
            <w:w w:val="110"/>
            <w:sz w:val="20"/>
          </w:rPr>
          <w:delText>the</w:delText>
        </w:r>
        <w:r>
          <w:rPr>
            <w:spacing w:val="25"/>
            <w:w w:val="110"/>
            <w:sz w:val="20"/>
          </w:rPr>
          <w:delText xml:space="preserve"> </w:delText>
        </w:r>
        <w:r>
          <w:rPr>
            <w:w w:val="110"/>
            <w:sz w:val="20"/>
          </w:rPr>
          <w:delText>me-dian marginal effect across 1,000 bootstrap resamples, with 95% percentile confidence intervals. Second-generation</w:delText>
        </w:r>
        <w:r>
          <w:rPr>
            <w:spacing w:val="-6"/>
            <w:w w:val="110"/>
            <w:sz w:val="20"/>
          </w:rPr>
          <w:delText xml:space="preserve"> </w:delText>
        </w:r>
        <w:r>
          <w:rPr>
            <w:w w:val="110"/>
            <w:sz w:val="20"/>
          </w:rPr>
          <w:delText>Asian</w:delText>
        </w:r>
        <w:r>
          <w:rPr>
            <w:spacing w:val="-6"/>
            <w:w w:val="110"/>
            <w:sz w:val="20"/>
          </w:rPr>
          <w:delText xml:space="preserve"> </w:delText>
        </w:r>
        <w:r>
          <w:rPr>
            <w:w w:val="110"/>
            <w:sz w:val="20"/>
          </w:rPr>
          <w:delText>Americans</w:delText>
        </w:r>
        <w:r>
          <w:rPr>
            <w:spacing w:val="-6"/>
            <w:w w:val="110"/>
            <w:sz w:val="20"/>
          </w:rPr>
          <w:delText xml:space="preserve"> </w:delText>
        </w:r>
        <w:r>
          <w:rPr>
            <w:w w:val="110"/>
            <w:sz w:val="20"/>
          </w:rPr>
          <w:delText>are</w:delText>
        </w:r>
        <w:r>
          <w:rPr>
            <w:spacing w:val="-6"/>
            <w:w w:val="110"/>
            <w:sz w:val="20"/>
          </w:rPr>
          <w:delText xml:space="preserve"> </w:delText>
        </w:r>
        <w:r>
          <w:rPr>
            <w:w w:val="110"/>
            <w:sz w:val="20"/>
          </w:rPr>
          <w:delText>native-born</w:delText>
        </w:r>
        <w:r>
          <w:rPr>
            <w:spacing w:val="-6"/>
            <w:w w:val="110"/>
            <w:sz w:val="20"/>
          </w:rPr>
          <w:delText xml:space="preserve"> </w:delText>
        </w:r>
        <w:r>
          <w:rPr>
            <w:w w:val="110"/>
            <w:sz w:val="20"/>
          </w:rPr>
          <w:delText>individuals</w:delText>
        </w:r>
        <w:r>
          <w:rPr>
            <w:spacing w:val="-6"/>
            <w:w w:val="110"/>
            <w:sz w:val="20"/>
          </w:rPr>
          <w:delText xml:space="preserve"> </w:delText>
        </w:r>
        <w:r>
          <w:rPr>
            <w:w w:val="110"/>
            <w:sz w:val="20"/>
          </w:rPr>
          <w:delText>with</w:delText>
        </w:r>
        <w:r>
          <w:rPr>
            <w:spacing w:val="-6"/>
            <w:w w:val="110"/>
            <w:sz w:val="20"/>
          </w:rPr>
          <w:delText xml:space="preserve"> </w:delText>
        </w:r>
        <w:r>
          <w:rPr>
            <w:w w:val="110"/>
            <w:sz w:val="20"/>
          </w:rPr>
          <w:delText>at</w:delText>
        </w:r>
        <w:r>
          <w:rPr>
            <w:spacing w:val="-6"/>
            <w:w w:val="110"/>
            <w:sz w:val="20"/>
          </w:rPr>
          <w:delText xml:space="preserve"> </w:delText>
        </w:r>
        <w:r>
          <w:rPr>
            <w:w w:val="110"/>
            <w:sz w:val="20"/>
          </w:rPr>
          <w:delText>least</w:delText>
        </w:r>
        <w:r>
          <w:rPr>
            <w:spacing w:val="-6"/>
            <w:w w:val="110"/>
            <w:sz w:val="20"/>
          </w:rPr>
          <w:delText xml:space="preserve"> </w:delText>
        </w:r>
        <w:r>
          <w:rPr>
            <w:w w:val="110"/>
            <w:sz w:val="20"/>
          </w:rPr>
          <w:delText>one</w:delText>
        </w:r>
        <w:r>
          <w:rPr>
            <w:spacing w:val="-6"/>
            <w:w w:val="110"/>
            <w:sz w:val="20"/>
          </w:rPr>
          <w:delText xml:space="preserve"> </w:delText>
        </w:r>
        <w:r>
          <w:rPr>
            <w:w w:val="110"/>
            <w:sz w:val="20"/>
          </w:rPr>
          <w:delText>Asian-born</w:delText>
        </w:r>
        <w:r>
          <w:rPr>
            <w:spacing w:val="-6"/>
            <w:w w:val="110"/>
            <w:sz w:val="20"/>
          </w:rPr>
          <w:delText xml:space="preserve"> </w:delText>
        </w:r>
        <w:r>
          <w:rPr>
            <w:w w:val="110"/>
            <w:sz w:val="20"/>
          </w:rPr>
          <w:delText>par-</w:delText>
        </w:r>
        <w:r>
          <w:rPr>
            <w:spacing w:val="-4"/>
            <w:w w:val="110"/>
            <w:sz w:val="20"/>
          </w:rPr>
          <w:delText>ent.</w:delText>
        </w:r>
      </w:del>
    </w:p>
    <w:p w14:paraId="2463D829" w14:textId="77777777" w:rsidR="00E746E6" w:rsidRDefault="00E746E6">
      <w:pPr>
        <w:spacing w:line="249" w:lineRule="auto"/>
        <w:jc w:val="both"/>
        <w:rPr>
          <w:del w:id="2443" w:author="Hussain Hadah" w:date="2026-10-25T19:29:00Z" w16du:dateUtc="2026-10-25T23:29:00Z"/>
          <w:sz w:val="20"/>
        </w:rPr>
        <w:sectPr w:rsidR="00E746E6">
          <w:pgSz w:w="12240" w:h="15840"/>
          <w:pgMar w:top="1800" w:right="1440" w:bottom="2460" w:left="1800" w:header="0" w:footer="2279" w:gutter="0"/>
          <w:cols w:space="720"/>
        </w:sectPr>
      </w:pPr>
    </w:p>
    <w:p w14:paraId="25686FEB" w14:textId="77777777" w:rsidR="00E746E6" w:rsidRDefault="000245FA">
      <w:pPr>
        <w:pStyle w:val="BodyText"/>
        <w:spacing w:before="79" w:line="252" w:lineRule="auto"/>
        <w:ind w:left="36" w:right="393"/>
        <w:jc w:val="both"/>
        <w:rPr>
          <w:del w:id="2444" w:author="Hussain Hadah" w:date="2026-10-25T19:29:00Z" w16du:dateUtc="2026-10-25T23:29:00Z"/>
        </w:rPr>
      </w:pPr>
      <w:del w:id="2445" w:author="Hussain Hadah" w:date="2026-10-25T19:29:00Z" w16du:dateUtc="2026-10-25T23:29:00Z">
        <w:r>
          <w:rPr>
            <w:w w:val="110"/>
          </w:rPr>
          <w:lastRenderedPageBreak/>
          <w:delText>Figure</w:delText>
        </w:r>
        <w:r>
          <w:rPr>
            <w:spacing w:val="-7"/>
            <w:w w:val="110"/>
          </w:rPr>
          <w:delText xml:space="preserve"> </w:delText>
        </w:r>
        <w:r>
          <w:rPr>
            <w:w w:val="110"/>
          </w:rPr>
          <w:delText>12:</w:delText>
        </w:r>
        <w:r>
          <w:rPr>
            <w:spacing w:val="15"/>
            <w:w w:val="110"/>
          </w:rPr>
          <w:delText xml:space="preserve"> </w:delText>
        </w:r>
        <w:r>
          <w:rPr>
            <w:w w:val="110"/>
          </w:rPr>
          <w:delText>Marginal</w:delText>
        </w:r>
        <w:r>
          <w:rPr>
            <w:spacing w:val="-7"/>
            <w:w w:val="110"/>
          </w:rPr>
          <w:delText xml:space="preserve"> </w:delText>
        </w:r>
        <w:r>
          <w:rPr>
            <w:w w:val="110"/>
          </w:rPr>
          <w:delText>Effects</w:delText>
        </w:r>
        <w:r>
          <w:rPr>
            <w:spacing w:val="-7"/>
            <w:w w:val="110"/>
          </w:rPr>
          <w:delText xml:space="preserve"> </w:delText>
        </w:r>
        <w:r>
          <w:rPr>
            <w:w w:val="110"/>
          </w:rPr>
          <w:delText>of</w:delText>
        </w:r>
        <w:r>
          <w:rPr>
            <w:spacing w:val="-8"/>
            <w:w w:val="110"/>
          </w:rPr>
          <w:delText xml:space="preserve"> </w:delText>
        </w:r>
        <w:r>
          <w:rPr>
            <w:w w:val="110"/>
          </w:rPr>
          <w:delText>Key</w:delText>
        </w:r>
        <w:r>
          <w:rPr>
            <w:spacing w:val="-7"/>
            <w:w w:val="110"/>
          </w:rPr>
          <w:delText xml:space="preserve"> </w:delText>
        </w:r>
        <w:r>
          <w:rPr>
            <w:w w:val="110"/>
          </w:rPr>
          <w:delText>Covariates</w:delText>
        </w:r>
        <w:r>
          <w:rPr>
            <w:spacing w:val="-7"/>
            <w:w w:val="110"/>
          </w:rPr>
          <w:delText xml:space="preserve"> </w:delText>
        </w:r>
        <w:r>
          <w:rPr>
            <w:w w:val="110"/>
          </w:rPr>
          <w:delText>on</w:delText>
        </w:r>
        <w:r>
          <w:rPr>
            <w:spacing w:val="-8"/>
            <w:w w:val="110"/>
          </w:rPr>
          <w:delText xml:space="preserve"> </w:delText>
        </w:r>
        <w:r>
          <w:rPr>
            <w:w w:val="110"/>
          </w:rPr>
          <w:delText>Racial</w:delText>
        </w:r>
        <w:r>
          <w:rPr>
            <w:spacing w:val="-7"/>
            <w:w w:val="110"/>
          </w:rPr>
          <w:delText xml:space="preserve"> </w:delText>
        </w:r>
        <w:r>
          <w:rPr>
            <w:w w:val="110"/>
          </w:rPr>
          <w:delText>Identity</w:delText>
        </w:r>
        <w:r>
          <w:rPr>
            <w:spacing w:val="-7"/>
            <w:w w:val="110"/>
          </w:rPr>
          <w:delText xml:space="preserve"> </w:delText>
        </w:r>
        <w:r>
          <w:rPr>
            <w:w w:val="110"/>
          </w:rPr>
          <w:delText>Choice</w:delText>
        </w:r>
        <w:r>
          <w:rPr>
            <w:spacing w:val="-8"/>
            <w:w w:val="110"/>
          </w:rPr>
          <w:delText xml:space="preserve"> </w:delText>
        </w:r>
        <w:r>
          <w:rPr>
            <w:w w:val="110"/>
          </w:rPr>
          <w:delText>(Pooled Third-Generation Asian Americans)</w:delText>
        </w:r>
      </w:del>
    </w:p>
    <w:p w14:paraId="329A47BD" w14:textId="77777777" w:rsidR="00E746E6" w:rsidRDefault="000245FA">
      <w:pPr>
        <w:pStyle w:val="BodyText"/>
        <w:spacing w:before="4"/>
        <w:rPr>
          <w:del w:id="2446" w:author="Hussain Hadah" w:date="2026-10-25T19:29:00Z" w16du:dateUtc="2026-10-25T23:29:00Z"/>
          <w:sz w:val="17"/>
        </w:rPr>
      </w:pPr>
      <w:del w:id="2447" w:author="Hussain Hadah" w:date="2026-10-25T19:29:00Z" w16du:dateUtc="2026-10-25T23:29:00Z">
        <w:r>
          <w:rPr>
            <w:noProof/>
            <w:sz w:val="17"/>
          </w:rPr>
          <w:drawing>
            <wp:anchor distT="0" distB="0" distL="0" distR="0" simplePos="0" relativeHeight="487615488" behindDoc="1" locked="0" layoutInCell="1" allowOverlap="1" wp14:anchorId="4851041B" wp14:editId="671758E5">
              <wp:simplePos x="0" y="0"/>
              <wp:positionH relativeFrom="page">
                <wp:posOffset>2141579</wp:posOffset>
              </wp:positionH>
              <wp:positionV relativeFrom="paragraph">
                <wp:posOffset>142072</wp:posOffset>
              </wp:positionV>
              <wp:extent cx="3158490" cy="1571625"/>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81" cstate="print"/>
                      <a:stretch>
                        <a:fillRect/>
                      </a:stretch>
                    </pic:blipFill>
                    <pic:spPr>
                      <a:xfrm>
                        <a:off x="0" y="0"/>
                        <a:ext cx="3158490" cy="1571625"/>
                      </a:xfrm>
                      <a:prstGeom prst="rect">
                        <a:avLst/>
                      </a:prstGeom>
                    </pic:spPr>
                  </pic:pic>
                </a:graphicData>
              </a:graphic>
            </wp:anchor>
          </w:drawing>
        </w:r>
      </w:del>
    </w:p>
    <w:p w14:paraId="63BEEE6E" w14:textId="77777777" w:rsidR="00E746E6" w:rsidRDefault="000245FA">
      <w:pPr>
        <w:spacing w:before="201" w:line="249" w:lineRule="auto"/>
        <w:ind w:left="36" w:right="393"/>
        <w:jc w:val="both"/>
        <w:rPr>
          <w:del w:id="2448" w:author="Hussain Hadah" w:date="2026-10-25T19:29:00Z" w16du:dateUtc="2026-10-25T23:29:00Z"/>
          <w:sz w:val="20"/>
        </w:rPr>
      </w:pPr>
      <w:del w:id="2449" w:author="Hussain Hadah" w:date="2026-10-25T19:29:00Z" w16du:dateUtc="2026-10-25T23:29:00Z">
        <w:r>
          <w:rPr>
            <w:w w:val="110"/>
            <w:sz w:val="20"/>
          </w:rPr>
          <w:delText>This</w:delText>
        </w:r>
        <w:r>
          <w:rPr>
            <w:spacing w:val="-14"/>
            <w:w w:val="110"/>
            <w:sz w:val="20"/>
          </w:rPr>
          <w:delText xml:space="preserve"> </w:delText>
        </w:r>
        <w:r>
          <w:rPr>
            <w:w w:val="110"/>
            <w:sz w:val="20"/>
          </w:rPr>
          <w:delText>figure</w:delText>
        </w:r>
        <w:r>
          <w:rPr>
            <w:spacing w:val="-13"/>
            <w:w w:val="110"/>
            <w:sz w:val="20"/>
          </w:rPr>
          <w:delText xml:space="preserve"> </w:delText>
        </w:r>
        <w:r>
          <w:rPr>
            <w:w w:val="110"/>
            <w:sz w:val="20"/>
          </w:rPr>
          <w:delText>displays</w:delText>
        </w:r>
        <w:r>
          <w:rPr>
            <w:spacing w:val="-14"/>
            <w:w w:val="110"/>
            <w:sz w:val="20"/>
          </w:rPr>
          <w:delText xml:space="preserve"> </w:delText>
        </w:r>
        <w:r>
          <w:rPr>
            <w:w w:val="110"/>
            <w:sz w:val="20"/>
          </w:rPr>
          <w:delText>the</w:delText>
        </w:r>
        <w:r>
          <w:rPr>
            <w:spacing w:val="-13"/>
            <w:w w:val="110"/>
            <w:sz w:val="20"/>
          </w:rPr>
          <w:delText xml:space="preserve"> </w:delText>
        </w:r>
        <w:r>
          <w:rPr>
            <w:w w:val="110"/>
            <w:sz w:val="20"/>
          </w:rPr>
          <w:delText>marginal</w:delText>
        </w:r>
        <w:r>
          <w:rPr>
            <w:spacing w:val="-14"/>
            <w:w w:val="110"/>
            <w:sz w:val="20"/>
          </w:rPr>
          <w:delText xml:space="preserve"> </w:delText>
        </w:r>
        <w:r>
          <w:rPr>
            <w:w w:val="110"/>
            <w:sz w:val="20"/>
          </w:rPr>
          <w:delText>effects</w:delText>
        </w:r>
        <w:r>
          <w:rPr>
            <w:spacing w:val="-13"/>
            <w:w w:val="110"/>
            <w:sz w:val="20"/>
          </w:rPr>
          <w:delText xml:space="preserve"> </w:delText>
        </w:r>
        <w:r>
          <w:rPr>
            <w:w w:val="110"/>
            <w:sz w:val="20"/>
          </w:rPr>
          <w:delText>of</w:delText>
        </w:r>
        <w:r>
          <w:rPr>
            <w:spacing w:val="-14"/>
            <w:w w:val="110"/>
            <w:sz w:val="20"/>
          </w:rPr>
          <w:delText xml:space="preserve"> </w:delText>
        </w:r>
        <w:r>
          <w:rPr>
            <w:w w:val="110"/>
            <w:sz w:val="20"/>
          </w:rPr>
          <w:delText>key</w:delText>
        </w:r>
        <w:r>
          <w:rPr>
            <w:spacing w:val="-13"/>
            <w:w w:val="110"/>
            <w:sz w:val="20"/>
          </w:rPr>
          <w:delText xml:space="preserve"> </w:delText>
        </w:r>
        <w:r>
          <w:rPr>
            <w:w w:val="110"/>
            <w:sz w:val="20"/>
          </w:rPr>
          <w:delText>covariates</w:delText>
        </w:r>
        <w:r>
          <w:rPr>
            <w:spacing w:val="-14"/>
            <w:w w:val="110"/>
            <w:sz w:val="20"/>
          </w:rPr>
          <w:delText xml:space="preserve"> </w:delText>
        </w:r>
        <w:r>
          <w:rPr>
            <w:w w:val="110"/>
            <w:sz w:val="20"/>
          </w:rPr>
          <w:delText>on</w:delText>
        </w:r>
        <w:r>
          <w:rPr>
            <w:spacing w:val="-13"/>
            <w:w w:val="110"/>
            <w:sz w:val="20"/>
          </w:rPr>
          <w:delText xml:space="preserve"> </w:delText>
        </w:r>
        <w:r>
          <w:rPr>
            <w:w w:val="110"/>
            <w:sz w:val="20"/>
          </w:rPr>
          <w:delText>the</w:delText>
        </w:r>
        <w:r>
          <w:rPr>
            <w:spacing w:val="-14"/>
            <w:w w:val="110"/>
            <w:sz w:val="20"/>
          </w:rPr>
          <w:delText xml:space="preserve"> </w:delText>
        </w:r>
        <w:r>
          <w:rPr>
            <w:w w:val="110"/>
            <w:sz w:val="20"/>
          </w:rPr>
          <w:delText>probability</w:delText>
        </w:r>
        <w:r>
          <w:rPr>
            <w:spacing w:val="-13"/>
            <w:w w:val="110"/>
            <w:sz w:val="20"/>
          </w:rPr>
          <w:delText xml:space="preserve"> </w:delText>
        </w:r>
        <w:r>
          <w:rPr>
            <w:w w:val="110"/>
            <w:sz w:val="20"/>
          </w:rPr>
          <w:delText>of</w:delText>
        </w:r>
        <w:r>
          <w:rPr>
            <w:spacing w:val="-14"/>
            <w:w w:val="110"/>
            <w:sz w:val="20"/>
          </w:rPr>
          <w:delText xml:space="preserve"> </w:delText>
        </w:r>
        <w:r>
          <w:rPr>
            <w:w w:val="110"/>
            <w:sz w:val="20"/>
          </w:rPr>
          <w:delText>each</w:delText>
        </w:r>
        <w:r>
          <w:rPr>
            <w:spacing w:val="-13"/>
            <w:w w:val="110"/>
            <w:sz w:val="20"/>
          </w:rPr>
          <w:delText xml:space="preserve"> </w:delText>
        </w:r>
        <w:r>
          <w:rPr>
            <w:w w:val="110"/>
            <w:sz w:val="20"/>
          </w:rPr>
          <w:delText>racial</w:delText>
        </w:r>
        <w:r>
          <w:rPr>
            <w:spacing w:val="-14"/>
            <w:w w:val="110"/>
            <w:sz w:val="20"/>
          </w:rPr>
          <w:delText xml:space="preserve"> </w:delText>
        </w:r>
        <w:r>
          <w:rPr>
            <w:w w:val="110"/>
            <w:sz w:val="20"/>
          </w:rPr>
          <w:delText>identifi-cation outcome, estimated from equation (</w:delText>
        </w:r>
        <w:r w:rsidR="00E746E6">
          <w:fldChar w:fldCharType="begin"/>
        </w:r>
        <w:r w:rsidR="00E746E6">
          <w:delInstrText>HYPERLINK \l "_bookmark11"</w:delInstrText>
        </w:r>
        <w:r w:rsidR="00E746E6">
          <w:fldChar w:fldCharType="separate"/>
        </w:r>
        <w:r w:rsidR="00E746E6">
          <w:rPr>
            <w:color w:val="0000FF"/>
            <w:w w:val="110"/>
            <w:sz w:val="20"/>
          </w:rPr>
          <w:delText>4</w:delText>
        </w:r>
        <w:r w:rsidR="00E746E6">
          <w:fldChar w:fldCharType="end"/>
        </w:r>
        <w:r>
          <w:rPr>
            <w:w w:val="110"/>
            <w:sz w:val="20"/>
          </w:rPr>
          <w:delText>) using multinomial logit models for all pooled third-generation Asian Americans.</w:delText>
        </w:r>
        <w:r>
          <w:rPr>
            <w:spacing w:val="40"/>
            <w:w w:val="110"/>
            <w:sz w:val="20"/>
          </w:rPr>
          <w:delText xml:space="preserve"> </w:delText>
        </w:r>
        <w:r>
          <w:rPr>
            <w:w w:val="110"/>
            <w:sz w:val="20"/>
          </w:rPr>
          <w:delText>Marginal effects represent the change in predicted probability for</w:delText>
        </w:r>
        <w:r>
          <w:rPr>
            <w:spacing w:val="80"/>
            <w:w w:val="110"/>
            <w:sz w:val="20"/>
          </w:rPr>
          <w:delText xml:space="preserve"> </w:delText>
        </w:r>
        <w:r>
          <w:rPr>
            <w:w w:val="110"/>
            <w:sz w:val="20"/>
          </w:rPr>
          <w:delText>a</w:delText>
        </w:r>
        <w:r>
          <w:rPr>
            <w:spacing w:val="16"/>
            <w:w w:val="110"/>
            <w:sz w:val="20"/>
          </w:rPr>
          <w:delText xml:space="preserve"> </w:delText>
        </w:r>
        <w:r>
          <w:rPr>
            <w:w w:val="110"/>
            <w:sz w:val="20"/>
          </w:rPr>
          <w:delText>one-unit</w:delText>
        </w:r>
        <w:r>
          <w:rPr>
            <w:spacing w:val="16"/>
            <w:w w:val="110"/>
            <w:sz w:val="20"/>
          </w:rPr>
          <w:delText xml:space="preserve"> </w:delText>
        </w:r>
        <w:r>
          <w:rPr>
            <w:w w:val="110"/>
            <w:sz w:val="20"/>
          </w:rPr>
          <w:delText>increase</w:delText>
        </w:r>
        <w:r>
          <w:rPr>
            <w:spacing w:val="16"/>
            <w:w w:val="110"/>
            <w:sz w:val="20"/>
          </w:rPr>
          <w:delText xml:space="preserve"> </w:delText>
        </w:r>
        <w:r>
          <w:rPr>
            <w:w w:val="110"/>
            <w:sz w:val="20"/>
          </w:rPr>
          <w:delText>in</w:delText>
        </w:r>
        <w:r>
          <w:rPr>
            <w:spacing w:val="16"/>
            <w:w w:val="110"/>
            <w:sz w:val="20"/>
          </w:rPr>
          <w:delText xml:space="preserve"> </w:delText>
        </w:r>
        <w:r>
          <w:rPr>
            <w:w w:val="110"/>
            <w:sz w:val="20"/>
          </w:rPr>
          <w:delText>the</w:delText>
        </w:r>
        <w:r>
          <w:rPr>
            <w:spacing w:val="16"/>
            <w:w w:val="110"/>
            <w:sz w:val="20"/>
          </w:rPr>
          <w:delText xml:space="preserve"> </w:delText>
        </w:r>
        <w:r>
          <w:rPr>
            <w:w w:val="110"/>
            <w:sz w:val="20"/>
          </w:rPr>
          <w:delText>covariate</w:delText>
        </w:r>
        <w:r>
          <w:rPr>
            <w:spacing w:val="16"/>
            <w:w w:val="110"/>
            <w:sz w:val="20"/>
          </w:rPr>
          <w:delText xml:space="preserve"> </w:delText>
        </w:r>
        <w:r>
          <w:rPr>
            <w:w w:val="110"/>
            <w:sz w:val="20"/>
          </w:rPr>
          <w:delText>(or</w:delText>
        </w:r>
        <w:r>
          <w:rPr>
            <w:spacing w:val="16"/>
            <w:w w:val="110"/>
            <w:sz w:val="20"/>
          </w:rPr>
          <w:delText xml:space="preserve"> </w:delText>
        </w:r>
        <w:r>
          <w:rPr>
            <w:w w:val="110"/>
            <w:sz w:val="20"/>
          </w:rPr>
          <w:delText>discrete</w:delText>
        </w:r>
        <w:r>
          <w:rPr>
            <w:spacing w:val="16"/>
            <w:w w:val="110"/>
            <w:sz w:val="20"/>
          </w:rPr>
          <w:delText xml:space="preserve"> </w:delText>
        </w:r>
        <w:r>
          <w:rPr>
            <w:w w:val="110"/>
            <w:sz w:val="20"/>
          </w:rPr>
          <w:delText>change</w:delText>
        </w:r>
        <w:r>
          <w:rPr>
            <w:spacing w:val="16"/>
            <w:w w:val="110"/>
            <w:sz w:val="20"/>
          </w:rPr>
          <w:delText xml:space="preserve"> </w:delText>
        </w:r>
        <w:r>
          <w:rPr>
            <w:w w:val="110"/>
            <w:sz w:val="20"/>
          </w:rPr>
          <w:delText>from</w:delText>
        </w:r>
        <w:r>
          <w:rPr>
            <w:spacing w:val="16"/>
            <w:w w:val="110"/>
            <w:sz w:val="20"/>
          </w:rPr>
          <w:delText xml:space="preserve"> </w:delText>
        </w:r>
        <w:r>
          <w:rPr>
            <w:w w:val="110"/>
            <w:sz w:val="20"/>
          </w:rPr>
          <w:delText>0</w:delText>
        </w:r>
        <w:r>
          <w:rPr>
            <w:spacing w:val="16"/>
            <w:w w:val="110"/>
            <w:sz w:val="20"/>
          </w:rPr>
          <w:delText xml:space="preserve"> </w:delText>
        </w:r>
        <w:r>
          <w:rPr>
            <w:w w:val="110"/>
            <w:sz w:val="20"/>
          </w:rPr>
          <w:delText>to</w:delText>
        </w:r>
        <w:r>
          <w:rPr>
            <w:spacing w:val="16"/>
            <w:w w:val="110"/>
            <w:sz w:val="20"/>
          </w:rPr>
          <w:delText xml:space="preserve"> </w:delText>
        </w:r>
        <w:r>
          <w:rPr>
            <w:w w:val="110"/>
            <w:sz w:val="20"/>
          </w:rPr>
          <w:delText>1</w:delText>
        </w:r>
        <w:r>
          <w:rPr>
            <w:spacing w:val="16"/>
            <w:w w:val="110"/>
            <w:sz w:val="20"/>
          </w:rPr>
          <w:delText xml:space="preserve"> </w:delText>
        </w:r>
        <w:r>
          <w:rPr>
            <w:w w:val="110"/>
            <w:sz w:val="20"/>
          </w:rPr>
          <w:delText>for</w:delText>
        </w:r>
        <w:r>
          <w:rPr>
            <w:spacing w:val="16"/>
            <w:w w:val="110"/>
            <w:sz w:val="20"/>
          </w:rPr>
          <w:delText xml:space="preserve"> </w:delText>
        </w:r>
        <w:r>
          <w:rPr>
            <w:w w:val="110"/>
            <w:sz w:val="20"/>
          </w:rPr>
          <w:delText>binary</w:delText>
        </w:r>
        <w:r>
          <w:rPr>
            <w:spacing w:val="16"/>
            <w:w w:val="110"/>
            <w:sz w:val="20"/>
          </w:rPr>
          <w:delText xml:space="preserve"> </w:delText>
        </w:r>
        <w:r>
          <w:rPr>
            <w:w w:val="110"/>
            <w:sz w:val="20"/>
          </w:rPr>
          <w:delText>variables),</w:delText>
        </w:r>
        <w:r>
          <w:rPr>
            <w:spacing w:val="22"/>
            <w:w w:val="110"/>
            <w:sz w:val="20"/>
          </w:rPr>
          <w:delText xml:space="preserve"> </w:delText>
        </w:r>
        <w:r>
          <w:rPr>
            <w:w w:val="110"/>
            <w:sz w:val="20"/>
          </w:rPr>
          <w:delText>hold-ing</w:delText>
        </w:r>
        <w:r>
          <w:rPr>
            <w:spacing w:val="-14"/>
            <w:w w:val="110"/>
            <w:sz w:val="20"/>
          </w:rPr>
          <w:delText xml:space="preserve"> </w:delText>
        </w:r>
        <w:r>
          <w:rPr>
            <w:w w:val="110"/>
            <w:sz w:val="20"/>
          </w:rPr>
          <w:delText>other</w:delText>
        </w:r>
        <w:r>
          <w:rPr>
            <w:spacing w:val="-12"/>
            <w:w w:val="110"/>
            <w:sz w:val="20"/>
          </w:rPr>
          <w:delText xml:space="preserve"> </w:delText>
        </w:r>
        <w:r>
          <w:rPr>
            <w:w w:val="110"/>
            <w:sz w:val="20"/>
          </w:rPr>
          <w:delText>variables at their sample means.</w:delText>
        </w:r>
        <w:r>
          <w:rPr>
            <w:spacing w:val="39"/>
            <w:w w:val="110"/>
            <w:sz w:val="20"/>
          </w:rPr>
          <w:delText xml:space="preserve"> </w:delText>
        </w:r>
        <w:r>
          <w:rPr>
            <w:w w:val="110"/>
            <w:sz w:val="20"/>
          </w:rPr>
          <w:delText xml:space="preserve">I include region </w:delText>
        </w:r>
        <w:r>
          <w:rPr>
            <w:rFonts w:ascii="Menlo" w:hAnsi="Menlo"/>
            <w:i/>
            <w:w w:val="110"/>
            <w:sz w:val="20"/>
          </w:rPr>
          <w:delText>×</w:delText>
        </w:r>
        <w:r>
          <w:rPr>
            <w:rFonts w:ascii="Menlo" w:hAnsi="Menlo"/>
            <w:i/>
            <w:spacing w:val="-34"/>
            <w:w w:val="110"/>
            <w:sz w:val="20"/>
          </w:rPr>
          <w:delText xml:space="preserve"> </w:delText>
        </w:r>
        <w:r>
          <w:rPr>
            <w:w w:val="110"/>
            <w:sz w:val="20"/>
          </w:rPr>
          <w:delText>year fixed effects with controls for quartic age and local Asian population share.</w:delText>
        </w:r>
        <w:r>
          <w:rPr>
            <w:spacing w:val="24"/>
            <w:w w:val="110"/>
            <w:sz w:val="20"/>
          </w:rPr>
          <w:delText xml:space="preserve"> </w:delText>
        </w:r>
        <w:r>
          <w:rPr>
            <w:w w:val="110"/>
            <w:sz w:val="20"/>
          </w:rPr>
          <w:delText>Each estimate is the median across 1,000 bootstrap resamples, and 95% percentile confidence intervals accompany every point.</w:delText>
        </w:r>
      </w:del>
    </w:p>
    <w:p w14:paraId="2ECDEAD2" w14:textId="77777777" w:rsidR="00E746E6" w:rsidRDefault="00E746E6">
      <w:pPr>
        <w:spacing w:line="249" w:lineRule="auto"/>
        <w:jc w:val="both"/>
        <w:rPr>
          <w:del w:id="2450" w:author="Hussain Hadah" w:date="2026-10-25T19:29:00Z" w16du:dateUtc="2026-10-25T23:29:00Z"/>
          <w:sz w:val="20"/>
        </w:rPr>
        <w:sectPr w:rsidR="00E746E6">
          <w:pgSz w:w="12240" w:h="15840"/>
          <w:pgMar w:top="1800" w:right="1440" w:bottom="2460" w:left="1800" w:header="0" w:footer="2279" w:gutter="0"/>
          <w:cols w:space="720"/>
        </w:sectPr>
      </w:pPr>
    </w:p>
    <w:p w14:paraId="2CB6539B" w14:textId="77777777" w:rsidR="00E746E6" w:rsidRDefault="000245FA">
      <w:pPr>
        <w:pStyle w:val="BodyText"/>
        <w:spacing w:before="79" w:line="252" w:lineRule="auto"/>
        <w:ind w:left="36" w:right="393"/>
        <w:jc w:val="both"/>
        <w:rPr>
          <w:del w:id="2451" w:author="Hussain Hadah" w:date="2026-10-25T19:29:00Z" w16du:dateUtc="2026-10-25T23:29:00Z"/>
        </w:rPr>
      </w:pPr>
      <w:bookmarkStart w:id="2452" w:name="_bookmark82"/>
      <w:bookmarkEnd w:id="2452"/>
      <w:del w:id="2453" w:author="Hussain Hadah" w:date="2026-10-25T19:29:00Z" w16du:dateUtc="2026-10-25T23:29:00Z">
        <w:r>
          <w:rPr>
            <w:w w:val="110"/>
          </w:rPr>
          <w:lastRenderedPageBreak/>
          <w:delText>Figure</w:delText>
        </w:r>
        <w:r>
          <w:rPr>
            <w:spacing w:val="-17"/>
            <w:w w:val="110"/>
          </w:rPr>
          <w:delText xml:space="preserve"> </w:delText>
        </w:r>
        <w:r>
          <w:rPr>
            <w:w w:val="110"/>
          </w:rPr>
          <w:delText>13:</w:delText>
        </w:r>
        <w:r>
          <w:rPr>
            <w:spacing w:val="-2"/>
            <w:w w:val="110"/>
          </w:rPr>
          <w:delText xml:space="preserve"> </w:delText>
        </w:r>
        <w:r>
          <w:rPr>
            <w:w w:val="110"/>
          </w:rPr>
          <w:delText>Marginal</w:delText>
        </w:r>
        <w:r>
          <w:rPr>
            <w:spacing w:val="-17"/>
            <w:w w:val="110"/>
          </w:rPr>
          <w:delText xml:space="preserve"> </w:delText>
        </w:r>
        <w:r>
          <w:rPr>
            <w:w w:val="110"/>
          </w:rPr>
          <w:delText>Effects</w:delText>
        </w:r>
        <w:r>
          <w:rPr>
            <w:spacing w:val="-16"/>
            <w:w w:val="110"/>
          </w:rPr>
          <w:delText xml:space="preserve"> </w:delText>
        </w:r>
        <w:r>
          <w:rPr>
            <w:w w:val="110"/>
          </w:rPr>
          <w:delText>of</w:delText>
        </w:r>
        <w:r>
          <w:rPr>
            <w:spacing w:val="-17"/>
            <w:w w:val="110"/>
          </w:rPr>
          <w:delText xml:space="preserve"> </w:delText>
        </w:r>
        <w:r>
          <w:rPr>
            <w:w w:val="110"/>
          </w:rPr>
          <w:delText>Key</w:delText>
        </w:r>
        <w:r>
          <w:rPr>
            <w:spacing w:val="-16"/>
            <w:w w:val="110"/>
          </w:rPr>
          <w:delText xml:space="preserve"> </w:delText>
        </w:r>
        <w:r>
          <w:rPr>
            <w:w w:val="110"/>
          </w:rPr>
          <w:delText>Covariates</w:delText>
        </w:r>
        <w:r>
          <w:rPr>
            <w:spacing w:val="-16"/>
            <w:w w:val="110"/>
          </w:rPr>
          <w:delText xml:space="preserve"> </w:delText>
        </w:r>
        <w:r>
          <w:rPr>
            <w:w w:val="110"/>
          </w:rPr>
          <w:delText>on</w:delText>
        </w:r>
        <w:r>
          <w:rPr>
            <w:spacing w:val="-17"/>
            <w:w w:val="110"/>
          </w:rPr>
          <w:delText xml:space="preserve"> </w:delText>
        </w:r>
        <w:r>
          <w:rPr>
            <w:w w:val="110"/>
          </w:rPr>
          <w:delText>Racial</w:delText>
        </w:r>
        <w:r>
          <w:rPr>
            <w:spacing w:val="-16"/>
            <w:w w:val="110"/>
          </w:rPr>
          <w:delText xml:space="preserve"> </w:delText>
        </w:r>
        <w:r>
          <w:rPr>
            <w:w w:val="110"/>
          </w:rPr>
          <w:delText>Identity</w:delText>
        </w:r>
        <w:r>
          <w:rPr>
            <w:spacing w:val="-17"/>
            <w:w w:val="110"/>
          </w:rPr>
          <w:delText xml:space="preserve"> </w:delText>
        </w:r>
        <w:r>
          <w:rPr>
            <w:w w:val="110"/>
          </w:rPr>
          <w:delText>Choice</w:delText>
        </w:r>
        <w:r>
          <w:rPr>
            <w:spacing w:val="-16"/>
            <w:w w:val="110"/>
          </w:rPr>
          <w:delText xml:space="preserve"> </w:delText>
        </w:r>
        <w:r>
          <w:rPr>
            <w:w w:val="110"/>
          </w:rPr>
          <w:delText>by</w:delText>
        </w:r>
        <w:r>
          <w:rPr>
            <w:spacing w:val="-16"/>
            <w:w w:val="110"/>
          </w:rPr>
          <w:delText xml:space="preserve"> </w:delText>
        </w:r>
        <w:r>
          <w:rPr>
            <w:w w:val="110"/>
          </w:rPr>
          <w:delText>Num-ber of Asian Grandparents (Third-Generation Asian Americans)</w:delText>
        </w:r>
      </w:del>
    </w:p>
    <w:p w14:paraId="69B22890" w14:textId="77777777" w:rsidR="00E746E6" w:rsidRDefault="000245FA">
      <w:pPr>
        <w:tabs>
          <w:tab w:val="left" w:pos="5303"/>
        </w:tabs>
        <w:spacing w:before="64"/>
        <w:ind w:left="648"/>
        <w:rPr>
          <w:del w:id="2454" w:author="Hussain Hadah" w:date="2026-10-25T19:29:00Z" w16du:dateUtc="2026-10-25T23:29:00Z"/>
        </w:rPr>
      </w:pPr>
      <w:del w:id="2455" w:author="Hussain Hadah" w:date="2026-10-25T19:29:00Z" w16du:dateUtc="2026-10-25T23:29:00Z">
        <w:r>
          <w:rPr>
            <w:w w:val="110"/>
          </w:rPr>
          <w:delText>(a)</w:delText>
        </w:r>
        <w:r>
          <w:rPr>
            <w:spacing w:val="-15"/>
            <w:w w:val="110"/>
          </w:rPr>
          <w:delText xml:space="preserve"> </w:delText>
        </w:r>
        <w:r>
          <w:rPr>
            <w:w w:val="110"/>
          </w:rPr>
          <w:delText>One</w:delText>
        </w:r>
        <w:r>
          <w:rPr>
            <w:spacing w:val="-14"/>
            <w:w w:val="110"/>
          </w:rPr>
          <w:delText xml:space="preserve"> </w:delText>
        </w:r>
        <w:r>
          <w:rPr>
            <w:w w:val="110"/>
          </w:rPr>
          <w:delText>Asian</w:delText>
        </w:r>
        <w:r>
          <w:rPr>
            <w:spacing w:val="-14"/>
            <w:w w:val="110"/>
          </w:rPr>
          <w:delText xml:space="preserve"> </w:delText>
        </w:r>
        <w:r>
          <w:rPr>
            <w:spacing w:val="-2"/>
            <w:w w:val="110"/>
          </w:rPr>
          <w:delText>Grandparent</w:delText>
        </w:r>
        <w:r>
          <w:tab/>
        </w:r>
        <w:r>
          <w:rPr>
            <w:w w:val="105"/>
          </w:rPr>
          <w:delText>(b)</w:delText>
        </w:r>
        <w:r>
          <w:rPr>
            <w:spacing w:val="-3"/>
            <w:w w:val="105"/>
          </w:rPr>
          <w:delText xml:space="preserve"> </w:delText>
        </w:r>
        <w:r>
          <w:rPr>
            <w:w w:val="105"/>
          </w:rPr>
          <w:delText>Two</w:delText>
        </w:r>
        <w:r>
          <w:rPr>
            <w:spacing w:val="-3"/>
            <w:w w:val="105"/>
          </w:rPr>
          <w:delText xml:space="preserve"> </w:delText>
        </w:r>
        <w:r>
          <w:rPr>
            <w:w w:val="105"/>
          </w:rPr>
          <w:delText>Asian</w:delText>
        </w:r>
        <w:r>
          <w:rPr>
            <w:spacing w:val="-2"/>
            <w:w w:val="105"/>
          </w:rPr>
          <w:delText xml:space="preserve"> Grandparents</w:delText>
        </w:r>
      </w:del>
    </w:p>
    <w:p w14:paraId="72CB128C" w14:textId="77777777" w:rsidR="00E746E6" w:rsidRDefault="000245FA">
      <w:pPr>
        <w:pStyle w:val="BodyText"/>
        <w:spacing w:before="10"/>
        <w:rPr>
          <w:del w:id="2456" w:author="Hussain Hadah" w:date="2026-10-25T19:29:00Z" w16du:dateUtc="2026-10-25T23:29:00Z"/>
          <w:sz w:val="19"/>
        </w:rPr>
      </w:pPr>
      <w:del w:id="2457" w:author="Hussain Hadah" w:date="2026-10-25T19:29:00Z" w16du:dateUtc="2026-10-25T23:29:00Z">
        <w:r>
          <w:rPr>
            <w:noProof/>
            <w:sz w:val="19"/>
          </w:rPr>
          <w:drawing>
            <wp:anchor distT="0" distB="0" distL="0" distR="0" simplePos="0" relativeHeight="487616000" behindDoc="1" locked="0" layoutInCell="1" allowOverlap="1" wp14:anchorId="05BA4846" wp14:editId="56735B4D">
              <wp:simplePos x="0" y="0"/>
              <wp:positionH relativeFrom="page">
                <wp:posOffset>1182193</wp:posOffset>
              </wp:positionH>
              <wp:positionV relativeFrom="paragraph">
                <wp:posOffset>160690</wp:posOffset>
              </wp:positionV>
              <wp:extent cx="2200274" cy="1100137"/>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82" cstate="print"/>
                      <a:stretch>
                        <a:fillRect/>
                      </a:stretch>
                    </pic:blipFill>
                    <pic:spPr>
                      <a:xfrm>
                        <a:off x="0" y="0"/>
                        <a:ext cx="2200274" cy="1100137"/>
                      </a:xfrm>
                      <a:prstGeom prst="rect">
                        <a:avLst/>
                      </a:prstGeom>
                    </pic:spPr>
                  </pic:pic>
                </a:graphicData>
              </a:graphic>
            </wp:anchor>
          </w:drawing>
        </w:r>
        <w:r>
          <w:rPr>
            <w:noProof/>
            <w:sz w:val="19"/>
          </w:rPr>
          <w:drawing>
            <wp:anchor distT="0" distB="0" distL="0" distR="0" simplePos="0" relativeHeight="487616512" behindDoc="1" locked="0" layoutInCell="1" allowOverlap="1" wp14:anchorId="228289D1" wp14:editId="04EDDF89">
              <wp:simplePos x="0" y="0"/>
              <wp:positionH relativeFrom="page">
                <wp:posOffset>4174567</wp:posOffset>
              </wp:positionH>
              <wp:positionV relativeFrom="paragraph">
                <wp:posOffset>160690</wp:posOffset>
              </wp:positionV>
              <wp:extent cx="2200274" cy="1100137"/>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83" cstate="print"/>
                      <a:stretch>
                        <a:fillRect/>
                      </a:stretch>
                    </pic:blipFill>
                    <pic:spPr>
                      <a:xfrm>
                        <a:off x="0" y="0"/>
                        <a:ext cx="2200274" cy="1100137"/>
                      </a:xfrm>
                      <a:prstGeom prst="rect">
                        <a:avLst/>
                      </a:prstGeom>
                    </pic:spPr>
                  </pic:pic>
                </a:graphicData>
              </a:graphic>
            </wp:anchor>
          </w:drawing>
        </w:r>
      </w:del>
    </w:p>
    <w:p w14:paraId="739376D3" w14:textId="77777777" w:rsidR="00E746E6" w:rsidRDefault="00E746E6">
      <w:pPr>
        <w:pStyle w:val="BodyText"/>
        <w:spacing w:before="130"/>
        <w:rPr>
          <w:del w:id="2458" w:author="Hussain Hadah" w:date="2026-10-25T19:29:00Z" w16du:dateUtc="2026-10-25T23:29:00Z"/>
          <w:sz w:val="22"/>
        </w:rPr>
      </w:pPr>
    </w:p>
    <w:p w14:paraId="7B426121" w14:textId="77777777" w:rsidR="00E746E6" w:rsidRDefault="000245FA">
      <w:pPr>
        <w:ind w:left="2890"/>
        <w:rPr>
          <w:del w:id="2459" w:author="Hussain Hadah" w:date="2026-10-25T19:29:00Z" w16du:dateUtc="2026-10-25T23:29:00Z"/>
        </w:rPr>
      </w:pPr>
      <w:del w:id="2460" w:author="Hussain Hadah" w:date="2026-10-25T19:29:00Z" w16du:dateUtc="2026-10-25T23:29:00Z">
        <w:r>
          <w:delText>(c)</w:delText>
        </w:r>
        <w:r>
          <w:rPr>
            <w:spacing w:val="26"/>
          </w:rPr>
          <w:delText xml:space="preserve"> </w:delText>
        </w:r>
        <w:r>
          <w:delText>Three</w:delText>
        </w:r>
        <w:r>
          <w:rPr>
            <w:spacing w:val="26"/>
          </w:rPr>
          <w:delText xml:space="preserve"> </w:delText>
        </w:r>
        <w:r>
          <w:delText>Asian</w:delText>
        </w:r>
        <w:r>
          <w:rPr>
            <w:spacing w:val="27"/>
          </w:rPr>
          <w:delText xml:space="preserve"> </w:delText>
        </w:r>
        <w:r>
          <w:rPr>
            <w:spacing w:val="-2"/>
          </w:rPr>
          <w:delText>Grandparents</w:delText>
        </w:r>
      </w:del>
    </w:p>
    <w:p w14:paraId="3C951F28" w14:textId="77777777" w:rsidR="00E746E6" w:rsidRDefault="000245FA">
      <w:pPr>
        <w:pStyle w:val="BodyText"/>
        <w:spacing w:before="10"/>
        <w:rPr>
          <w:del w:id="2461" w:author="Hussain Hadah" w:date="2026-10-25T19:29:00Z" w16du:dateUtc="2026-10-25T23:29:00Z"/>
          <w:sz w:val="19"/>
        </w:rPr>
      </w:pPr>
      <w:del w:id="2462" w:author="Hussain Hadah" w:date="2026-10-25T19:29:00Z" w16du:dateUtc="2026-10-25T23:29:00Z">
        <w:r>
          <w:rPr>
            <w:noProof/>
            <w:sz w:val="19"/>
          </w:rPr>
          <w:drawing>
            <wp:anchor distT="0" distB="0" distL="0" distR="0" simplePos="0" relativeHeight="487617024" behindDoc="1" locked="0" layoutInCell="1" allowOverlap="1" wp14:anchorId="34A53E9F" wp14:editId="426027E9">
              <wp:simplePos x="0" y="0"/>
              <wp:positionH relativeFrom="page">
                <wp:posOffset>2678380</wp:posOffset>
              </wp:positionH>
              <wp:positionV relativeFrom="paragraph">
                <wp:posOffset>160758</wp:posOffset>
              </wp:positionV>
              <wp:extent cx="2210943" cy="1100137"/>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84" cstate="print"/>
                      <a:stretch>
                        <a:fillRect/>
                      </a:stretch>
                    </pic:blipFill>
                    <pic:spPr>
                      <a:xfrm>
                        <a:off x="0" y="0"/>
                        <a:ext cx="2210943" cy="1100137"/>
                      </a:xfrm>
                      <a:prstGeom prst="rect">
                        <a:avLst/>
                      </a:prstGeom>
                    </pic:spPr>
                  </pic:pic>
                </a:graphicData>
              </a:graphic>
            </wp:anchor>
          </w:drawing>
        </w:r>
      </w:del>
    </w:p>
    <w:p w14:paraId="3FD91839" w14:textId="77777777" w:rsidR="00E746E6" w:rsidRDefault="000245FA">
      <w:pPr>
        <w:spacing w:before="131" w:line="249" w:lineRule="auto"/>
        <w:ind w:left="36" w:right="393"/>
        <w:jc w:val="both"/>
        <w:rPr>
          <w:del w:id="2463" w:author="Hussain Hadah" w:date="2026-10-25T19:29:00Z" w16du:dateUtc="2026-10-25T23:29:00Z"/>
          <w:sz w:val="20"/>
        </w:rPr>
      </w:pPr>
      <w:del w:id="2464" w:author="Hussain Hadah" w:date="2026-10-25T19:29:00Z" w16du:dateUtc="2026-10-25T23:29:00Z">
        <w:r>
          <w:rPr>
            <w:w w:val="110"/>
            <w:sz w:val="20"/>
          </w:rPr>
          <w:delText>This</w:delText>
        </w:r>
        <w:r>
          <w:rPr>
            <w:spacing w:val="-14"/>
            <w:w w:val="110"/>
            <w:sz w:val="20"/>
          </w:rPr>
          <w:delText xml:space="preserve"> </w:delText>
        </w:r>
        <w:r>
          <w:rPr>
            <w:w w:val="110"/>
            <w:sz w:val="20"/>
          </w:rPr>
          <w:delText>figure</w:delText>
        </w:r>
        <w:r>
          <w:rPr>
            <w:spacing w:val="-13"/>
            <w:w w:val="110"/>
            <w:sz w:val="20"/>
          </w:rPr>
          <w:delText xml:space="preserve"> </w:delText>
        </w:r>
        <w:r>
          <w:rPr>
            <w:w w:val="110"/>
            <w:sz w:val="20"/>
          </w:rPr>
          <w:delText>displays</w:delText>
        </w:r>
        <w:r>
          <w:rPr>
            <w:spacing w:val="-14"/>
            <w:w w:val="110"/>
            <w:sz w:val="20"/>
          </w:rPr>
          <w:delText xml:space="preserve"> </w:delText>
        </w:r>
        <w:r>
          <w:rPr>
            <w:w w:val="110"/>
            <w:sz w:val="20"/>
          </w:rPr>
          <w:delText>the</w:delText>
        </w:r>
        <w:r>
          <w:rPr>
            <w:spacing w:val="-13"/>
            <w:w w:val="110"/>
            <w:sz w:val="20"/>
          </w:rPr>
          <w:delText xml:space="preserve"> </w:delText>
        </w:r>
        <w:r>
          <w:rPr>
            <w:w w:val="110"/>
            <w:sz w:val="20"/>
          </w:rPr>
          <w:delText>marginal</w:delText>
        </w:r>
        <w:r>
          <w:rPr>
            <w:spacing w:val="-14"/>
            <w:w w:val="110"/>
            <w:sz w:val="20"/>
          </w:rPr>
          <w:delText xml:space="preserve"> </w:delText>
        </w:r>
        <w:r>
          <w:rPr>
            <w:w w:val="110"/>
            <w:sz w:val="20"/>
          </w:rPr>
          <w:delText>effects</w:delText>
        </w:r>
        <w:r>
          <w:rPr>
            <w:spacing w:val="-13"/>
            <w:w w:val="110"/>
            <w:sz w:val="20"/>
          </w:rPr>
          <w:delText xml:space="preserve"> </w:delText>
        </w:r>
        <w:r>
          <w:rPr>
            <w:w w:val="110"/>
            <w:sz w:val="20"/>
          </w:rPr>
          <w:delText>of</w:delText>
        </w:r>
        <w:r>
          <w:rPr>
            <w:spacing w:val="-14"/>
            <w:w w:val="110"/>
            <w:sz w:val="20"/>
          </w:rPr>
          <w:delText xml:space="preserve"> </w:delText>
        </w:r>
        <w:r>
          <w:rPr>
            <w:w w:val="110"/>
            <w:sz w:val="20"/>
          </w:rPr>
          <w:delText>key</w:delText>
        </w:r>
        <w:r>
          <w:rPr>
            <w:spacing w:val="-13"/>
            <w:w w:val="110"/>
            <w:sz w:val="20"/>
          </w:rPr>
          <w:delText xml:space="preserve"> </w:delText>
        </w:r>
        <w:r>
          <w:rPr>
            <w:w w:val="110"/>
            <w:sz w:val="20"/>
          </w:rPr>
          <w:delText>covariates</w:delText>
        </w:r>
        <w:r>
          <w:rPr>
            <w:spacing w:val="-14"/>
            <w:w w:val="110"/>
            <w:sz w:val="20"/>
          </w:rPr>
          <w:delText xml:space="preserve"> </w:delText>
        </w:r>
        <w:r>
          <w:rPr>
            <w:w w:val="110"/>
            <w:sz w:val="20"/>
          </w:rPr>
          <w:delText>on</w:delText>
        </w:r>
        <w:r>
          <w:rPr>
            <w:spacing w:val="-13"/>
            <w:w w:val="110"/>
            <w:sz w:val="20"/>
          </w:rPr>
          <w:delText xml:space="preserve"> </w:delText>
        </w:r>
        <w:r>
          <w:rPr>
            <w:w w:val="110"/>
            <w:sz w:val="20"/>
          </w:rPr>
          <w:delText>the</w:delText>
        </w:r>
        <w:r>
          <w:rPr>
            <w:spacing w:val="-14"/>
            <w:w w:val="110"/>
            <w:sz w:val="20"/>
          </w:rPr>
          <w:delText xml:space="preserve"> </w:delText>
        </w:r>
        <w:r>
          <w:rPr>
            <w:w w:val="110"/>
            <w:sz w:val="20"/>
          </w:rPr>
          <w:delText>probability</w:delText>
        </w:r>
        <w:r>
          <w:rPr>
            <w:spacing w:val="-13"/>
            <w:w w:val="110"/>
            <w:sz w:val="20"/>
          </w:rPr>
          <w:delText xml:space="preserve"> </w:delText>
        </w:r>
        <w:r>
          <w:rPr>
            <w:w w:val="110"/>
            <w:sz w:val="20"/>
          </w:rPr>
          <w:delText>of</w:delText>
        </w:r>
        <w:r>
          <w:rPr>
            <w:spacing w:val="-14"/>
            <w:w w:val="110"/>
            <w:sz w:val="20"/>
          </w:rPr>
          <w:delText xml:space="preserve"> </w:delText>
        </w:r>
        <w:r>
          <w:rPr>
            <w:w w:val="110"/>
            <w:sz w:val="20"/>
          </w:rPr>
          <w:delText>each</w:delText>
        </w:r>
        <w:r>
          <w:rPr>
            <w:spacing w:val="-13"/>
            <w:w w:val="110"/>
            <w:sz w:val="20"/>
          </w:rPr>
          <w:delText xml:space="preserve"> </w:delText>
        </w:r>
        <w:r>
          <w:rPr>
            <w:w w:val="110"/>
            <w:sz w:val="20"/>
          </w:rPr>
          <w:delText>racial</w:delText>
        </w:r>
        <w:r>
          <w:rPr>
            <w:spacing w:val="-14"/>
            <w:w w:val="110"/>
            <w:sz w:val="20"/>
          </w:rPr>
          <w:delText xml:space="preserve"> </w:delText>
        </w:r>
        <w:r>
          <w:rPr>
            <w:w w:val="110"/>
            <w:sz w:val="20"/>
          </w:rPr>
          <w:delText>identifi-cation outcome, estimated from equation (</w:delText>
        </w:r>
        <w:r w:rsidR="00E746E6">
          <w:fldChar w:fldCharType="begin"/>
        </w:r>
        <w:r w:rsidR="00E746E6">
          <w:delInstrText>HYPERLINK \l "_bookmark11"</w:delInstrText>
        </w:r>
        <w:r w:rsidR="00E746E6">
          <w:fldChar w:fldCharType="separate"/>
        </w:r>
        <w:r w:rsidR="00E746E6">
          <w:rPr>
            <w:color w:val="0000FF"/>
            <w:w w:val="110"/>
            <w:sz w:val="20"/>
          </w:rPr>
          <w:delText>4</w:delText>
        </w:r>
        <w:r w:rsidR="00E746E6">
          <w:fldChar w:fldCharType="end"/>
        </w:r>
        <w:r>
          <w:rPr>
            <w:w w:val="110"/>
            <w:sz w:val="20"/>
          </w:rPr>
          <w:delText>) using multinomial logit models for third-generation Asian</w:delText>
        </w:r>
        <w:r>
          <w:rPr>
            <w:spacing w:val="-5"/>
            <w:w w:val="110"/>
            <w:sz w:val="20"/>
          </w:rPr>
          <w:delText xml:space="preserve"> </w:delText>
        </w:r>
        <w:r>
          <w:rPr>
            <w:w w:val="110"/>
            <w:sz w:val="20"/>
          </w:rPr>
          <w:delText>Americans</w:delText>
        </w:r>
        <w:r>
          <w:rPr>
            <w:spacing w:val="-5"/>
            <w:w w:val="110"/>
            <w:sz w:val="20"/>
          </w:rPr>
          <w:delText xml:space="preserve"> </w:delText>
        </w:r>
        <w:r>
          <w:rPr>
            <w:w w:val="110"/>
            <w:sz w:val="20"/>
          </w:rPr>
          <w:delText>by</w:delText>
        </w:r>
        <w:r>
          <w:rPr>
            <w:spacing w:val="-5"/>
            <w:w w:val="110"/>
            <w:sz w:val="20"/>
          </w:rPr>
          <w:delText xml:space="preserve"> </w:delText>
        </w:r>
        <w:r>
          <w:rPr>
            <w:w w:val="110"/>
            <w:sz w:val="20"/>
          </w:rPr>
          <w:delText>number</w:delText>
        </w:r>
        <w:r>
          <w:rPr>
            <w:spacing w:val="-5"/>
            <w:w w:val="110"/>
            <w:sz w:val="20"/>
          </w:rPr>
          <w:delText xml:space="preserve"> </w:delText>
        </w:r>
        <w:r>
          <w:rPr>
            <w:w w:val="110"/>
            <w:sz w:val="20"/>
          </w:rPr>
          <w:delText>of</w:delText>
        </w:r>
        <w:r>
          <w:rPr>
            <w:spacing w:val="-5"/>
            <w:w w:val="110"/>
            <w:sz w:val="20"/>
          </w:rPr>
          <w:delText xml:space="preserve"> </w:delText>
        </w:r>
        <w:r>
          <w:rPr>
            <w:w w:val="110"/>
            <w:sz w:val="20"/>
          </w:rPr>
          <w:delText>Asian</w:delText>
        </w:r>
        <w:r>
          <w:rPr>
            <w:spacing w:val="-5"/>
            <w:w w:val="110"/>
            <w:sz w:val="20"/>
          </w:rPr>
          <w:delText xml:space="preserve"> </w:delText>
        </w:r>
        <w:r>
          <w:rPr>
            <w:w w:val="110"/>
            <w:sz w:val="20"/>
          </w:rPr>
          <w:delText>grandparents. Marginal</w:delText>
        </w:r>
        <w:r>
          <w:rPr>
            <w:spacing w:val="-4"/>
            <w:w w:val="110"/>
            <w:sz w:val="20"/>
          </w:rPr>
          <w:delText xml:space="preserve"> </w:delText>
        </w:r>
        <w:r>
          <w:rPr>
            <w:w w:val="110"/>
            <w:sz w:val="20"/>
          </w:rPr>
          <w:delText>effects</w:delText>
        </w:r>
        <w:r>
          <w:rPr>
            <w:spacing w:val="-4"/>
            <w:w w:val="110"/>
            <w:sz w:val="20"/>
          </w:rPr>
          <w:delText xml:space="preserve"> </w:delText>
        </w:r>
        <w:r>
          <w:rPr>
            <w:w w:val="110"/>
            <w:sz w:val="20"/>
          </w:rPr>
          <w:delText>represent</w:delText>
        </w:r>
        <w:r>
          <w:rPr>
            <w:spacing w:val="-5"/>
            <w:w w:val="110"/>
            <w:sz w:val="20"/>
          </w:rPr>
          <w:delText xml:space="preserve"> </w:delText>
        </w:r>
        <w:r>
          <w:rPr>
            <w:w w:val="110"/>
            <w:sz w:val="20"/>
          </w:rPr>
          <w:delText>the</w:delText>
        </w:r>
        <w:r>
          <w:rPr>
            <w:spacing w:val="-5"/>
            <w:w w:val="110"/>
            <w:sz w:val="20"/>
          </w:rPr>
          <w:delText xml:space="preserve"> </w:delText>
        </w:r>
        <w:r>
          <w:rPr>
            <w:w w:val="110"/>
            <w:sz w:val="20"/>
          </w:rPr>
          <w:delText>change</w:delText>
        </w:r>
        <w:r>
          <w:rPr>
            <w:spacing w:val="-5"/>
            <w:w w:val="110"/>
            <w:sz w:val="20"/>
          </w:rPr>
          <w:delText xml:space="preserve"> </w:delText>
        </w:r>
        <w:r>
          <w:rPr>
            <w:w w:val="110"/>
            <w:sz w:val="20"/>
          </w:rPr>
          <w:delText>in</w:delText>
        </w:r>
        <w:r>
          <w:rPr>
            <w:spacing w:val="-5"/>
            <w:w w:val="110"/>
            <w:sz w:val="20"/>
          </w:rPr>
          <w:delText xml:space="preserve"> </w:delText>
        </w:r>
        <w:r>
          <w:rPr>
            <w:w w:val="110"/>
            <w:sz w:val="20"/>
          </w:rPr>
          <w:delText>pre-dicted</w:delText>
        </w:r>
        <w:r>
          <w:rPr>
            <w:spacing w:val="-10"/>
            <w:w w:val="110"/>
            <w:sz w:val="20"/>
          </w:rPr>
          <w:delText xml:space="preserve"> </w:delText>
        </w:r>
        <w:r>
          <w:rPr>
            <w:w w:val="110"/>
            <w:sz w:val="20"/>
          </w:rPr>
          <w:delText>probability</w:delText>
        </w:r>
        <w:r>
          <w:rPr>
            <w:spacing w:val="-10"/>
            <w:w w:val="110"/>
            <w:sz w:val="20"/>
          </w:rPr>
          <w:delText xml:space="preserve"> </w:delText>
        </w:r>
        <w:r>
          <w:rPr>
            <w:w w:val="110"/>
            <w:sz w:val="20"/>
          </w:rPr>
          <w:delText>for</w:delText>
        </w:r>
        <w:r>
          <w:rPr>
            <w:spacing w:val="-10"/>
            <w:w w:val="110"/>
            <w:sz w:val="20"/>
          </w:rPr>
          <w:delText xml:space="preserve"> </w:delText>
        </w:r>
        <w:r>
          <w:rPr>
            <w:w w:val="110"/>
            <w:sz w:val="20"/>
          </w:rPr>
          <w:delText>a</w:delText>
        </w:r>
        <w:r>
          <w:rPr>
            <w:spacing w:val="-10"/>
            <w:w w:val="110"/>
            <w:sz w:val="20"/>
          </w:rPr>
          <w:delText xml:space="preserve"> </w:delText>
        </w:r>
        <w:r>
          <w:rPr>
            <w:w w:val="110"/>
            <w:sz w:val="20"/>
          </w:rPr>
          <w:delText>one-unit</w:delText>
        </w:r>
        <w:r>
          <w:rPr>
            <w:spacing w:val="-10"/>
            <w:w w:val="110"/>
            <w:sz w:val="20"/>
          </w:rPr>
          <w:delText xml:space="preserve"> </w:delText>
        </w:r>
        <w:r>
          <w:rPr>
            <w:w w:val="110"/>
            <w:sz w:val="20"/>
          </w:rPr>
          <w:delText>increase</w:delText>
        </w:r>
        <w:r>
          <w:rPr>
            <w:spacing w:val="-10"/>
            <w:w w:val="110"/>
            <w:sz w:val="20"/>
          </w:rPr>
          <w:delText xml:space="preserve"> </w:delText>
        </w:r>
        <w:r>
          <w:rPr>
            <w:w w:val="110"/>
            <w:sz w:val="20"/>
          </w:rPr>
          <w:delText>in</w:delText>
        </w:r>
        <w:r>
          <w:rPr>
            <w:spacing w:val="-10"/>
            <w:w w:val="110"/>
            <w:sz w:val="20"/>
          </w:rPr>
          <w:delText xml:space="preserve"> </w:delText>
        </w:r>
        <w:r>
          <w:rPr>
            <w:w w:val="110"/>
            <w:sz w:val="20"/>
          </w:rPr>
          <w:delText>the</w:delText>
        </w:r>
        <w:r>
          <w:rPr>
            <w:spacing w:val="-10"/>
            <w:w w:val="110"/>
            <w:sz w:val="20"/>
          </w:rPr>
          <w:delText xml:space="preserve"> </w:delText>
        </w:r>
        <w:r>
          <w:rPr>
            <w:w w:val="110"/>
            <w:sz w:val="20"/>
          </w:rPr>
          <w:delText>covariate</w:delText>
        </w:r>
        <w:r>
          <w:rPr>
            <w:spacing w:val="-10"/>
            <w:w w:val="110"/>
            <w:sz w:val="20"/>
          </w:rPr>
          <w:delText xml:space="preserve"> </w:delText>
        </w:r>
        <w:r>
          <w:rPr>
            <w:w w:val="110"/>
            <w:sz w:val="20"/>
          </w:rPr>
          <w:delText>(or</w:delText>
        </w:r>
        <w:r>
          <w:rPr>
            <w:spacing w:val="-10"/>
            <w:w w:val="110"/>
            <w:sz w:val="20"/>
          </w:rPr>
          <w:delText xml:space="preserve"> </w:delText>
        </w:r>
        <w:r>
          <w:rPr>
            <w:w w:val="110"/>
            <w:sz w:val="20"/>
          </w:rPr>
          <w:delText>discrete</w:delText>
        </w:r>
        <w:r>
          <w:rPr>
            <w:spacing w:val="-10"/>
            <w:w w:val="110"/>
            <w:sz w:val="20"/>
          </w:rPr>
          <w:delText xml:space="preserve"> </w:delText>
        </w:r>
        <w:r>
          <w:rPr>
            <w:w w:val="110"/>
            <w:sz w:val="20"/>
          </w:rPr>
          <w:delText>change</w:delText>
        </w:r>
        <w:r>
          <w:rPr>
            <w:spacing w:val="-10"/>
            <w:w w:val="110"/>
            <w:sz w:val="20"/>
          </w:rPr>
          <w:delText xml:space="preserve"> </w:delText>
        </w:r>
        <w:r>
          <w:rPr>
            <w:w w:val="110"/>
            <w:sz w:val="20"/>
          </w:rPr>
          <w:delText>from</w:delText>
        </w:r>
        <w:r>
          <w:rPr>
            <w:spacing w:val="-10"/>
            <w:w w:val="110"/>
            <w:sz w:val="20"/>
          </w:rPr>
          <w:delText xml:space="preserve"> </w:delText>
        </w:r>
        <w:r>
          <w:rPr>
            <w:w w:val="110"/>
            <w:sz w:val="20"/>
          </w:rPr>
          <w:delText>0</w:delText>
        </w:r>
        <w:r>
          <w:rPr>
            <w:spacing w:val="-10"/>
            <w:w w:val="110"/>
            <w:sz w:val="20"/>
          </w:rPr>
          <w:delText xml:space="preserve"> </w:delText>
        </w:r>
        <w:r>
          <w:rPr>
            <w:w w:val="110"/>
            <w:sz w:val="20"/>
          </w:rPr>
          <w:delText>to</w:delText>
        </w:r>
        <w:r>
          <w:rPr>
            <w:spacing w:val="-10"/>
            <w:w w:val="110"/>
            <w:sz w:val="20"/>
          </w:rPr>
          <w:delText xml:space="preserve"> </w:delText>
        </w:r>
        <w:r>
          <w:rPr>
            <w:w w:val="110"/>
            <w:sz w:val="20"/>
          </w:rPr>
          <w:delText>1</w:delText>
        </w:r>
        <w:r>
          <w:rPr>
            <w:spacing w:val="-10"/>
            <w:w w:val="110"/>
            <w:sz w:val="20"/>
          </w:rPr>
          <w:delText xml:space="preserve"> </w:delText>
        </w:r>
        <w:r>
          <w:rPr>
            <w:w w:val="110"/>
            <w:sz w:val="20"/>
          </w:rPr>
          <w:delText>for</w:delText>
        </w:r>
        <w:r>
          <w:rPr>
            <w:spacing w:val="-10"/>
            <w:w w:val="110"/>
            <w:sz w:val="20"/>
          </w:rPr>
          <w:delText xml:space="preserve"> </w:delText>
        </w:r>
        <w:r>
          <w:rPr>
            <w:w w:val="110"/>
            <w:sz w:val="20"/>
          </w:rPr>
          <w:delText xml:space="preserve">binary </w:delText>
        </w:r>
        <w:r>
          <w:rPr>
            <w:w w:val="115"/>
            <w:sz w:val="20"/>
          </w:rPr>
          <w:delText>variables),</w:delText>
        </w:r>
        <w:r>
          <w:rPr>
            <w:spacing w:val="-15"/>
            <w:w w:val="115"/>
            <w:sz w:val="20"/>
          </w:rPr>
          <w:delText xml:space="preserve"> </w:delText>
        </w:r>
        <w:r>
          <w:rPr>
            <w:w w:val="115"/>
            <w:sz w:val="20"/>
          </w:rPr>
          <w:delText>holding</w:delText>
        </w:r>
        <w:r>
          <w:rPr>
            <w:spacing w:val="-14"/>
            <w:w w:val="115"/>
            <w:sz w:val="20"/>
          </w:rPr>
          <w:delText xml:space="preserve"> </w:delText>
        </w:r>
        <w:r>
          <w:rPr>
            <w:w w:val="115"/>
            <w:sz w:val="20"/>
          </w:rPr>
          <w:delText>other</w:delText>
        </w:r>
        <w:r>
          <w:rPr>
            <w:spacing w:val="-15"/>
            <w:w w:val="115"/>
            <w:sz w:val="20"/>
          </w:rPr>
          <w:delText xml:space="preserve"> </w:delText>
        </w:r>
        <w:r>
          <w:rPr>
            <w:w w:val="115"/>
            <w:sz w:val="20"/>
          </w:rPr>
          <w:delText>variables</w:delText>
        </w:r>
        <w:r>
          <w:rPr>
            <w:spacing w:val="-14"/>
            <w:w w:val="115"/>
            <w:sz w:val="20"/>
          </w:rPr>
          <w:delText xml:space="preserve"> </w:delText>
        </w:r>
        <w:r>
          <w:rPr>
            <w:w w:val="115"/>
            <w:sz w:val="20"/>
          </w:rPr>
          <w:delText>at</w:delText>
        </w:r>
        <w:r>
          <w:rPr>
            <w:spacing w:val="-14"/>
            <w:w w:val="115"/>
            <w:sz w:val="20"/>
          </w:rPr>
          <w:delText xml:space="preserve"> </w:delText>
        </w:r>
        <w:r>
          <w:rPr>
            <w:w w:val="115"/>
            <w:sz w:val="20"/>
          </w:rPr>
          <w:delText>their</w:delText>
        </w:r>
        <w:r>
          <w:rPr>
            <w:spacing w:val="-15"/>
            <w:w w:val="115"/>
            <w:sz w:val="20"/>
          </w:rPr>
          <w:delText xml:space="preserve"> </w:delText>
        </w:r>
        <w:r>
          <w:rPr>
            <w:w w:val="115"/>
            <w:sz w:val="20"/>
          </w:rPr>
          <w:delText>sample</w:delText>
        </w:r>
        <w:r>
          <w:rPr>
            <w:spacing w:val="-14"/>
            <w:w w:val="115"/>
            <w:sz w:val="20"/>
          </w:rPr>
          <w:delText xml:space="preserve"> </w:delText>
        </w:r>
        <w:r>
          <w:rPr>
            <w:w w:val="115"/>
            <w:sz w:val="20"/>
          </w:rPr>
          <w:delText>means.</w:delText>
        </w:r>
        <w:r>
          <w:rPr>
            <w:spacing w:val="11"/>
            <w:w w:val="115"/>
            <w:sz w:val="20"/>
          </w:rPr>
          <w:delText xml:space="preserve"> </w:delText>
        </w:r>
        <w:r>
          <w:rPr>
            <w:w w:val="115"/>
            <w:sz w:val="20"/>
          </w:rPr>
          <w:delText>I</w:delText>
        </w:r>
        <w:r>
          <w:rPr>
            <w:spacing w:val="-9"/>
            <w:w w:val="115"/>
            <w:sz w:val="20"/>
          </w:rPr>
          <w:delText xml:space="preserve"> </w:delText>
        </w:r>
        <w:r>
          <w:rPr>
            <w:w w:val="115"/>
            <w:sz w:val="20"/>
          </w:rPr>
          <w:delText>include</w:delText>
        </w:r>
        <w:r>
          <w:rPr>
            <w:spacing w:val="-10"/>
            <w:w w:val="115"/>
            <w:sz w:val="20"/>
          </w:rPr>
          <w:delText xml:space="preserve"> </w:delText>
        </w:r>
        <w:r>
          <w:rPr>
            <w:w w:val="115"/>
            <w:sz w:val="20"/>
          </w:rPr>
          <w:delText>region</w:delText>
        </w:r>
        <w:r>
          <w:rPr>
            <w:spacing w:val="-10"/>
            <w:w w:val="115"/>
            <w:sz w:val="20"/>
          </w:rPr>
          <w:delText xml:space="preserve"> </w:delText>
        </w:r>
        <w:r>
          <w:rPr>
            <w:rFonts w:ascii="Menlo" w:hAnsi="Menlo"/>
            <w:i/>
            <w:w w:val="115"/>
            <w:sz w:val="20"/>
          </w:rPr>
          <w:delText>×</w:delText>
        </w:r>
        <w:r>
          <w:rPr>
            <w:rFonts w:ascii="Menlo" w:hAnsi="Menlo"/>
            <w:i/>
            <w:spacing w:val="-35"/>
            <w:w w:val="115"/>
            <w:sz w:val="20"/>
          </w:rPr>
          <w:delText xml:space="preserve"> </w:delText>
        </w:r>
        <w:r>
          <w:rPr>
            <w:w w:val="115"/>
            <w:sz w:val="20"/>
          </w:rPr>
          <w:delText>year</w:delText>
        </w:r>
        <w:r>
          <w:rPr>
            <w:spacing w:val="-9"/>
            <w:w w:val="115"/>
            <w:sz w:val="20"/>
          </w:rPr>
          <w:delText xml:space="preserve"> </w:delText>
        </w:r>
        <w:r>
          <w:rPr>
            <w:w w:val="115"/>
            <w:sz w:val="20"/>
          </w:rPr>
          <w:delText>fixed</w:delText>
        </w:r>
        <w:r>
          <w:rPr>
            <w:spacing w:val="-10"/>
            <w:w w:val="115"/>
            <w:sz w:val="20"/>
          </w:rPr>
          <w:delText xml:space="preserve"> </w:delText>
        </w:r>
        <w:r>
          <w:rPr>
            <w:w w:val="115"/>
            <w:sz w:val="20"/>
          </w:rPr>
          <w:delText xml:space="preserve">effects </w:delText>
        </w:r>
        <w:r>
          <w:rPr>
            <w:w w:val="110"/>
            <w:sz w:val="20"/>
          </w:rPr>
          <w:delText>with</w:delText>
        </w:r>
        <w:r>
          <w:rPr>
            <w:spacing w:val="-6"/>
            <w:w w:val="110"/>
            <w:sz w:val="20"/>
          </w:rPr>
          <w:delText xml:space="preserve"> </w:delText>
        </w:r>
        <w:r>
          <w:rPr>
            <w:w w:val="110"/>
            <w:sz w:val="20"/>
          </w:rPr>
          <w:delText>controls</w:delText>
        </w:r>
        <w:r>
          <w:rPr>
            <w:spacing w:val="-6"/>
            <w:w w:val="110"/>
            <w:sz w:val="20"/>
          </w:rPr>
          <w:delText xml:space="preserve"> </w:delText>
        </w:r>
        <w:r>
          <w:rPr>
            <w:w w:val="110"/>
            <w:sz w:val="20"/>
          </w:rPr>
          <w:delText>for</w:delText>
        </w:r>
        <w:r>
          <w:rPr>
            <w:spacing w:val="-6"/>
            <w:w w:val="110"/>
            <w:sz w:val="20"/>
          </w:rPr>
          <w:delText xml:space="preserve"> </w:delText>
        </w:r>
        <w:r>
          <w:rPr>
            <w:w w:val="110"/>
            <w:sz w:val="20"/>
          </w:rPr>
          <w:delText>quartic</w:delText>
        </w:r>
        <w:r>
          <w:rPr>
            <w:spacing w:val="-6"/>
            <w:w w:val="110"/>
            <w:sz w:val="20"/>
          </w:rPr>
          <w:delText xml:space="preserve"> </w:delText>
        </w:r>
        <w:r>
          <w:rPr>
            <w:w w:val="110"/>
            <w:sz w:val="20"/>
          </w:rPr>
          <w:delText>age</w:delText>
        </w:r>
      </w:del>
      <w:r>
        <w:rPr>
          <w:spacing w:val="-6"/>
          <w:w w:val="110"/>
          <w:sz w:val="20"/>
        </w:rPr>
        <w:t xml:space="preserve"> </w:t>
      </w:r>
      <w:r>
        <w:rPr>
          <w:w w:val="110"/>
          <w:sz w:val="20"/>
        </w:rPr>
        <w:t>and</w:t>
      </w:r>
      <w:r>
        <w:rPr>
          <w:spacing w:val="-6"/>
          <w:w w:val="110"/>
          <w:sz w:val="20"/>
        </w:rPr>
        <w:t xml:space="preserve"> </w:t>
      </w:r>
      <w:ins w:id="2465" w:author="Hussain Hadah" w:date="2026-10-25T19:29:00Z" w16du:dateUtc="2026-10-25T23:29:00Z">
        <w:r w:rsidR="00665139">
          <w:rPr>
            <w:sz w:val="20"/>
          </w:rPr>
          <w:t xml:space="preserve">97.5th percentiles of </w:t>
        </w:r>
      </w:ins>
      <w:del w:id="2466" w:author="Hussain Hadah" w:date="2026-10-25T19:29:00Z" w16du:dateUtc="2026-10-25T23:29:00Z">
        <w:r>
          <w:rPr>
            <w:w w:val="110"/>
            <w:sz w:val="20"/>
          </w:rPr>
          <w:delText>local</w:delText>
        </w:r>
        <w:r>
          <w:rPr>
            <w:spacing w:val="-6"/>
            <w:w w:val="110"/>
            <w:sz w:val="20"/>
          </w:rPr>
          <w:delText xml:space="preserve"> </w:delText>
        </w:r>
        <w:r>
          <w:rPr>
            <w:w w:val="110"/>
            <w:sz w:val="20"/>
          </w:rPr>
          <w:delText>Asian</w:delText>
        </w:r>
        <w:r>
          <w:rPr>
            <w:spacing w:val="-6"/>
            <w:w w:val="110"/>
            <w:sz w:val="20"/>
          </w:rPr>
          <w:delText xml:space="preserve"> </w:delText>
        </w:r>
        <w:r>
          <w:rPr>
            <w:w w:val="110"/>
            <w:sz w:val="20"/>
          </w:rPr>
          <w:delText>population</w:delText>
        </w:r>
        <w:r>
          <w:rPr>
            <w:spacing w:val="-6"/>
            <w:w w:val="110"/>
            <w:sz w:val="20"/>
          </w:rPr>
          <w:delText xml:space="preserve"> </w:delText>
        </w:r>
        <w:r>
          <w:rPr>
            <w:w w:val="110"/>
            <w:sz w:val="20"/>
          </w:rPr>
          <w:delText>share. Each</w:delText>
        </w:r>
        <w:r>
          <w:rPr>
            <w:spacing w:val="-6"/>
            <w:w w:val="110"/>
            <w:sz w:val="20"/>
          </w:rPr>
          <w:delText xml:space="preserve"> </w:delText>
        </w:r>
        <w:r>
          <w:rPr>
            <w:w w:val="110"/>
            <w:sz w:val="20"/>
          </w:rPr>
          <w:delText>estimate</w:delText>
        </w:r>
        <w:r>
          <w:rPr>
            <w:spacing w:val="-6"/>
            <w:w w:val="110"/>
            <w:sz w:val="20"/>
          </w:rPr>
          <w:delText xml:space="preserve"> </w:delText>
        </w:r>
        <w:r>
          <w:rPr>
            <w:w w:val="110"/>
            <w:sz w:val="20"/>
          </w:rPr>
          <w:delText>is</w:delText>
        </w:r>
        <w:r>
          <w:rPr>
            <w:spacing w:val="-6"/>
            <w:w w:val="110"/>
            <w:sz w:val="20"/>
          </w:rPr>
          <w:delText xml:space="preserve"> </w:delText>
        </w:r>
      </w:del>
      <w:r>
        <w:rPr>
          <w:w w:val="110"/>
          <w:sz w:val="20"/>
        </w:rPr>
        <w:t>the</w:t>
      </w:r>
      <w:r>
        <w:rPr>
          <w:spacing w:val="-6"/>
          <w:w w:val="110"/>
          <w:sz w:val="20"/>
        </w:rPr>
        <w:t xml:space="preserve"> </w:t>
      </w:r>
      <w:ins w:id="2467" w:author="Hussain Hadah" w:date="2026-10-25T19:29:00Z" w16du:dateUtc="2026-10-25T23:29:00Z">
        <w:r w:rsidR="00665139">
          <w:rPr>
            <w:sz w:val="20"/>
          </w:rPr>
          <w:t>same</w:t>
        </w:r>
      </w:ins>
      <w:del w:id="2468" w:author="Hussain Hadah" w:date="2026-10-25T19:29:00Z" w16du:dateUtc="2026-10-25T23:29:00Z">
        <w:r>
          <w:rPr>
            <w:w w:val="110"/>
            <w:sz w:val="20"/>
          </w:rPr>
          <w:delText>median</w:delText>
        </w:r>
        <w:r>
          <w:rPr>
            <w:spacing w:val="-6"/>
            <w:w w:val="110"/>
            <w:sz w:val="20"/>
          </w:rPr>
          <w:delText xml:space="preserve"> </w:delText>
        </w:r>
        <w:r>
          <w:rPr>
            <w:w w:val="110"/>
            <w:sz w:val="20"/>
          </w:rPr>
          <w:delText>across 1,000 bootstrap</w:delText>
        </w:r>
      </w:del>
      <w:r>
        <w:rPr>
          <w:w w:val="110"/>
          <w:sz w:val="20"/>
        </w:rPr>
        <w:t xml:space="preserve"> resamples</w:t>
      </w:r>
      <w:ins w:id="2469" w:author="Hussain Hadah" w:date="2026-10-25T19:29:00Z" w16du:dateUtc="2026-10-25T23:29:00Z">
        <w:r w:rsidR="00665139">
          <w:rPr>
            <w:sz w:val="20"/>
          </w:rPr>
          <w:t xml:space="preserve">. Because children rather than states are resampled, the </w:t>
        </w:r>
      </w:ins>
      <w:del w:id="2470" w:author="Hussain Hadah" w:date="2026-10-25T19:29:00Z" w16du:dateUtc="2026-10-25T23:29:00Z">
        <w:r>
          <w:rPr>
            <w:w w:val="110"/>
            <w:sz w:val="20"/>
          </w:rPr>
          <w:delText xml:space="preserve">, and 95% percentile confidence </w:delText>
        </w:r>
      </w:del>
      <w:r>
        <w:rPr>
          <w:w w:val="110"/>
          <w:sz w:val="20"/>
        </w:rPr>
        <w:t xml:space="preserve">intervals </w:t>
      </w:r>
      <w:ins w:id="2471" w:author="Hussain Hadah" w:date="2026-10-25T19:29:00Z" w16du:dateUtc="2026-10-25T23:29:00Z">
        <w:r w:rsidR="00665139">
          <w:rPr>
            <w:sz w:val="20"/>
          </w:rPr>
          <w:t>do not account</w:t>
        </w:r>
      </w:ins>
      <w:del w:id="2472" w:author="Hussain Hadah" w:date="2026-10-25T19:29:00Z" w16du:dateUtc="2026-10-25T23:29:00Z">
        <w:r>
          <w:rPr>
            <w:w w:val="110"/>
            <w:sz w:val="20"/>
          </w:rPr>
          <w:delText>accompany every point.</w:delText>
        </w:r>
      </w:del>
    </w:p>
    <w:p w14:paraId="0683229E" w14:textId="77777777" w:rsidR="00E746E6" w:rsidRDefault="00E746E6">
      <w:pPr>
        <w:spacing w:line="249" w:lineRule="auto"/>
        <w:jc w:val="both"/>
        <w:rPr>
          <w:del w:id="2473" w:author="Hussain Hadah" w:date="2026-10-25T19:29:00Z" w16du:dateUtc="2026-10-25T23:29:00Z"/>
          <w:sz w:val="20"/>
        </w:rPr>
        <w:sectPr w:rsidR="00E746E6">
          <w:pgSz w:w="12240" w:h="15840"/>
          <w:pgMar w:top="1800" w:right="1440" w:bottom="2460" w:left="1800" w:header="0" w:footer="2279" w:gutter="0"/>
          <w:cols w:space="720"/>
        </w:sectPr>
      </w:pPr>
    </w:p>
    <w:p w14:paraId="6FD3CE0E" w14:textId="77777777" w:rsidR="00E746E6" w:rsidRDefault="000245FA">
      <w:pPr>
        <w:pStyle w:val="BodyText"/>
        <w:spacing w:before="79" w:line="252" w:lineRule="auto"/>
        <w:ind w:left="36" w:right="395"/>
        <w:rPr>
          <w:del w:id="2474" w:author="Hussain Hadah" w:date="2026-10-25T19:29:00Z" w16du:dateUtc="2026-10-25T23:29:00Z"/>
        </w:rPr>
      </w:pPr>
      <w:bookmarkStart w:id="2475" w:name="_bookmark83"/>
      <w:bookmarkEnd w:id="2475"/>
      <w:del w:id="2476" w:author="Hussain Hadah" w:date="2026-10-25T19:29:00Z" w16du:dateUtc="2026-10-25T23:29:00Z">
        <w:r>
          <w:rPr>
            <w:spacing w:val="-2"/>
            <w:w w:val="110"/>
          </w:rPr>
          <w:lastRenderedPageBreak/>
          <w:delText>Figure</w:delText>
        </w:r>
        <w:r>
          <w:rPr>
            <w:spacing w:val="-9"/>
            <w:w w:val="110"/>
          </w:rPr>
          <w:delText xml:space="preserve"> </w:delText>
        </w:r>
        <w:r>
          <w:rPr>
            <w:spacing w:val="-2"/>
            <w:w w:val="110"/>
          </w:rPr>
          <w:delText>14:</w:delText>
        </w:r>
        <w:r>
          <w:rPr>
            <w:spacing w:val="8"/>
            <w:w w:val="110"/>
          </w:rPr>
          <w:delText xml:space="preserve"> </w:delText>
        </w:r>
        <w:r>
          <w:rPr>
            <w:spacing w:val="-2"/>
            <w:w w:val="110"/>
          </w:rPr>
          <w:delText>Interaction</w:delText>
        </w:r>
        <w:r>
          <w:rPr>
            <w:spacing w:val="-9"/>
            <w:w w:val="110"/>
          </w:rPr>
          <w:delText xml:space="preserve"> </w:delText>
        </w:r>
        <w:r>
          <w:rPr>
            <w:spacing w:val="-2"/>
            <w:w w:val="110"/>
          </w:rPr>
          <w:delText>Effects</w:delText>
        </w:r>
        <w:r>
          <w:rPr>
            <w:spacing w:val="-9"/>
            <w:w w:val="110"/>
          </w:rPr>
          <w:delText xml:space="preserve"> </w:delText>
        </w:r>
        <w:r>
          <w:rPr>
            <w:spacing w:val="-2"/>
            <w:w w:val="110"/>
          </w:rPr>
          <w:delText>of</w:delText>
        </w:r>
        <w:r>
          <w:rPr>
            <w:spacing w:val="-10"/>
            <w:w w:val="110"/>
          </w:rPr>
          <w:delText xml:space="preserve"> </w:delText>
        </w:r>
        <w:r>
          <w:rPr>
            <w:spacing w:val="-2"/>
            <w:w w:val="110"/>
          </w:rPr>
          <w:delText>Anti-Asian</w:delText>
        </w:r>
        <w:r>
          <w:rPr>
            <w:spacing w:val="-9"/>
            <w:w w:val="110"/>
          </w:rPr>
          <w:delText xml:space="preserve"> </w:delText>
        </w:r>
        <w:r>
          <w:rPr>
            <w:spacing w:val="-2"/>
            <w:w w:val="110"/>
          </w:rPr>
          <w:delText>Bias</w:delText>
        </w:r>
        <w:r>
          <w:rPr>
            <w:spacing w:val="-10"/>
            <w:w w:val="110"/>
          </w:rPr>
          <w:delText xml:space="preserve"> </w:delText>
        </w:r>
        <w:r>
          <w:rPr>
            <w:spacing w:val="-2"/>
            <w:w w:val="110"/>
          </w:rPr>
          <w:delText>with</w:delText>
        </w:r>
        <w:r>
          <w:rPr>
            <w:spacing w:val="-9"/>
            <w:w w:val="110"/>
          </w:rPr>
          <w:delText xml:space="preserve"> </w:delText>
        </w:r>
        <w:r>
          <w:rPr>
            <w:spacing w:val="-2"/>
            <w:w w:val="110"/>
          </w:rPr>
          <w:delText>Gender</w:delText>
        </w:r>
        <w:r>
          <w:rPr>
            <w:spacing w:val="-10"/>
            <w:w w:val="110"/>
          </w:rPr>
          <w:delText xml:space="preserve"> </w:delText>
        </w:r>
        <w:r>
          <w:rPr>
            <w:spacing w:val="-2"/>
            <w:w w:val="110"/>
          </w:rPr>
          <w:delText>and</w:delText>
        </w:r>
        <w:r>
          <w:rPr>
            <w:spacing w:val="-9"/>
            <w:w w:val="110"/>
          </w:rPr>
          <w:delText xml:space="preserve"> </w:delText>
        </w:r>
        <w:r>
          <w:rPr>
            <w:spacing w:val="-2"/>
            <w:w w:val="110"/>
          </w:rPr>
          <w:delText>Parental</w:delText>
        </w:r>
        <w:r>
          <w:rPr>
            <w:spacing w:val="-9"/>
            <w:w w:val="110"/>
          </w:rPr>
          <w:delText xml:space="preserve"> </w:delText>
        </w:r>
        <w:r>
          <w:rPr>
            <w:spacing w:val="-2"/>
            <w:w w:val="110"/>
          </w:rPr>
          <w:delText>Educa-</w:delText>
        </w:r>
        <w:r>
          <w:rPr>
            <w:w w:val="110"/>
          </w:rPr>
          <w:delText>tion: By Mixed Parental Types</w:delText>
        </w:r>
      </w:del>
    </w:p>
    <w:p w14:paraId="2B94D3F1" w14:textId="77777777" w:rsidR="00E746E6" w:rsidRDefault="000245FA">
      <w:pPr>
        <w:tabs>
          <w:tab w:val="left" w:pos="5092"/>
        </w:tabs>
        <w:spacing w:before="64"/>
        <w:ind w:left="386"/>
        <w:rPr>
          <w:del w:id="2477" w:author="Hussain Hadah" w:date="2026-10-25T19:29:00Z" w16du:dateUtc="2026-10-25T23:29:00Z"/>
        </w:rPr>
      </w:pPr>
      <w:del w:id="2478" w:author="Hussain Hadah" w:date="2026-10-25T19:29:00Z" w16du:dateUtc="2026-10-25T23:29:00Z">
        <w:r>
          <w:delText>(a)</w:delText>
        </w:r>
        <w:r>
          <w:rPr>
            <w:spacing w:val="51"/>
          </w:rPr>
          <w:delText xml:space="preserve"> </w:delText>
        </w:r>
        <w:r>
          <w:delText>Asian</w:delText>
        </w:r>
        <w:r>
          <w:rPr>
            <w:spacing w:val="51"/>
          </w:rPr>
          <w:delText xml:space="preserve"> </w:delText>
        </w:r>
        <w:r>
          <w:delText>Fathers-White</w:delText>
        </w:r>
        <w:r>
          <w:rPr>
            <w:spacing w:val="51"/>
          </w:rPr>
          <w:delText xml:space="preserve"> </w:delText>
        </w:r>
        <w:r>
          <w:rPr>
            <w:spacing w:val="-2"/>
          </w:rPr>
          <w:delText>Mothers</w:delText>
        </w:r>
        <w:r>
          <w:tab/>
          <w:delText>(b)</w:delText>
        </w:r>
        <w:r>
          <w:rPr>
            <w:spacing w:val="52"/>
          </w:rPr>
          <w:delText xml:space="preserve"> </w:delText>
        </w:r>
        <w:r>
          <w:delText>White</w:delText>
        </w:r>
        <w:r>
          <w:rPr>
            <w:spacing w:val="53"/>
          </w:rPr>
          <w:delText xml:space="preserve"> </w:delText>
        </w:r>
        <w:r>
          <w:delText>Fathers-Asian</w:delText>
        </w:r>
        <w:r>
          <w:rPr>
            <w:spacing w:val="53"/>
          </w:rPr>
          <w:delText xml:space="preserve"> </w:delText>
        </w:r>
        <w:r>
          <w:rPr>
            <w:spacing w:val="-2"/>
          </w:rPr>
          <w:delText>Mothers</w:delText>
        </w:r>
      </w:del>
    </w:p>
    <w:p w14:paraId="07938AC3" w14:textId="77777777" w:rsidR="00E746E6" w:rsidRDefault="000245FA">
      <w:pPr>
        <w:pStyle w:val="BodyText"/>
        <w:spacing w:before="8"/>
        <w:rPr>
          <w:del w:id="2479" w:author="Hussain Hadah" w:date="2026-10-25T19:29:00Z" w16du:dateUtc="2026-10-25T23:29:00Z"/>
          <w:sz w:val="14"/>
        </w:rPr>
      </w:pPr>
      <w:del w:id="2480" w:author="Hussain Hadah" w:date="2026-10-25T19:29:00Z" w16du:dateUtc="2026-10-25T23:29:00Z">
        <w:r>
          <w:rPr>
            <w:noProof/>
            <w:sz w:val="14"/>
          </w:rPr>
          <w:drawing>
            <wp:anchor distT="0" distB="0" distL="0" distR="0" simplePos="0" relativeHeight="487617536" behindDoc="1" locked="0" layoutInCell="1" allowOverlap="1" wp14:anchorId="7DE800CA" wp14:editId="48733BD8">
              <wp:simplePos x="0" y="0"/>
              <wp:positionH relativeFrom="page">
                <wp:posOffset>1186857</wp:posOffset>
              </wp:positionH>
              <wp:positionV relativeFrom="paragraph">
                <wp:posOffset>123087</wp:posOffset>
              </wp:positionV>
              <wp:extent cx="2354580" cy="1320165"/>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85" cstate="print"/>
                      <a:stretch>
                        <a:fillRect/>
                      </a:stretch>
                    </pic:blipFill>
                    <pic:spPr>
                      <a:xfrm>
                        <a:off x="0" y="0"/>
                        <a:ext cx="2354580" cy="1320165"/>
                      </a:xfrm>
                      <a:prstGeom prst="rect">
                        <a:avLst/>
                      </a:prstGeom>
                    </pic:spPr>
                  </pic:pic>
                </a:graphicData>
              </a:graphic>
            </wp:anchor>
          </w:drawing>
        </w:r>
        <w:r>
          <w:rPr>
            <w:noProof/>
            <w:sz w:val="14"/>
          </w:rPr>
          <w:drawing>
            <wp:anchor distT="0" distB="0" distL="0" distR="0" simplePos="0" relativeHeight="487618048" behindDoc="1" locked="0" layoutInCell="1" allowOverlap="1" wp14:anchorId="07CBAE0E" wp14:editId="2BE107BC">
              <wp:simplePos x="0" y="0"/>
              <wp:positionH relativeFrom="page">
                <wp:posOffset>4179231</wp:posOffset>
              </wp:positionH>
              <wp:positionV relativeFrom="paragraph">
                <wp:posOffset>123087</wp:posOffset>
              </wp:positionV>
              <wp:extent cx="2379726" cy="1320165"/>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86" cstate="print"/>
                      <a:stretch>
                        <a:fillRect/>
                      </a:stretch>
                    </pic:blipFill>
                    <pic:spPr>
                      <a:xfrm>
                        <a:off x="0" y="0"/>
                        <a:ext cx="2379726" cy="1320165"/>
                      </a:xfrm>
                      <a:prstGeom prst="rect">
                        <a:avLst/>
                      </a:prstGeom>
                    </pic:spPr>
                  </pic:pic>
                </a:graphicData>
              </a:graphic>
            </wp:anchor>
          </w:drawing>
        </w:r>
      </w:del>
    </w:p>
    <w:p w14:paraId="423F15E2" w14:textId="77777777" w:rsidR="00E746E6" w:rsidRDefault="00E746E6">
      <w:pPr>
        <w:pStyle w:val="BodyText"/>
        <w:spacing w:before="118"/>
        <w:rPr>
          <w:del w:id="2481" w:author="Hussain Hadah" w:date="2026-10-25T19:29:00Z" w16du:dateUtc="2026-10-25T23:29:00Z"/>
          <w:sz w:val="22"/>
        </w:rPr>
      </w:pPr>
    </w:p>
    <w:p w14:paraId="09375E0A" w14:textId="77777777" w:rsidR="00E746E6" w:rsidRDefault="000245FA">
      <w:pPr>
        <w:ind w:left="3024"/>
        <w:rPr>
          <w:del w:id="2482" w:author="Hussain Hadah" w:date="2026-10-25T19:29:00Z" w16du:dateUtc="2026-10-25T23:29:00Z"/>
        </w:rPr>
      </w:pPr>
      <w:del w:id="2483" w:author="Hussain Hadah" w:date="2026-10-25T19:29:00Z" w16du:dateUtc="2026-10-25T23:29:00Z">
        <w:r>
          <w:rPr>
            <w:w w:val="105"/>
          </w:rPr>
          <w:delText>(c)</w:delText>
        </w:r>
        <w:r>
          <w:rPr>
            <w:spacing w:val="-5"/>
            <w:w w:val="105"/>
          </w:rPr>
          <w:delText xml:space="preserve"> </w:delText>
        </w:r>
        <w:r>
          <w:rPr>
            <w:w w:val="105"/>
          </w:rPr>
          <w:delText>Pooled:</w:delText>
        </w:r>
        <w:r>
          <w:rPr>
            <w:spacing w:val="9"/>
            <w:w w:val="105"/>
          </w:rPr>
          <w:delText xml:space="preserve"> </w:delText>
        </w:r>
        <w:r>
          <w:rPr>
            <w:w w:val="105"/>
          </w:rPr>
          <w:delText>All</w:delText>
        </w:r>
        <w:r>
          <w:rPr>
            <w:spacing w:val="-4"/>
            <w:w w:val="105"/>
          </w:rPr>
          <w:delText xml:space="preserve"> </w:delText>
        </w:r>
        <w:r>
          <w:rPr>
            <w:w w:val="105"/>
          </w:rPr>
          <w:delText>Mixed-</w:delText>
        </w:r>
        <w:r>
          <w:rPr>
            <w:spacing w:val="-4"/>
            <w:w w:val="105"/>
          </w:rPr>
          <w:delText>Race</w:delText>
        </w:r>
      </w:del>
    </w:p>
    <w:p w14:paraId="2C1F5E6E" w14:textId="77777777" w:rsidR="00E746E6" w:rsidRDefault="000245FA">
      <w:pPr>
        <w:pStyle w:val="BodyText"/>
        <w:spacing w:before="9"/>
        <w:rPr>
          <w:del w:id="2484" w:author="Hussain Hadah" w:date="2026-10-25T19:29:00Z" w16du:dateUtc="2026-10-25T23:29:00Z"/>
          <w:sz w:val="14"/>
        </w:rPr>
      </w:pPr>
      <w:del w:id="2485" w:author="Hussain Hadah" w:date="2026-10-25T19:29:00Z" w16du:dateUtc="2026-10-25T23:29:00Z">
        <w:r>
          <w:rPr>
            <w:noProof/>
            <w:sz w:val="14"/>
          </w:rPr>
          <w:drawing>
            <wp:anchor distT="0" distB="0" distL="0" distR="0" simplePos="0" relativeHeight="487618560" behindDoc="1" locked="0" layoutInCell="1" allowOverlap="1" wp14:anchorId="72F2770F" wp14:editId="5ACE6A64">
              <wp:simplePos x="0" y="0"/>
              <wp:positionH relativeFrom="page">
                <wp:posOffset>2683044</wp:posOffset>
              </wp:positionH>
              <wp:positionV relativeFrom="paragraph">
                <wp:posOffset>123255</wp:posOffset>
              </wp:positionV>
              <wp:extent cx="2379725" cy="1320164"/>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87" cstate="print"/>
                      <a:stretch>
                        <a:fillRect/>
                      </a:stretch>
                    </pic:blipFill>
                    <pic:spPr>
                      <a:xfrm>
                        <a:off x="0" y="0"/>
                        <a:ext cx="2379725" cy="1320164"/>
                      </a:xfrm>
                      <a:prstGeom prst="rect">
                        <a:avLst/>
                      </a:prstGeom>
                    </pic:spPr>
                  </pic:pic>
                </a:graphicData>
              </a:graphic>
            </wp:anchor>
          </w:drawing>
        </w:r>
      </w:del>
    </w:p>
    <w:p w14:paraId="4A766FA9" w14:textId="77777777" w:rsidR="00E746E6" w:rsidRDefault="000245FA">
      <w:pPr>
        <w:tabs>
          <w:tab w:val="left" w:pos="4685"/>
        </w:tabs>
        <w:spacing w:before="118" w:line="114" w:lineRule="exact"/>
        <w:ind w:left="36"/>
        <w:rPr>
          <w:del w:id="2486" w:author="Hussain Hadah" w:date="2026-10-25T19:29:00Z" w16du:dateUtc="2026-10-25T23:29:00Z"/>
          <w:rFonts w:ascii="Arial" w:hAnsi="Arial"/>
          <w:sz w:val="20"/>
        </w:rPr>
      </w:pPr>
      <w:del w:id="2487" w:author="Hussain Hadah" w:date="2026-10-25T19:29:00Z" w16du:dateUtc="2026-10-25T23:29:00Z">
        <w:r>
          <w:rPr>
            <w:w w:val="110"/>
            <w:sz w:val="20"/>
          </w:rPr>
          <w:delText>I</w:delText>
        </w:r>
        <w:r>
          <w:rPr>
            <w:spacing w:val="-6"/>
            <w:w w:val="110"/>
            <w:sz w:val="20"/>
          </w:rPr>
          <w:delText xml:space="preserve"> </w:delText>
        </w:r>
        <w:r>
          <w:rPr>
            <w:w w:val="110"/>
            <w:sz w:val="20"/>
          </w:rPr>
          <w:delText>show</w:delText>
        </w:r>
        <w:r>
          <w:rPr>
            <w:spacing w:val="-5"/>
            <w:w w:val="110"/>
            <w:sz w:val="20"/>
          </w:rPr>
          <w:delText xml:space="preserve"> </w:delText>
        </w:r>
        <w:r>
          <w:rPr>
            <w:w w:val="110"/>
            <w:sz w:val="20"/>
          </w:rPr>
          <w:delText>interaction</w:delText>
        </w:r>
        <w:r>
          <w:rPr>
            <w:spacing w:val="-5"/>
            <w:w w:val="110"/>
            <w:sz w:val="20"/>
          </w:rPr>
          <w:delText xml:space="preserve"> </w:delText>
        </w:r>
        <w:r>
          <w:rPr>
            <w:w w:val="110"/>
            <w:sz w:val="20"/>
          </w:rPr>
          <w:delText>coefficients</w:delText>
        </w:r>
        <w:r>
          <w:rPr>
            <w:spacing w:val="-5"/>
            <w:w w:val="110"/>
            <w:sz w:val="20"/>
          </w:rPr>
          <w:delText xml:space="preserve"> </w:delText>
        </w:r>
        <w:r>
          <w:rPr>
            <w:w w:val="110"/>
            <w:sz w:val="20"/>
          </w:rPr>
          <w:delText>from</w:delText>
        </w:r>
        <w:r>
          <w:rPr>
            <w:spacing w:val="-5"/>
            <w:w w:val="110"/>
            <w:sz w:val="20"/>
          </w:rPr>
          <w:delText xml:space="preserve"> </w:delText>
        </w:r>
        <w:r>
          <w:rPr>
            <w:w w:val="110"/>
            <w:sz w:val="20"/>
          </w:rPr>
          <w:delText>estimating</w:delText>
        </w:r>
        <w:r>
          <w:rPr>
            <w:spacing w:val="-4"/>
            <w:w w:val="110"/>
            <w:sz w:val="20"/>
          </w:rPr>
          <w:delText xml:space="preserve"> </w:delText>
        </w:r>
        <w:r>
          <w:rPr>
            <w:spacing w:val="-5"/>
            <w:w w:val="110"/>
            <w:sz w:val="20"/>
          </w:rPr>
          <w:delText>A</w:delText>
        </w:r>
        <w:r>
          <w:rPr>
            <w:rFonts w:ascii="Arial" w:hAnsi="Arial"/>
            <w:spacing w:val="-5"/>
            <w:w w:val="110"/>
            <w:sz w:val="20"/>
            <w:vertAlign w:val="superscript"/>
          </w:rPr>
          <w:delText>g</w:delText>
        </w:r>
        <w:r>
          <w:rPr>
            <w:rFonts w:ascii="Arial" w:hAnsi="Arial"/>
            <w:sz w:val="20"/>
          </w:rPr>
          <w:tab/>
        </w:r>
        <w:r>
          <w:rPr>
            <w:rFonts w:ascii="Arial" w:hAnsi="Arial"/>
            <w:w w:val="125"/>
            <w:sz w:val="20"/>
          </w:rPr>
          <w:delText>=</w:delText>
        </w:r>
        <w:r>
          <w:rPr>
            <w:rFonts w:ascii="Arial" w:hAnsi="Arial"/>
            <w:spacing w:val="2"/>
            <w:w w:val="125"/>
            <w:sz w:val="20"/>
          </w:rPr>
          <w:delText xml:space="preserve"> </w:delText>
        </w:r>
        <w:r>
          <w:rPr>
            <w:w w:val="125"/>
            <w:sz w:val="20"/>
          </w:rPr>
          <w:delText>β</w:delText>
        </w:r>
        <w:r>
          <w:rPr>
            <w:rFonts w:ascii="Arial" w:hAnsi="Arial"/>
            <w:w w:val="125"/>
            <w:sz w:val="20"/>
            <w:vertAlign w:val="superscript"/>
          </w:rPr>
          <w:delText>g</w:delText>
        </w:r>
        <w:r>
          <w:rPr>
            <w:w w:val="125"/>
            <w:sz w:val="20"/>
          </w:rPr>
          <w:delText>AntiAsianBias</w:delText>
        </w:r>
        <w:r>
          <w:rPr>
            <w:rFonts w:ascii="Arial" w:hAnsi="Arial"/>
            <w:w w:val="125"/>
            <w:sz w:val="20"/>
            <w:vertAlign w:val="subscript"/>
          </w:rPr>
          <w:delText>st</w:delText>
        </w:r>
        <w:r>
          <w:rPr>
            <w:rFonts w:ascii="Arial" w:hAnsi="Arial"/>
            <w:spacing w:val="-17"/>
            <w:w w:val="125"/>
            <w:sz w:val="20"/>
          </w:rPr>
          <w:delText xml:space="preserve"> </w:delText>
        </w:r>
        <w:r>
          <w:rPr>
            <w:rFonts w:ascii="Arial" w:hAnsi="Arial"/>
            <w:w w:val="125"/>
            <w:sz w:val="20"/>
          </w:rPr>
          <w:delText>+</w:delText>
        </w:r>
        <w:r>
          <w:rPr>
            <w:rFonts w:ascii="Arial" w:hAnsi="Arial"/>
            <w:spacing w:val="-26"/>
            <w:w w:val="125"/>
            <w:sz w:val="20"/>
          </w:rPr>
          <w:delText xml:space="preserve"> </w:delText>
        </w:r>
        <w:r>
          <w:rPr>
            <w:b/>
            <w:w w:val="125"/>
            <w:sz w:val="20"/>
          </w:rPr>
          <w:delText>X</w:delText>
        </w:r>
        <w:r>
          <w:rPr>
            <w:rFonts w:ascii="Arial" w:hAnsi="Arial"/>
            <w:w w:val="125"/>
            <w:sz w:val="20"/>
            <w:vertAlign w:val="superscript"/>
          </w:rPr>
          <w:delText>g</w:delText>
        </w:r>
        <w:r>
          <w:rPr>
            <w:rFonts w:ascii="Arial" w:hAnsi="Arial"/>
            <w:spacing w:val="76"/>
            <w:w w:val="125"/>
            <w:sz w:val="20"/>
          </w:rPr>
          <w:delText xml:space="preserve"> </w:delText>
        </w:r>
        <w:r>
          <w:rPr>
            <w:w w:val="125"/>
            <w:sz w:val="20"/>
          </w:rPr>
          <w:delText>π</w:delText>
        </w:r>
        <w:r>
          <w:rPr>
            <w:spacing w:val="-21"/>
            <w:w w:val="125"/>
            <w:sz w:val="20"/>
          </w:rPr>
          <w:delText xml:space="preserve"> </w:delText>
        </w:r>
        <w:r>
          <w:rPr>
            <w:rFonts w:ascii="Arial" w:hAnsi="Arial"/>
            <w:w w:val="125"/>
            <w:sz w:val="20"/>
          </w:rPr>
          <w:delText>+</w:delText>
        </w:r>
        <w:r>
          <w:rPr>
            <w:rFonts w:ascii="Arial" w:hAnsi="Arial"/>
            <w:spacing w:val="-26"/>
            <w:w w:val="125"/>
            <w:sz w:val="20"/>
          </w:rPr>
          <w:delText xml:space="preserve"> </w:delText>
        </w:r>
        <w:r>
          <w:rPr>
            <w:w w:val="155"/>
            <w:sz w:val="20"/>
          </w:rPr>
          <w:delText>γ</w:delText>
        </w:r>
        <w:r>
          <w:rPr>
            <w:rFonts w:ascii="Arial" w:hAnsi="Arial"/>
            <w:w w:val="155"/>
            <w:sz w:val="20"/>
            <w:vertAlign w:val="subscript"/>
          </w:rPr>
          <w:delText>rt</w:delText>
        </w:r>
        <w:r>
          <w:rPr>
            <w:rFonts w:ascii="Arial" w:hAnsi="Arial"/>
            <w:spacing w:val="-33"/>
            <w:w w:val="155"/>
            <w:sz w:val="20"/>
          </w:rPr>
          <w:delText xml:space="preserve"> </w:delText>
        </w:r>
        <w:r>
          <w:rPr>
            <w:rFonts w:ascii="Arial" w:hAnsi="Arial"/>
            <w:w w:val="125"/>
            <w:sz w:val="20"/>
          </w:rPr>
          <w:delText>+</w:delText>
        </w:r>
        <w:r>
          <w:rPr>
            <w:rFonts w:ascii="Arial" w:hAnsi="Arial"/>
            <w:spacing w:val="-27"/>
            <w:w w:val="125"/>
            <w:sz w:val="20"/>
          </w:rPr>
          <w:delText xml:space="preserve"> </w:delText>
        </w:r>
        <w:r>
          <w:rPr>
            <w:spacing w:val="-4"/>
            <w:w w:val="155"/>
            <w:sz w:val="20"/>
          </w:rPr>
          <w:delText>ε</w:delText>
        </w:r>
        <w:r>
          <w:rPr>
            <w:rFonts w:ascii="Arial" w:hAnsi="Arial"/>
            <w:spacing w:val="-4"/>
            <w:w w:val="155"/>
            <w:sz w:val="20"/>
            <w:vertAlign w:val="subscript"/>
          </w:rPr>
          <w:delText>ist</w:delText>
        </w:r>
      </w:del>
    </w:p>
    <w:p w14:paraId="3CA68E19" w14:textId="77777777" w:rsidR="00E746E6" w:rsidRDefault="00E746E6">
      <w:pPr>
        <w:spacing w:line="114" w:lineRule="exact"/>
        <w:rPr>
          <w:del w:id="2488" w:author="Hussain Hadah" w:date="2026-10-25T19:29:00Z" w16du:dateUtc="2026-10-25T23:29:00Z"/>
          <w:rFonts w:ascii="Arial" w:hAnsi="Arial"/>
          <w:sz w:val="20"/>
        </w:rPr>
        <w:sectPr w:rsidR="00E746E6">
          <w:pgSz w:w="12240" w:h="15840"/>
          <w:pgMar w:top="1800" w:right="1440" w:bottom="2460" w:left="1800" w:header="0" w:footer="2279" w:gutter="0"/>
          <w:cols w:space="720"/>
        </w:sectPr>
      </w:pPr>
    </w:p>
    <w:p w14:paraId="5CA6178B" w14:textId="77777777" w:rsidR="00E746E6" w:rsidRDefault="000245FA">
      <w:pPr>
        <w:tabs>
          <w:tab w:val="right" w:pos="5114"/>
        </w:tabs>
        <w:spacing w:before="2" w:line="123" w:lineRule="exact"/>
        <w:ind w:left="4366"/>
        <w:rPr>
          <w:del w:id="2489" w:author="Hussain Hadah" w:date="2026-10-25T19:29:00Z" w16du:dateUtc="2026-10-25T23:29:00Z"/>
          <w:sz w:val="15"/>
        </w:rPr>
      </w:pPr>
      <w:del w:id="2490" w:author="Hussain Hadah" w:date="2026-10-25T19:29:00Z" w16du:dateUtc="2026-10-25T23:29:00Z">
        <w:r>
          <w:rPr>
            <w:rFonts w:ascii="Arial"/>
            <w:spacing w:val="-5"/>
            <w:w w:val="140"/>
            <w:sz w:val="15"/>
          </w:rPr>
          <w:delText>ist</w:delText>
        </w:r>
        <w:r>
          <w:rPr>
            <w:sz w:val="15"/>
          </w:rPr>
          <w:tab/>
        </w:r>
        <w:r>
          <w:rPr>
            <w:spacing w:val="-10"/>
            <w:w w:val="130"/>
            <w:sz w:val="15"/>
          </w:rPr>
          <w:delText>1</w:delText>
        </w:r>
      </w:del>
    </w:p>
    <w:p w14:paraId="6AE20DC1" w14:textId="77777777" w:rsidR="00E746E6" w:rsidRDefault="000245FA">
      <w:pPr>
        <w:spacing w:before="1" w:line="124" w:lineRule="exact"/>
        <w:ind w:left="334"/>
        <w:jc w:val="center"/>
        <w:rPr>
          <w:del w:id="2491" w:author="Hussain Hadah" w:date="2026-10-25T19:29:00Z" w16du:dateUtc="2026-10-25T23:29:00Z"/>
          <w:rFonts w:ascii="Arial"/>
          <w:sz w:val="15"/>
        </w:rPr>
      </w:pPr>
      <w:del w:id="2492" w:author="Hussain Hadah" w:date="2026-10-25T19:29:00Z" w16du:dateUtc="2026-10-25T23:29:00Z">
        <w:r>
          <w:br w:type="column"/>
        </w:r>
        <w:r>
          <w:rPr>
            <w:rFonts w:ascii="Arial"/>
            <w:spacing w:val="-5"/>
            <w:w w:val="160"/>
            <w:sz w:val="15"/>
          </w:rPr>
          <w:delText>ist</w:delText>
        </w:r>
      </w:del>
    </w:p>
    <w:p w14:paraId="7D369248" w14:textId="77777777" w:rsidR="00E746E6" w:rsidRDefault="00E746E6">
      <w:pPr>
        <w:spacing w:line="124" w:lineRule="exact"/>
        <w:jc w:val="center"/>
        <w:rPr>
          <w:del w:id="2493" w:author="Hussain Hadah" w:date="2026-10-25T19:29:00Z" w16du:dateUtc="2026-10-25T23:29:00Z"/>
          <w:rFonts w:ascii="Arial"/>
          <w:sz w:val="15"/>
        </w:rPr>
        <w:sectPr w:rsidR="00E746E6">
          <w:type w:val="continuous"/>
          <w:pgSz w:w="12240" w:h="15840"/>
          <w:pgMar w:top="1720" w:right="1440" w:bottom="280" w:left="1800" w:header="0" w:footer="2279" w:gutter="0"/>
          <w:cols w:num="2" w:space="720" w:equalWidth="0">
            <w:col w:w="5115" w:space="40"/>
            <w:col w:w="3845"/>
          </w:cols>
        </w:sectPr>
      </w:pPr>
    </w:p>
    <w:p w14:paraId="3196C706" w14:textId="77777777" w:rsidR="00E746E6" w:rsidRDefault="000245FA">
      <w:pPr>
        <w:spacing w:before="1" w:line="249" w:lineRule="auto"/>
        <w:ind w:left="36" w:right="393"/>
        <w:jc w:val="both"/>
        <w:rPr>
          <w:del w:id="2494" w:author="Hussain Hadah" w:date="2026-10-25T19:29:00Z" w16du:dateUtc="2026-10-25T23:29:00Z"/>
          <w:sz w:val="20"/>
        </w:rPr>
      </w:pPr>
      <w:del w:id="2495" w:author="Hussain Hadah" w:date="2026-10-25T19:29:00Z" w16du:dateUtc="2026-10-25T23:29:00Z">
        <w:r>
          <w:rPr>
            <w:w w:val="110"/>
            <w:sz w:val="20"/>
          </w:rPr>
          <w:delText>with</w:delText>
        </w:r>
        <w:r>
          <w:rPr>
            <w:spacing w:val="-7"/>
            <w:w w:val="110"/>
            <w:sz w:val="20"/>
          </w:rPr>
          <w:delText xml:space="preserve"> </w:delText>
        </w:r>
        <w:r>
          <w:rPr>
            <w:w w:val="110"/>
            <w:sz w:val="20"/>
          </w:rPr>
          <w:delText>interaction terms</w:delText>
        </w:r>
      </w:del>
      <w:r>
        <w:rPr>
          <w:w w:val="110"/>
          <w:sz w:val="20"/>
        </w:rPr>
        <w:t xml:space="preserve"> for </w:t>
      </w:r>
      <w:ins w:id="2496" w:author="Hussain Hadah" w:date="2026-10-25T19:29:00Z" w16du:dateUtc="2026-10-25T23:29:00Z">
        <w:r w:rsidR="00665139">
          <w:rPr>
            <w:sz w:val="20"/>
          </w:rPr>
          <w:t>dependence within</w:t>
        </w:r>
      </w:ins>
      <w:del w:id="2497" w:author="Hussain Hadah" w:date="2026-10-25T19:29:00Z" w16du:dateUtc="2026-10-25T23:29:00Z">
        <w:r>
          <w:rPr>
            <w:w w:val="110"/>
            <w:sz w:val="20"/>
          </w:rPr>
          <w:delText>gender and parental education.</w:delText>
        </w:r>
        <w:r>
          <w:rPr>
            <w:spacing w:val="40"/>
            <w:w w:val="110"/>
            <w:sz w:val="20"/>
          </w:rPr>
          <w:delText xml:space="preserve"> </w:delText>
        </w:r>
        <w:r>
          <w:rPr>
            <w:w w:val="110"/>
            <w:sz w:val="20"/>
          </w:rPr>
          <w:delText xml:space="preserve">I include region </w:delText>
        </w:r>
        <w:r>
          <w:rPr>
            <w:rFonts w:ascii="Menlo" w:hAnsi="Menlo"/>
            <w:i/>
            <w:w w:val="110"/>
            <w:sz w:val="20"/>
          </w:rPr>
          <w:delText>×</w:delText>
        </w:r>
        <w:r>
          <w:rPr>
            <w:rFonts w:ascii="Menlo" w:hAnsi="Menlo"/>
            <w:i/>
            <w:spacing w:val="-34"/>
            <w:w w:val="110"/>
            <w:sz w:val="20"/>
          </w:rPr>
          <w:delText xml:space="preserve"> </w:delText>
        </w:r>
        <w:r>
          <w:rPr>
            <w:w w:val="110"/>
            <w:sz w:val="20"/>
          </w:rPr>
          <w:delText>year fixed effects with controls for sex, quartic age, years of education, and the inverse hyperbolic sine of income. The dependent variable is self-reported Asian identity and the independent variables include de-meaned state-level bias interacted with gender and parental education indicators.</w:delText>
        </w:r>
        <w:r>
          <w:rPr>
            <w:spacing w:val="40"/>
            <w:w w:val="110"/>
            <w:sz w:val="20"/>
          </w:rPr>
          <w:delText xml:space="preserve"> </w:delText>
        </w:r>
        <w:r>
          <w:rPr>
            <w:w w:val="110"/>
            <w:sz w:val="20"/>
          </w:rPr>
          <w:delText>Each panel results from separate regressions on different samples divided by mixed parental types. Standard errors</w:delText>
        </w:r>
        <w:r>
          <w:rPr>
            <w:spacing w:val="19"/>
            <w:w w:val="110"/>
            <w:sz w:val="20"/>
          </w:rPr>
          <w:delText xml:space="preserve"> </w:delText>
        </w:r>
        <w:r>
          <w:rPr>
            <w:w w:val="110"/>
            <w:sz w:val="20"/>
          </w:rPr>
          <w:delText>are</w:delText>
        </w:r>
        <w:r>
          <w:rPr>
            <w:spacing w:val="19"/>
            <w:w w:val="110"/>
            <w:sz w:val="20"/>
          </w:rPr>
          <w:delText xml:space="preserve"> </w:delText>
        </w:r>
        <w:r>
          <w:rPr>
            <w:w w:val="110"/>
            <w:sz w:val="20"/>
          </w:rPr>
          <w:delText>clustered</w:delText>
        </w:r>
        <w:r>
          <w:rPr>
            <w:spacing w:val="19"/>
            <w:w w:val="110"/>
            <w:sz w:val="20"/>
          </w:rPr>
          <w:delText xml:space="preserve"> </w:delText>
        </w:r>
        <w:r>
          <w:rPr>
            <w:w w:val="110"/>
            <w:sz w:val="20"/>
          </w:rPr>
          <w:delText>on</w:delText>
        </w:r>
        <w:r>
          <w:rPr>
            <w:spacing w:val="19"/>
            <w:w w:val="110"/>
            <w:sz w:val="20"/>
          </w:rPr>
          <w:delText xml:space="preserve"> </w:delText>
        </w:r>
        <w:r>
          <w:rPr>
            <w:w w:val="110"/>
            <w:sz w:val="20"/>
          </w:rPr>
          <w:delText>the</w:delText>
        </w:r>
      </w:del>
      <w:r>
        <w:rPr>
          <w:spacing w:val="19"/>
          <w:w w:val="110"/>
          <w:sz w:val="20"/>
        </w:rPr>
        <w:t xml:space="preserve"> </w:t>
      </w:r>
      <w:r>
        <w:rPr>
          <w:w w:val="110"/>
          <w:sz w:val="20"/>
        </w:rPr>
        <w:t>state</w:t>
      </w:r>
      <w:ins w:id="2498" w:author="Hussain Hadah" w:date="2026-10-25T19:29:00Z" w16du:dateUtc="2026-10-25T23:29:00Z">
        <w:r w:rsidR="00665139">
          <w:rPr>
            <w:sz w:val="20"/>
          </w:rPr>
          <w:t>-year cells.</w:t>
        </w:r>
      </w:ins>
      <w:del w:id="2499" w:author="Hussain Hadah" w:date="2026-10-25T19:29:00Z" w16du:dateUtc="2026-10-25T23:29:00Z">
        <w:r>
          <w:rPr>
            <w:spacing w:val="19"/>
            <w:w w:val="110"/>
            <w:sz w:val="20"/>
          </w:rPr>
          <w:delText xml:space="preserve"> </w:delText>
        </w:r>
        <w:r>
          <w:rPr>
            <w:w w:val="110"/>
            <w:sz w:val="20"/>
          </w:rPr>
          <w:delText>level.</w:delText>
        </w:r>
        <w:r>
          <w:rPr>
            <w:spacing w:val="76"/>
            <w:w w:val="110"/>
            <w:sz w:val="20"/>
          </w:rPr>
          <w:delText xml:space="preserve"> </w:delText>
        </w:r>
        <w:r>
          <w:rPr>
            <w:w w:val="110"/>
            <w:sz w:val="20"/>
          </w:rPr>
          <w:delText>The</w:delText>
        </w:r>
        <w:r>
          <w:rPr>
            <w:spacing w:val="19"/>
            <w:w w:val="110"/>
            <w:sz w:val="20"/>
          </w:rPr>
          <w:delText xml:space="preserve"> </w:delText>
        </w:r>
        <w:r>
          <w:rPr>
            <w:w w:val="110"/>
            <w:sz w:val="20"/>
          </w:rPr>
          <w:delText>samples</w:delText>
        </w:r>
        <w:r>
          <w:rPr>
            <w:spacing w:val="19"/>
            <w:w w:val="110"/>
            <w:sz w:val="20"/>
          </w:rPr>
          <w:delText xml:space="preserve"> </w:delText>
        </w:r>
        <w:r>
          <w:rPr>
            <w:w w:val="110"/>
            <w:sz w:val="20"/>
          </w:rPr>
          <w:delText>include</w:delText>
        </w:r>
        <w:r>
          <w:rPr>
            <w:spacing w:val="19"/>
            <w:w w:val="110"/>
            <w:sz w:val="20"/>
          </w:rPr>
          <w:delText xml:space="preserve"> </w:delText>
        </w:r>
        <w:r>
          <w:rPr>
            <w:w w:val="110"/>
            <w:sz w:val="20"/>
          </w:rPr>
          <w:delText>second-generation</w:delText>
        </w:r>
        <w:r>
          <w:rPr>
            <w:spacing w:val="19"/>
            <w:w w:val="110"/>
            <w:sz w:val="20"/>
          </w:rPr>
          <w:delText xml:space="preserve"> </w:delText>
        </w:r>
        <w:r>
          <w:rPr>
            <w:w w:val="110"/>
            <w:sz w:val="20"/>
          </w:rPr>
          <w:delText>Asian</w:delText>
        </w:r>
        <w:r>
          <w:rPr>
            <w:spacing w:val="19"/>
            <w:w w:val="110"/>
            <w:sz w:val="20"/>
          </w:rPr>
          <w:delText xml:space="preserve"> </w:delText>
        </w:r>
        <w:r>
          <w:rPr>
            <w:w w:val="110"/>
            <w:sz w:val="20"/>
          </w:rPr>
          <w:delText>individu-als with mixed-race parentage. Native-born second-generation Asian immigrant individuals with one parent born in an Asian country and one parent born outside of Asia.</w:delText>
        </w:r>
      </w:del>
    </w:p>
    <w:p w14:paraId="005DF631" w14:textId="77777777" w:rsidR="00E746E6" w:rsidRDefault="00E746E6">
      <w:pPr>
        <w:spacing w:line="249" w:lineRule="auto"/>
        <w:jc w:val="both"/>
        <w:rPr>
          <w:del w:id="2500" w:author="Hussain Hadah" w:date="2026-10-25T19:29:00Z" w16du:dateUtc="2026-10-25T23:29:00Z"/>
          <w:sz w:val="20"/>
        </w:rPr>
        <w:sectPr w:rsidR="00E746E6">
          <w:type w:val="continuous"/>
          <w:pgSz w:w="12240" w:h="15840"/>
          <w:pgMar w:top="1720" w:right="1440" w:bottom="280" w:left="1800" w:header="0" w:footer="2279" w:gutter="0"/>
          <w:cols w:space="720"/>
        </w:sectPr>
      </w:pPr>
    </w:p>
    <w:p w14:paraId="2FBA7471" w14:textId="77777777" w:rsidR="00E746E6" w:rsidRDefault="000245FA">
      <w:pPr>
        <w:pStyle w:val="BodyText"/>
        <w:spacing w:before="79" w:line="252" w:lineRule="auto"/>
        <w:ind w:left="36" w:right="395"/>
        <w:rPr>
          <w:del w:id="2501" w:author="Hussain Hadah" w:date="2026-10-25T19:29:00Z" w16du:dateUtc="2026-10-25T23:29:00Z"/>
        </w:rPr>
      </w:pPr>
      <w:bookmarkStart w:id="2502" w:name="_bookmark84"/>
      <w:bookmarkEnd w:id="2502"/>
      <w:del w:id="2503" w:author="Hussain Hadah" w:date="2026-10-25T19:29:00Z" w16du:dateUtc="2026-10-25T23:29:00Z">
        <w:r>
          <w:rPr>
            <w:spacing w:val="-2"/>
            <w:w w:val="110"/>
          </w:rPr>
          <w:lastRenderedPageBreak/>
          <w:delText>Figure</w:delText>
        </w:r>
        <w:r>
          <w:rPr>
            <w:spacing w:val="-9"/>
            <w:w w:val="110"/>
          </w:rPr>
          <w:delText xml:space="preserve"> </w:delText>
        </w:r>
        <w:r>
          <w:rPr>
            <w:spacing w:val="-2"/>
            <w:w w:val="110"/>
          </w:rPr>
          <w:delText>15:</w:delText>
        </w:r>
        <w:r>
          <w:rPr>
            <w:spacing w:val="8"/>
            <w:w w:val="110"/>
          </w:rPr>
          <w:delText xml:space="preserve"> </w:delText>
        </w:r>
        <w:r>
          <w:rPr>
            <w:spacing w:val="-2"/>
            <w:w w:val="110"/>
          </w:rPr>
          <w:delText>Interaction</w:delText>
        </w:r>
        <w:r>
          <w:rPr>
            <w:spacing w:val="-9"/>
            <w:w w:val="110"/>
          </w:rPr>
          <w:delText xml:space="preserve"> </w:delText>
        </w:r>
        <w:r>
          <w:rPr>
            <w:spacing w:val="-2"/>
            <w:w w:val="110"/>
          </w:rPr>
          <w:delText>Effects</w:delText>
        </w:r>
        <w:r>
          <w:rPr>
            <w:spacing w:val="-9"/>
            <w:w w:val="110"/>
          </w:rPr>
          <w:delText xml:space="preserve"> </w:delText>
        </w:r>
        <w:r>
          <w:rPr>
            <w:spacing w:val="-2"/>
            <w:w w:val="110"/>
          </w:rPr>
          <w:delText>of</w:delText>
        </w:r>
        <w:r>
          <w:rPr>
            <w:spacing w:val="-10"/>
            <w:w w:val="110"/>
          </w:rPr>
          <w:delText xml:space="preserve"> </w:delText>
        </w:r>
        <w:r>
          <w:rPr>
            <w:spacing w:val="-2"/>
            <w:w w:val="110"/>
          </w:rPr>
          <w:delText>Anti-Asian</w:delText>
        </w:r>
        <w:r>
          <w:rPr>
            <w:spacing w:val="-9"/>
            <w:w w:val="110"/>
          </w:rPr>
          <w:delText xml:space="preserve"> </w:delText>
        </w:r>
        <w:r>
          <w:rPr>
            <w:spacing w:val="-2"/>
            <w:w w:val="110"/>
          </w:rPr>
          <w:delText>Bias</w:delText>
        </w:r>
        <w:r>
          <w:rPr>
            <w:spacing w:val="-10"/>
            <w:w w:val="110"/>
          </w:rPr>
          <w:delText xml:space="preserve"> </w:delText>
        </w:r>
        <w:r>
          <w:rPr>
            <w:spacing w:val="-2"/>
            <w:w w:val="110"/>
          </w:rPr>
          <w:delText>with</w:delText>
        </w:r>
        <w:r>
          <w:rPr>
            <w:spacing w:val="-9"/>
            <w:w w:val="110"/>
          </w:rPr>
          <w:delText xml:space="preserve"> </w:delText>
        </w:r>
        <w:r>
          <w:rPr>
            <w:spacing w:val="-2"/>
            <w:w w:val="110"/>
          </w:rPr>
          <w:delText>Gender</w:delText>
        </w:r>
        <w:r>
          <w:rPr>
            <w:spacing w:val="-10"/>
            <w:w w:val="110"/>
          </w:rPr>
          <w:delText xml:space="preserve"> </w:delText>
        </w:r>
        <w:r>
          <w:rPr>
            <w:spacing w:val="-2"/>
            <w:w w:val="110"/>
          </w:rPr>
          <w:delText>and</w:delText>
        </w:r>
        <w:r>
          <w:rPr>
            <w:spacing w:val="-9"/>
            <w:w w:val="110"/>
          </w:rPr>
          <w:delText xml:space="preserve"> </w:delText>
        </w:r>
        <w:r>
          <w:rPr>
            <w:spacing w:val="-2"/>
            <w:w w:val="110"/>
          </w:rPr>
          <w:delText>Parental</w:delText>
        </w:r>
        <w:r>
          <w:rPr>
            <w:spacing w:val="-9"/>
            <w:w w:val="110"/>
          </w:rPr>
          <w:delText xml:space="preserve"> </w:delText>
        </w:r>
        <w:r>
          <w:rPr>
            <w:spacing w:val="-2"/>
            <w:w w:val="110"/>
          </w:rPr>
          <w:delText>Educa-</w:delText>
        </w:r>
        <w:r>
          <w:rPr>
            <w:w w:val="110"/>
          </w:rPr>
          <w:delText>tion: By Mixed Parental Types Among Adults</w:delText>
        </w:r>
      </w:del>
    </w:p>
    <w:p w14:paraId="1F11E733" w14:textId="77777777" w:rsidR="00E746E6" w:rsidRDefault="000245FA">
      <w:pPr>
        <w:tabs>
          <w:tab w:val="left" w:pos="4964"/>
        </w:tabs>
        <w:spacing w:before="64"/>
        <w:ind w:left="514"/>
        <w:rPr>
          <w:del w:id="2504" w:author="Hussain Hadah" w:date="2026-10-25T19:29:00Z" w16du:dateUtc="2026-10-25T23:29:00Z"/>
        </w:rPr>
      </w:pPr>
      <w:del w:id="2505" w:author="Hussain Hadah" w:date="2026-10-25T19:29:00Z" w16du:dateUtc="2026-10-25T23:29:00Z">
        <w:r>
          <w:delText>(a)</w:delText>
        </w:r>
        <w:r>
          <w:rPr>
            <w:spacing w:val="51"/>
          </w:rPr>
          <w:delText xml:space="preserve"> </w:delText>
        </w:r>
        <w:r>
          <w:delText>Asian</w:delText>
        </w:r>
        <w:r>
          <w:rPr>
            <w:spacing w:val="51"/>
          </w:rPr>
          <w:delText xml:space="preserve"> </w:delText>
        </w:r>
        <w:r>
          <w:delText>Fathers-White</w:delText>
        </w:r>
        <w:r>
          <w:rPr>
            <w:spacing w:val="51"/>
          </w:rPr>
          <w:delText xml:space="preserve"> </w:delText>
        </w:r>
        <w:r>
          <w:rPr>
            <w:spacing w:val="-2"/>
          </w:rPr>
          <w:delText>Mothers</w:delText>
        </w:r>
        <w:r>
          <w:tab/>
          <w:delText>(b)</w:delText>
        </w:r>
        <w:r>
          <w:rPr>
            <w:spacing w:val="52"/>
          </w:rPr>
          <w:delText xml:space="preserve"> </w:delText>
        </w:r>
        <w:r>
          <w:delText>White</w:delText>
        </w:r>
        <w:r>
          <w:rPr>
            <w:spacing w:val="53"/>
          </w:rPr>
          <w:delText xml:space="preserve"> </w:delText>
        </w:r>
        <w:r>
          <w:delText>Fathers-Asian</w:delText>
        </w:r>
        <w:r>
          <w:rPr>
            <w:spacing w:val="53"/>
          </w:rPr>
          <w:delText xml:space="preserve"> </w:delText>
        </w:r>
        <w:r>
          <w:rPr>
            <w:spacing w:val="-2"/>
          </w:rPr>
          <w:delText>Mothers</w:delText>
        </w:r>
      </w:del>
    </w:p>
    <w:p w14:paraId="0CDF50B8" w14:textId="77777777" w:rsidR="00E746E6" w:rsidRDefault="000245FA">
      <w:pPr>
        <w:pStyle w:val="BodyText"/>
        <w:rPr>
          <w:del w:id="2506" w:author="Hussain Hadah" w:date="2026-10-25T19:29:00Z" w16du:dateUtc="2026-10-25T23:29:00Z"/>
          <w:sz w:val="15"/>
        </w:rPr>
      </w:pPr>
      <w:del w:id="2507" w:author="Hussain Hadah" w:date="2026-10-25T19:29:00Z" w16du:dateUtc="2026-10-25T23:29:00Z">
        <w:r>
          <w:rPr>
            <w:noProof/>
            <w:sz w:val="15"/>
          </w:rPr>
          <w:drawing>
            <wp:anchor distT="0" distB="0" distL="0" distR="0" simplePos="0" relativeHeight="487619072" behindDoc="1" locked="0" layoutInCell="1" allowOverlap="1" wp14:anchorId="3BD46667" wp14:editId="5E6962B8">
              <wp:simplePos x="0" y="0"/>
              <wp:positionH relativeFrom="page">
                <wp:posOffset>1188257</wp:posOffset>
              </wp:positionH>
              <wp:positionV relativeFrom="paragraph">
                <wp:posOffset>124800</wp:posOffset>
              </wp:positionV>
              <wp:extent cx="2578036" cy="1430178"/>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88" cstate="print"/>
                      <a:stretch>
                        <a:fillRect/>
                      </a:stretch>
                    </pic:blipFill>
                    <pic:spPr>
                      <a:xfrm>
                        <a:off x="0" y="0"/>
                        <a:ext cx="2578036" cy="1430178"/>
                      </a:xfrm>
                      <a:prstGeom prst="rect">
                        <a:avLst/>
                      </a:prstGeom>
                    </pic:spPr>
                  </pic:pic>
                </a:graphicData>
              </a:graphic>
            </wp:anchor>
          </w:drawing>
        </w:r>
        <w:r>
          <w:rPr>
            <w:noProof/>
            <w:sz w:val="15"/>
          </w:rPr>
          <w:drawing>
            <wp:anchor distT="0" distB="0" distL="0" distR="0" simplePos="0" relativeHeight="487619584" behindDoc="1" locked="0" layoutInCell="1" allowOverlap="1" wp14:anchorId="0BFD1CDD" wp14:editId="084912F8">
              <wp:simplePos x="0" y="0"/>
              <wp:positionH relativeFrom="page">
                <wp:posOffset>4017423</wp:posOffset>
              </wp:positionH>
              <wp:positionV relativeFrom="paragraph">
                <wp:posOffset>124800</wp:posOffset>
              </wp:positionV>
              <wp:extent cx="2578036" cy="1430178"/>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89" cstate="print"/>
                      <a:stretch>
                        <a:fillRect/>
                      </a:stretch>
                    </pic:blipFill>
                    <pic:spPr>
                      <a:xfrm>
                        <a:off x="0" y="0"/>
                        <a:ext cx="2578036" cy="1430178"/>
                      </a:xfrm>
                      <a:prstGeom prst="rect">
                        <a:avLst/>
                      </a:prstGeom>
                    </pic:spPr>
                  </pic:pic>
                </a:graphicData>
              </a:graphic>
            </wp:anchor>
          </w:drawing>
        </w:r>
      </w:del>
    </w:p>
    <w:p w14:paraId="6E28575E" w14:textId="77777777" w:rsidR="00E746E6" w:rsidRDefault="000245FA">
      <w:pPr>
        <w:tabs>
          <w:tab w:val="left" w:pos="4685"/>
        </w:tabs>
        <w:spacing w:before="89" w:line="114" w:lineRule="exact"/>
        <w:ind w:left="36"/>
        <w:rPr>
          <w:del w:id="2508" w:author="Hussain Hadah" w:date="2026-10-25T19:29:00Z" w16du:dateUtc="2026-10-25T23:29:00Z"/>
          <w:rFonts w:ascii="Arial" w:hAnsi="Arial"/>
          <w:sz w:val="20"/>
        </w:rPr>
      </w:pPr>
      <w:del w:id="2509" w:author="Hussain Hadah" w:date="2026-10-25T19:29:00Z" w16du:dateUtc="2026-10-25T23:29:00Z">
        <w:r>
          <w:rPr>
            <w:w w:val="110"/>
            <w:sz w:val="20"/>
          </w:rPr>
          <w:delText>I</w:delText>
        </w:r>
        <w:r>
          <w:rPr>
            <w:spacing w:val="-6"/>
            <w:w w:val="110"/>
            <w:sz w:val="20"/>
          </w:rPr>
          <w:delText xml:space="preserve"> </w:delText>
        </w:r>
        <w:r>
          <w:rPr>
            <w:w w:val="110"/>
            <w:sz w:val="20"/>
          </w:rPr>
          <w:delText>show</w:delText>
        </w:r>
        <w:r>
          <w:rPr>
            <w:spacing w:val="-5"/>
            <w:w w:val="110"/>
            <w:sz w:val="20"/>
          </w:rPr>
          <w:delText xml:space="preserve"> </w:delText>
        </w:r>
        <w:r>
          <w:rPr>
            <w:w w:val="110"/>
            <w:sz w:val="20"/>
          </w:rPr>
          <w:delText>interaction</w:delText>
        </w:r>
        <w:r>
          <w:rPr>
            <w:spacing w:val="-5"/>
            <w:w w:val="110"/>
            <w:sz w:val="20"/>
          </w:rPr>
          <w:delText xml:space="preserve"> </w:delText>
        </w:r>
        <w:r>
          <w:rPr>
            <w:w w:val="110"/>
            <w:sz w:val="20"/>
          </w:rPr>
          <w:delText>coefficients</w:delText>
        </w:r>
        <w:r>
          <w:rPr>
            <w:spacing w:val="-5"/>
            <w:w w:val="110"/>
            <w:sz w:val="20"/>
          </w:rPr>
          <w:delText xml:space="preserve"> </w:delText>
        </w:r>
        <w:r>
          <w:rPr>
            <w:w w:val="110"/>
            <w:sz w:val="20"/>
          </w:rPr>
          <w:delText>from</w:delText>
        </w:r>
        <w:r>
          <w:rPr>
            <w:spacing w:val="-5"/>
            <w:w w:val="110"/>
            <w:sz w:val="20"/>
          </w:rPr>
          <w:delText xml:space="preserve"> </w:delText>
        </w:r>
        <w:r>
          <w:rPr>
            <w:w w:val="110"/>
            <w:sz w:val="20"/>
          </w:rPr>
          <w:delText>estimating</w:delText>
        </w:r>
        <w:r>
          <w:rPr>
            <w:spacing w:val="-4"/>
            <w:w w:val="110"/>
            <w:sz w:val="20"/>
          </w:rPr>
          <w:delText xml:space="preserve"> </w:delText>
        </w:r>
        <w:r>
          <w:rPr>
            <w:spacing w:val="-5"/>
            <w:w w:val="110"/>
            <w:sz w:val="20"/>
          </w:rPr>
          <w:delText>A</w:delText>
        </w:r>
        <w:r>
          <w:rPr>
            <w:rFonts w:ascii="Arial" w:hAnsi="Arial"/>
            <w:spacing w:val="-5"/>
            <w:w w:val="110"/>
            <w:sz w:val="20"/>
            <w:vertAlign w:val="superscript"/>
          </w:rPr>
          <w:delText>g</w:delText>
        </w:r>
        <w:r>
          <w:rPr>
            <w:rFonts w:ascii="Arial" w:hAnsi="Arial"/>
            <w:sz w:val="20"/>
          </w:rPr>
          <w:tab/>
        </w:r>
        <w:r>
          <w:rPr>
            <w:rFonts w:ascii="Arial" w:hAnsi="Arial"/>
            <w:w w:val="125"/>
            <w:sz w:val="20"/>
          </w:rPr>
          <w:delText>=</w:delText>
        </w:r>
        <w:r>
          <w:rPr>
            <w:rFonts w:ascii="Arial" w:hAnsi="Arial"/>
            <w:spacing w:val="2"/>
            <w:w w:val="125"/>
            <w:sz w:val="20"/>
          </w:rPr>
          <w:delText xml:space="preserve"> </w:delText>
        </w:r>
        <w:r>
          <w:rPr>
            <w:w w:val="125"/>
            <w:sz w:val="20"/>
          </w:rPr>
          <w:delText>β</w:delText>
        </w:r>
        <w:r>
          <w:rPr>
            <w:rFonts w:ascii="Arial" w:hAnsi="Arial"/>
            <w:w w:val="125"/>
            <w:sz w:val="20"/>
            <w:vertAlign w:val="superscript"/>
          </w:rPr>
          <w:delText>g</w:delText>
        </w:r>
        <w:r>
          <w:rPr>
            <w:w w:val="125"/>
            <w:sz w:val="20"/>
          </w:rPr>
          <w:delText>AntiAsianBias</w:delText>
        </w:r>
        <w:r>
          <w:rPr>
            <w:rFonts w:ascii="Arial" w:hAnsi="Arial"/>
            <w:w w:val="125"/>
            <w:sz w:val="20"/>
            <w:vertAlign w:val="subscript"/>
          </w:rPr>
          <w:delText>st</w:delText>
        </w:r>
        <w:r>
          <w:rPr>
            <w:rFonts w:ascii="Arial" w:hAnsi="Arial"/>
            <w:spacing w:val="-17"/>
            <w:w w:val="125"/>
            <w:sz w:val="20"/>
          </w:rPr>
          <w:delText xml:space="preserve"> </w:delText>
        </w:r>
        <w:r>
          <w:rPr>
            <w:rFonts w:ascii="Arial" w:hAnsi="Arial"/>
            <w:w w:val="125"/>
            <w:sz w:val="20"/>
          </w:rPr>
          <w:delText>+</w:delText>
        </w:r>
        <w:r>
          <w:rPr>
            <w:rFonts w:ascii="Arial" w:hAnsi="Arial"/>
            <w:spacing w:val="-26"/>
            <w:w w:val="125"/>
            <w:sz w:val="20"/>
          </w:rPr>
          <w:delText xml:space="preserve"> </w:delText>
        </w:r>
        <w:r>
          <w:rPr>
            <w:b/>
            <w:w w:val="125"/>
            <w:sz w:val="20"/>
          </w:rPr>
          <w:delText>X</w:delText>
        </w:r>
        <w:r>
          <w:rPr>
            <w:rFonts w:ascii="Arial" w:hAnsi="Arial"/>
            <w:w w:val="125"/>
            <w:sz w:val="20"/>
            <w:vertAlign w:val="superscript"/>
          </w:rPr>
          <w:delText>g</w:delText>
        </w:r>
        <w:r>
          <w:rPr>
            <w:rFonts w:ascii="Arial" w:hAnsi="Arial"/>
            <w:spacing w:val="76"/>
            <w:w w:val="125"/>
            <w:sz w:val="20"/>
          </w:rPr>
          <w:delText xml:space="preserve"> </w:delText>
        </w:r>
        <w:r>
          <w:rPr>
            <w:w w:val="125"/>
            <w:sz w:val="20"/>
          </w:rPr>
          <w:delText>π</w:delText>
        </w:r>
        <w:r>
          <w:rPr>
            <w:spacing w:val="-21"/>
            <w:w w:val="125"/>
            <w:sz w:val="20"/>
          </w:rPr>
          <w:delText xml:space="preserve"> </w:delText>
        </w:r>
        <w:r>
          <w:rPr>
            <w:rFonts w:ascii="Arial" w:hAnsi="Arial"/>
            <w:w w:val="125"/>
            <w:sz w:val="20"/>
          </w:rPr>
          <w:delText>+</w:delText>
        </w:r>
        <w:r>
          <w:rPr>
            <w:rFonts w:ascii="Arial" w:hAnsi="Arial"/>
            <w:spacing w:val="-26"/>
            <w:w w:val="125"/>
            <w:sz w:val="20"/>
          </w:rPr>
          <w:delText xml:space="preserve"> </w:delText>
        </w:r>
        <w:r>
          <w:rPr>
            <w:w w:val="155"/>
            <w:sz w:val="20"/>
          </w:rPr>
          <w:delText>γ</w:delText>
        </w:r>
        <w:r>
          <w:rPr>
            <w:rFonts w:ascii="Arial" w:hAnsi="Arial"/>
            <w:w w:val="155"/>
            <w:sz w:val="20"/>
            <w:vertAlign w:val="subscript"/>
          </w:rPr>
          <w:delText>rt</w:delText>
        </w:r>
        <w:r>
          <w:rPr>
            <w:rFonts w:ascii="Arial" w:hAnsi="Arial"/>
            <w:spacing w:val="-33"/>
            <w:w w:val="155"/>
            <w:sz w:val="20"/>
          </w:rPr>
          <w:delText xml:space="preserve"> </w:delText>
        </w:r>
        <w:r>
          <w:rPr>
            <w:rFonts w:ascii="Arial" w:hAnsi="Arial"/>
            <w:w w:val="125"/>
            <w:sz w:val="20"/>
          </w:rPr>
          <w:delText>+</w:delText>
        </w:r>
        <w:r>
          <w:rPr>
            <w:rFonts w:ascii="Arial" w:hAnsi="Arial"/>
            <w:spacing w:val="-27"/>
            <w:w w:val="125"/>
            <w:sz w:val="20"/>
          </w:rPr>
          <w:delText xml:space="preserve"> </w:delText>
        </w:r>
        <w:r>
          <w:rPr>
            <w:spacing w:val="-4"/>
            <w:w w:val="155"/>
            <w:sz w:val="20"/>
          </w:rPr>
          <w:delText>ε</w:delText>
        </w:r>
        <w:r>
          <w:rPr>
            <w:rFonts w:ascii="Arial" w:hAnsi="Arial"/>
            <w:spacing w:val="-4"/>
            <w:w w:val="155"/>
            <w:sz w:val="20"/>
            <w:vertAlign w:val="subscript"/>
          </w:rPr>
          <w:delText>ist</w:delText>
        </w:r>
      </w:del>
    </w:p>
    <w:p w14:paraId="1CAC97A7" w14:textId="77777777" w:rsidR="00E746E6" w:rsidRDefault="00E746E6">
      <w:pPr>
        <w:spacing w:line="114" w:lineRule="exact"/>
        <w:rPr>
          <w:del w:id="2510" w:author="Hussain Hadah" w:date="2026-10-25T19:29:00Z" w16du:dateUtc="2026-10-25T23:29:00Z"/>
          <w:rFonts w:ascii="Arial" w:hAnsi="Arial"/>
          <w:sz w:val="20"/>
        </w:rPr>
        <w:sectPr w:rsidR="00E746E6">
          <w:pgSz w:w="12240" w:h="15840"/>
          <w:pgMar w:top="1800" w:right="1440" w:bottom="2460" w:left="1800" w:header="0" w:footer="2279" w:gutter="0"/>
          <w:cols w:space="720"/>
        </w:sectPr>
      </w:pPr>
    </w:p>
    <w:p w14:paraId="2442A7BA" w14:textId="77777777" w:rsidR="00E746E6" w:rsidRDefault="000245FA">
      <w:pPr>
        <w:tabs>
          <w:tab w:val="right" w:pos="5114"/>
        </w:tabs>
        <w:spacing w:before="2" w:line="123" w:lineRule="exact"/>
        <w:ind w:left="4366"/>
        <w:rPr>
          <w:del w:id="2511" w:author="Hussain Hadah" w:date="2026-10-25T19:29:00Z" w16du:dateUtc="2026-10-25T23:29:00Z"/>
          <w:sz w:val="15"/>
        </w:rPr>
      </w:pPr>
      <w:del w:id="2512" w:author="Hussain Hadah" w:date="2026-10-25T19:29:00Z" w16du:dateUtc="2026-10-25T23:29:00Z">
        <w:r>
          <w:rPr>
            <w:rFonts w:ascii="Arial"/>
            <w:spacing w:val="-5"/>
            <w:w w:val="140"/>
            <w:sz w:val="15"/>
          </w:rPr>
          <w:delText>ist</w:delText>
        </w:r>
        <w:r>
          <w:rPr>
            <w:sz w:val="15"/>
          </w:rPr>
          <w:tab/>
        </w:r>
        <w:r>
          <w:rPr>
            <w:spacing w:val="-10"/>
            <w:w w:val="130"/>
            <w:sz w:val="15"/>
          </w:rPr>
          <w:delText>1</w:delText>
        </w:r>
      </w:del>
    </w:p>
    <w:p w14:paraId="2C295E0B" w14:textId="77777777" w:rsidR="00E746E6" w:rsidRDefault="000245FA">
      <w:pPr>
        <w:spacing w:before="1" w:line="124" w:lineRule="exact"/>
        <w:ind w:left="334"/>
        <w:jc w:val="center"/>
        <w:rPr>
          <w:del w:id="2513" w:author="Hussain Hadah" w:date="2026-10-25T19:29:00Z" w16du:dateUtc="2026-10-25T23:29:00Z"/>
          <w:rFonts w:ascii="Arial"/>
          <w:sz w:val="15"/>
        </w:rPr>
      </w:pPr>
      <w:del w:id="2514" w:author="Hussain Hadah" w:date="2026-10-25T19:29:00Z" w16du:dateUtc="2026-10-25T23:29:00Z">
        <w:r>
          <w:br w:type="column"/>
        </w:r>
        <w:r>
          <w:rPr>
            <w:rFonts w:ascii="Arial"/>
            <w:spacing w:val="-5"/>
            <w:w w:val="160"/>
            <w:sz w:val="15"/>
          </w:rPr>
          <w:delText>ist</w:delText>
        </w:r>
      </w:del>
    </w:p>
    <w:p w14:paraId="4A098CCF" w14:textId="77777777" w:rsidR="00E746E6" w:rsidRDefault="00E746E6">
      <w:pPr>
        <w:spacing w:line="124" w:lineRule="exact"/>
        <w:jc w:val="center"/>
        <w:rPr>
          <w:del w:id="2515" w:author="Hussain Hadah" w:date="2026-10-25T19:29:00Z" w16du:dateUtc="2026-10-25T23:29:00Z"/>
          <w:rFonts w:ascii="Arial"/>
          <w:sz w:val="15"/>
        </w:rPr>
        <w:sectPr w:rsidR="00E746E6">
          <w:type w:val="continuous"/>
          <w:pgSz w:w="12240" w:h="15840"/>
          <w:pgMar w:top="1720" w:right="1440" w:bottom="280" w:left="1800" w:header="0" w:footer="2279" w:gutter="0"/>
          <w:cols w:num="2" w:space="720" w:equalWidth="0">
            <w:col w:w="5115" w:space="40"/>
            <w:col w:w="3845"/>
          </w:cols>
        </w:sectPr>
      </w:pPr>
    </w:p>
    <w:p w14:paraId="6B6BBF9B" w14:textId="77777777" w:rsidR="00E746E6" w:rsidRDefault="000245FA">
      <w:pPr>
        <w:spacing w:before="1" w:line="249" w:lineRule="auto"/>
        <w:ind w:left="36" w:right="393"/>
        <w:jc w:val="both"/>
        <w:rPr>
          <w:del w:id="2516" w:author="Hussain Hadah" w:date="2026-10-25T19:29:00Z" w16du:dateUtc="2026-10-25T23:29:00Z"/>
          <w:sz w:val="20"/>
        </w:rPr>
      </w:pPr>
      <w:del w:id="2517" w:author="Hussain Hadah" w:date="2026-10-25T19:29:00Z" w16du:dateUtc="2026-10-25T23:29:00Z">
        <w:r>
          <w:rPr>
            <w:w w:val="110"/>
            <w:sz w:val="20"/>
          </w:rPr>
          <w:delText>with</w:delText>
        </w:r>
        <w:r>
          <w:rPr>
            <w:spacing w:val="-14"/>
            <w:w w:val="110"/>
            <w:sz w:val="20"/>
          </w:rPr>
          <w:delText xml:space="preserve"> </w:delText>
        </w:r>
        <w:r>
          <w:rPr>
            <w:w w:val="110"/>
            <w:sz w:val="20"/>
          </w:rPr>
          <w:delText>interaction</w:delText>
        </w:r>
        <w:r>
          <w:rPr>
            <w:spacing w:val="-14"/>
            <w:w w:val="110"/>
            <w:sz w:val="20"/>
          </w:rPr>
          <w:delText xml:space="preserve"> </w:delText>
        </w:r>
        <w:r>
          <w:rPr>
            <w:w w:val="110"/>
            <w:sz w:val="20"/>
          </w:rPr>
          <w:delText>terms</w:delText>
        </w:r>
        <w:r>
          <w:rPr>
            <w:spacing w:val="-14"/>
            <w:w w:val="110"/>
            <w:sz w:val="20"/>
          </w:rPr>
          <w:delText xml:space="preserve"> </w:delText>
        </w:r>
        <w:r>
          <w:rPr>
            <w:w w:val="110"/>
            <w:sz w:val="20"/>
          </w:rPr>
          <w:delText>for</w:delText>
        </w:r>
        <w:r>
          <w:rPr>
            <w:spacing w:val="-13"/>
            <w:w w:val="110"/>
            <w:sz w:val="20"/>
          </w:rPr>
          <w:delText xml:space="preserve"> </w:delText>
        </w:r>
        <w:r>
          <w:rPr>
            <w:w w:val="110"/>
            <w:sz w:val="20"/>
          </w:rPr>
          <w:delText>gender</w:delText>
        </w:r>
        <w:r>
          <w:rPr>
            <w:spacing w:val="-14"/>
            <w:w w:val="110"/>
            <w:sz w:val="20"/>
          </w:rPr>
          <w:delText xml:space="preserve"> </w:delText>
        </w:r>
        <w:r>
          <w:rPr>
            <w:w w:val="110"/>
            <w:sz w:val="20"/>
          </w:rPr>
          <w:delText>and</w:delText>
        </w:r>
        <w:r>
          <w:rPr>
            <w:spacing w:val="-14"/>
            <w:w w:val="110"/>
            <w:sz w:val="20"/>
          </w:rPr>
          <w:delText xml:space="preserve"> </w:delText>
        </w:r>
        <w:r>
          <w:rPr>
            <w:w w:val="110"/>
            <w:sz w:val="20"/>
          </w:rPr>
          <w:delText>parental</w:delText>
        </w:r>
        <w:r>
          <w:rPr>
            <w:spacing w:val="-14"/>
            <w:w w:val="110"/>
            <w:sz w:val="20"/>
          </w:rPr>
          <w:delText xml:space="preserve"> </w:delText>
        </w:r>
        <w:r>
          <w:rPr>
            <w:w w:val="110"/>
            <w:sz w:val="20"/>
          </w:rPr>
          <w:delText>education.</w:delText>
        </w:r>
        <w:r>
          <w:rPr>
            <w:spacing w:val="-13"/>
            <w:w w:val="110"/>
            <w:sz w:val="20"/>
          </w:rPr>
          <w:delText xml:space="preserve"> </w:delText>
        </w:r>
        <w:r>
          <w:rPr>
            <w:w w:val="110"/>
            <w:sz w:val="20"/>
          </w:rPr>
          <w:delText>I</w:delText>
        </w:r>
        <w:r>
          <w:rPr>
            <w:spacing w:val="-14"/>
            <w:w w:val="110"/>
            <w:sz w:val="20"/>
          </w:rPr>
          <w:delText xml:space="preserve"> </w:delText>
        </w:r>
        <w:r>
          <w:rPr>
            <w:w w:val="110"/>
            <w:sz w:val="20"/>
          </w:rPr>
          <w:delText>include</w:delText>
        </w:r>
        <w:r>
          <w:rPr>
            <w:spacing w:val="-10"/>
            <w:w w:val="110"/>
            <w:sz w:val="20"/>
          </w:rPr>
          <w:delText xml:space="preserve"> </w:delText>
        </w:r>
        <w:r>
          <w:rPr>
            <w:w w:val="110"/>
            <w:sz w:val="20"/>
          </w:rPr>
          <w:delText>region</w:delText>
        </w:r>
        <w:r>
          <w:rPr>
            <w:spacing w:val="-10"/>
            <w:w w:val="110"/>
            <w:sz w:val="20"/>
          </w:rPr>
          <w:delText xml:space="preserve"> </w:delText>
        </w:r>
        <w:r>
          <w:rPr>
            <w:rFonts w:ascii="Menlo" w:hAnsi="Menlo"/>
            <w:i/>
            <w:w w:val="110"/>
            <w:sz w:val="20"/>
          </w:rPr>
          <w:delText>×</w:delText>
        </w:r>
        <w:r>
          <w:rPr>
            <w:rFonts w:ascii="Menlo" w:hAnsi="Menlo"/>
            <w:i/>
            <w:spacing w:val="-34"/>
            <w:w w:val="110"/>
            <w:sz w:val="20"/>
          </w:rPr>
          <w:delText xml:space="preserve"> </w:delText>
        </w:r>
        <w:r>
          <w:rPr>
            <w:w w:val="110"/>
            <w:sz w:val="20"/>
          </w:rPr>
          <w:delText>year</w:delText>
        </w:r>
        <w:r>
          <w:rPr>
            <w:spacing w:val="-10"/>
            <w:w w:val="110"/>
            <w:sz w:val="20"/>
          </w:rPr>
          <w:delText xml:space="preserve"> </w:delText>
        </w:r>
        <w:r>
          <w:rPr>
            <w:w w:val="110"/>
            <w:sz w:val="20"/>
          </w:rPr>
          <w:delText>fixed</w:delText>
        </w:r>
        <w:r>
          <w:rPr>
            <w:spacing w:val="-10"/>
            <w:w w:val="110"/>
            <w:sz w:val="20"/>
          </w:rPr>
          <w:delText xml:space="preserve"> </w:delText>
        </w:r>
        <w:r>
          <w:rPr>
            <w:w w:val="110"/>
            <w:sz w:val="20"/>
          </w:rPr>
          <w:delText>effects</w:delText>
        </w:r>
        <w:r>
          <w:rPr>
            <w:spacing w:val="-10"/>
            <w:w w:val="110"/>
            <w:sz w:val="20"/>
          </w:rPr>
          <w:delText xml:space="preserve"> </w:delText>
        </w:r>
        <w:r>
          <w:rPr>
            <w:w w:val="110"/>
            <w:sz w:val="20"/>
          </w:rPr>
          <w:delText>with controls</w:delText>
        </w:r>
        <w:r>
          <w:rPr>
            <w:spacing w:val="-14"/>
            <w:w w:val="110"/>
            <w:sz w:val="20"/>
          </w:rPr>
          <w:delText xml:space="preserve"> </w:delText>
        </w:r>
        <w:r>
          <w:rPr>
            <w:w w:val="110"/>
            <w:sz w:val="20"/>
          </w:rPr>
          <w:delText>for</w:delText>
        </w:r>
        <w:r>
          <w:rPr>
            <w:spacing w:val="-14"/>
            <w:w w:val="110"/>
            <w:sz w:val="20"/>
          </w:rPr>
          <w:delText xml:space="preserve"> </w:delText>
        </w:r>
        <w:r>
          <w:rPr>
            <w:w w:val="110"/>
            <w:sz w:val="20"/>
          </w:rPr>
          <w:delText>sex,</w:delText>
        </w:r>
        <w:r>
          <w:rPr>
            <w:spacing w:val="-14"/>
            <w:w w:val="110"/>
            <w:sz w:val="20"/>
          </w:rPr>
          <w:delText xml:space="preserve"> </w:delText>
        </w:r>
        <w:r>
          <w:rPr>
            <w:w w:val="110"/>
            <w:sz w:val="20"/>
          </w:rPr>
          <w:delText>quartic</w:delText>
        </w:r>
        <w:r>
          <w:rPr>
            <w:spacing w:val="-13"/>
            <w:w w:val="110"/>
            <w:sz w:val="20"/>
          </w:rPr>
          <w:delText xml:space="preserve"> </w:delText>
        </w:r>
        <w:r>
          <w:rPr>
            <w:w w:val="110"/>
            <w:sz w:val="20"/>
          </w:rPr>
          <w:delText>age,</w:delText>
        </w:r>
        <w:r>
          <w:rPr>
            <w:spacing w:val="-14"/>
            <w:w w:val="110"/>
            <w:sz w:val="20"/>
          </w:rPr>
          <w:delText xml:space="preserve"> </w:delText>
        </w:r>
        <w:r>
          <w:rPr>
            <w:w w:val="110"/>
            <w:sz w:val="20"/>
          </w:rPr>
          <w:delText>years</w:delText>
        </w:r>
        <w:r>
          <w:rPr>
            <w:spacing w:val="-14"/>
            <w:w w:val="110"/>
            <w:sz w:val="20"/>
          </w:rPr>
          <w:delText xml:space="preserve"> </w:delText>
        </w:r>
        <w:r>
          <w:rPr>
            <w:w w:val="110"/>
            <w:sz w:val="20"/>
          </w:rPr>
          <w:delText>of</w:delText>
        </w:r>
        <w:r>
          <w:rPr>
            <w:spacing w:val="-14"/>
            <w:w w:val="110"/>
            <w:sz w:val="20"/>
          </w:rPr>
          <w:delText xml:space="preserve"> </w:delText>
        </w:r>
        <w:r>
          <w:rPr>
            <w:w w:val="110"/>
            <w:sz w:val="20"/>
          </w:rPr>
          <w:delText>education,</w:delText>
        </w:r>
        <w:r>
          <w:rPr>
            <w:spacing w:val="-13"/>
            <w:w w:val="110"/>
            <w:sz w:val="20"/>
          </w:rPr>
          <w:delText xml:space="preserve"> </w:delText>
        </w:r>
        <w:r>
          <w:rPr>
            <w:w w:val="110"/>
            <w:sz w:val="20"/>
          </w:rPr>
          <w:delText>and</w:delText>
        </w:r>
        <w:r>
          <w:rPr>
            <w:spacing w:val="-14"/>
            <w:w w:val="110"/>
            <w:sz w:val="20"/>
          </w:rPr>
          <w:delText xml:space="preserve"> </w:delText>
        </w:r>
        <w:r>
          <w:rPr>
            <w:w w:val="110"/>
            <w:sz w:val="20"/>
          </w:rPr>
          <w:delText>the</w:delText>
        </w:r>
        <w:r>
          <w:rPr>
            <w:spacing w:val="-14"/>
            <w:w w:val="110"/>
            <w:sz w:val="20"/>
          </w:rPr>
          <w:delText xml:space="preserve"> </w:delText>
        </w:r>
        <w:r>
          <w:rPr>
            <w:w w:val="110"/>
            <w:sz w:val="20"/>
          </w:rPr>
          <w:delText>inverse</w:delText>
        </w:r>
        <w:r>
          <w:rPr>
            <w:spacing w:val="-14"/>
            <w:w w:val="110"/>
            <w:sz w:val="20"/>
          </w:rPr>
          <w:delText xml:space="preserve"> </w:delText>
        </w:r>
        <w:r>
          <w:rPr>
            <w:w w:val="110"/>
            <w:sz w:val="20"/>
          </w:rPr>
          <w:delText>hyperbolic</w:delText>
        </w:r>
        <w:r>
          <w:rPr>
            <w:spacing w:val="-13"/>
            <w:w w:val="110"/>
            <w:sz w:val="20"/>
          </w:rPr>
          <w:delText xml:space="preserve"> </w:delText>
        </w:r>
        <w:r>
          <w:rPr>
            <w:w w:val="110"/>
            <w:sz w:val="20"/>
          </w:rPr>
          <w:delText>sine</w:delText>
        </w:r>
        <w:r>
          <w:rPr>
            <w:spacing w:val="-14"/>
            <w:w w:val="110"/>
            <w:sz w:val="20"/>
          </w:rPr>
          <w:delText xml:space="preserve"> </w:delText>
        </w:r>
        <w:r>
          <w:rPr>
            <w:w w:val="110"/>
            <w:sz w:val="20"/>
          </w:rPr>
          <w:delText>of</w:delText>
        </w:r>
        <w:r>
          <w:rPr>
            <w:spacing w:val="-14"/>
            <w:w w:val="110"/>
            <w:sz w:val="20"/>
          </w:rPr>
          <w:delText xml:space="preserve"> </w:delText>
        </w:r>
        <w:r>
          <w:rPr>
            <w:w w:val="110"/>
            <w:sz w:val="20"/>
          </w:rPr>
          <w:delText>income.</w:delText>
        </w:r>
        <w:r>
          <w:rPr>
            <w:spacing w:val="-11"/>
            <w:w w:val="110"/>
            <w:sz w:val="20"/>
          </w:rPr>
          <w:delText xml:space="preserve"> </w:delText>
        </w:r>
        <w:r>
          <w:rPr>
            <w:w w:val="110"/>
            <w:sz w:val="20"/>
          </w:rPr>
          <w:delText>The</w:delText>
        </w:r>
        <w:r>
          <w:rPr>
            <w:spacing w:val="-14"/>
            <w:w w:val="110"/>
            <w:sz w:val="20"/>
          </w:rPr>
          <w:delText xml:space="preserve"> </w:delText>
        </w:r>
        <w:r>
          <w:rPr>
            <w:w w:val="110"/>
            <w:sz w:val="20"/>
          </w:rPr>
          <w:delText>de-pendent variable is self-reported Asian identity and the independent variables include demeaned state-level bias interacted with gender and parental education indicators. Each panel results from separate regressions on different samples divided by mixed parental types.</w:delText>
        </w:r>
        <w:r>
          <w:rPr>
            <w:spacing w:val="40"/>
            <w:w w:val="110"/>
            <w:sz w:val="20"/>
          </w:rPr>
          <w:delText xml:space="preserve"> </w:delText>
        </w:r>
        <w:r>
          <w:rPr>
            <w:w w:val="110"/>
            <w:sz w:val="20"/>
          </w:rPr>
          <w:delText>Standard errors are clustered</w:delText>
        </w:r>
        <w:r>
          <w:rPr>
            <w:spacing w:val="-8"/>
            <w:w w:val="110"/>
            <w:sz w:val="20"/>
          </w:rPr>
          <w:delText xml:space="preserve"> </w:delText>
        </w:r>
        <w:r>
          <w:rPr>
            <w:w w:val="110"/>
            <w:sz w:val="20"/>
          </w:rPr>
          <w:delText>on</w:delText>
        </w:r>
        <w:r>
          <w:rPr>
            <w:spacing w:val="-8"/>
            <w:w w:val="110"/>
            <w:sz w:val="20"/>
          </w:rPr>
          <w:delText xml:space="preserve"> </w:delText>
        </w:r>
        <w:r>
          <w:rPr>
            <w:w w:val="110"/>
            <w:sz w:val="20"/>
          </w:rPr>
          <w:delText>the</w:delText>
        </w:r>
        <w:r>
          <w:rPr>
            <w:spacing w:val="-8"/>
            <w:w w:val="110"/>
            <w:sz w:val="20"/>
          </w:rPr>
          <w:delText xml:space="preserve"> </w:delText>
        </w:r>
        <w:r>
          <w:rPr>
            <w:w w:val="110"/>
            <w:sz w:val="20"/>
          </w:rPr>
          <w:delText>state</w:delText>
        </w:r>
        <w:r>
          <w:rPr>
            <w:spacing w:val="-8"/>
            <w:w w:val="110"/>
            <w:sz w:val="20"/>
          </w:rPr>
          <w:delText xml:space="preserve"> </w:delText>
        </w:r>
        <w:r>
          <w:rPr>
            <w:w w:val="110"/>
            <w:sz w:val="20"/>
          </w:rPr>
          <w:delText>level. The</w:delText>
        </w:r>
        <w:r>
          <w:rPr>
            <w:spacing w:val="-8"/>
            <w:w w:val="110"/>
            <w:sz w:val="20"/>
          </w:rPr>
          <w:delText xml:space="preserve"> </w:delText>
        </w:r>
        <w:r>
          <w:rPr>
            <w:w w:val="110"/>
            <w:sz w:val="20"/>
          </w:rPr>
          <w:delText>samples</w:delText>
        </w:r>
        <w:r>
          <w:rPr>
            <w:spacing w:val="-8"/>
            <w:w w:val="110"/>
            <w:sz w:val="20"/>
          </w:rPr>
          <w:delText xml:space="preserve"> </w:delText>
        </w:r>
        <w:r>
          <w:rPr>
            <w:w w:val="110"/>
            <w:sz w:val="20"/>
          </w:rPr>
          <w:delText>include</w:delText>
        </w:r>
        <w:r>
          <w:rPr>
            <w:spacing w:val="-8"/>
            <w:w w:val="110"/>
            <w:sz w:val="20"/>
          </w:rPr>
          <w:delText xml:space="preserve"> </w:delText>
        </w:r>
        <w:r>
          <w:rPr>
            <w:w w:val="110"/>
            <w:sz w:val="20"/>
          </w:rPr>
          <w:delText>second-generation</w:delText>
        </w:r>
        <w:r>
          <w:rPr>
            <w:spacing w:val="-8"/>
            <w:w w:val="110"/>
            <w:sz w:val="20"/>
          </w:rPr>
          <w:delText xml:space="preserve"> </w:delText>
        </w:r>
        <w:r>
          <w:rPr>
            <w:w w:val="110"/>
            <w:sz w:val="20"/>
          </w:rPr>
          <w:delText>Asian</w:delText>
        </w:r>
        <w:r>
          <w:rPr>
            <w:spacing w:val="-8"/>
            <w:w w:val="110"/>
            <w:sz w:val="20"/>
          </w:rPr>
          <w:delText xml:space="preserve"> </w:delText>
        </w:r>
        <w:r>
          <w:rPr>
            <w:w w:val="110"/>
            <w:sz w:val="20"/>
          </w:rPr>
          <w:delText>individuals</w:delText>
        </w:r>
        <w:r>
          <w:rPr>
            <w:spacing w:val="-8"/>
            <w:w w:val="110"/>
            <w:sz w:val="20"/>
          </w:rPr>
          <w:delText xml:space="preserve"> </w:delText>
        </w:r>
        <w:r>
          <w:rPr>
            <w:w w:val="110"/>
            <w:sz w:val="20"/>
          </w:rPr>
          <w:delText>ages</w:delText>
        </w:r>
        <w:r>
          <w:rPr>
            <w:spacing w:val="-8"/>
            <w:w w:val="110"/>
            <w:sz w:val="20"/>
          </w:rPr>
          <w:delText xml:space="preserve"> </w:delText>
        </w:r>
        <w:r>
          <w:rPr>
            <w:w w:val="110"/>
            <w:sz w:val="20"/>
          </w:rPr>
          <w:delText>18</w:delText>
        </w:r>
        <w:r>
          <w:rPr>
            <w:spacing w:val="-8"/>
            <w:w w:val="110"/>
            <w:sz w:val="20"/>
          </w:rPr>
          <w:delText xml:space="preserve"> </w:delText>
        </w:r>
        <w:r>
          <w:rPr>
            <w:w w:val="110"/>
            <w:sz w:val="20"/>
          </w:rPr>
          <w:delText>and above with mixed-race parentage.</w:delText>
        </w:r>
        <w:r>
          <w:rPr>
            <w:spacing w:val="40"/>
            <w:w w:val="110"/>
            <w:sz w:val="20"/>
          </w:rPr>
          <w:delText xml:space="preserve"> </w:delText>
        </w:r>
        <w:r>
          <w:rPr>
            <w:w w:val="110"/>
            <w:sz w:val="20"/>
          </w:rPr>
          <w:delText>Native-born second-generation Asian immigrant individuals with one parent born in an Asian country and one parent born outside of Asia.</w:delText>
        </w:r>
      </w:del>
    </w:p>
    <w:p w14:paraId="1FA2986B" w14:textId="77777777" w:rsidR="00E746E6" w:rsidRDefault="00E746E6">
      <w:pPr>
        <w:spacing w:line="249" w:lineRule="auto"/>
        <w:jc w:val="both"/>
        <w:rPr>
          <w:del w:id="2518" w:author="Hussain Hadah" w:date="2026-10-25T19:29:00Z" w16du:dateUtc="2026-10-25T23:29:00Z"/>
          <w:sz w:val="20"/>
        </w:rPr>
        <w:sectPr w:rsidR="00E746E6">
          <w:type w:val="continuous"/>
          <w:pgSz w:w="12240" w:h="15840"/>
          <w:pgMar w:top="1720" w:right="1440" w:bottom="280" w:left="1800" w:header="0" w:footer="2279" w:gutter="0"/>
          <w:cols w:space="720"/>
        </w:sectPr>
      </w:pPr>
    </w:p>
    <w:p w14:paraId="3BBE0522" w14:textId="77777777" w:rsidR="00E746E6" w:rsidRDefault="000245FA">
      <w:pPr>
        <w:pStyle w:val="BodyText"/>
        <w:spacing w:before="79" w:line="252" w:lineRule="auto"/>
        <w:ind w:left="36" w:right="395"/>
        <w:rPr>
          <w:del w:id="2519" w:author="Hussain Hadah" w:date="2026-10-25T19:29:00Z" w16du:dateUtc="2026-10-25T23:29:00Z"/>
        </w:rPr>
      </w:pPr>
      <w:bookmarkStart w:id="2520" w:name="_bookmark85"/>
      <w:bookmarkEnd w:id="2520"/>
      <w:del w:id="2521" w:author="Hussain Hadah" w:date="2026-10-25T19:29:00Z" w16du:dateUtc="2026-10-25T23:29:00Z">
        <w:r>
          <w:rPr>
            <w:spacing w:val="-2"/>
            <w:w w:val="110"/>
          </w:rPr>
          <w:lastRenderedPageBreak/>
          <w:delText>Figure</w:delText>
        </w:r>
        <w:r>
          <w:rPr>
            <w:spacing w:val="-9"/>
            <w:w w:val="110"/>
          </w:rPr>
          <w:delText xml:space="preserve"> </w:delText>
        </w:r>
        <w:r>
          <w:rPr>
            <w:spacing w:val="-2"/>
            <w:w w:val="110"/>
          </w:rPr>
          <w:delText>16:</w:delText>
        </w:r>
        <w:r>
          <w:rPr>
            <w:spacing w:val="8"/>
            <w:w w:val="110"/>
          </w:rPr>
          <w:delText xml:space="preserve"> </w:delText>
        </w:r>
        <w:r>
          <w:rPr>
            <w:spacing w:val="-2"/>
            <w:w w:val="110"/>
          </w:rPr>
          <w:delText>Interaction</w:delText>
        </w:r>
        <w:r>
          <w:rPr>
            <w:spacing w:val="-9"/>
            <w:w w:val="110"/>
          </w:rPr>
          <w:delText xml:space="preserve"> </w:delText>
        </w:r>
        <w:r>
          <w:rPr>
            <w:spacing w:val="-2"/>
            <w:w w:val="110"/>
          </w:rPr>
          <w:delText>Effects</w:delText>
        </w:r>
        <w:r>
          <w:rPr>
            <w:spacing w:val="-9"/>
            <w:w w:val="110"/>
          </w:rPr>
          <w:delText xml:space="preserve"> </w:delText>
        </w:r>
        <w:r>
          <w:rPr>
            <w:spacing w:val="-2"/>
            <w:w w:val="110"/>
          </w:rPr>
          <w:delText>of</w:delText>
        </w:r>
        <w:r>
          <w:rPr>
            <w:spacing w:val="-10"/>
            <w:w w:val="110"/>
          </w:rPr>
          <w:delText xml:space="preserve"> </w:delText>
        </w:r>
        <w:r>
          <w:rPr>
            <w:spacing w:val="-2"/>
            <w:w w:val="110"/>
          </w:rPr>
          <w:delText>Anti-Asian</w:delText>
        </w:r>
        <w:r>
          <w:rPr>
            <w:spacing w:val="-9"/>
            <w:w w:val="110"/>
          </w:rPr>
          <w:delText xml:space="preserve"> </w:delText>
        </w:r>
        <w:r>
          <w:rPr>
            <w:spacing w:val="-2"/>
            <w:w w:val="110"/>
          </w:rPr>
          <w:delText>Bias</w:delText>
        </w:r>
        <w:r>
          <w:rPr>
            <w:spacing w:val="-10"/>
            <w:w w:val="110"/>
          </w:rPr>
          <w:delText xml:space="preserve"> </w:delText>
        </w:r>
        <w:r>
          <w:rPr>
            <w:spacing w:val="-2"/>
            <w:w w:val="110"/>
          </w:rPr>
          <w:delText>with</w:delText>
        </w:r>
        <w:r>
          <w:rPr>
            <w:spacing w:val="-9"/>
            <w:w w:val="110"/>
          </w:rPr>
          <w:delText xml:space="preserve"> </w:delText>
        </w:r>
        <w:r>
          <w:rPr>
            <w:spacing w:val="-2"/>
            <w:w w:val="110"/>
          </w:rPr>
          <w:delText>Gender</w:delText>
        </w:r>
        <w:r>
          <w:rPr>
            <w:spacing w:val="-10"/>
            <w:w w:val="110"/>
          </w:rPr>
          <w:delText xml:space="preserve"> </w:delText>
        </w:r>
        <w:r>
          <w:rPr>
            <w:spacing w:val="-2"/>
            <w:w w:val="110"/>
          </w:rPr>
          <w:delText>and</w:delText>
        </w:r>
        <w:r>
          <w:rPr>
            <w:spacing w:val="-9"/>
            <w:w w:val="110"/>
          </w:rPr>
          <w:delText xml:space="preserve"> </w:delText>
        </w:r>
        <w:r>
          <w:rPr>
            <w:spacing w:val="-2"/>
            <w:w w:val="110"/>
          </w:rPr>
          <w:delText>Parental</w:delText>
        </w:r>
        <w:r>
          <w:rPr>
            <w:spacing w:val="-9"/>
            <w:w w:val="110"/>
          </w:rPr>
          <w:delText xml:space="preserve"> </w:delText>
        </w:r>
        <w:r>
          <w:rPr>
            <w:spacing w:val="-2"/>
            <w:w w:val="110"/>
          </w:rPr>
          <w:delText>Educa-</w:delText>
        </w:r>
        <w:r>
          <w:rPr>
            <w:w w:val="110"/>
          </w:rPr>
          <w:delText>tion: By Asian Grandparent Count Among Third Generation</w:delText>
        </w:r>
      </w:del>
    </w:p>
    <w:p w14:paraId="03D7AF0A" w14:textId="77777777" w:rsidR="00E746E6" w:rsidRDefault="000245FA">
      <w:pPr>
        <w:tabs>
          <w:tab w:val="left" w:pos="5303"/>
        </w:tabs>
        <w:spacing w:before="64"/>
        <w:ind w:left="648"/>
        <w:rPr>
          <w:del w:id="2522" w:author="Hussain Hadah" w:date="2026-10-25T19:29:00Z" w16du:dateUtc="2026-10-25T23:29:00Z"/>
        </w:rPr>
      </w:pPr>
      <w:del w:id="2523" w:author="Hussain Hadah" w:date="2026-10-25T19:29:00Z" w16du:dateUtc="2026-10-25T23:29:00Z">
        <w:r>
          <w:rPr>
            <w:w w:val="110"/>
          </w:rPr>
          <w:delText>(a)</w:delText>
        </w:r>
        <w:r>
          <w:rPr>
            <w:spacing w:val="-15"/>
            <w:w w:val="110"/>
          </w:rPr>
          <w:delText xml:space="preserve"> </w:delText>
        </w:r>
        <w:r>
          <w:rPr>
            <w:w w:val="110"/>
          </w:rPr>
          <w:delText>One</w:delText>
        </w:r>
        <w:r>
          <w:rPr>
            <w:spacing w:val="-14"/>
            <w:w w:val="110"/>
          </w:rPr>
          <w:delText xml:space="preserve"> </w:delText>
        </w:r>
        <w:r>
          <w:rPr>
            <w:w w:val="110"/>
          </w:rPr>
          <w:delText>Asian</w:delText>
        </w:r>
        <w:r>
          <w:rPr>
            <w:spacing w:val="-14"/>
            <w:w w:val="110"/>
          </w:rPr>
          <w:delText xml:space="preserve"> </w:delText>
        </w:r>
        <w:r>
          <w:rPr>
            <w:spacing w:val="-2"/>
            <w:w w:val="110"/>
          </w:rPr>
          <w:delText>Grandparent</w:delText>
        </w:r>
        <w:r>
          <w:tab/>
        </w:r>
        <w:r>
          <w:rPr>
            <w:w w:val="105"/>
          </w:rPr>
          <w:delText>(b)</w:delText>
        </w:r>
        <w:r>
          <w:rPr>
            <w:spacing w:val="-3"/>
            <w:w w:val="105"/>
          </w:rPr>
          <w:delText xml:space="preserve"> </w:delText>
        </w:r>
        <w:r>
          <w:rPr>
            <w:w w:val="105"/>
          </w:rPr>
          <w:delText>Two</w:delText>
        </w:r>
        <w:r>
          <w:rPr>
            <w:spacing w:val="-3"/>
            <w:w w:val="105"/>
          </w:rPr>
          <w:delText xml:space="preserve"> </w:delText>
        </w:r>
        <w:r>
          <w:rPr>
            <w:w w:val="105"/>
          </w:rPr>
          <w:delText>Asian</w:delText>
        </w:r>
        <w:r>
          <w:rPr>
            <w:spacing w:val="-2"/>
            <w:w w:val="105"/>
          </w:rPr>
          <w:delText xml:space="preserve"> Grandparents</w:delText>
        </w:r>
      </w:del>
    </w:p>
    <w:p w14:paraId="0462C344" w14:textId="77777777" w:rsidR="00E746E6" w:rsidRDefault="000245FA">
      <w:pPr>
        <w:pStyle w:val="BodyText"/>
        <w:spacing w:before="8"/>
        <w:rPr>
          <w:del w:id="2524" w:author="Hussain Hadah" w:date="2026-10-25T19:29:00Z" w16du:dateUtc="2026-10-25T23:29:00Z"/>
          <w:sz w:val="14"/>
        </w:rPr>
      </w:pPr>
      <w:del w:id="2525" w:author="Hussain Hadah" w:date="2026-10-25T19:29:00Z" w16du:dateUtc="2026-10-25T23:29:00Z">
        <w:r>
          <w:rPr>
            <w:noProof/>
            <w:sz w:val="14"/>
          </w:rPr>
          <w:drawing>
            <wp:anchor distT="0" distB="0" distL="0" distR="0" simplePos="0" relativeHeight="487620096" behindDoc="1" locked="0" layoutInCell="1" allowOverlap="1" wp14:anchorId="76696EE9" wp14:editId="45D0D109">
              <wp:simplePos x="0" y="0"/>
              <wp:positionH relativeFrom="page">
                <wp:posOffset>1186857</wp:posOffset>
              </wp:positionH>
              <wp:positionV relativeFrom="paragraph">
                <wp:posOffset>123087</wp:posOffset>
              </wp:positionV>
              <wp:extent cx="2379726" cy="1320165"/>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90" cstate="print"/>
                      <a:stretch>
                        <a:fillRect/>
                      </a:stretch>
                    </pic:blipFill>
                    <pic:spPr>
                      <a:xfrm>
                        <a:off x="0" y="0"/>
                        <a:ext cx="2379726" cy="1320165"/>
                      </a:xfrm>
                      <a:prstGeom prst="rect">
                        <a:avLst/>
                      </a:prstGeom>
                    </pic:spPr>
                  </pic:pic>
                </a:graphicData>
              </a:graphic>
            </wp:anchor>
          </w:drawing>
        </w:r>
        <w:r>
          <w:rPr>
            <w:noProof/>
            <w:sz w:val="14"/>
          </w:rPr>
          <w:drawing>
            <wp:anchor distT="0" distB="0" distL="0" distR="0" simplePos="0" relativeHeight="487620608" behindDoc="1" locked="0" layoutInCell="1" allowOverlap="1" wp14:anchorId="76F031CA" wp14:editId="77B30552">
              <wp:simplePos x="0" y="0"/>
              <wp:positionH relativeFrom="page">
                <wp:posOffset>4179231</wp:posOffset>
              </wp:positionH>
              <wp:positionV relativeFrom="paragraph">
                <wp:posOffset>123087</wp:posOffset>
              </wp:positionV>
              <wp:extent cx="2354580" cy="1320165"/>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91" cstate="print"/>
                      <a:stretch>
                        <a:fillRect/>
                      </a:stretch>
                    </pic:blipFill>
                    <pic:spPr>
                      <a:xfrm>
                        <a:off x="0" y="0"/>
                        <a:ext cx="2354580" cy="1320165"/>
                      </a:xfrm>
                      <a:prstGeom prst="rect">
                        <a:avLst/>
                      </a:prstGeom>
                    </pic:spPr>
                  </pic:pic>
                </a:graphicData>
              </a:graphic>
            </wp:anchor>
          </w:drawing>
        </w:r>
      </w:del>
    </w:p>
    <w:p w14:paraId="5BE9B6C2" w14:textId="77777777" w:rsidR="00E746E6" w:rsidRDefault="00E746E6">
      <w:pPr>
        <w:pStyle w:val="BodyText"/>
        <w:spacing w:before="118"/>
        <w:rPr>
          <w:del w:id="2526" w:author="Hussain Hadah" w:date="2026-10-25T19:29:00Z" w16du:dateUtc="2026-10-25T23:29:00Z"/>
          <w:sz w:val="22"/>
        </w:rPr>
      </w:pPr>
    </w:p>
    <w:p w14:paraId="30150D04" w14:textId="77777777" w:rsidR="00E746E6" w:rsidRDefault="000245FA">
      <w:pPr>
        <w:tabs>
          <w:tab w:val="left" w:pos="5100"/>
        </w:tabs>
        <w:ind w:left="534"/>
        <w:rPr>
          <w:del w:id="2527" w:author="Hussain Hadah" w:date="2026-10-25T19:29:00Z" w16du:dateUtc="2026-10-25T23:29:00Z"/>
        </w:rPr>
      </w:pPr>
      <w:del w:id="2528" w:author="Hussain Hadah" w:date="2026-10-25T19:29:00Z" w16du:dateUtc="2026-10-25T23:29:00Z">
        <w:r>
          <w:rPr>
            <w:w w:val="105"/>
          </w:rPr>
          <w:delText>(c)</w:delText>
        </w:r>
        <w:r>
          <w:rPr>
            <w:spacing w:val="2"/>
            <w:w w:val="105"/>
          </w:rPr>
          <w:delText xml:space="preserve"> </w:delText>
        </w:r>
        <w:r>
          <w:rPr>
            <w:w w:val="105"/>
          </w:rPr>
          <w:delText>Three</w:delText>
        </w:r>
        <w:r>
          <w:rPr>
            <w:spacing w:val="2"/>
            <w:w w:val="105"/>
          </w:rPr>
          <w:delText xml:space="preserve"> </w:delText>
        </w:r>
        <w:r>
          <w:rPr>
            <w:w w:val="105"/>
          </w:rPr>
          <w:delText>Asian</w:delText>
        </w:r>
        <w:r>
          <w:rPr>
            <w:spacing w:val="3"/>
            <w:w w:val="105"/>
          </w:rPr>
          <w:delText xml:space="preserve"> </w:delText>
        </w:r>
        <w:r>
          <w:rPr>
            <w:spacing w:val="-2"/>
            <w:w w:val="105"/>
          </w:rPr>
          <w:delText>Grandparents</w:delText>
        </w:r>
        <w:r>
          <w:tab/>
        </w:r>
        <w:r>
          <w:rPr>
            <w:w w:val="110"/>
          </w:rPr>
          <w:delText>(d)</w:delText>
        </w:r>
        <w:r>
          <w:rPr>
            <w:spacing w:val="-16"/>
            <w:w w:val="110"/>
          </w:rPr>
          <w:delText xml:space="preserve"> </w:delText>
        </w:r>
        <w:r>
          <w:rPr>
            <w:w w:val="110"/>
          </w:rPr>
          <w:delText>Pooled:</w:delText>
        </w:r>
        <w:r>
          <w:rPr>
            <w:spacing w:val="-6"/>
            <w:w w:val="110"/>
          </w:rPr>
          <w:delText xml:space="preserve"> </w:delText>
        </w:r>
        <w:r>
          <w:rPr>
            <w:w w:val="110"/>
          </w:rPr>
          <w:delText>All</w:delText>
        </w:r>
        <w:r>
          <w:rPr>
            <w:spacing w:val="-15"/>
            <w:w w:val="110"/>
          </w:rPr>
          <w:delText xml:space="preserve"> </w:delText>
        </w:r>
        <w:r>
          <w:rPr>
            <w:w w:val="110"/>
          </w:rPr>
          <w:delText>Third</w:delText>
        </w:r>
        <w:r>
          <w:rPr>
            <w:spacing w:val="-15"/>
            <w:w w:val="110"/>
          </w:rPr>
          <w:delText xml:space="preserve"> </w:delText>
        </w:r>
        <w:r>
          <w:rPr>
            <w:spacing w:val="-2"/>
            <w:w w:val="110"/>
          </w:rPr>
          <w:delText>Generation</w:delText>
        </w:r>
      </w:del>
    </w:p>
    <w:p w14:paraId="32A11271" w14:textId="77777777" w:rsidR="00E746E6" w:rsidRDefault="000245FA">
      <w:pPr>
        <w:pStyle w:val="BodyText"/>
        <w:spacing w:before="9"/>
        <w:rPr>
          <w:del w:id="2529" w:author="Hussain Hadah" w:date="2026-10-25T19:29:00Z" w16du:dateUtc="2026-10-25T23:29:00Z"/>
          <w:sz w:val="14"/>
        </w:rPr>
      </w:pPr>
      <w:del w:id="2530" w:author="Hussain Hadah" w:date="2026-10-25T19:29:00Z" w16du:dateUtc="2026-10-25T23:29:00Z">
        <w:r>
          <w:rPr>
            <w:noProof/>
            <w:sz w:val="14"/>
          </w:rPr>
          <w:drawing>
            <wp:anchor distT="0" distB="0" distL="0" distR="0" simplePos="0" relativeHeight="487621120" behindDoc="1" locked="0" layoutInCell="1" allowOverlap="1" wp14:anchorId="29E00D0E" wp14:editId="1361AC14">
              <wp:simplePos x="0" y="0"/>
              <wp:positionH relativeFrom="page">
                <wp:posOffset>1186857</wp:posOffset>
              </wp:positionH>
              <wp:positionV relativeFrom="paragraph">
                <wp:posOffset>123255</wp:posOffset>
              </wp:positionV>
              <wp:extent cx="2354579" cy="1320164"/>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92" cstate="print"/>
                      <a:stretch>
                        <a:fillRect/>
                      </a:stretch>
                    </pic:blipFill>
                    <pic:spPr>
                      <a:xfrm>
                        <a:off x="0" y="0"/>
                        <a:ext cx="2354579" cy="1320164"/>
                      </a:xfrm>
                      <a:prstGeom prst="rect">
                        <a:avLst/>
                      </a:prstGeom>
                    </pic:spPr>
                  </pic:pic>
                </a:graphicData>
              </a:graphic>
            </wp:anchor>
          </w:drawing>
        </w:r>
        <w:r>
          <w:rPr>
            <w:noProof/>
            <w:sz w:val="14"/>
          </w:rPr>
          <w:drawing>
            <wp:anchor distT="0" distB="0" distL="0" distR="0" simplePos="0" relativeHeight="487621632" behindDoc="1" locked="0" layoutInCell="1" allowOverlap="1" wp14:anchorId="25133483" wp14:editId="6CD256BC">
              <wp:simplePos x="0" y="0"/>
              <wp:positionH relativeFrom="page">
                <wp:posOffset>4179231</wp:posOffset>
              </wp:positionH>
              <wp:positionV relativeFrom="paragraph">
                <wp:posOffset>123255</wp:posOffset>
              </wp:positionV>
              <wp:extent cx="2354579" cy="1320164"/>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93" cstate="print"/>
                      <a:stretch>
                        <a:fillRect/>
                      </a:stretch>
                    </pic:blipFill>
                    <pic:spPr>
                      <a:xfrm>
                        <a:off x="0" y="0"/>
                        <a:ext cx="2354579" cy="1320164"/>
                      </a:xfrm>
                      <a:prstGeom prst="rect">
                        <a:avLst/>
                      </a:prstGeom>
                    </pic:spPr>
                  </pic:pic>
                </a:graphicData>
              </a:graphic>
            </wp:anchor>
          </w:drawing>
        </w:r>
      </w:del>
    </w:p>
    <w:p w14:paraId="684D5789" w14:textId="77777777" w:rsidR="00E746E6" w:rsidRDefault="000245FA">
      <w:pPr>
        <w:tabs>
          <w:tab w:val="left" w:pos="4685"/>
        </w:tabs>
        <w:spacing w:before="118" w:line="114" w:lineRule="exact"/>
        <w:ind w:left="36"/>
        <w:rPr>
          <w:del w:id="2531" w:author="Hussain Hadah" w:date="2026-10-25T19:29:00Z" w16du:dateUtc="2026-10-25T23:29:00Z"/>
          <w:rFonts w:ascii="Arial" w:hAnsi="Arial"/>
          <w:sz w:val="20"/>
        </w:rPr>
      </w:pPr>
      <w:del w:id="2532" w:author="Hussain Hadah" w:date="2026-10-25T19:29:00Z" w16du:dateUtc="2026-10-25T23:29:00Z">
        <w:r>
          <w:rPr>
            <w:w w:val="110"/>
            <w:sz w:val="20"/>
          </w:rPr>
          <w:delText>I</w:delText>
        </w:r>
        <w:r>
          <w:rPr>
            <w:spacing w:val="-6"/>
            <w:w w:val="110"/>
            <w:sz w:val="20"/>
          </w:rPr>
          <w:delText xml:space="preserve"> </w:delText>
        </w:r>
        <w:r>
          <w:rPr>
            <w:w w:val="110"/>
            <w:sz w:val="20"/>
          </w:rPr>
          <w:delText>show</w:delText>
        </w:r>
        <w:r>
          <w:rPr>
            <w:spacing w:val="-5"/>
            <w:w w:val="110"/>
            <w:sz w:val="20"/>
          </w:rPr>
          <w:delText xml:space="preserve"> </w:delText>
        </w:r>
        <w:r>
          <w:rPr>
            <w:w w:val="110"/>
            <w:sz w:val="20"/>
          </w:rPr>
          <w:delText>interaction</w:delText>
        </w:r>
        <w:r>
          <w:rPr>
            <w:spacing w:val="-5"/>
            <w:w w:val="110"/>
            <w:sz w:val="20"/>
          </w:rPr>
          <w:delText xml:space="preserve"> </w:delText>
        </w:r>
        <w:r>
          <w:rPr>
            <w:w w:val="110"/>
            <w:sz w:val="20"/>
          </w:rPr>
          <w:delText>coefficients</w:delText>
        </w:r>
        <w:r>
          <w:rPr>
            <w:spacing w:val="-5"/>
            <w:w w:val="110"/>
            <w:sz w:val="20"/>
          </w:rPr>
          <w:delText xml:space="preserve"> </w:delText>
        </w:r>
        <w:r>
          <w:rPr>
            <w:w w:val="110"/>
            <w:sz w:val="20"/>
          </w:rPr>
          <w:delText>from</w:delText>
        </w:r>
        <w:r>
          <w:rPr>
            <w:spacing w:val="-5"/>
            <w:w w:val="110"/>
            <w:sz w:val="20"/>
          </w:rPr>
          <w:delText xml:space="preserve"> </w:delText>
        </w:r>
        <w:r>
          <w:rPr>
            <w:w w:val="110"/>
            <w:sz w:val="20"/>
          </w:rPr>
          <w:delText>estimating</w:delText>
        </w:r>
        <w:r>
          <w:rPr>
            <w:spacing w:val="-4"/>
            <w:w w:val="110"/>
            <w:sz w:val="20"/>
          </w:rPr>
          <w:delText xml:space="preserve"> </w:delText>
        </w:r>
        <w:r>
          <w:rPr>
            <w:spacing w:val="-5"/>
            <w:w w:val="110"/>
            <w:sz w:val="20"/>
          </w:rPr>
          <w:delText>A</w:delText>
        </w:r>
        <w:r>
          <w:rPr>
            <w:rFonts w:ascii="Arial" w:hAnsi="Arial"/>
            <w:spacing w:val="-5"/>
            <w:w w:val="110"/>
            <w:sz w:val="20"/>
            <w:vertAlign w:val="superscript"/>
          </w:rPr>
          <w:delText>g</w:delText>
        </w:r>
        <w:r>
          <w:rPr>
            <w:rFonts w:ascii="Arial" w:hAnsi="Arial"/>
            <w:sz w:val="20"/>
          </w:rPr>
          <w:tab/>
        </w:r>
        <w:r>
          <w:rPr>
            <w:rFonts w:ascii="Arial" w:hAnsi="Arial"/>
            <w:w w:val="125"/>
            <w:sz w:val="20"/>
          </w:rPr>
          <w:delText>=</w:delText>
        </w:r>
        <w:r>
          <w:rPr>
            <w:rFonts w:ascii="Arial" w:hAnsi="Arial"/>
            <w:spacing w:val="2"/>
            <w:w w:val="125"/>
            <w:sz w:val="20"/>
          </w:rPr>
          <w:delText xml:space="preserve"> </w:delText>
        </w:r>
        <w:r>
          <w:rPr>
            <w:w w:val="125"/>
            <w:sz w:val="20"/>
          </w:rPr>
          <w:delText>β</w:delText>
        </w:r>
        <w:r>
          <w:rPr>
            <w:rFonts w:ascii="Arial" w:hAnsi="Arial"/>
            <w:w w:val="125"/>
            <w:sz w:val="20"/>
            <w:vertAlign w:val="superscript"/>
          </w:rPr>
          <w:delText>g</w:delText>
        </w:r>
        <w:r>
          <w:rPr>
            <w:w w:val="125"/>
            <w:sz w:val="20"/>
          </w:rPr>
          <w:delText>AntiAsianBias</w:delText>
        </w:r>
        <w:r>
          <w:rPr>
            <w:rFonts w:ascii="Arial" w:hAnsi="Arial"/>
            <w:w w:val="125"/>
            <w:sz w:val="20"/>
            <w:vertAlign w:val="subscript"/>
          </w:rPr>
          <w:delText>st</w:delText>
        </w:r>
        <w:r>
          <w:rPr>
            <w:rFonts w:ascii="Arial" w:hAnsi="Arial"/>
            <w:spacing w:val="-17"/>
            <w:w w:val="125"/>
            <w:sz w:val="20"/>
          </w:rPr>
          <w:delText xml:space="preserve"> </w:delText>
        </w:r>
        <w:r>
          <w:rPr>
            <w:rFonts w:ascii="Arial" w:hAnsi="Arial"/>
            <w:w w:val="125"/>
            <w:sz w:val="20"/>
          </w:rPr>
          <w:delText>+</w:delText>
        </w:r>
        <w:r>
          <w:rPr>
            <w:rFonts w:ascii="Arial" w:hAnsi="Arial"/>
            <w:spacing w:val="-26"/>
            <w:w w:val="125"/>
            <w:sz w:val="20"/>
          </w:rPr>
          <w:delText xml:space="preserve"> </w:delText>
        </w:r>
        <w:r>
          <w:rPr>
            <w:b/>
            <w:w w:val="125"/>
            <w:sz w:val="20"/>
          </w:rPr>
          <w:delText>X</w:delText>
        </w:r>
        <w:r>
          <w:rPr>
            <w:rFonts w:ascii="Arial" w:hAnsi="Arial"/>
            <w:w w:val="125"/>
            <w:sz w:val="20"/>
            <w:vertAlign w:val="superscript"/>
          </w:rPr>
          <w:delText>g</w:delText>
        </w:r>
        <w:r>
          <w:rPr>
            <w:rFonts w:ascii="Arial" w:hAnsi="Arial"/>
            <w:spacing w:val="76"/>
            <w:w w:val="125"/>
            <w:sz w:val="20"/>
          </w:rPr>
          <w:delText xml:space="preserve"> </w:delText>
        </w:r>
        <w:r>
          <w:rPr>
            <w:w w:val="125"/>
            <w:sz w:val="20"/>
          </w:rPr>
          <w:delText>π</w:delText>
        </w:r>
        <w:r>
          <w:rPr>
            <w:spacing w:val="-21"/>
            <w:w w:val="125"/>
            <w:sz w:val="20"/>
          </w:rPr>
          <w:delText xml:space="preserve"> </w:delText>
        </w:r>
        <w:r>
          <w:rPr>
            <w:rFonts w:ascii="Arial" w:hAnsi="Arial"/>
            <w:w w:val="125"/>
            <w:sz w:val="20"/>
          </w:rPr>
          <w:delText>+</w:delText>
        </w:r>
        <w:r>
          <w:rPr>
            <w:rFonts w:ascii="Arial" w:hAnsi="Arial"/>
            <w:spacing w:val="-26"/>
            <w:w w:val="125"/>
            <w:sz w:val="20"/>
          </w:rPr>
          <w:delText xml:space="preserve"> </w:delText>
        </w:r>
        <w:r>
          <w:rPr>
            <w:w w:val="155"/>
            <w:sz w:val="20"/>
          </w:rPr>
          <w:delText>γ</w:delText>
        </w:r>
        <w:r>
          <w:rPr>
            <w:rFonts w:ascii="Arial" w:hAnsi="Arial"/>
            <w:w w:val="155"/>
            <w:sz w:val="20"/>
            <w:vertAlign w:val="subscript"/>
          </w:rPr>
          <w:delText>rt</w:delText>
        </w:r>
        <w:r>
          <w:rPr>
            <w:rFonts w:ascii="Arial" w:hAnsi="Arial"/>
            <w:spacing w:val="-33"/>
            <w:w w:val="155"/>
            <w:sz w:val="20"/>
          </w:rPr>
          <w:delText xml:space="preserve"> </w:delText>
        </w:r>
        <w:r>
          <w:rPr>
            <w:rFonts w:ascii="Arial" w:hAnsi="Arial"/>
            <w:w w:val="125"/>
            <w:sz w:val="20"/>
          </w:rPr>
          <w:delText>+</w:delText>
        </w:r>
        <w:r>
          <w:rPr>
            <w:rFonts w:ascii="Arial" w:hAnsi="Arial"/>
            <w:spacing w:val="-27"/>
            <w:w w:val="125"/>
            <w:sz w:val="20"/>
          </w:rPr>
          <w:delText xml:space="preserve"> </w:delText>
        </w:r>
        <w:r>
          <w:rPr>
            <w:spacing w:val="-4"/>
            <w:w w:val="155"/>
            <w:sz w:val="20"/>
          </w:rPr>
          <w:delText>ε</w:delText>
        </w:r>
        <w:r>
          <w:rPr>
            <w:rFonts w:ascii="Arial" w:hAnsi="Arial"/>
            <w:spacing w:val="-4"/>
            <w:w w:val="155"/>
            <w:sz w:val="20"/>
            <w:vertAlign w:val="subscript"/>
          </w:rPr>
          <w:delText>ist</w:delText>
        </w:r>
      </w:del>
    </w:p>
    <w:p w14:paraId="7A23FE7B" w14:textId="77777777" w:rsidR="00E746E6" w:rsidRDefault="00E746E6">
      <w:pPr>
        <w:spacing w:line="114" w:lineRule="exact"/>
        <w:rPr>
          <w:del w:id="2533" w:author="Hussain Hadah" w:date="2026-10-25T19:29:00Z" w16du:dateUtc="2026-10-25T23:29:00Z"/>
          <w:rFonts w:ascii="Arial" w:hAnsi="Arial"/>
          <w:sz w:val="20"/>
        </w:rPr>
        <w:sectPr w:rsidR="00E746E6">
          <w:pgSz w:w="12240" w:h="15840"/>
          <w:pgMar w:top="1800" w:right="1440" w:bottom="2460" w:left="1800" w:header="0" w:footer="2279" w:gutter="0"/>
          <w:cols w:space="720"/>
        </w:sectPr>
      </w:pPr>
    </w:p>
    <w:p w14:paraId="51E69B1C" w14:textId="77777777" w:rsidR="00E746E6" w:rsidRDefault="000245FA">
      <w:pPr>
        <w:tabs>
          <w:tab w:val="right" w:pos="5114"/>
        </w:tabs>
        <w:spacing w:before="2" w:line="123" w:lineRule="exact"/>
        <w:ind w:left="4366"/>
        <w:rPr>
          <w:del w:id="2534" w:author="Hussain Hadah" w:date="2026-10-25T19:29:00Z" w16du:dateUtc="2026-10-25T23:29:00Z"/>
          <w:sz w:val="15"/>
        </w:rPr>
      </w:pPr>
      <w:del w:id="2535" w:author="Hussain Hadah" w:date="2026-10-25T19:29:00Z" w16du:dateUtc="2026-10-25T23:29:00Z">
        <w:r>
          <w:rPr>
            <w:rFonts w:ascii="Arial"/>
            <w:spacing w:val="-5"/>
            <w:w w:val="140"/>
            <w:sz w:val="15"/>
          </w:rPr>
          <w:delText>ist</w:delText>
        </w:r>
        <w:r>
          <w:rPr>
            <w:sz w:val="15"/>
          </w:rPr>
          <w:tab/>
        </w:r>
        <w:r>
          <w:rPr>
            <w:spacing w:val="-10"/>
            <w:w w:val="130"/>
            <w:sz w:val="15"/>
          </w:rPr>
          <w:delText>1</w:delText>
        </w:r>
      </w:del>
    </w:p>
    <w:p w14:paraId="16D966B4" w14:textId="77777777" w:rsidR="00E746E6" w:rsidRDefault="000245FA">
      <w:pPr>
        <w:spacing w:before="1" w:line="124" w:lineRule="exact"/>
        <w:ind w:left="334"/>
        <w:jc w:val="center"/>
        <w:rPr>
          <w:del w:id="2536" w:author="Hussain Hadah" w:date="2026-10-25T19:29:00Z" w16du:dateUtc="2026-10-25T23:29:00Z"/>
          <w:rFonts w:ascii="Arial"/>
          <w:sz w:val="15"/>
        </w:rPr>
      </w:pPr>
      <w:del w:id="2537" w:author="Hussain Hadah" w:date="2026-10-25T19:29:00Z" w16du:dateUtc="2026-10-25T23:29:00Z">
        <w:r>
          <w:br w:type="column"/>
        </w:r>
        <w:r>
          <w:rPr>
            <w:rFonts w:ascii="Arial"/>
            <w:spacing w:val="-5"/>
            <w:w w:val="160"/>
            <w:sz w:val="15"/>
          </w:rPr>
          <w:delText>ist</w:delText>
        </w:r>
      </w:del>
    </w:p>
    <w:p w14:paraId="2D45BF97" w14:textId="77777777" w:rsidR="00E746E6" w:rsidRDefault="00E746E6">
      <w:pPr>
        <w:spacing w:line="124" w:lineRule="exact"/>
        <w:jc w:val="center"/>
        <w:rPr>
          <w:del w:id="2538" w:author="Hussain Hadah" w:date="2026-10-25T19:29:00Z" w16du:dateUtc="2026-10-25T23:29:00Z"/>
          <w:rFonts w:ascii="Arial"/>
          <w:sz w:val="15"/>
        </w:rPr>
        <w:sectPr w:rsidR="00E746E6">
          <w:type w:val="continuous"/>
          <w:pgSz w:w="12240" w:h="15840"/>
          <w:pgMar w:top="1720" w:right="1440" w:bottom="280" w:left="1800" w:header="0" w:footer="2279" w:gutter="0"/>
          <w:cols w:num="2" w:space="720" w:equalWidth="0">
            <w:col w:w="5115" w:space="40"/>
            <w:col w:w="3845"/>
          </w:cols>
        </w:sectPr>
      </w:pPr>
    </w:p>
    <w:p w14:paraId="41803A4A" w14:textId="0F972BD3" w:rsidR="00E746E6" w:rsidRDefault="000245FA" w:rsidP="00C73603">
      <w:pPr>
        <w:spacing w:before="1" w:line="249" w:lineRule="auto"/>
        <w:ind w:left="36" w:right="393"/>
        <w:jc w:val="both"/>
        <w:rPr>
          <w:del w:id="2539" w:author="Hussain Hadah" w:date="2026-10-25T19:29:00Z" w16du:dateUtc="2026-10-25T23:29:00Z"/>
          <w:sz w:val="20"/>
        </w:rPr>
        <w:sectPr w:rsidR="00E746E6">
          <w:type w:val="continuous"/>
          <w:pgSz w:w="12240" w:h="15840"/>
          <w:pgMar w:top="1720" w:right="1440" w:bottom="280" w:left="1800" w:header="0" w:footer="2279" w:gutter="0"/>
          <w:cols w:space="720"/>
        </w:sectPr>
      </w:pPr>
      <w:del w:id="2540" w:author="Hussain Hadah" w:date="2026-10-25T19:29:00Z" w16du:dateUtc="2026-10-25T23:29:00Z">
        <w:r>
          <w:rPr>
            <w:w w:val="115"/>
            <w:sz w:val="20"/>
          </w:rPr>
          <w:delText>with</w:delText>
        </w:r>
        <w:r>
          <w:rPr>
            <w:spacing w:val="-15"/>
            <w:w w:val="115"/>
            <w:sz w:val="20"/>
          </w:rPr>
          <w:delText xml:space="preserve"> </w:delText>
        </w:r>
        <w:r>
          <w:rPr>
            <w:w w:val="115"/>
            <w:sz w:val="20"/>
          </w:rPr>
          <w:delText>interaction</w:delText>
        </w:r>
        <w:r>
          <w:rPr>
            <w:spacing w:val="-14"/>
            <w:w w:val="115"/>
            <w:sz w:val="20"/>
          </w:rPr>
          <w:delText xml:space="preserve"> </w:delText>
        </w:r>
        <w:r>
          <w:rPr>
            <w:w w:val="115"/>
            <w:sz w:val="20"/>
          </w:rPr>
          <w:delText>terms</w:delText>
        </w:r>
        <w:r>
          <w:rPr>
            <w:spacing w:val="-15"/>
            <w:w w:val="115"/>
            <w:sz w:val="20"/>
          </w:rPr>
          <w:delText xml:space="preserve"> </w:delText>
        </w:r>
        <w:r>
          <w:rPr>
            <w:w w:val="115"/>
            <w:sz w:val="20"/>
          </w:rPr>
          <w:delText>for</w:delText>
        </w:r>
        <w:r>
          <w:rPr>
            <w:spacing w:val="-14"/>
            <w:w w:val="115"/>
            <w:sz w:val="20"/>
          </w:rPr>
          <w:delText xml:space="preserve"> </w:delText>
        </w:r>
        <w:r>
          <w:rPr>
            <w:w w:val="115"/>
            <w:sz w:val="20"/>
          </w:rPr>
          <w:delText>gender</w:delText>
        </w:r>
        <w:r>
          <w:rPr>
            <w:spacing w:val="-14"/>
            <w:w w:val="115"/>
            <w:sz w:val="20"/>
          </w:rPr>
          <w:delText xml:space="preserve"> </w:delText>
        </w:r>
        <w:r>
          <w:rPr>
            <w:w w:val="115"/>
            <w:sz w:val="20"/>
          </w:rPr>
          <w:delText>and</w:delText>
        </w:r>
        <w:r>
          <w:rPr>
            <w:spacing w:val="-15"/>
            <w:w w:val="115"/>
            <w:sz w:val="20"/>
          </w:rPr>
          <w:delText xml:space="preserve"> </w:delText>
        </w:r>
        <w:r>
          <w:rPr>
            <w:w w:val="115"/>
            <w:sz w:val="20"/>
          </w:rPr>
          <w:delText>parental</w:delText>
        </w:r>
        <w:r>
          <w:rPr>
            <w:spacing w:val="-14"/>
            <w:w w:val="115"/>
            <w:sz w:val="20"/>
          </w:rPr>
          <w:delText xml:space="preserve"> </w:delText>
        </w:r>
        <w:r>
          <w:rPr>
            <w:w w:val="115"/>
            <w:sz w:val="20"/>
          </w:rPr>
          <w:delText>education</w:delText>
        </w:r>
        <w:r>
          <w:rPr>
            <w:spacing w:val="-14"/>
            <w:w w:val="115"/>
            <w:sz w:val="20"/>
          </w:rPr>
          <w:delText xml:space="preserve"> </w:delText>
        </w:r>
        <w:r>
          <w:rPr>
            <w:w w:val="115"/>
            <w:sz w:val="20"/>
          </w:rPr>
          <w:delText>on</w:delText>
        </w:r>
        <w:r>
          <w:rPr>
            <w:spacing w:val="-15"/>
            <w:w w:val="115"/>
            <w:sz w:val="20"/>
          </w:rPr>
          <w:delText xml:space="preserve"> </w:delText>
        </w:r>
        <w:r>
          <w:rPr>
            <w:w w:val="115"/>
            <w:sz w:val="20"/>
          </w:rPr>
          <w:delText>third-generation</w:delText>
        </w:r>
        <w:r>
          <w:rPr>
            <w:spacing w:val="-14"/>
            <w:w w:val="115"/>
            <w:sz w:val="20"/>
          </w:rPr>
          <w:delText xml:space="preserve"> </w:delText>
        </w:r>
        <w:r>
          <w:rPr>
            <w:w w:val="115"/>
            <w:sz w:val="20"/>
          </w:rPr>
          <w:delText>samples.</w:delText>
        </w:r>
        <w:r>
          <w:rPr>
            <w:spacing w:val="-15"/>
            <w:w w:val="115"/>
            <w:sz w:val="20"/>
          </w:rPr>
          <w:delText xml:space="preserve"> </w:delText>
        </w:r>
        <w:r>
          <w:rPr>
            <w:w w:val="115"/>
            <w:sz w:val="20"/>
          </w:rPr>
          <w:delText>I</w:delText>
        </w:r>
        <w:r>
          <w:rPr>
            <w:spacing w:val="-14"/>
            <w:w w:val="115"/>
            <w:sz w:val="20"/>
          </w:rPr>
          <w:delText xml:space="preserve"> </w:delText>
        </w:r>
        <w:r>
          <w:rPr>
            <w:w w:val="115"/>
            <w:sz w:val="20"/>
          </w:rPr>
          <w:delText xml:space="preserve">include </w:delText>
        </w:r>
        <w:r>
          <w:rPr>
            <w:w w:val="110"/>
            <w:sz w:val="20"/>
          </w:rPr>
          <w:delText>region</w:delText>
        </w:r>
        <w:r>
          <w:rPr>
            <w:spacing w:val="-14"/>
            <w:w w:val="110"/>
            <w:sz w:val="20"/>
          </w:rPr>
          <w:delText xml:space="preserve"> </w:delText>
        </w:r>
        <w:r>
          <w:rPr>
            <w:rFonts w:ascii="Menlo" w:hAnsi="Menlo"/>
            <w:i/>
            <w:w w:val="110"/>
            <w:sz w:val="20"/>
          </w:rPr>
          <w:delText>×</w:delText>
        </w:r>
        <w:r>
          <w:rPr>
            <w:rFonts w:ascii="Menlo" w:hAnsi="Menlo"/>
            <w:i/>
            <w:spacing w:val="-33"/>
            <w:w w:val="110"/>
            <w:sz w:val="20"/>
          </w:rPr>
          <w:delText xml:space="preserve"> </w:delText>
        </w:r>
        <w:r>
          <w:rPr>
            <w:w w:val="110"/>
            <w:sz w:val="20"/>
          </w:rPr>
          <w:delText>year</w:delText>
        </w:r>
        <w:r>
          <w:rPr>
            <w:spacing w:val="-14"/>
            <w:w w:val="110"/>
            <w:sz w:val="20"/>
          </w:rPr>
          <w:delText xml:space="preserve"> </w:delText>
        </w:r>
        <w:r>
          <w:rPr>
            <w:w w:val="110"/>
            <w:sz w:val="20"/>
          </w:rPr>
          <w:delText>fixed effects with controls for sex, quartic age, years of education, and the inverse hyperbolic</w:delText>
        </w:r>
        <w:r>
          <w:rPr>
            <w:spacing w:val="-12"/>
            <w:w w:val="110"/>
            <w:sz w:val="20"/>
          </w:rPr>
          <w:delText xml:space="preserve"> </w:delText>
        </w:r>
        <w:r>
          <w:rPr>
            <w:w w:val="110"/>
            <w:sz w:val="20"/>
          </w:rPr>
          <w:delText>sine</w:delText>
        </w:r>
        <w:r>
          <w:rPr>
            <w:spacing w:val="-12"/>
            <w:w w:val="110"/>
            <w:sz w:val="20"/>
          </w:rPr>
          <w:delText xml:space="preserve"> </w:delText>
        </w:r>
        <w:r>
          <w:rPr>
            <w:w w:val="110"/>
            <w:sz w:val="20"/>
          </w:rPr>
          <w:delText>of</w:delText>
        </w:r>
        <w:r>
          <w:rPr>
            <w:spacing w:val="-12"/>
            <w:w w:val="110"/>
            <w:sz w:val="20"/>
          </w:rPr>
          <w:delText xml:space="preserve"> </w:delText>
        </w:r>
        <w:r>
          <w:rPr>
            <w:w w:val="110"/>
            <w:sz w:val="20"/>
          </w:rPr>
          <w:delText>income.</w:delText>
        </w:r>
        <w:r>
          <w:rPr>
            <w:spacing w:val="9"/>
            <w:w w:val="110"/>
            <w:sz w:val="20"/>
          </w:rPr>
          <w:delText xml:space="preserve"> </w:delText>
        </w:r>
        <w:r>
          <w:rPr>
            <w:w w:val="110"/>
            <w:sz w:val="20"/>
          </w:rPr>
          <w:delText>The</w:delText>
        </w:r>
        <w:r>
          <w:rPr>
            <w:spacing w:val="-12"/>
            <w:w w:val="110"/>
            <w:sz w:val="20"/>
          </w:rPr>
          <w:delText xml:space="preserve"> </w:delText>
        </w:r>
        <w:r>
          <w:rPr>
            <w:w w:val="110"/>
            <w:sz w:val="20"/>
          </w:rPr>
          <w:delText>dependent</w:delText>
        </w:r>
        <w:r>
          <w:rPr>
            <w:spacing w:val="-12"/>
            <w:w w:val="110"/>
            <w:sz w:val="20"/>
          </w:rPr>
          <w:delText xml:space="preserve"> </w:delText>
        </w:r>
        <w:r>
          <w:rPr>
            <w:w w:val="110"/>
            <w:sz w:val="20"/>
          </w:rPr>
          <w:delText>variable</w:delText>
        </w:r>
        <w:r>
          <w:rPr>
            <w:spacing w:val="-12"/>
            <w:w w:val="110"/>
            <w:sz w:val="20"/>
          </w:rPr>
          <w:delText xml:space="preserve"> </w:delText>
        </w:r>
        <w:r>
          <w:rPr>
            <w:w w:val="110"/>
            <w:sz w:val="20"/>
          </w:rPr>
          <w:delText>is</w:delText>
        </w:r>
        <w:r>
          <w:rPr>
            <w:spacing w:val="-12"/>
            <w:w w:val="110"/>
            <w:sz w:val="20"/>
          </w:rPr>
          <w:delText xml:space="preserve"> </w:delText>
        </w:r>
        <w:r>
          <w:rPr>
            <w:w w:val="110"/>
            <w:sz w:val="20"/>
          </w:rPr>
          <w:delText>self-reported</w:delText>
        </w:r>
        <w:r>
          <w:rPr>
            <w:spacing w:val="-12"/>
            <w:w w:val="110"/>
            <w:sz w:val="20"/>
          </w:rPr>
          <w:delText xml:space="preserve"> </w:delText>
        </w:r>
        <w:r>
          <w:rPr>
            <w:w w:val="110"/>
            <w:sz w:val="20"/>
          </w:rPr>
          <w:delText>Asian</w:delText>
        </w:r>
        <w:r>
          <w:rPr>
            <w:spacing w:val="-12"/>
            <w:w w:val="110"/>
            <w:sz w:val="20"/>
          </w:rPr>
          <w:delText xml:space="preserve"> </w:delText>
        </w:r>
        <w:r>
          <w:rPr>
            <w:w w:val="110"/>
            <w:sz w:val="20"/>
          </w:rPr>
          <w:delText>identity</w:delText>
        </w:r>
        <w:r>
          <w:rPr>
            <w:spacing w:val="-12"/>
            <w:w w:val="110"/>
            <w:sz w:val="20"/>
          </w:rPr>
          <w:delText xml:space="preserve"> </w:delText>
        </w:r>
        <w:r>
          <w:rPr>
            <w:w w:val="110"/>
            <w:sz w:val="20"/>
          </w:rPr>
          <w:delText>and</w:delText>
        </w:r>
        <w:r>
          <w:rPr>
            <w:spacing w:val="-12"/>
            <w:w w:val="110"/>
            <w:sz w:val="20"/>
          </w:rPr>
          <w:delText xml:space="preserve"> </w:delText>
        </w:r>
        <w:r>
          <w:rPr>
            <w:w w:val="110"/>
            <w:sz w:val="20"/>
          </w:rPr>
          <w:delText>the</w:delText>
        </w:r>
        <w:r>
          <w:rPr>
            <w:spacing w:val="-12"/>
            <w:w w:val="110"/>
            <w:sz w:val="20"/>
          </w:rPr>
          <w:delText xml:space="preserve"> </w:delText>
        </w:r>
        <w:r>
          <w:rPr>
            <w:w w:val="110"/>
            <w:sz w:val="20"/>
          </w:rPr>
          <w:delText>indepen-</w:delText>
        </w:r>
        <w:r>
          <w:rPr>
            <w:w w:val="115"/>
            <w:sz w:val="20"/>
          </w:rPr>
          <w:delText>dent</w:delText>
        </w:r>
        <w:r>
          <w:rPr>
            <w:spacing w:val="-15"/>
            <w:w w:val="115"/>
            <w:sz w:val="20"/>
          </w:rPr>
          <w:delText xml:space="preserve"> </w:delText>
        </w:r>
        <w:r>
          <w:rPr>
            <w:w w:val="115"/>
            <w:sz w:val="20"/>
          </w:rPr>
          <w:delText>variables</w:delText>
        </w:r>
        <w:r>
          <w:rPr>
            <w:spacing w:val="-14"/>
            <w:w w:val="115"/>
            <w:sz w:val="20"/>
          </w:rPr>
          <w:delText xml:space="preserve"> </w:delText>
        </w:r>
        <w:r>
          <w:rPr>
            <w:w w:val="115"/>
            <w:sz w:val="20"/>
          </w:rPr>
          <w:delText>include</w:delText>
        </w:r>
        <w:r>
          <w:rPr>
            <w:spacing w:val="-15"/>
            <w:w w:val="115"/>
            <w:sz w:val="20"/>
          </w:rPr>
          <w:delText xml:space="preserve"> </w:delText>
        </w:r>
        <w:r>
          <w:rPr>
            <w:w w:val="115"/>
            <w:sz w:val="20"/>
          </w:rPr>
          <w:delText>demeaned</w:delText>
        </w:r>
        <w:r>
          <w:rPr>
            <w:spacing w:val="-14"/>
            <w:w w:val="115"/>
            <w:sz w:val="20"/>
          </w:rPr>
          <w:delText xml:space="preserve"> </w:delText>
        </w:r>
        <w:r>
          <w:rPr>
            <w:w w:val="115"/>
            <w:sz w:val="20"/>
          </w:rPr>
          <w:delText>state-level</w:delText>
        </w:r>
        <w:r>
          <w:rPr>
            <w:spacing w:val="-14"/>
            <w:w w:val="115"/>
            <w:sz w:val="20"/>
          </w:rPr>
          <w:delText xml:space="preserve"> </w:delText>
        </w:r>
        <w:r>
          <w:rPr>
            <w:w w:val="115"/>
            <w:sz w:val="20"/>
          </w:rPr>
          <w:delText>bias</w:delText>
        </w:r>
        <w:r>
          <w:rPr>
            <w:spacing w:val="-15"/>
            <w:w w:val="115"/>
            <w:sz w:val="20"/>
          </w:rPr>
          <w:delText xml:space="preserve"> </w:delText>
        </w:r>
        <w:r>
          <w:rPr>
            <w:w w:val="115"/>
            <w:sz w:val="20"/>
          </w:rPr>
          <w:delText>interacted</w:delText>
        </w:r>
        <w:r>
          <w:rPr>
            <w:spacing w:val="-14"/>
            <w:w w:val="115"/>
            <w:sz w:val="20"/>
          </w:rPr>
          <w:delText xml:space="preserve"> </w:delText>
        </w:r>
        <w:r>
          <w:rPr>
            <w:w w:val="115"/>
            <w:sz w:val="20"/>
          </w:rPr>
          <w:delText>with</w:delText>
        </w:r>
        <w:r>
          <w:rPr>
            <w:spacing w:val="-14"/>
            <w:w w:val="115"/>
            <w:sz w:val="20"/>
          </w:rPr>
          <w:delText xml:space="preserve"> </w:delText>
        </w:r>
        <w:r>
          <w:rPr>
            <w:w w:val="115"/>
            <w:sz w:val="20"/>
          </w:rPr>
          <w:delText>gender</w:delText>
        </w:r>
        <w:r>
          <w:rPr>
            <w:spacing w:val="-15"/>
            <w:w w:val="115"/>
            <w:sz w:val="20"/>
          </w:rPr>
          <w:delText xml:space="preserve"> </w:delText>
        </w:r>
        <w:r>
          <w:rPr>
            <w:w w:val="115"/>
            <w:sz w:val="20"/>
          </w:rPr>
          <w:delText>and</w:delText>
        </w:r>
        <w:r>
          <w:rPr>
            <w:spacing w:val="-14"/>
            <w:w w:val="115"/>
            <w:sz w:val="20"/>
          </w:rPr>
          <w:delText xml:space="preserve"> </w:delText>
        </w:r>
        <w:r>
          <w:rPr>
            <w:w w:val="115"/>
            <w:sz w:val="20"/>
          </w:rPr>
          <w:delText>parental</w:delText>
        </w:r>
        <w:r>
          <w:rPr>
            <w:spacing w:val="-15"/>
            <w:w w:val="115"/>
            <w:sz w:val="20"/>
          </w:rPr>
          <w:delText xml:space="preserve"> </w:delText>
        </w:r>
        <w:r>
          <w:rPr>
            <w:w w:val="115"/>
            <w:sz w:val="20"/>
          </w:rPr>
          <w:delText xml:space="preserve">education </w:delText>
        </w:r>
        <w:r>
          <w:rPr>
            <w:w w:val="110"/>
            <w:sz w:val="20"/>
          </w:rPr>
          <w:delText>indicators. Each</w:delText>
        </w:r>
        <w:r>
          <w:rPr>
            <w:spacing w:val="-4"/>
            <w:w w:val="110"/>
            <w:sz w:val="20"/>
          </w:rPr>
          <w:delText xml:space="preserve"> </w:delText>
        </w:r>
        <w:r>
          <w:rPr>
            <w:w w:val="110"/>
            <w:sz w:val="20"/>
          </w:rPr>
          <w:delText>panel</w:delText>
        </w:r>
        <w:r>
          <w:rPr>
            <w:spacing w:val="-4"/>
            <w:w w:val="110"/>
            <w:sz w:val="20"/>
          </w:rPr>
          <w:delText xml:space="preserve"> </w:delText>
        </w:r>
        <w:r>
          <w:rPr>
            <w:w w:val="110"/>
            <w:sz w:val="20"/>
          </w:rPr>
          <w:delText>results</w:delText>
        </w:r>
        <w:r>
          <w:rPr>
            <w:spacing w:val="-4"/>
            <w:w w:val="110"/>
            <w:sz w:val="20"/>
          </w:rPr>
          <w:delText xml:space="preserve"> </w:delText>
        </w:r>
        <w:r>
          <w:rPr>
            <w:w w:val="110"/>
            <w:sz w:val="20"/>
          </w:rPr>
          <w:delText>from</w:delText>
        </w:r>
        <w:r>
          <w:rPr>
            <w:spacing w:val="-4"/>
            <w:w w:val="110"/>
            <w:sz w:val="20"/>
          </w:rPr>
          <w:delText xml:space="preserve"> </w:delText>
        </w:r>
        <w:r>
          <w:rPr>
            <w:w w:val="110"/>
            <w:sz w:val="20"/>
          </w:rPr>
          <w:delText>separate</w:delText>
        </w:r>
        <w:r>
          <w:rPr>
            <w:spacing w:val="-4"/>
            <w:w w:val="110"/>
            <w:sz w:val="20"/>
          </w:rPr>
          <w:delText xml:space="preserve"> </w:delText>
        </w:r>
        <w:r>
          <w:rPr>
            <w:w w:val="110"/>
            <w:sz w:val="20"/>
          </w:rPr>
          <w:delText>regressions</w:delText>
        </w:r>
        <w:r>
          <w:rPr>
            <w:spacing w:val="-4"/>
            <w:w w:val="110"/>
            <w:sz w:val="20"/>
          </w:rPr>
          <w:delText xml:space="preserve"> </w:delText>
        </w:r>
        <w:r>
          <w:rPr>
            <w:w w:val="110"/>
            <w:sz w:val="20"/>
          </w:rPr>
          <w:delText>on</w:delText>
        </w:r>
        <w:r>
          <w:rPr>
            <w:spacing w:val="-4"/>
            <w:w w:val="110"/>
            <w:sz w:val="20"/>
          </w:rPr>
          <w:delText xml:space="preserve"> </w:delText>
        </w:r>
        <w:r>
          <w:rPr>
            <w:w w:val="110"/>
            <w:sz w:val="20"/>
          </w:rPr>
          <w:delText>different</w:delText>
        </w:r>
        <w:r>
          <w:rPr>
            <w:spacing w:val="-4"/>
            <w:w w:val="110"/>
            <w:sz w:val="20"/>
          </w:rPr>
          <w:delText xml:space="preserve"> </w:delText>
        </w:r>
        <w:r>
          <w:rPr>
            <w:w w:val="110"/>
            <w:sz w:val="20"/>
          </w:rPr>
          <w:delText>samples</w:delText>
        </w:r>
        <w:r>
          <w:rPr>
            <w:spacing w:val="-4"/>
            <w:w w:val="110"/>
            <w:sz w:val="20"/>
          </w:rPr>
          <w:delText xml:space="preserve"> </w:delText>
        </w:r>
        <w:r>
          <w:rPr>
            <w:w w:val="110"/>
            <w:sz w:val="20"/>
          </w:rPr>
          <w:delText>divided</w:delText>
        </w:r>
        <w:r>
          <w:rPr>
            <w:spacing w:val="-4"/>
            <w:w w:val="110"/>
            <w:sz w:val="20"/>
          </w:rPr>
          <w:delText xml:space="preserve"> </w:delText>
        </w:r>
        <w:r>
          <w:rPr>
            <w:w w:val="110"/>
            <w:sz w:val="20"/>
          </w:rPr>
          <w:delText>by</w:delText>
        </w:r>
        <w:r>
          <w:rPr>
            <w:spacing w:val="-4"/>
            <w:w w:val="110"/>
            <w:sz w:val="20"/>
          </w:rPr>
          <w:delText xml:space="preserve"> </w:delText>
        </w:r>
        <w:r>
          <w:rPr>
            <w:w w:val="110"/>
            <w:sz w:val="20"/>
          </w:rPr>
          <w:delText>the</w:delText>
        </w:r>
        <w:r>
          <w:rPr>
            <w:spacing w:val="-4"/>
            <w:w w:val="110"/>
            <w:sz w:val="20"/>
          </w:rPr>
          <w:delText xml:space="preserve"> </w:delText>
        </w:r>
        <w:r>
          <w:rPr>
            <w:w w:val="110"/>
            <w:sz w:val="20"/>
          </w:rPr>
          <w:delText>num-</w:delText>
        </w:r>
        <w:r>
          <w:rPr>
            <w:w w:val="115"/>
            <w:sz w:val="20"/>
          </w:rPr>
          <w:delText>ber</w:delText>
        </w:r>
        <w:r>
          <w:rPr>
            <w:spacing w:val="-15"/>
            <w:w w:val="115"/>
            <w:sz w:val="20"/>
          </w:rPr>
          <w:delText xml:space="preserve"> </w:delText>
        </w:r>
        <w:r>
          <w:rPr>
            <w:w w:val="115"/>
            <w:sz w:val="20"/>
          </w:rPr>
          <w:delText>of</w:delText>
        </w:r>
        <w:r>
          <w:rPr>
            <w:spacing w:val="-14"/>
            <w:w w:val="115"/>
            <w:sz w:val="20"/>
          </w:rPr>
          <w:delText xml:space="preserve"> </w:delText>
        </w:r>
        <w:r>
          <w:rPr>
            <w:w w:val="115"/>
            <w:sz w:val="20"/>
          </w:rPr>
          <w:delText>Asian</w:delText>
        </w:r>
        <w:r>
          <w:rPr>
            <w:spacing w:val="-15"/>
            <w:w w:val="115"/>
            <w:sz w:val="20"/>
          </w:rPr>
          <w:delText xml:space="preserve"> </w:delText>
        </w:r>
        <w:r>
          <w:rPr>
            <w:w w:val="115"/>
            <w:sz w:val="20"/>
          </w:rPr>
          <w:delText>grandparents.</w:delText>
        </w:r>
        <w:r>
          <w:rPr>
            <w:spacing w:val="-14"/>
            <w:w w:val="115"/>
            <w:sz w:val="20"/>
          </w:rPr>
          <w:delText xml:space="preserve"> </w:delText>
        </w:r>
        <w:r>
          <w:rPr>
            <w:w w:val="115"/>
            <w:sz w:val="20"/>
          </w:rPr>
          <w:delText>Standard</w:delText>
        </w:r>
        <w:r>
          <w:rPr>
            <w:spacing w:val="-14"/>
            <w:w w:val="115"/>
            <w:sz w:val="20"/>
          </w:rPr>
          <w:delText xml:space="preserve"> </w:delText>
        </w:r>
        <w:r>
          <w:rPr>
            <w:w w:val="115"/>
            <w:sz w:val="20"/>
          </w:rPr>
          <w:delText>errors</w:delText>
        </w:r>
        <w:r>
          <w:rPr>
            <w:spacing w:val="-15"/>
            <w:w w:val="115"/>
            <w:sz w:val="20"/>
          </w:rPr>
          <w:delText xml:space="preserve"> </w:delText>
        </w:r>
        <w:r>
          <w:rPr>
            <w:w w:val="115"/>
            <w:sz w:val="20"/>
          </w:rPr>
          <w:delText>are</w:delText>
        </w:r>
        <w:r>
          <w:rPr>
            <w:spacing w:val="-14"/>
            <w:w w:val="115"/>
            <w:sz w:val="20"/>
          </w:rPr>
          <w:delText xml:space="preserve"> </w:delText>
        </w:r>
        <w:r>
          <w:rPr>
            <w:w w:val="115"/>
            <w:sz w:val="20"/>
          </w:rPr>
          <w:delText>clustered</w:delText>
        </w:r>
        <w:r>
          <w:rPr>
            <w:spacing w:val="-14"/>
            <w:w w:val="115"/>
            <w:sz w:val="20"/>
          </w:rPr>
          <w:delText xml:space="preserve"> </w:delText>
        </w:r>
        <w:r>
          <w:rPr>
            <w:w w:val="115"/>
            <w:sz w:val="20"/>
          </w:rPr>
          <w:delText>on</w:delText>
        </w:r>
        <w:r>
          <w:rPr>
            <w:spacing w:val="-15"/>
            <w:w w:val="115"/>
            <w:sz w:val="20"/>
          </w:rPr>
          <w:delText xml:space="preserve"> </w:delText>
        </w:r>
        <w:r>
          <w:rPr>
            <w:w w:val="115"/>
            <w:sz w:val="20"/>
          </w:rPr>
          <w:delText>the</w:delText>
        </w:r>
        <w:r>
          <w:rPr>
            <w:spacing w:val="-14"/>
            <w:w w:val="115"/>
            <w:sz w:val="20"/>
          </w:rPr>
          <w:delText xml:space="preserve"> </w:delText>
        </w:r>
        <w:r>
          <w:rPr>
            <w:w w:val="115"/>
            <w:sz w:val="20"/>
          </w:rPr>
          <w:delText>state</w:delText>
        </w:r>
        <w:r>
          <w:rPr>
            <w:spacing w:val="-15"/>
            <w:w w:val="115"/>
            <w:sz w:val="20"/>
          </w:rPr>
          <w:delText xml:space="preserve"> </w:delText>
        </w:r>
        <w:r>
          <w:rPr>
            <w:w w:val="115"/>
            <w:sz w:val="20"/>
          </w:rPr>
          <w:delText>level.</w:delText>
        </w:r>
        <w:r>
          <w:rPr>
            <w:spacing w:val="-14"/>
            <w:w w:val="115"/>
            <w:sz w:val="20"/>
          </w:rPr>
          <w:delText xml:space="preserve"> </w:delText>
        </w:r>
        <w:r>
          <w:rPr>
            <w:w w:val="115"/>
            <w:sz w:val="20"/>
          </w:rPr>
          <w:delText>The</w:delText>
        </w:r>
        <w:r>
          <w:rPr>
            <w:spacing w:val="-14"/>
            <w:w w:val="115"/>
            <w:sz w:val="20"/>
          </w:rPr>
          <w:delText xml:space="preserve"> </w:delText>
        </w:r>
        <w:r>
          <w:rPr>
            <w:w w:val="115"/>
            <w:sz w:val="20"/>
          </w:rPr>
          <w:delText>samples</w:delText>
        </w:r>
        <w:r>
          <w:rPr>
            <w:spacing w:val="-15"/>
            <w:w w:val="115"/>
            <w:sz w:val="20"/>
          </w:rPr>
          <w:delText xml:space="preserve"> </w:delText>
        </w:r>
        <w:r>
          <w:rPr>
            <w:w w:val="115"/>
            <w:sz w:val="20"/>
          </w:rPr>
          <w:delText xml:space="preserve">include </w:delText>
        </w:r>
        <w:r>
          <w:rPr>
            <w:w w:val="110"/>
            <w:sz w:val="20"/>
          </w:rPr>
          <w:delText>third-generation Asian individuals with varying degrees of Asian ancestry through grandparents. Native-born</w:delText>
        </w:r>
        <w:r>
          <w:rPr>
            <w:spacing w:val="4"/>
            <w:w w:val="110"/>
            <w:sz w:val="20"/>
          </w:rPr>
          <w:delText xml:space="preserve"> </w:delText>
        </w:r>
        <w:r>
          <w:rPr>
            <w:w w:val="110"/>
            <w:sz w:val="20"/>
          </w:rPr>
          <w:delText>third-generation</w:delText>
        </w:r>
        <w:r>
          <w:rPr>
            <w:spacing w:val="4"/>
            <w:w w:val="110"/>
            <w:sz w:val="20"/>
          </w:rPr>
          <w:delText xml:space="preserve"> </w:delText>
        </w:r>
        <w:r>
          <w:rPr>
            <w:w w:val="110"/>
            <w:sz w:val="20"/>
          </w:rPr>
          <w:delText>individuals</w:delText>
        </w:r>
        <w:r>
          <w:rPr>
            <w:spacing w:val="5"/>
            <w:w w:val="110"/>
            <w:sz w:val="20"/>
          </w:rPr>
          <w:delText xml:space="preserve"> </w:delText>
        </w:r>
        <w:r>
          <w:rPr>
            <w:w w:val="110"/>
            <w:sz w:val="20"/>
          </w:rPr>
          <w:delText>with</w:delText>
        </w:r>
        <w:r>
          <w:rPr>
            <w:spacing w:val="4"/>
            <w:w w:val="110"/>
            <w:sz w:val="20"/>
          </w:rPr>
          <w:delText xml:space="preserve"> </w:delText>
        </w:r>
        <w:r>
          <w:rPr>
            <w:w w:val="110"/>
            <w:sz w:val="20"/>
          </w:rPr>
          <w:delText>at</w:delText>
        </w:r>
        <w:r>
          <w:rPr>
            <w:spacing w:val="4"/>
            <w:w w:val="110"/>
            <w:sz w:val="20"/>
          </w:rPr>
          <w:delText xml:space="preserve"> </w:delText>
        </w:r>
        <w:r>
          <w:rPr>
            <w:w w:val="110"/>
            <w:sz w:val="20"/>
          </w:rPr>
          <w:delText>least</w:delText>
        </w:r>
        <w:r>
          <w:rPr>
            <w:spacing w:val="5"/>
            <w:w w:val="110"/>
            <w:sz w:val="20"/>
          </w:rPr>
          <w:delText xml:space="preserve"> </w:delText>
        </w:r>
        <w:r>
          <w:rPr>
            <w:w w:val="110"/>
            <w:sz w:val="20"/>
          </w:rPr>
          <w:delText>one</w:delText>
        </w:r>
        <w:r>
          <w:rPr>
            <w:spacing w:val="4"/>
            <w:w w:val="110"/>
            <w:sz w:val="20"/>
          </w:rPr>
          <w:delText xml:space="preserve"> </w:delText>
        </w:r>
        <w:r>
          <w:rPr>
            <w:w w:val="110"/>
            <w:sz w:val="20"/>
          </w:rPr>
          <w:delText>grandparent</w:delText>
        </w:r>
        <w:r>
          <w:rPr>
            <w:spacing w:val="4"/>
            <w:w w:val="110"/>
            <w:sz w:val="20"/>
          </w:rPr>
          <w:delText xml:space="preserve"> </w:delText>
        </w:r>
        <w:r>
          <w:rPr>
            <w:w w:val="110"/>
            <w:sz w:val="20"/>
          </w:rPr>
          <w:delText>born</w:delText>
        </w:r>
        <w:r>
          <w:rPr>
            <w:spacing w:val="5"/>
            <w:w w:val="110"/>
            <w:sz w:val="20"/>
          </w:rPr>
          <w:delText xml:space="preserve"> </w:delText>
        </w:r>
        <w:r>
          <w:rPr>
            <w:w w:val="110"/>
            <w:sz w:val="20"/>
          </w:rPr>
          <w:delText>in</w:delText>
        </w:r>
        <w:r>
          <w:rPr>
            <w:spacing w:val="4"/>
            <w:w w:val="110"/>
            <w:sz w:val="20"/>
          </w:rPr>
          <w:delText xml:space="preserve"> </w:delText>
        </w:r>
        <w:r>
          <w:rPr>
            <w:w w:val="110"/>
            <w:sz w:val="20"/>
          </w:rPr>
          <w:delText>an</w:delText>
        </w:r>
        <w:r>
          <w:rPr>
            <w:spacing w:val="4"/>
            <w:w w:val="110"/>
            <w:sz w:val="20"/>
          </w:rPr>
          <w:delText xml:space="preserve"> </w:delText>
        </w:r>
        <w:r>
          <w:rPr>
            <w:w w:val="110"/>
            <w:sz w:val="20"/>
          </w:rPr>
          <w:delText>Asian</w:delText>
        </w:r>
        <w:r>
          <w:rPr>
            <w:spacing w:val="5"/>
            <w:w w:val="110"/>
            <w:sz w:val="20"/>
          </w:rPr>
          <w:delText xml:space="preserve"> </w:delText>
        </w:r>
        <w:r>
          <w:rPr>
            <w:spacing w:val="-2"/>
            <w:w w:val="110"/>
            <w:sz w:val="20"/>
          </w:rPr>
          <w:delText>count</w:delText>
        </w:r>
      </w:del>
    </w:p>
    <w:p w14:paraId="430A86D2" w14:textId="6139B0A0" w:rsidR="00E746E6" w:rsidRDefault="00E746E6" w:rsidP="00A010F5">
      <w:pPr>
        <w:pStyle w:val="BodyText"/>
        <w:spacing w:before="249" w:line="252" w:lineRule="auto"/>
        <w:ind w:right="393"/>
        <w:jc w:val="both"/>
      </w:pPr>
    </w:p>
    <w:sectPr w:rsidR="00E746E6">
      <w:footerReference w:type="even" r:id="rId94"/>
      <w:footerReference w:type="default" r:id="rId95"/>
      <w:footerReference w:type="first" r:id="rId96"/>
      <w:pgSz w:w="12240" w:h="15840"/>
      <w:pgMar w:top="1740" w:right="1440" w:bottom="2460" w:left="1800" w:header="0" w:footer="22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EC33FF" w14:textId="77777777" w:rsidR="000245FA" w:rsidRDefault="000245FA">
      <w:r>
        <w:separator/>
      </w:r>
    </w:p>
  </w:endnote>
  <w:endnote w:type="continuationSeparator" w:id="0">
    <w:p w14:paraId="2F56F93F" w14:textId="77777777" w:rsidR="000245FA" w:rsidRDefault="000245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ple Symbols">
    <w:panose1 w:val="02000000000000000000"/>
    <w:charset w:val="B1"/>
    <w:family w:val="auto"/>
    <w:pitch w:val="variable"/>
    <w:sig w:usb0="800008A3" w:usb1="08007BEB" w:usb2="01840034" w:usb3="00000000" w:csb0="000001F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5E810E" w14:textId="77777777" w:rsidR="00E746E6" w:rsidRDefault="000245FA">
    <w:pPr>
      <w:pStyle w:val="BodyText"/>
      <w:spacing w:line="14" w:lineRule="auto"/>
      <w:rPr>
        <w:sz w:val="20"/>
      </w:rPr>
    </w:pPr>
    <w:r>
      <w:rPr>
        <w:noProof/>
        <w:sz w:val="20"/>
      </w:rPr>
      <mc:AlternateContent>
        <mc:Choice Requires="wps">
          <w:drawing>
            <wp:anchor distT="0" distB="0" distL="0" distR="0" simplePos="0" relativeHeight="485737472" behindDoc="1" locked="0" layoutInCell="1" allowOverlap="1" wp14:anchorId="294BB2BC" wp14:editId="5814A63F">
              <wp:simplePos x="0" y="0"/>
              <wp:positionH relativeFrom="page">
                <wp:posOffset>3797579</wp:posOffset>
              </wp:positionH>
              <wp:positionV relativeFrom="page">
                <wp:posOffset>8471563</wp:posOffset>
              </wp:positionV>
              <wp:extent cx="177800" cy="2120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212090"/>
                      </a:xfrm>
                      <a:prstGeom prst="rect">
                        <a:avLst/>
                      </a:prstGeom>
                    </wps:spPr>
                    <wps:txbx>
                      <w:txbxContent>
                        <w:p w14:paraId="3DC24FF7" w14:textId="77777777" w:rsidR="00E746E6" w:rsidRDefault="000245FA">
                          <w:pPr>
                            <w:pStyle w:val="BodyText"/>
                            <w:spacing w:before="2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94BB2BC" id="_x0000_t202" coordsize="21600,21600" o:spt="202" path="m,l,21600r21600,l21600,xe">
              <v:stroke joinstyle="miter"/>
              <v:path gradientshapeok="t" o:connecttype="rect"/>
            </v:shapetype>
            <v:shape id="Textbox 2" o:spid="_x0000_s1060" type="#_x0000_t202" style="position:absolute;margin-left:299pt;margin-top:667.05pt;width:14pt;height:16.7pt;z-index:-17579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" filled="f" stroked="f">
              <v:textbox inset="0,0,0,0">
                <w:txbxContent>
                  <w:p w14:paraId="3DC24FF7" w14:textId="77777777" w:rsidR="00E746E6" w:rsidRDefault="000245FA">
                    <w:pPr>
                      <w:pStyle w:val="BodyText"/>
                      <w:spacing w:before="2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47A95A" w14:textId="77777777" w:rsidR="00EC5473" w:rsidRDefault="00665139">
    <w:pPr>
      <w:spacing w:line="259" w:lineRule="auto"/>
      <w:ind w:right="315"/>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E18694" w14:textId="77777777" w:rsidR="00EC5473" w:rsidRDefault="00665139">
    <w:pPr>
      <w:spacing w:line="259" w:lineRule="auto"/>
      <w:ind w:right="315"/>
      <w:jc w:val="center"/>
    </w:pPr>
    <w:r>
      <w:fldChar w:fldCharType="begin"/>
    </w:r>
    <w:r>
      <w:instrText xml:space="preserve"> PAGE   \* MERGEFORMAT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41EE08" w14:textId="77777777" w:rsidR="00EC5473" w:rsidRDefault="00665139">
    <w:pPr>
      <w:spacing w:line="259" w:lineRule="auto"/>
      <w:ind w:right="315"/>
      <w:jc w:val="center"/>
    </w:pPr>
    <w:r>
      <w:fldChar w:fldCharType="begin"/>
    </w:r>
    <w:r>
      <w:instrText xml:space="preserve"> PAGE   \* MERGEFORMAT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7BE2F4" w14:textId="77777777" w:rsidR="00E746E6" w:rsidRDefault="00E746E6">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84F0CE" w14:textId="77777777" w:rsidR="0069279F" w:rsidRDefault="0069279F">
    <w:pPr>
      <w:spacing w:line="259" w:lineRule="auto"/>
      <w:ind w:right="315"/>
      <w:jc w:val="center"/>
    </w:pPr>
    <w:del w:id="1505" w:author="Hussain Hadah" w:date="2026-10-25T19:29:00Z" w16du:dateUtc="2026-10-25T23:29:00Z">
      <w:r>
        <w:fldChar w:fldCharType="begin"/>
      </w:r>
      <w:r>
        <w:delInstrText xml:space="preserve"> PAGE   \* MERGEFORMAT </w:delInstrText>
      </w:r>
      <w:r>
        <w:fldChar w:fldCharType="separate"/>
      </w:r>
      <w:r>
        <w:delText>1</w:delText>
      </w:r>
      <w:r>
        <w:fldChar w:fldCharType="end"/>
      </w:r>
    </w:del>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EA2FEC" w14:textId="77777777" w:rsidR="0069279F" w:rsidRDefault="0069279F">
    <w:pPr>
      <w:spacing w:line="259" w:lineRule="auto"/>
      <w:ind w:right="315"/>
      <w:jc w:val="center"/>
    </w:pPr>
    <w:del w:id="1506" w:author="Hussain Hadah" w:date="2026-10-25T19:29:00Z" w16du:dateUtc="2026-10-25T23:29:00Z">
      <w:r>
        <w:fldChar w:fldCharType="begin"/>
      </w:r>
      <w:r>
        <w:delInstrText xml:space="preserve"> PAGE   \* MERGEFORMAT </w:delInstrText>
      </w:r>
      <w:r>
        <w:fldChar w:fldCharType="separate"/>
      </w:r>
      <w:r>
        <w:delText>1</w:delText>
      </w:r>
      <w:r>
        <w:fldChar w:fldCharType="end"/>
      </w:r>
    </w:del>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108C5B" w14:textId="77777777" w:rsidR="00E746E6" w:rsidRDefault="000245FA">
    <w:pPr>
      <w:pStyle w:val="BodyText"/>
      <w:spacing w:line="14" w:lineRule="auto"/>
      <w:rPr>
        <w:sz w:val="20"/>
      </w:rPr>
    </w:pPr>
    <w:r>
      <w:rPr>
        <w:noProof/>
        <w:sz w:val="20"/>
      </w:rPr>
      <mc:AlternateContent>
        <mc:Choice Requires="wps">
          <w:drawing>
            <wp:anchor distT="0" distB="0" distL="0" distR="0" simplePos="0" relativeHeight="485737984" behindDoc="1" locked="0" layoutInCell="1" allowOverlap="1" wp14:anchorId="2B3A9176" wp14:editId="00EB15CA">
              <wp:simplePos x="0" y="0"/>
              <wp:positionH relativeFrom="page">
                <wp:posOffset>3772179</wp:posOffset>
              </wp:positionH>
              <wp:positionV relativeFrom="page">
                <wp:posOffset>8471563</wp:posOffset>
              </wp:positionV>
              <wp:extent cx="241300" cy="21209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12090"/>
                      </a:xfrm>
                      <a:prstGeom prst="rect">
                        <a:avLst/>
                      </a:prstGeom>
                    </wps:spPr>
                    <wps:txbx>
                      <w:txbxContent>
                        <w:p w14:paraId="439DFD7B" w14:textId="77777777" w:rsidR="00E746E6" w:rsidRDefault="000245FA">
                          <w:pPr>
                            <w:pStyle w:val="BodyText"/>
                            <w:spacing w:before="21"/>
                            <w:ind w:left="60"/>
                          </w:pPr>
                          <w:r>
                            <w:rPr>
                              <w:spacing w:val="-5"/>
                            </w:rPr>
                            <w:fldChar w:fldCharType="begin"/>
                          </w:r>
                          <w:r>
                            <w:rPr>
                              <w:spacing w:val="-5"/>
                            </w:rPr>
                            <w:instrText xml:space="preserve"> PAGE </w:instrText>
                          </w:r>
                          <w:r>
                            <w:rPr>
                              <w:spacing w:val="-5"/>
                            </w:rPr>
                            <w:fldChar w:fldCharType="separate"/>
                          </w:r>
                          <w:r>
                            <w:rPr>
                              <w:spacing w:val="-5"/>
                            </w:rPr>
                            <w:t>30</w:t>
                          </w:r>
                          <w:r>
                            <w:rPr>
                              <w:spacing w:val="-5"/>
                            </w:rPr>
                            <w:fldChar w:fldCharType="end"/>
                          </w:r>
                        </w:p>
                      </w:txbxContent>
                    </wps:txbx>
                    <wps:bodyPr wrap="square" lIns="0" tIns="0" rIns="0" bIns="0" rtlCol="0">
                      <a:noAutofit/>
                    </wps:bodyPr>
                  </wps:wsp>
                </a:graphicData>
              </a:graphic>
            </wp:anchor>
          </w:drawing>
        </mc:Choice>
        <mc:Fallback>
          <w:pict>
            <v:shapetype w14:anchorId="2B3A9176" id="_x0000_t202" coordsize="21600,21600" o:spt="202" path="m,l,21600r21600,l21600,xe">
              <v:stroke joinstyle="miter"/>
              <v:path gradientshapeok="t" o:connecttype="rect"/>
            </v:shapetype>
            <v:shape id="Textbox 36" o:spid="_x0000_s1061" type="#_x0000_t202" style="position:absolute;margin-left:297pt;margin-top:667.05pt;width:19pt;height:16.7pt;z-index:-17578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" filled="f" stroked="f">
              <v:textbox inset="0,0,0,0">
                <w:txbxContent>
                  <w:p w14:paraId="439DFD7B" w14:textId="77777777" w:rsidR="00E746E6" w:rsidRDefault="000245FA">
                    <w:pPr>
                      <w:pStyle w:val="BodyText"/>
                      <w:spacing w:before="21"/>
                      <w:ind w:left="60"/>
                    </w:pPr>
                    <w:r>
                      <w:rPr>
                        <w:spacing w:val="-5"/>
                      </w:rPr>
                      <w:fldChar w:fldCharType="begin"/>
                    </w:r>
                    <w:r>
                      <w:rPr>
                        <w:spacing w:val="-5"/>
                      </w:rPr>
                      <w:instrText xml:space="preserve"> PAGE </w:instrText>
                    </w:r>
                    <w:r>
                      <w:rPr>
                        <w:spacing w:val="-5"/>
                      </w:rPr>
                      <w:fldChar w:fldCharType="separate"/>
                    </w:r>
                    <w:r>
                      <w:rPr>
                        <w:spacing w:val="-5"/>
                      </w:rPr>
                      <w:t>30</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B34235" w14:textId="77777777" w:rsidR="00E746E6" w:rsidRDefault="00E746E6">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A9C463" w14:textId="77777777" w:rsidR="00E746E6" w:rsidRDefault="00E746E6">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6F84CB" w14:textId="77777777" w:rsidR="00E746E6" w:rsidRDefault="000245FA">
    <w:pPr>
      <w:pStyle w:val="BodyText"/>
      <w:spacing w:line="14" w:lineRule="auto"/>
      <w:rPr>
        <w:sz w:val="20"/>
      </w:rPr>
    </w:pPr>
    <w:r>
      <w:rPr>
        <w:noProof/>
        <w:sz w:val="20"/>
      </w:rPr>
      <mc:AlternateContent>
        <mc:Choice Requires="wps">
          <w:drawing>
            <wp:anchor distT="0" distB="0" distL="0" distR="0" simplePos="0" relativeHeight="485738496" behindDoc="1" locked="0" layoutInCell="1" allowOverlap="1" wp14:anchorId="55AFA984" wp14:editId="4F072391">
              <wp:simplePos x="0" y="0"/>
              <wp:positionH relativeFrom="page">
                <wp:posOffset>3772179</wp:posOffset>
              </wp:positionH>
              <wp:positionV relativeFrom="page">
                <wp:posOffset>8471575</wp:posOffset>
              </wp:positionV>
              <wp:extent cx="241300" cy="21209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12090"/>
                      </a:xfrm>
                      <a:prstGeom prst="rect">
                        <a:avLst/>
                      </a:prstGeom>
                    </wps:spPr>
                    <wps:txbx>
                      <w:txbxContent>
                        <w:p w14:paraId="194D447B" w14:textId="77777777" w:rsidR="00E746E6" w:rsidRDefault="000245FA">
                          <w:pPr>
                            <w:pStyle w:val="BodyText"/>
                            <w:spacing w:before="21"/>
                            <w:ind w:left="60"/>
                          </w:pPr>
                          <w:r>
                            <w:rPr>
                              <w:spacing w:val="-5"/>
                            </w:rPr>
                            <w:fldChar w:fldCharType="begin"/>
                          </w:r>
                          <w:r>
                            <w:rPr>
                              <w:spacing w:val="-5"/>
                            </w:rPr>
                            <w:instrText xml:space="preserve"> PAGE </w:instrText>
                          </w:r>
                          <w:r>
                            <w:rPr>
                              <w:spacing w:val="-5"/>
                            </w:rPr>
                            <w:fldChar w:fldCharType="separate"/>
                          </w:r>
                          <w:r>
                            <w:rPr>
                              <w:spacing w:val="-5"/>
                            </w:rPr>
                            <w:t>43</w:t>
                          </w:r>
                          <w:r>
                            <w:rPr>
                              <w:spacing w:val="-5"/>
                            </w:rPr>
                            <w:fldChar w:fldCharType="end"/>
                          </w:r>
                        </w:p>
                      </w:txbxContent>
                    </wps:txbx>
                    <wps:bodyPr wrap="square" lIns="0" tIns="0" rIns="0" bIns="0" rtlCol="0">
                      <a:noAutofit/>
                    </wps:bodyPr>
                  </wps:wsp>
                </a:graphicData>
              </a:graphic>
            </wp:anchor>
          </w:drawing>
        </mc:Choice>
        <mc:Fallback>
          <w:pict>
            <v:shapetype w14:anchorId="55AFA984" id="_x0000_t202" coordsize="21600,21600" o:spt="202" path="m,l,21600r21600,l21600,xe">
              <v:stroke joinstyle="miter"/>
              <v:path gradientshapeok="t" o:connecttype="rect"/>
            </v:shapetype>
            <v:shape id="Textbox 61" o:spid="_x0000_s1062" type="#_x0000_t202" style="position:absolute;margin-left:297pt;margin-top:667.05pt;width:19pt;height:16.7pt;z-index:-17577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" filled="f" stroked="f">
              <v:textbox inset="0,0,0,0">
                <w:txbxContent>
                  <w:p w14:paraId="194D447B" w14:textId="77777777" w:rsidR="00E746E6" w:rsidRDefault="000245FA">
                    <w:pPr>
                      <w:pStyle w:val="BodyText"/>
                      <w:spacing w:before="21"/>
                      <w:ind w:left="60"/>
                    </w:pPr>
                    <w:r>
                      <w:rPr>
                        <w:spacing w:val="-5"/>
                      </w:rPr>
                      <w:fldChar w:fldCharType="begin"/>
                    </w:r>
                    <w:r>
                      <w:rPr>
                        <w:spacing w:val="-5"/>
                      </w:rPr>
                      <w:instrText xml:space="preserve"> PAGE </w:instrText>
                    </w:r>
                    <w:r>
                      <w:rPr>
                        <w:spacing w:val="-5"/>
                      </w:rPr>
                      <w:fldChar w:fldCharType="separate"/>
                    </w:r>
                    <w:r>
                      <w:rPr>
                        <w:spacing w:val="-5"/>
                      </w:rPr>
                      <w:t>43</w:t>
                    </w:r>
                    <w:r>
                      <w:rPr>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186F54" w14:textId="77777777" w:rsidR="0069279F" w:rsidRDefault="0069279F">
    <w:pPr>
      <w:spacing w:line="259" w:lineRule="auto"/>
      <w:ind w:right="315"/>
      <w:jc w:val="center"/>
    </w:pPr>
    <w:r>
      <w:fldChar w:fldCharType="begin"/>
    </w:r>
    <w:r>
      <w:instrText xml:space="preserve"> PAGE   \* MERGEFORMAT </w:instrText>
    </w:r>
    <w:r>
      <w:fldChar w:fldCharType="separate"/>
    </w:r>
    <w:r>
      <w:t>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9232E1" w14:textId="7488F0D2" w:rsidR="00E746E6" w:rsidRDefault="00665139">
    <w:pPr>
      <w:pStyle w:val="BodyText"/>
      <w:spacing w:line="14" w:lineRule="auto"/>
      <w:rPr>
        <w:sz w:val="20"/>
      </w:rPr>
    </w:pPr>
    <w:ins w:id="2541" w:author="Hussain Hadah" w:date="2026-10-25T19:29:00Z" w16du:dateUtc="2026-10-25T23:29:00Z">
      <w:r>
        <w:fldChar w:fldCharType="begin"/>
      </w:r>
      <w:r>
        <w:instrText xml:space="preserve"> PAGE   \* MERGEFORMAT </w:instrText>
      </w:r>
      <w:r>
        <w:fldChar w:fldCharType="separate"/>
      </w:r>
      <w:r>
        <w:t>1</w:t>
      </w:r>
      <w:r>
        <w:fldChar w:fldCharType="end"/>
      </w:r>
    </w:ins>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BD5F83" w14:textId="77777777" w:rsidR="0069279F" w:rsidRDefault="0069279F">
    <w:pPr>
      <w:spacing w:line="259" w:lineRule="auto"/>
      <w:ind w:right="315"/>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A4BA0A5" w14:textId="77777777" w:rsidR="000245FA" w:rsidRDefault="000245FA">
      <w:r>
        <w:separator/>
      </w:r>
    </w:p>
  </w:footnote>
  <w:footnote w:type="continuationSeparator" w:id="0">
    <w:p w14:paraId="2754839F" w14:textId="77777777" w:rsidR="000245FA" w:rsidRDefault="000245FA">
      <w:r>
        <w:continuationSeparator/>
      </w:r>
    </w:p>
  </w:footnote>
  <w:footnote w:id="1">
    <w:p w14:paraId="660021C8" w14:textId="77777777" w:rsidR="00EC5473" w:rsidRDefault="00665139">
      <w:pPr>
        <w:pStyle w:val="footnotedescription"/>
        <w:spacing w:line="241" w:lineRule="auto"/>
        <w:ind w:right="315" w:firstLine="242"/>
      </w:pPr>
      <w:ins w:id="5" w:author="Hussain Hadah" w:date="2026-10-25T19:29:00Z" w16du:dateUtc="2026-10-25T23:29:00Z">
        <w:r>
          <w:rPr>
            <w:rStyle w:val="footnotemark"/>
          </w:rPr>
          <w:footnoteRef/>
        </w:r>
        <w:r>
          <w:t xml:space="preserve"> . The 2020 Census counted more than 20 million Asian Americans—6.4 percent of the population—nearly double the number counted two decades earlier. The Asian American population numbers are based on the author’s calculations from the Current Population Survey and US Census data (Flood, King, et al., </w:t>
        </w:r>
        <w:r>
          <w:rPr>
            <w:color w:val="0000FF"/>
          </w:rPr>
          <w:t>Integrated Public Use Microdata Series, Current Population Survey</w:t>
        </w:r>
        <w:r>
          <w:t>).</w:t>
        </w:r>
      </w:ins>
    </w:p>
  </w:footnote>
  <w:footnote w:id="2">
    <w:p w14:paraId="2E1CD57E" w14:textId="77777777" w:rsidR="00EC5473" w:rsidRDefault="00665139">
      <w:pPr>
        <w:pStyle w:val="footnotedescription"/>
        <w:spacing w:line="249" w:lineRule="auto"/>
        <w:ind w:right="315" w:firstLine="242"/>
      </w:pPr>
      <w:ins w:id="42" w:author="Hussain Hadah" w:date="2026-10-25T19:29:00Z" w16du:dateUtc="2026-10-25T23:29:00Z">
        <w:r>
          <w:rPr>
            <w:rStyle w:val="footnotemark"/>
          </w:rPr>
          <w:footnoteRef/>
        </w:r>
        <w:r>
          <w:t xml:space="preserve"> . The IAT data comes from Harvard’s Project Implicit (Greenwald, McGhee, and Schwartz </w:t>
        </w:r>
        <w:r>
          <w:rPr>
            <w:color w:val="0000FF"/>
          </w:rPr>
          <w:t>1998</w:t>
        </w:r>
        <w:r>
          <w:t xml:space="preserve">). Implicit bias measures have gained prominence in economics, with IAT scores correlating with economic outcomes (Chetty et al. </w:t>
        </w:r>
        <w:r>
          <w:rPr>
            <w:color w:val="0000FF"/>
          </w:rPr>
          <w:t>2020</w:t>
        </w:r>
        <w:r>
          <w:t xml:space="preserve">; Glover, Pallais, and Pariente </w:t>
        </w:r>
        <w:r>
          <w:rPr>
            <w:color w:val="0000FF"/>
          </w:rPr>
          <w:t>2017</w:t>
        </w:r>
        <w:r>
          <w:t xml:space="preserve">), voting patterns (Friese, Bluemke, and Wänke </w:t>
        </w:r>
        <w:r>
          <w:rPr>
            <w:color w:val="0000FF"/>
          </w:rPr>
          <w:t>2007</w:t>
        </w:r>
        <w:r>
          <w:t xml:space="preserve">), and health disparities (Leitner et al. </w:t>
        </w:r>
        <w:r>
          <w:rPr>
            <w:color w:val="0000FF"/>
          </w:rPr>
          <w:t>2016</w:t>
        </w:r>
        <w:r>
          <w:t>).</w:t>
        </w:r>
      </w:ins>
    </w:p>
  </w:footnote>
  <w:footnote w:id="3">
    <w:p w14:paraId="23370277" w14:textId="77777777" w:rsidR="00EC5473" w:rsidRDefault="00665139">
      <w:pPr>
        <w:pStyle w:val="footnotedescription"/>
        <w:spacing w:line="236" w:lineRule="auto"/>
        <w:ind w:firstLine="242"/>
      </w:pPr>
      <w:ins w:id="148" w:author="Hussain Hadah" w:date="2026-10-25T19:29:00Z" w16du:dateUtc="2026-10-25T23:29:00Z">
        <w:r>
          <w:rPr>
            <w:rStyle w:val="footnotemark"/>
          </w:rPr>
          <w:footnoteRef/>
        </w:r>
        <w:r>
          <w:t xml:space="preserve"> . This extends Akerlof and Kranton (</w:t>
        </w:r>
        <w:r>
          <w:rPr>
            <w:color w:val="0000FF"/>
          </w:rPr>
          <w:t>2000</w:t>
        </w:r>
        <w:r>
          <w:t>)’s prescription concept to encompass both negative stereotypes and positive model minority expectations.</w:t>
        </w:r>
      </w:ins>
    </w:p>
  </w:footnote>
  <w:footnote w:id="4">
    <w:p w14:paraId="106651D8" w14:textId="77777777" w:rsidR="00EC5473" w:rsidRDefault="00665139">
      <w:pPr>
        <w:pStyle w:val="footnotedescription"/>
        <w:spacing w:line="236" w:lineRule="auto"/>
        <w:ind w:firstLine="242"/>
      </w:pPr>
      <w:ins w:id="253" w:author="Hussain Hadah" w:date="2026-10-25T19:29:00Z" w16du:dateUtc="2026-10-25T23:29:00Z">
        <w:r>
          <w:rPr>
            <w:rStyle w:val="footnotemark"/>
          </w:rPr>
          <w:footnoteRef/>
        </w:r>
        <w:r>
          <w:t xml:space="preserve"> . This approach parallels previous research but focuses on racial rather than ethnic categorization.</w:t>
        </w:r>
      </w:ins>
    </w:p>
  </w:footnote>
  <w:footnote w:id="5">
    <w:p w14:paraId="405E914D" w14:textId="77777777" w:rsidR="00EC5473" w:rsidRDefault="00665139">
      <w:pPr>
        <w:pStyle w:val="footnotedescription"/>
        <w:spacing w:line="236" w:lineRule="auto"/>
        <w:ind w:firstLine="242"/>
        <w:jc w:val="left"/>
      </w:pPr>
      <w:ins w:id="260" w:author="Hussain Hadah" w:date="2026-10-25T19:29:00Z" w16du:dateUtc="2026-10-25T23:29:00Z">
        <w:r>
          <w:rPr>
            <w:rStyle w:val="footnotemark"/>
          </w:rPr>
          <w:footnoteRef/>
        </w:r>
        <w:r>
          <w:t xml:space="preserve"> . Since adults still living with parents might not be representative of the overall adult population and is a rare occurrence, I do not link adults to their parents.</w:t>
        </w:r>
      </w:ins>
    </w:p>
  </w:footnote>
  <w:footnote w:id="6">
    <w:p w14:paraId="06F91BE8" w14:textId="77777777" w:rsidR="00EC5473" w:rsidRDefault="00665139">
      <w:pPr>
        <w:pStyle w:val="footnotedescription"/>
        <w:spacing w:line="236" w:lineRule="auto"/>
        <w:ind w:right="315" w:firstLine="242"/>
      </w:pPr>
      <w:ins w:id="264" w:author="Hussain Hadah" w:date="2026-10-25T19:29:00Z" w16du:dateUtc="2026-10-25T23:29:00Z">
        <w:r>
          <w:rPr>
            <w:rStyle w:val="footnotemark"/>
          </w:rPr>
          <w:footnoteRef/>
        </w:r>
        <w:r>
          <w:t xml:space="preserve"> . For this analysis, Asian countries comprise East Asian and Southeast Asian nations, including China, Hong Kong, Taiwan, Japan, Korea, Mongolia, Cambodia, Indonesia, Laos, Malaysia, Philippines, Singapore, Thailand, and Vietnam, but exclude South Asian and Middle Eastern countries, consistent with standard demographic classifications.</w:t>
        </w:r>
      </w:ins>
    </w:p>
  </w:footnote>
  <w:footnote w:id="7">
    <w:p w14:paraId="1DB03A19" w14:textId="77777777" w:rsidR="00EC5473" w:rsidRDefault="00665139">
      <w:pPr>
        <w:pStyle w:val="footnotedescription"/>
        <w:spacing w:line="256" w:lineRule="auto"/>
        <w:ind w:firstLine="242"/>
      </w:pPr>
      <w:ins w:id="343" w:author="Hussain Hadah" w:date="2026-10-25T19:29:00Z" w16du:dateUtc="2026-10-25T23:29:00Z">
        <w:r>
          <w:rPr>
            <w:rStyle w:val="footnotemark"/>
          </w:rPr>
          <w:footnoteRef/>
        </w:r>
        <w:r>
          <w:t xml:space="preserve"> . Antman, Duncan, and Trejo (</w:t>
        </w:r>
        <w:r>
          <w:rPr>
            <w:color w:val="0000FF"/>
          </w:rPr>
          <w:t>2016</w:t>
        </w:r>
        <w:r>
          <w:t>), Antman, Duncan, and Trejo (</w:t>
        </w:r>
        <w:r>
          <w:rPr>
            <w:color w:val="0000FF"/>
          </w:rPr>
          <w:t>2020</w:t>
        </w:r>
        <w:r>
          <w:t>), and Duncan and Trejo (</w:t>
        </w:r>
        <w:r>
          <w:rPr>
            <w:color w:val="0000FF"/>
          </w:rPr>
          <w:t>2018a</w:t>
        </w:r>
        <w:r>
          <w:t xml:space="preserve">, </w:t>
        </w:r>
        <w:r>
          <w:rPr>
            <w:color w:val="0000FF"/>
          </w:rPr>
          <w:t>2018b</w:t>
        </w:r>
        <w:r>
          <w:t>) document substantial identity attrition among various groups.</w:t>
        </w:r>
      </w:ins>
    </w:p>
  </w:footnote>
  <w:footnote w:id="8">
    <w:p w14:paraId="0CB18802" w14:textId="77777777" w:rsidR="00EC5473" w:rsidRDefault="00665139">
      <w:pPr>
        <w:pStyle w:val="footnotedescription"/>
        <w:spacing w:line="256" w:lineRule="auto"/>
        <w:ind w:firstLine="242"/>
      </w:pPr>
      <w:ins w:id="368" w:author="Hussain Hadah" w:date="2026-10-25T19:29:00Z" w16du:dateUtc="2026-10-25T23:29:00Z">
        <w:r>
          <w:rPr>
            <w:rStyle w:val="footnotemark"/>
          </w:rPr>
          <w:footnoteRef/>
        </w:r>
        <w:r>
          <w:t xml:space="preserve"> . IAT participation is voluntary, potentially creating selection bias. However, IAT-reflected bias serves as a proxy for prejudiced attitudes (Chetty et al. </w:t>
        </w:r>
        <w:r>
          <w:rPr>
            <w:color w:val="0000FF"/>
          </w:rPr>
          <w:t>2020</w:t>
        </w:r>
        <w:r>
          <w:t>).</w:t>
        </w:r>
      </w:ins>
    </w:p>
  </w:footnote>
  <w:footnote w:id="9">
    <w:p w14:paraId="11BB6DAD" w14:textId="77777777" w:rsidR="00EC5473" w:rsidRDefault="00665139">
      <w:pPr>
        <w:pStyle w:val="footnotedescription"/>
        <w:ind w:right="315" w:firstLine="242"/>
      </w:pPr>
      <w:ins w:id="389" w:author="Hussain Hadah" w:date="2026-10-25T19:29:00Z" w16du:dateUtc="2026-10-25T23:29:00Z">
        <w:r>
          <w:rPr>
            <w:rStyle w:val="footnotemark"/>
          </w:rPr>
          <w:footnoteRef/>
        </w:r>
        <w:r>
          <w:t xml:space="preserve"> . Questions parallel those used by Charles and Guryan (</w:t>
        </w:r>
        <w:r>
          <w:rPr>
            <w:color w:val="0000FF"/>
          </w:rPr>
          <w:t>2008</w:t>
        </w:r>
        <w:r>
          <w:t>): (1) “Conditions Make it Difficult for Blacks to Succeed”, (2) “Blacks Should Not Have Special Favors to Succeed”, (3) “Blacks Must Try Harder to Succeed”, (4) “Blacks Gotten Less than They Deserve Over the Past Few Years”, and (5) “Feeling Thermometer Toward Asians.”</w:t>
        </w:r>
      </w:ins>
    </w:p>
  </w:footnote>
  <w:footnote w:id="10">
    <w:p w14:paraId="5E6B3B1F" w14:textId="77777777" w:rsidR="00EC5473" w:rsidRDefault="00665139">
      <w:pPr>
        <w:pStyle w:val="footnotedescription"/>
        <w:spacing w:line="259" w:lineRule="auto"/>
        <w:ind w:left="143" w:firstLine="0"/>
        <w:jc w:val="left"/>
      </w:pPr>
      <w:ins w:id="421" w:author="Hussain Hadah" w:date="2026-10-25T19:29:00Z" w16du:dateUtc="2026-10-25T23:29:00Z">
        <w:r>
          <w:rPr>
            <w:rStyle w:val="footnotemark"/>
          </w:rPr>
          <w:footnoteRef/>
        </w:r>
        <w:r>
          <w:t xml:space="preserve"> . Additional methodological details appear in the Online Appendix.</w:t>
        </w:r>
      </w:ins>
    </w:p>
  </w:footnote>
  <w:footnote w:id="11">
    <w:p w14:paraId="52C7F3B8" w14:textId="77777777" w:rsidR="00EC5473" w:rsidRDefault="00665139">
      <w:pPr>
        <w:pStyle w:val="footnotedescription"/>
        <w:spacing w:line="241" w:lineRule="auto"/>
        <w:ind w:right="315"/>
      </w:pPr>
      <w:ins w:id="435" w:author="Hussain Hadah" w:date="2026-10-25T19:29:00Z" w16du:dateUtc="2026-10-25T23:29:00Z">
        <w:r>
          <w:rPr>
            <w:rStyle w:val="footnotemark"/>
          </w:rPr>
          <w:footnoteRef/>
        </w:r>
        <w:r>
          <w:t xml:space="preserve"> . Beginning in 2003, the CPS allowed respondents to report multiple racial identities. “Asian and White” combines any response that includes both Asian and White, with or without Pacific Islander; “Other” collects Asian or Pacific Islander, other single races, and multiracial combinations that do not include both Asian and White. Appendix Figures </w:t>
        </w:r>
        <w:r>
          <w:rPr>
            <w:b/>
          </w:rPr>
          <w:t>??</w:t>
        </w:r>
        <w:r>
          <w:t>–</w:t>
        </w:r>
        <w:r>
          <w:rPr>
            <w:b/>
          </w:rPr>
          <w:t xml:space="preserve">?? </w:t>
        </w:r>
        <w:r>
          <w:t>show a finer six-way breakdown.</w:t>
        </w:r>
      </w:ins>
    </w:p>
  </w:footnote>
  <w:footnote w:id="12">
    <w:p w14:paraId="5BDDC36B" w14:textId="77777777" w:rsidR="00EC5473" w:rsidRDefault="00665139">
      <w:pPr>
        <w:pStyle w:val="footnotedescription"/>
        <w:spacing w:line="236" w:lineRule="auto"/>
        <w:ind w:right="382"/>
      </w:pPr>
      <w:ins w:id="619" w:author="Hussain Hadah" w:date="2026-10-25T19:29:00Z" w16du:dateUtc="2026-10-25T23:29:00Z">
        <w:r>
          <w:rPr>
            <w:rStyle w:val="footnotemark"/>
          </w:rPr>
          <w:footnoteRef/>
        </w:r>
        <w:r>
          <w:t xml:space="preserve"> . The derivative is computed numerically as a central difference with a step of one-tenth of a standard deviation of the index; the perturbation is truncated at the sample range of the index, which pulls the derivatives for children in the most and least biased cells slightly toward zero.</w:t>
        </w:r>
      </w:ins>
    </w:p>
  </w:footnote>
  <w:footnote w:id="13">
    <w:p w14:paraId="659EB716" w14:textId="77777777" w:rsidR="00EC5473" w:rsidRDefault="00665139">
      <w:pPr>
        <w:pStyle w:val="footnotedescription"/>
        <w:spacing w:line="256" w:lineRule="auto"/>
        <w:jc w:val="left"/>
      </w:pPr>
      <w:ins w:id="659" w:author="Hussain Hadah" w:date="2026-10-25T19:29:00Z" w16du:dateUtc="2026-10-25T23:29:00Z">
        <w:r>
          <w:rPr>
            <w:rStyle w:val="footnotemark"/>
          </w:rPr>
          <w:footnoteRef/>
        </w:r>
        <w:r>
          <w:t xml:space="preserve"> . A linear probability model for the binary Asian indicator with the same pooled specification gives a bias </w:t>
        </w:r>
        <w:r>
          <w:rPr>
            <w:rFonts w:ascii="Cambria" w:eastAsia="Cambria" w:hAnsi="Cambria" w:cs="Cambria"/>
          </w:rPr>
          <w:t xml:space="preserve">× </w:t>
        </w:r>
        <w:r>
          <w:t>AW interaction of −0.08 (standard error 0.06).</w:t>
        </w:r>
      </w:ins>
    </w:p>
  </w:footnote>
  <w:footnote w:id="14">
    <w:p w14:paraId="14E2B152" w14:textId="77777777" w:rsidR="00EC5473" w:rsidRDefault="00665139">
      <w:pPr>
        <w:pStyle w:val="footnotedescription"/>
        <w:spacing w:line="259" w:lineRule="auto"/>
        <w:ind w:left="143" w:firstLine="0"/>
        <w:jc w:val="left"/>
      </w:pPr>
      <w:ins w:id="693" w:author="Hussain Hadah" w:date="2026-10-25T19:29:00Z" w16du:dateUtc="2026-10-25T23:29:00Z">
        <w:r>
          <w:rPr>
            <w:rStyle w:val="footnotemark"/>
          </w:rPr>
          <w:footnoteRef/>
        </w:r>
        <w:r>
          <w:t xml:space="preserve"> . Hadah (</w:t>
        </w:r>
        <w:r>
          <w:rPr>
            <w:color w:val="0000FF"/>
          </w:rPr>
          <w:t>2024</w:t>
        </w:r>
        <w:r>
          <w:t>) finds similar effects on third-generation Hispanic immigrants.</w:t>
        </w:r>
      </w:ins>
    </w:p>
  </w:footnote>
  <w:footnote w:id="15">
    <w:p w14:paraId="57B94099" w14:textId="77777777" w:rsidR="00EC5473" w:rsidRDefault="00665139">
      <w:pPr>
        <w:pStyle w:val="footnotedescription"/>
        <w:spacing w:line="236" w:lineRule="auto"/>
        <w:ind w:right="382"/>
      </w:pPr>
      <w:ins w:id="800" w:author="Hussain Hadah" w:date="2026-10-25T19:29:00Z" w16du:dateUtc="2026-10-25T23:29:00Z">
        <w:r>
          <w:rPr>
            <w:rStyle w:val="footnotemark"/>
          </w:rPr>
          <w:footnoteRef/>
        </w:r>
        <w:r>
          <w:t xml:space="preserve"> . The previous version of this table clustered standard errors at the household level, which treats the state-year bias measure as if it varied across households and understated the standard errors by a factor of about three; the point estimates are unchanged.</w:t>
        </w:r>
      </w:ins>
    </w:p>
  </w:footnote>
  <w:footnote w:id="16">
    <w:p w14:paraId="78F0150E" w14:textId="77777777" w:rsidR="00EC5473" w:rsidRDefault="00665139">
      <w:pPr>
        <w:pStyle w:val="footnotedescription"/>
        <w:spacing w:line="236" w:lineRule="auto"/>
        <w:ind w:right="382"/>
      </w:pPr>
      <w:ins w:id="834" w:author="Hussain Hadah" w:date="2026-10-25T19:29:00Z" w16du:dateUtc="2026-10-25T23:29:00Z">
        <w:r>
          <w:rPr>
            <w:rStyle w:val="footnotemark"/>
          </w:rPr>
          <w:footnoteRef/>
        </w:r>
        <w:r>
          <w:t xml:space="preserve"> . According to CPS guidelines, household respondents must be at least 15 years old with sufficient household knowledge. When the proxy is “self,” respondents range from 15 to 17 years old.</w:t>
        </w:r>
      </w:ins>
    </w:p>
  </w:footnote>
  <w:footnote w:id="17">
    <w:p w14:paraId="2D64B45F" w14:textId="77777777" w:rsidR="00EC5473" w:rsidRDefault="00665139">
      <w:pPr>
        <w:pStyle w:val="footnotedescription"/>
        <w:spacing w:after="206" w:line="259" w:lineRule="auto"/>
        <w:ind w:left="996" w:firstLine="0"/>
        <w:jc w:val="left"/>
        <w:rPr>
          <w:ins w:id="1538" w:author="Hussain Hadah" w:date="2026-10-25T19:29:00Z" w16du:dateUtc="2026-10-25T23:29:00Z"/>
        </w:rPr>
      </w:pPr>
      <w:ins w:id="1539" w:author="Hussain Hadah" w:date="2026-10-25T19:29:00Z" w16du:dateUtc="2026-10-25T23:29:00Z">
        <w:r>
          <w:rPr>
            <w:rStyle w:val="footnotemark"/>
          </w:rPr>
          <w:footnoteRef/>
        </w:r>
        <w:r>
          <w:t xml:space="preserve"> </w:t>
        </w:r>
        <w:r>
          <w:rPr>
            <w:sz w:val="24"/>
          </w:rPr>
          <w:t>The samples include children ages 17 and below who live in</w:t>
        </w:r>
      </w:ins>
    </w:p>
    <w:p w14:paraId="0B6864C6" w14:textId="77777777" w:rsidR="00EC5473" w:rsidRDefault="00665139">
      <w:pPr>
        <w:pStyle w:val="footnotedescription"/>
        <w:spacing w:after="4" w:line="380" w:lineRule="auto"/>
        <w:ind w:left="1163" w:right="568" w:firstLine="0"/>
      </w:pPr>
      <w:ins w:id="1540" w:author="Hussain Hadah" w:date="2026-10-25T19:29:00Z" w16du:dateUtc="2026-10-25T23:29:00Z">
        <w:r>
          <w:rPr>
            <w:sz w:val="24"/>
          </w:rPr>
          <w:t>intact families. A proxy is the person that answered the Current Population Survey questionnaire.</w:t>
        </w:r>
      </w:ins>
    </w:p>
  </w:footnote>
  <w:footnote w:id="18">
    <w:p w14:paraId="3EEEC59D" w14:textId="77777777" w:rsidR="00EC5473" w:rsidRDefault="00665139">
      <w:pPr>
        <w:pStyle w:val="footnotedescription"/>
        <w:spacing w:line="259" w:lineRule="auto"/>
        <w:ind w:left="996" w:firstLine="0"/>
        <w:jc w:val="left"/>
      </w:pPr>
      <w:ins w:id="1543" w:author="Hussain Hadah" w:date="2026-10-25T19:29:00Z" w16du:dateUtc="2026-10-25T23:29:00Z">
        <w:r>
          <w:rPr>
            <w:rStyle w:val="footnotemark"/>
          </w:rPr>
          <w:footnoteRef/>
        </w:r>
        <w:r>
          <w:t xml:space="preserve"> </w:t>
        </w:r>
        <w:r>
          <w:rPr>
            <w:sz w:val="24"/>
          </w:rPr>
          <w:t>Data source is the 1994-2021 Current Population Survey.</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4AE37C" w14:textId="77777777" w:rsidR="0069279F" w:rsidRDefault="006927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8B69AA"/>
    <w:multiLevelType w:val="hybridMultilevel"/>
    <w:tmpl w:val="D890CA6A"/>
    <w:lvl w:ilvl="0" w:tplc="F83EFB36">
      <w:start w:val="1"/>
      <w:numFmt w:val="decimal"/>
      <w:lvlText w:val="%1."/>
      <w:lvlJc w:val="left"/>
      <w:pPr>
        <w:ind w:left="36" w:hanging="21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E9389C6E">
      <w:numFmt w:val="bullet"/>
      <w:lvlText w:val="•"/>
      <w:lvlJc w:val="left"/>
      <w:pPr>
        <w:ind w:left="936" w:hanging="216"/>
      </w:pPr>
      <w:rPr>
        <w:rFonts w:hint="default"/>
        <w:lang w:val="en-US" w:eastAsia="en-US" w:bidi="ar-SA"/>
      </w:rPr>
    </w:lvl>
    <w:lvl w:ilvl="2" w:tplc="C9568A06">
      <w:numFmt w:val="bullet"/>
      <w:lvlText w:val="•"/>
      <w:lvlJc w:val="left"/>
      <w:pPr>
        <w:ind w:left="1832" w:hanging="216"/>
      </w:pPr>
      <w:rPr>
        <w:rFonts w:hint="default"/>
        <w:lang w:val="en-US" w:eastAsia="en-US" w:bidi="ar-SA"/>
      </w:rPr>
    </w:lvl>
    <w:lvl w:ilvl="3" w:tplc="8EBC6E1E">
      <w:numFmt w:val="bullet"/>
      <w:lvlText w:val="•"/>
      <w:lvlJc w:val="left"/>
      <w:pPr>
        <w:ind w:left="2728" w:hanging="216"/>
      </w:pPr>
      <w:rPr>
        <w:rFonts w:hint="default"/>
        <w:lang w:val="en-US" w:eastAsia="en-US" w:bidi="ar-SA"/>
      </w:rPr>
    </w:lvl>
    <w:lvl w:ilvl="4" w:tplc="F12E2374">
      <w:numFmt w:val="bullet"/>
      <w:lvlText w:val="•"/>
      <w:lvlJc w:val="left"/>
      <w:pPr>
        <w:ind w:left="3624" w:hanging="216"/>
      </w:pPr>
      <w:rPr>
        <w:rFonts w:hint="default"/>
        <w:lang w:val="en-US" w:eastAsia="en-US" w:bidi="ar-SA"/>
      </w:rPr>
    </w:lvl>
    <w:lvl w:ilvl="5" w:tplc="5FC6C600">
      <w:numFmt w:val="bullet"/>
      <w:lvlText w:val="•"/>
      <w:lvlJc w:val="left"/>
      <w:pPr>
        <w:ind w:left="4520" w:hanging="216"/>
      </w:pPr>
      <w:rPr>
        <w:rFonts w:hint="default"/>
        <w:lang w:val="en-US" w:eastAsia="en-US" w:bidi="ar-SA"/>
      </w:rPr>
    </w:lvl>
    <w:lvl w:ilvl="6" w:tplc="6EECE9CA">
      <w:numFmt w:val="bullet"/>
      <w:lvlText w:val="•"/>
      <w:lvlJc w:val="left"/>
      <w:pPr>
        <w:ind w:left="5416" w:hanging="216"/>
      </w:pPr>
      <w:rPr>
        <w:rFonts w:hint="default"/>
        <w:lang w:val="en-US" w:eastAsia="en-US" w:bidi="ar-SA"/>
      </w:rPr>
    </w:lvl>
    <w:lvl w:ilvl="7" w:tplc="74A6942A">
      <w:numFmt w:val="bullet"/>
      <w:lvlText w:val="•"/>
      <w:lvlJc w:val="left"/>
      <w:pPr>
        <w:ind w:left="6312" w:hanging="216"/>
      </w:pPr>
      <w:rPr>
        <w:rFonts w:hint="default"/>
        <w:lang w:val="en-US" w:eastAsia="en-US" w:bidi="ar-SA"/>
      </w:rPr>
    </w:lvl>
    <w:lvl w:ilvl="8" w:tplc="7AC8DCE0">
      <w:numFmt w:val="bullet"/>
      <w:lvlText w:val="•"/>
      <w:lvlJc w:val="left"/>
      <w:pPr>
        <w:ind w:left="7208" w:hanging="216"/>
      </w:pPr>
      <w:rPr>
        <w:rFonts w:hint="default"/>
        <w:lang w:val="en-US" w:eastAsia="en-US" w:bidi="ar-SA"/>
      </w:rPr>
    </w:lvl>
  </w:abstractNum>
  <w:abstractNum w:abstractNumId="1" w15:restartNumberingAfterBreak="0">
    <w:nsid w:val="129D49D2"/>
    <w:multiLevelType w:val="hybridMultilevel"/>
    <w:tmpl w:val="8ABE227A"/>
    <w:lvl w:ilvl="0" w:tplc="1C3803B4">
      <w:start w:val="3"/>
      <w:numFmt w:val="lowerLetter"/>
      <w:lvlText w:val="(%1)"/>
      <w:lvlJc w:val="left"/>
      <w:pPr>
        <w:ind w:left="2789" w:hanging="297"/>
        <w:jc w:val="left"/>
      </w:pPr>
      <w:rPr>
        <w:rFonts w:ascii="Times New Roman" w:eastAsia="Times New Roman" w:hAnsi="Times New Roman" w:cs="Times New Roman" w:hint="default"/>
        <w:b w:val="0"/>
        <w:bCs w:val="0"/>
        <w:i w:val="0"/>
        <w:iCs w:val="0"/>
        <w:spacing w:val="0"/>
        <w:w w:val="99"/>
        <w:sz w:val="22"/>
        <w:szCs w:val="22"/>
        <w:lang w:val="en-US" w:eastAsia="en-US" w:bidi="ar-SA"/>
      </w:rPr>
    </w:lvl>
    <w:lvl w:ilvl="1" w:tplc="53B83F6C">
      <w:start w:val="1"/>
      <w:numFmt w:val="lowerLetter"/>
      <w:lvlText w:val="(%2)"/>
      <w:lvlJc w:val="left"/>
      <w:pPr>
        <w:ind w:left="3923" w:hanging="309"/>
        <w:jc w:val="left"/>
      </w:pPr>
      <w:rPr>
        <w:rFonts w:ascii="Times New Roman" w:eastAsia="Times New Roman" w:hAnsi="Times New Roman" w:cs="Times New Roman" w:hint="default"/>
        <w:b w:val="0"/>
        <w:bCs w:val="0"/>
        <w:i w:val="0"/>
        <w:iCs w:val="0"/>
        <w:spacing w:val="0"/>
        <w:w w:val="104"/>
        <w:sz w:val="22"/>
        <w:szCs w:val="22"/>
        <w:lang w:val="en-US" w:eastAsia="en-US" w:bidi="ar-SA"/>
      </w:rPr>
    </w:lvl>
    <w:lvl w:ilvl="2" w:tplc="7596889E">
      <w:numFmt w:val="bullet"/>
      <w:lvlText w:val="•"/>
      <w:lvlJc w:val="left"/>
      <w:pPr>
        <w:ind w:left="4484" w:hanging="309"/>
      </w:pPr>
      <w:rPr>
        <w:rFonts w:hint="default"/>
        <w:lang w:val="en-US" w:eastAsia="en-US" w:bidi="ar-SA"/>
      </w:rPr>
    </w:lvl>
    <w:lvl w:ilvl="3" w:tplc="93A230EC">
      <w:numFmt w:val="bullet"/>
      <w:lvlText w:val="•"/>
      <w:lvlJc w:val="left"/>
      <w:pPr>
        <w:ind w:left="5048" w:hanging="309"/>
      </w:pPr>
      <w:rPr>
        <w:rFonts w:hint="default"/>
        <w:lang w:val="en-US" w:eastAsia="en-US" w:bidi="ar-SA"/>
      </w:rPr>
    </w:lvl>
    <w:lvl w:ilvl="4" w:tplc="3EA6BBC6">
      <w:numFmt w:val="bullet"/>
      <w:lvlText w:val="•"/>
      <w:lvlJc w:val="left"/>
      <w:pPr>
        <w:ind w:left="5613" w:hanging="309"/>
      </w:pPr>
      <w:rPr>
        <w:rFonts w:hint="default"/>
        <w:lang w:val="en-US" w:eastAsia="en-US" w:bidi="ar-SA"/>
      </w:rPr>
    </w:lvl>
    <w:lvl w:ilvl="5" w:tplc="39B41EF2">
      <w:numFmt w:val="bullet"/>
      <w:lvlText w:val="•"/>
      <w:lvlJc w:val="left"/>
      <w:pPr>
        <w:ind w:left="6177" w:hanging="309"/>
      </w:pPr>
      <w:rPr>
        <w:rFonts w:hint="default"/>
        <w:lang w:val="en-US" w:eastAsia="en-US" w:bidi="ar-SA"/>
      </w:rPr>
    </w:lvl>
    <w:lvl w:ilvl="6" w:tplc="A606CB66">
      <w:numFmt w:val="bullet"/>
      <w:lvlText w:val="•"/>
      <w:lvlJc w:val="left"/>
      <w:pPr>
        <w:ind w:left="6742" w:hanging="309"/>
      </w:pPr>
      <w:rPr>
        <w:rFonts w:hint="default"/>
        <w:lang w:val="en-US" w:eastAsia="en-US" w:bidi="ar-SA"/>
      </w:rPr>
    </w:lvl>
    <w:lvl w:ilvl="7" w:tplc="8D7C45C8">
      <w:numFmt w:val="bullet"/>
      <w:lvlText w:val="•"/>
      <w:lvlJc w:val="left"/>
      <w:pPr>
        <w:ind w:left="7306" w:hanging="309"/>
      </w:pPr>
      <w:rPr>
        <w:rFonts w:hint="default"/>
        <w:lang w:val="en-US" w:eastAsia="en-US" w:bidi="ar-SA"/>
      </w:rPr>
    </w:lvl>
    <w:lvl w:ilvl="8" w:tplc="5CE88C64">
      <w:numFmt w:val="bullet"/>
      <w:lvlText w:val="•"/>
      <w:lvlJc w:val="left"/>
      <w:pPr>
        <w:ind w:left="7871" w:hanging="309"/>
      </w:pPr>
      <w:rPr>
        <w:rFonts w:hint="default"/>
        <w:lang w:val="en-US" w:eastAsia="en-US" w:bidi="ar-SA"/>
      </w:rPr>
    </w:lvl>
  </w:abstractNum>
  <w:abstractNum w:abstractNumId="2" w15:restartNumberingAfterBreak="0">
    <w:nsid w:val="1CFA61AD"/>
    <w:multiLevelType w:val="hybridMultilevel"/>
    <w:tmpl w:val="F0D6FA02"/>
    <w:lvl w:ilvl="0" w:tplc="CA62D0AA">
      <w:start w:val="1"/>
      <w:numFmt w:val="lowerLetter"/>
      <w:lvlText w:val="(%1)"/>
      <w:lvlJc w:val="left"/>
      <w:pPr>
        <w:ind w:left="3308" w:hanging="309"/>
        <w:jc w:val="right"/>
      </w:pPr>
      <w:rPr>
        <w:rFonts w:ascii="Times New Roman" w:eastAsia="Times New Roman" w:hAnsi="Times New Roman" w:cs="Times New Roman" w:hint="default"/>
        <w:b w:val="0"/>
        <w:bCs w:val="0"/>
        <w:i w:val="0"/>
        <w:iCs w:val="0"/>
        <w:spacing w:val="0"/>
        <w:w w:val="104"/>
        <w:sz w:val="22"/>
        <w:szCs w:val="22"/>
        <w:lang w:val="en-US" w:eastAsia="en-US" w:bidi="ar-SA"/>
      </w:rPr>
    </w:lvl>
    <w:lvl w:ilvl="1" w:tplc="9E42E4FC">
      <w:numFmt w:val="bullet"/>
      <w:lvlText w:val="•"/>
      <w:lvlJc w:val="left"/>
      <w:pPr>
        <w:ind w:left="3942" w:hanging="309"/>
      </w:pPr>
      <w:rPr>
        <w:rFonts w:hint="default"/>
        <w:lang w:val="en-US" w:eastAsia="en-US" w:bidi="ar-SA"/>
      </w:rPr>
    </w:lvl>
    <w:lvl w:ilvl="2" w:tplc="1BA04484">
      <w:numFmt w:val="bullet"/>
      <w:lvlText w:val="•"/>
      <w:lvlJc w:val="left"/>
      <w:pPr>
        <w:ind w:left="4584" w:hanging="309"/>
      </w:pPr>
      <w:rPr>
        <w:rFonts w:hint="default"/>
        <w:lang w:val="en-US" w:eastAsia="en-US" w:bidi="ar-SA"/>
      </w:rPr>
    </w:lvl>
    <w:lvl w:ilvl="3" w:tplc="D9EE3154">
      <w:numFmt w:val="bullet"/>
      <w:lvlText w:val="•"/>
      <w:lvlJc w:val="left"/>
      <w:pPr>
        <w:ind w:left="5226" w:hanging="309"/>
      </w:pPr>
      <w:rPr>
        <w:rFonts w:hint="default"/>
        <w:lang w:val="en-US" w:eastAsia="en-US" w:bidi="ar-SA"/>
      </w:rPr>
    </w:lvl>
    <w:lvl w:ilvl="4" w:tplc="D11E2056">
      <w:numFmt w:val="bullet"/>
      <w:lvlText w:val="•"/>
      <w:lvlJc w:val="left"/>
      <w:pPr>
        <w:ind w:left="5868" w:hanging="309"/>
      </w:pPr>
      <w:rPr>
        <w:rFonts w:hint="default"/>
        <w:lang w:val="en-US" w:eastAsia="en-US" w:bidi="ar-SA"/>
      </w:rPr>
    </w:lvl>
    <w:lvl w:ilvl="5" w:tplc="D05C0E16">
      <w:numFmt w:val="bullet"/>
      <w:lvlText w:val="•"/>
      <w:lvlJc w:val="left"/>
      <w:pPr>
        <w:ind w:left="6510" w:hanging="309"/>
      </w:pPr>
      <w:rPr>
        <w:rFonts w:hint="default"/>
        <w:lang w:val="en-US" w:eastAsia="en-US" w:bidi="ar-SA"/>
      </w:rPr>
    </w:lvl>
    <w:lvl w:ilvl="6" w:tplc="D05C0A1C">
      <w:numFmt w:val="bullet"/>
      <w:lvlText w:val="•"/>
      <w:lvlJc w:val="left"/>
      <w:pPr>
        <w:ind w:left="7152" w:hanging="309"/>
      </w:pPr>
      <w:rPr>
        <w:rFonts w:hint="default"/>
        <w:lang w:val="en-US" w:eastAsia="en-US" w:bidi="ar-SA"/>
      </w:rPr>
    </w:lvl>
    <w:lvl w:ilvl="7" w:tplc="42CE51F4">
      <w:numFmt w:val="bullet"/>
      <w:lvlText w:val="•"/>
      <w:lvlJc w:val="left"/>
      <w:pPr>
        <w:ind w:left="7794" w:hanging="309"/>
      </w:pPr>
      <w:rPr>
        <w:rFonts w:hint="default"/>
        <w:lang w:val="en-US" w:eastAsia="en-US" w:bidi="ar-SA"/>
      </w:rPr>
    </w:lvl>
    <w:lvl w:ilvl="8" w:tplc="8488DE8E">
      <w:numFmt w:val="bullet"/>
      <w:lvlText w:val="•"/>
      <w:lvlJc w:val="left"/>
      <w:pPr>
        <w:ind w:left="8436" w:hanging="309"/>
      </w:pPr>
      <w:rPr>
        <w:rFonts w:hint="default"/>
        <w:lang w:val="en-US" w:eastAsia="en-US" w:bidi="ar-SA"/>
      </w:rPr>
    </w:lvl>
  </w:abstractNum>
  <w:abstractNum w:abstractNumId="3" w15:restartNumberingAfterBreak="0">
    <w:nsid w:val="258464DE"/>
    <w:multiLevelType w:val="hybridMultilevel"/>
    <w:tmpl w:val="B858AB02"/>
    <w:lvl w:ilvl="0" w:tplc="14E26B12">
      <w:start w:val="1"/>
      <w:numFmt w:val="decimal"/>
      <w:lvlText w:val="%1"/>
      <w:lvlJc w:val="left"/>
      <w:pPr>
        <w:ind w:left="3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superscript"/>
      </w:rPr>
    </w:lvl>
    <w:lvl w:ilvl="1" w:tplc="F428520C">
      <w:start w:val="1"/>
      <w:numFmt w:val="lowerLetter"/>
      <w:lvlText w:val="%2"/>
      <w:lvlJc w:val="left"/>
      <w:pPr>
        <w:ind w:left="12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superscript"/>
      </w:rPr>
    </w:lvl>
    <w:lvl w:ilvl="2" w:tplc="1BE2ED6C">
      <w:start w:val="1"/>
      <w:numFmt w:val="lowerRoman"/>
      <w:lvlText w:val="%3"/>
      <w:lvlJc w:val="left"/>
      <w:pPr>
        <w:ind w:left="19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superscript"/>
      </w:rPr>
    </w:lvl>
    <w:lvl w:ilvl="3" w:tplc="EAD8189A">
      <w:start w:val="1"/>
      <w:numFmt w:val="decimal"/>
      <w:lvlText w:val="%4"/>
      <w:lvlJc w:val="left"/>
      <w:pPr>
        <w:ind w:left="26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superscript"/>
      </w:rPr>
    </w:lvl>
    <w:lvl w:ilvl="4" w:tplc="2F3C8A72">
      <w:start w:val="1"/>
      <w:numFmt w:val="lowerLetter"/>
      <w:lvlText w:val="%5"/>
      <w:lvlJc w:val="left"/>
      <w:pPr>
        <w:ind w:left="34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superscript"/>
      </w:rPr>
    </w:lvl>
    <w:lvl w:ilvl="5" w:tplc="C88664B4">
      <w:start w:val="1"/>
      <w:numFmt w:val="lowerRoman"/>
      <w:lvlText w:val="%6"/>
      <w:lvlJc w:val="left"/>
      <w:pPr>
        <w:ind w:left="41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superscript"/>
      </w:rPr>
    </w:lvl>
    <w:lvl w:ilvl="6" w:tplc="CAE2CFD0">
      <w:start w:val="1"/>
      <w:numFmt w:val="decimal"/>
      <w:lvlText w:val="%7"/>
      <w:lvlJc w:val="left"/>
      <w:pPr>
        <w:ind w:left="48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superscript"/>
      </w:rPr>
    </w:lvl>
    <w:lvl w:ilvl="7" w:tplc="F0DA975E">
      <w:start w:val="1"/>
      <w:numFmt w:val="lowerLetter"/>
      <w:lvlText w:val="%8"/>
      <w:lvlJc w:val="left"/>
      <w:pPr>
        <w:ind w:left="55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superscript"/>
      </w:rPr>
    </w:lvl>
    <w:lvl w:ilvl="8" w:tplc="8EFA70DC">
      <w:start w:val="1"/>
      <w:numFmt w:val="lowerRoman"/>
      <w:lvlText w:val="%9"/>
      <w:lvlJc w:val="left"/>
      <w:pPr>
        <w:ind w:left="62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superscript"/>
      </w:rPr>
    </w:lvl>
  </w:abstractNum>
  <w:abstractNum w:abstractNumId="4" w15:restartNumberingAfterBreak="0">
    <w:nsid w:val="292B22A7"/>
    <w:multiLevelType w:val="multilevel"/>
    <w:tmpl w:val="3392D558"/>
    <w:lvl w:ilvl="0">
      <w:start w:val="1"/>
      <w:numFmt w:val="decimal"/>
      <w:lvlText w:val="%1"/>
      <w:lvlJc w:val="left"/>
      <w:pPr>
        <w:ind w:left="552" w:hanging="517"/>
        <w:jc w:val="left"/>
      </w:pPr>
      <w:rPr>
        <w:rFonts w:ascii="Times New Roman" w:eastAsia="Times New Roman" w:hAnsi="Times New Roman" w:cs="Times New Roman" w:hint="default"/>
        <w:b/>
        <w:bCs/>
        <w:i w:val="0"/>
        <w:iCs w:val="0"/>
        <w:spacing w:val="0"/>
        <w:w w:val="101"/>
        <w:sz w:val="34"/>
        <w:szCs w:val="34"/>
        <w:lang w:val="en-US" w:eastAsia="en-US" w:bidi="ar-SA"/>
      </w:rPr>
    </w:lvl>
    <w:lvl w:ilvl="1">
      <w:start w:val="1"/>
      <w:numFmt w:val="decimal"/>
      <w:lvlText w:val="%1.%2"/>
      <w:lvlJc w:val="left"/>
      <w:pPr>
        <w:ind w:left="681" w:hanging="646"/>
        <w:jc w:val="left"/>
      </w:pPr>
      <w:rPr>
        <w:rFonts w:ascii="Times New Roman" w:eastAsia="Times New Roman" w:hAnsi="Times New Roman" w:cs="Times New Roman" w:hint="default"/>
        <w:b/>
        <w:bCs/>
        <w:i w:val="0"/>
        <w:iCs w:val="0"/>
        <w:spacing w:val="0"/>
        <w:w w:val="102"/>
        <w:sz w:val="28"/>
        <w:szCs w:val="28"/>
        <w:lang w:val="en-US" w:eastAsia="en-US" w:bidi="ar-SA"/>
      </w:rPr>
    </w:lvl>
    <w:lvl w:ilvl="2">
      <w:numFmt w:val="bullet"/>
      <w:lvlText w:val="•"/>
      <w:lvlJc w:val="left"/>
      <w:pPr>
        <w:ind w:left="1604" w:hanging="646"/>
      </w:pPr>
      <w:rPr>
        <w:rFonts w:hint="default"/>
        <w:lang w:val="en-US" w:eastAsia="en-US" w:bidi="ar-SA"/>
      </w:rPr>
    </w:lvl>
    <w:lvl w:ilvl="3">
      <w:numFmt w:val="bullet"/>
      <w:lvlText w:val="•"/>
      <w:lvlJc w:val="left"/>
      <w:pPr>
        <w:ind w:left="2528" w:hanging="646"/>
      </w:pPr>
      <w:rPr>
        <w:rFonts w:hint="default"/>
        <w:lang w:val="en-US" w:eastAsia="en-US" w:bidi="ar-SA"/>
      </w:rPr>
    </w:lvl>
    <w:lvl w:ilvl="4">
      <w:numFmt w:val="bullet"/>
      <w:lvlText w:val="•"/>
      <w:lvlJc w:val="left"/>
      <w:pPr>
        <w:ind w:left="3453" w:hanging="646"/>
      </w:pPr>
      <w:rPr>
        <w:rFonts w:hint="default"/>
        <w:lang w:val="en-US" w:eastAsia="en-US" w:bidi="ar-SA"/>
      </w:rPr>
    </w:lvl>
    <w:lvl w:ilvl="5">
      <w:numFmt w:val="bullet"/>
      <w:lvlText w:val="•"/>
      <w:lvlJc w:val="left"/>
      <w:pPr>
        <w:ind w:left="4377" w:hanging="646"/>
      </w:pPr>
      <w:rPr>
        <w:rFonts w:hint="default"/>
        <w:lang w:val="en-US" w:eastAsia="en-US" w:bidi="ar-SA"/>
      </w:rPr>
    </w:lvl>
    <w:lvl w:ilvl="6">
      <w:numFmt w:val="bullet"/>
      <w:lvlText w:val="•"/>
      <w:lvlJc w:val="left"/>
      <w:pPr>
        <w:ind w:left="5302" w:hanging="646"/>
      </w:pPr>
      <w:rPr>
        <w:rFonts w:hint="default"/>
        <w:lang w:val="en-US" w:eastAsia="en-US" w:bidi="ar-SA"/>
      </w:rPr>
    </w:lvl>
    <w:lvl w:ilvl="7">
      <w:numFmt w:val="bullet"/>
      <w:lvlText w:val="•"/>
      <w:lvlJc w:val="left"/>
      <w:pPr>
        <w:ind w:left="6226" w:hanging="646"/>
      </w:pPr>
      <w:rPr>
        <w:rFonts w:hint="default"/>
        <w:lang w:val="en-US" w:eastAsia="en-US" w:bidi="ar-SA"/>
      </w:rPr>
    </w:lvl>
    <w:lvl w:ilvl="8">
      <w:numFmt w:val="bullet"/>
      <w:lvlText w:val="•"/>
      <w:lvlJc w:val="left"/>
      <w:pPr>
        <w:ind w:left="7151" w:hanging="646"/>
      </w:pPr>
      <w:rPr>
        <w:rFonts w:hint="default"/>
        <w:lang w:val="en-US" w:eastAsia="en-US" w:bidi="ar-SA"/>
      </w:rPr>
    </w:lvl>
  </w:abstractNum>
  <w:abstractNum w:abstractNumId="5" w15:restartNumberingAfterBreak="0">
    <w:nsid w:val="309865D2"/>
    <w:multiLevelType w:val="hybridMultilevel"/>
    <w:tmpl w:val="E0AEEE7A"/>
    <w:lvl w:ilvl="0" w:tplc="6354EA76">
      <w:start w:val="1"/>
      <w:numFmt w:val="upperLetter"/>
      <w:lvlText w:val="%1"/>
      <w:lvlJc w:val="left"/>
      <w:pPr>
        <w:ind w:left="648" w:hanging="613"/>
        <w:jc w:val="left"/>
      </w:pPr>
      <w:rPr>
        <w:rFonts w:ascii="Times New Roman" w:eastAsia="Times New Roman" w:hAnsi="Times New Roman" w:cs="Times New Roman" w:hint="default"/>
        <w:b/>
        <w:bCs/>
        <w:i w:val="0"/>
        <w:iCs w:val="0"/>
        <w:spacing w:val="0"/>
        <w:w w:val="109"/>
        <w:sz w:val="34"/>
        <w:szCs w:val="34"/>
        <w:lang w:val="en-US" w:eastAsia="en-US" w:bidi="ar-SA"/>
      </w:rPr>
    </w:lvl>
    <w:lvl w:ilvl="1" w:tplc="479CB190">
      <w:numFmt w:val="bullet"/>
      <w:lvlText w:val="•"/>
      <w:lvlJc w:val="left"/>
      <w:pPr>
        <w:ind w:left="1476" w:hanging="613"/>
      </w:pPr>
      <w:rPr>
        <w:rFonts w:hint="default"/>
        <w:lang w:val="en-US" w:eastAsia="en-US" w:bidi="ar-SA"/>
      </w:rPr>
    </w:lvl>
    <w:lvl w:ilvl="2" w:tplc="6E2AC988">
      <w:numFmt w:val="bullet"/>
      <w:lvlText w:val="•"/>
      <w:lvlJc w:val="left"/>
      <w:pPr>
        <w:ind w:left="2312" w:hanging="613"/>
      </w:pPr>
      <w:rPr>
        <w:rFonts w:hint="default"/>
        <w:lang w:val="en-US" w:eastAsia="en-US" w:bidi="ar-SA"/>
      </w:rPr>
    </w:lvl>
    <w:lvl w:ilvl="3" w:tplc="E4682458">
      <w:numFmt w:val="bullet"/>
      <w:lvlText w:val="•"/>
      <w:lvlJc w:val="left"/>
      <w:pPr>
        <w:ind w:left="3148" w:hanging="613"/>
      </w:pPr>
      <w:rPr>
        <w:rFonts w:hint="default"/>
        <w:lang w:val="en-US" w:eastAsia="en-US" w:bidi="ar-SA"/>
      </w:rPr>
    </w:lvl>
    <w:lvl w:ilvl="4" w:tplc="ADB68AFC">
      <w:numFmt w:val="bullet"/>
      <w:lvlText w:val="•"/>
      <w:lvlJc w:val="left"/>
      <w:pPr>
        <w:ind w:left="3984" w:hanging="613"/>
      </w:pPr>
      <w:rPr>
        <w:rFonts w:hint="default"/>
        <w:lang w:val="en-US" w:eastAsia="en-US" w:bidi="ar-SA"/>
      </w:rPr>
    </w:lvl>
    <w:lvl w:ilvl="5" w:tplc="47B44324">
      <w:numFmt w:val="bullet"/>
      <w:lvlText w:val="•"/>
      <w:lvlJc w:val="left"/>
      <w:pPr>
        <w:ind w:left="4820" w:hanging="613"/>
      </w:pPr>
      <w:rPr>
        <w:rFonts w:hint="default"/>
        <w:lang w:val="en-US" w:eastAsia="en-US" w:bidi="ar-SA"/>
      </w:rPr>
    </w:lvl>
    <w:lvl w:ilvl="6" w:tplc="32B23396">
      <w:numFmt w:val="bullet"/>
      <w:lvlText w:val="•"/>
      <w:lvlJc w:val="left"/>
      <w:pPr>
        <w:ind w:left="5656" w:hanging="613"/>
      </w:pPr>
      <w:rPr>
        <w:rFonts w:hint="default"/>
        <w:lang w:val="en-US" w:eastAsia="en-US" w:bidi="ar-SA"/>
      </w:rPr>
    </w:lvl>
    <w:lvl w:ilvl="7" w:tplc="820683C0">
      <w:numFmt w:val="bullet"/>
      <w:lvlText w:val="•"/>
      <w:lvlJc w:val="left"/>
      <w:pPr>
        <w:ind w:left="6492" w:hanging="613"/>
      </w:pPr>
      <w:rPr>
        <w:rFonts w:hint="default"/>
        <w:lang w:val="en-US" w:eastAsia="en-US" w:bidi="ar-SA"/>
      </w:rPr>
    </w:lvl>
    <w:lvl w:ilvl="8" w:tplc="F53ECCEE">
      <w:numFmt w:val="bullet"/>
      <w:lvlText w:val="•"/>
      <w:lvlJc w:val="left"/>
      <w:pPr>
        <w:ind w:left="7328" w:hanging="613"/>
      </w:pPr>
      <w:rPr>
        <w:rFonts w:hint="default"/>
        <w:lang w:val="en-US" w:eastAsia="en-US" w:bidi="ar-SA"/>
      </w:rPr>
    </w:lvl>
  </w:abstractNum>
  <w:abstractNum w:abstractNumId="6" w15:restartNumberingAfterBreak="0">
    <w:nsid w:val="49C3025F"/>
    <w:multiLevelType w:val="hybridMultilevel"/>
    <w:tmpl w:val="5406C064"/>
    <w:lvl w:ilvl="0" w:tplc="2CCCEE52">
      <w:start w:val="3"/>
      <w:numFmt w:val="lowerLetter"/>
      <w:lvlText w:val="(%1)"/>
      <w:lvlJc w:val="left"/>
      <w:pPr>
        <w:ind w:left="691" w:hanging="390"/>
        <w:jc w:val="left"/>
      </w:pPr>
      <w:rPr>
        <w:rFonts w:ascii="Times New Roman" w:eastAsia="Times New Roman" w:hAnsi="Times New Roman" w:cs="Times New Roman" w:hint="default"/>
        <w:b w:val="0"/>
        <w:bCs w:val="0"/>
        <w:i w:val="0"/>
        <w:iCs w:val="0"/>
        <w:spacing w:val="0"/>
        <w:w w:val="99"/>
        <w:sz w:val="22"/>
        <w:szCs w:val="22"/>
        <w:lang w:val="en-US" w:eastAsia="en-US" w:bidi="ar-SA"/>
      </w:rPr>
    </w:lvl>
    <w:lvl w:ilvl="1" w:tplc="42F4F1CC">
      <w:numFmt w:val="bullet"/>
      <w:lvlText w:val="•"/>
      <w:lvlJc w:val="left"/>
      <w:pPr>
        <w:ind w:left="1114" w:hanging="390"/>
      </w:pPr>
      <w:rPr>
        <w:rFonts w:hint="default"/>
        <w:lang w:val="en-US" w:eastAsia="en-US" w:bidi="ar-SA"/>
      </w:rPr>
    </w:lvl>
    <w:lvl w:ilvl="2" w:tplc="B84E26B2">
      <w:numFmt w:val="bullet"/>
      <w:lvlText w:val="•"/>
      <w:lvlJc w:val="left"/>
      <w:pPr>
        <w:ind w:left="1528" w:hanging="390"/>
      </w:pPr>
      <w:rPr>
        <w:rFonts w:hint="default"/>
        <w:lang w:val="en-US" w:eastAsia="en-US" w:bidi="ar-SA"/>
      </w:rPr>
    </w:lvl>
    <w:lvl w:ilvl="3" w:tplc="F358F686">
      <w:numFmt w:val="bullet"/>
      <w:lvlText w:val="•"/>
      <w:lvlJc w:val="left"/>
      <w:pPr>
        <w:ind w:left="1943" w:hanging="390"/>
      </w:pPr>
      <w:rPr>
        <w:rFonts w:hint="default"/>
        <w:lang w:val="en-US" w:eastAsia="en-US" w:bidi="ar-SA"/>
      </w:rPr>
    </w:lvl>
    <w:lvl w:ilvl="4" w:tplc="3ACC0224">
      <w:numFmt w:val="bullet"/>
      <w:lvlText w:val="•"/>
      <w:lvlJc w:val="left"/>
      <w:pPr>
        <w:ind w:left="2357" w:hanging="390"/>
      </w:pPr>
      <w:rPr>
        <w:rFonts w:hint="default"/>
        <w:lang w:val="en-US" w:eastAsia="en-US" w:bidi="ar-SA"/>
      </w:rPr>
    </w:lvl>
    <w:lvl w:ilvl="5" w:tplc="70FACA44">
      <w:numFmt w:val="bullet"/>
      <w:lvlText w:val="•"/>
      <w:lvlJc w:val="left"/>
      <w:pPr>
        <w:ind w:left="2771" w:hanging="390"/>
      </w:pPr>
      <w:rPr>
        <w:rFonts w:hint="default"/>
        <w:lang w:val="en-US" w:eastAsia="en-US" w:bidi="ar-SA"/>
      </w:rPr>
    </w:lvl>
    <w:lvl w:ilvl="6" w:tplc="4A3406C4">
      <w:numFmt w:val="bullet"/>
      <w:lvlText w:val="•"/>
      <w:lvlJc w:val="left"/>
      <w:pPr>
        <w:ind w:left="3186" w:hanging="390"/>
      </w:pPr>
      <w:rPr>
        <w:rFonts w:hint="default"/>
        <w:lang w:val="en-US" w:eastAsia="en-US" w:bidi="ar-SA"/>
      </w:rPr>
    </w:lvl>
    <w:lvl w:ilvl="7" w:tplc="E1CE42A4">
      <w:numFmt w:val="bullet"/>
      <w:lvlText w:val="•"/>
      <w:lvlJc w:val="left"/>
      <w:pPr>
        <w:ind w:left="3600" w:hanging="390"/>
      </w:pPr>
      <w:rPr>
        <w:rFonts w:hint="default"/>
        <w:lang w:val="en-US" w:eastAsia="en-US" w:bidi="ar-SA"/>
      </w:rPr>
    </w:lvl>
    <w:lvl w:ilvl="8" w:tplc="006C9832">
      <w:numFmt w:val="bullet"/>
      <w:lvlText w:val="•"/>
      <w:lvlJc w:val="left"/>
      <w:pPr>
        <w:ind w:left="4014" w:hanging="390"/>
      </w:pPr>
      <w:rPr>
        <w:rFonts w:hint="default"/>
        <w:lang w:val="en-US" w:eastAsia="en-US" w:bidi="ar-SA"/>
      </w:rPr>
    </w:lvl>
  </w:abstractNum>
  <w:abstractNum w:abstractNumId="7" w15:restartNumberingAfterBreak="0">
    <w:nsid w:val="4D2728A5"/>
    <w:multiLevelType w:val="hybridMultilevel"/>
    <w:tmpl w:val="0C3CDA00"/>
    <w:lvl w:ilvl="0" w:tplc="D4D0D6F2">
      <w:start w:val="1"/>
      <w:numFmt w:val="decimal"/>
      <w:lvlText w:val="%1."/>
      <w:lvlJc w:val="left"/>
      <w:pPr>
        <w:ind w:left="668" w:hanging="297"/>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9ECEE3EA">
      <w:numFmt w:val="bullet"/>
      <w:lvlText w:val="•"/>
      <w:lvlJc w:val="left"/>
      <w:pPr>
        <w:ind w:left="1494" w:hanging="297"/>
      </w:pPr>
      <w:rPr>
        <w:rFonts w:hint="default"/>
        <w:lang w:val="en-US" w:eastAsia="en-US" w:bidi="ar-SA"/>
      </w:rPr>
    </w:lvl>
    <w:lvl w:ilvl="2" w:tplc="0772FDF2">
      <w:numFmt w:val="bullet"/>
      <w:lvlText w:val="•"/>
      <w:lvlJc w:val="left"/>
      <w:pPr>
        <w:ind w:left="2328" w:hanging="297"/>
      </w:pPr>
      <w:rPr>
        <w:rFonts w:hint="default"/>
        <w:lang w:val="en-US" w:eastAsia="en-US" w:bidi="ar-SA"/>
      </w:rPr>
    </w:lvl>
    <w:lvl w:ilvl="3" w:tplc="BDC0EF84">
      <w:numFmt w:val="bullet"/>
      <w:lvlText w:val="•"/>
      <w:lvlJc w:val="left"/>
      <w:pPr>
        <w:ind w:left="3162" w:hanging="297"/>
      </w:pPr>
      <w:rPr>
        <w:rFonts w:hint="default"/>
        <w:lang w:val="en-US" w:eastAsia="en-US" w:bidi="ar-SA"/>
      </w:rPr>
    </w:lvl>
    <w:lvl w:ilvl="4" w:tplc="38826542">
      <w:numFmt w:val="bullet"/>
      <w:lvlText w:val="•"/>
      <w:lvlJc w:val="left"/>
      <w:pPr>
        <w:ind w:left="3996" w:hanging="297"/>
      </w:pPr>
      <w:rPr>
        <w:rFonts w:hint="default"/>
        <w:lang w:val="en-US" w:eastAsia="en-US" w:bidi="ar-SA"/>
      </w:rPr>
    </w:lvl>
    <w:lvl w:ilvl="5" w:tplc="07ACAB16">
      <w:numFmt w:val="bullet"/>
      <w:lvlText w:val="•"/>
      <w:lvlJc w:val="left"/>
      <w:pPr>
        <w:ind w:left="4830" w:hanging="297"/>
      </w:pPr>
      <w:rPr>
        <w:rFonts w:hint="default"/>
        <w:lang w:val="en-US" w:eastAsia="en-US" w:bidi="ar-SA"/>
      </w:rPr>
    </w:lvl>
    <w:lvl w:ilvl="6" w:tplc="1D56D3D6">
      <w:numFmt w:val="bullet"/>
      <w:lvlText w:val="•"/>
      <w:lvlJc w:val="left"/>
      <w:pPr>
        <w:ind w:left="5664" w:hanging="297"/>
      </w:pPr>
      <w:rPr>
        <w:rFonts w:hint="default"/>
        <w:lang w:val="en-US" w:eastAsia="en-US" w:bidi="ar-SA"/>
      </w:rPr>
    </w:lvl>
    <w:lvl w:ilvl="7" w:tplc="5804F304">
      <w:numFmt w:val="bullet"/>
      <w:lvlText w:val="•"/>
      <w:lvlJc w:val="left"/>
      <w:pPr>
        <w:ind w:left="6498" w:hanging="297"/>
      </w:pPr>
      <w:rPr>
        <w:rFonts w:hint="default"/>
        <w:lang w:val="en-US" w:eastAsia="en-US" w:bidi="ar-SA"/>
      </w:rPr>
    </w:lvl>
    <w:lvl w:ilvl="8" w:tplc="82D0D28E">
      <w:numFmt w:val="bullet"/>
      <w:lvlText w:val="•"/>
      <w:lvlJc w:val="left"/>
      <w:pPr>
        <w:ind w:left="7332" w:hanging="297"/>
      </w:pPr>
      <w:rPr>
        <w:rFonts w:hint="default"/>
        <w:lang w:val="en-US" w:eastAsia="en-US" w:bidi="ar-SA"/>
      </w:rPr>
    </w:lvl>
  </w:abstractNum>
  <w:abstractNum w:abstractNumId="8" w15:restartNumberingAfterBreak="0">
    <w:nsid w:val="56B93781"/>
    <w:multiLevelType w:val="hybridMultilevel"/>
    <w:tmpl w:val="255A5090"/>
    <w:lvl w:ilvl="0" w:tplc="2340C918">
      <w:start w:val="3"/>
      <w:numFmt w:val="lowerLetter"/>
      <w:lvlText w:val="(%1)"/>
      <w:lvlJc w:val="left"/>
      <w:pPr>
        <w:ind w:left="170" w:hanging="356"/>
        <w:jc w:val="right"/>
      </w:pPr>
      <w:rPr>
        <w:rFonts w:ascii="Times New Roman" w:eastAsia="Times New Roman" w:hAnsi="Times New Roman" w:cs="Times New Roman" w:hint="default"/>
        <w:b w:val="0"/>
        <w:bCs w:val="0"/>
        <w:i w:val="0"/>
        <w:iCs w:val="0"/>
        <w:spacing w:val="0"/>
        <w:w w:val="99"/>
        <w:sz w:val="22"/>
        <w:szCs w:val="22"/>
        <w:lang w:val="en-US" w:eastAsia="en-US" w:bidi="ar-SA"/>
      </w:rPr>
    </w:lvl>
    <w:lvl w:ilvl="1" w:tplc="4F7EEB52">
      <w:numFmt w:val="bullet"/>
      <w:lvlText w:val="•"/>
      <w:lvlJc w:val="left"/>
      <w:pPr>
        <w:ind w:left="463" w:hanging="356"/>
      </w:pPr>
      <w:rPr>
        <w:rFonts w:hint="default"/>
        <w:lang w:val="en-US" w:eastAsia="en-US" w:bidi="ar-SA"/>
      </w:rPr>
    </w:lvl>
    <w:lvl w:ilvl="2" w:tplc="355A3F4E">
      <w:numFmt w:val="bullet"/>
      <w:lvlText w:val="•"/>
      <w:lvlJc w:val="left"/>
      <w:pPr>
        <w:ind w:left="746" w:hanging="356"/>
      </w:pPr>
      <w:rPr>
        <w:rFonts w:hint="default"/>
        <w:lang w:val="en-US" w:eastAsia="en-US" w:bidi="ar-SA"/>
      </w:rPr>
    </w:lvl>
    <w:lvl w:ilvl="3" w:tplc="08AE537C">
      <w:numFmt w:val="bullet"/>
      <w:lvlText w:val="•"/>
      <w:lvlJc w:val="left"/>
      <w:pPr>
        <w:ind w:left="1030" w:hanging="356"/>
      </w:pPr>
      <w:rPr>
        <w:rFonts w:hint="default"/>
        <w:lang w:val="en-US" w:eastAsia="en-US" w:bidi="ar-SA"/>
      </w:rPr>
    </w:lvl>
    <w:lvl w:ilvl="4" w:tplc="1B587C9C">
      <w:numFmt w:val="bullet"/>
      <w:lvlText w:val="•"/>
      <w:lvlJc w:val="left"/>
      <w:pPr>
        <w:ind w:left="1313" w:hanging="356"/>
      </w:pPr>
      <w:rPr>
        <w:rFonts w:hint="default"/>
        <w:lang w:val="en-US" w:eastAsia="en-US" w:bidi="ar-SA"/>
      </w:rPr>
    </w:lvl>
    <w:lvl w:ilvl="5" w:tplc="FF3ADE16">
      <w:numFmt w:val="bullet"/>
      <w:lvlText w:val="•"/>
      <w:lvlJc w:val="left"/>
      <w:pPr>
        <w:ind w:left="1596" w:hanging="356"/>
      </w:pPr>
      <w:rPr>
        <w:rFonts w:hint="default"/>
        <w:lang w:val="en-US" w:eastAsia="en-US" w:bidi="ar-SA"/>
      </w:rPr>
    </w:lvl>
    <w:lvl w:ilvl="6" w:tplc="95242ED2">
      <w:numFmt w:val="bullet"/>
      <w:lvlText w:val="•"/>
      <w:lvlJc w:val="left"/>
      <w:pPr>
        <w:ind w:left="1880" w:hanging="356"/>
      </w:pPr>
      <w:rPr>
        <w:rFonts w:hint="default"/>
        <w:lang w:val="en-US" w:eastAsia="en-US" w:bidi="ar-SA"/>
      </w:rPr>
    </w:lvl>
    <w:lvl w:ilvl="7" w:tplc="7E98116C">
      <w:numFmt w:val="bullet"/>
      <w:lvlText w:val="•"/>
      <w:lvlJc w:val="left"/>
      <w:pPr>
        <w:ind w:left="2163" w:hanging="356"/>
      </w:pPr>
      <w:rPr>
        <w:rFonts w:hint="default"/>
        <w:lang w:val="en-US" w:eastAsia="en-US" w:bidi="ar-SA"/>
      </w:rPr>
    </w:lvl>
    <w:lvl w:ilvl="8" w:tplc="CB4CD018">
      <w:numFmt w:val="bullet"/>
      <w:lvlText w:val="•"/>
      <w:lvlJc w:val="left"/>
      <w:pPr>
        <w:ind w:left="2446" w:hanging="356"/>
      </w:pPr>
      <w:rPr>
        <w:rFonts w:hint="default"/>
        <w:lang w:val="en-US" w:eastAsia="en-US" w:bidi="ar-SA"/>
      </w:rPr>
    </w:lvl>
  </w:abstractNum>
  <w:abstractNum w:abstractNumId="9" w15:restartNumberingAfterBreak="0">
    <w:nsid w:val="6F72399C"/>
    <w:multiLevelType w:val="hybridMultilevel"/>
    <w:tmpl w:val="AEA6AAC4"/>
    <w:lvl w:ilvl="0" w:tplc="8D58E800">
      <w:start w:val="1"/>
      <w:numFmt w:val="decimal"/>
      <w:lvlText w:val="%1"/>
      <w:lvlJc w:val="left"/>
      <w:pPr>
        <w:ind w:left="3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superscript"/>
      </w:rPr>
    </w:lvl>
    <w:lvl w:ilvl="1" w:tplc="F222BBBC">
      <w:start w:val="1"/>
      <w:numFmt w:val="lowerLetter"/>
      <w:lvlText w:val="%2"/>
      <w:lvlJc w:val="left"/>
      <w:pPr>
        <w:ind w:left="12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superscript"/>
      </w:rPr>
    </w:lvl>
    <w:lvl w:ilvl="2" w:tplc="ABB857A4">
      <w:start w:val="1"/>
      <w:numFmt w:val="lowerRoman"/>
      <w:lvlText w:val="%3"/>
      <w:lvlJc w:val="left"/>
      <w:pPr>
        <w:ind w:left="19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superscript"/>
      </w:rPr>
    </w:lvl>
    <w:lvl w:ilvl="3" w:tplc="A74A52D8">
      <w:start w:val="1"/>
      <w:numFmt w:val="decimal"/>
      <w:lvlText w:val="%4"/>
      <w:lvlJc w:val="left"/>
      <w:pPr>
        <w:ind w:left="26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superscript"/>
      </w:rPr>
    </w:lvl>
    <w:lvl w:ilvl="4" w:tplc="839C6D60">
      <w:start w:val="1"/>
      <w:numFmt w:val="lowerLetter"/>
      <w:lvlText w:val="%5"/>
      <w:lvlJc w:val="left"/>
      <w:pPr>
        <w:ind w:left="34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superscript"/>
      </w:rPr>
    </w:lvl>
    <w:lvl w:ilvl="5" w:tplc="6A9C6FEA">
      <w:start w:val="1"/>
      <w:numFmt w:val="lowerRoman"/>
      <w:lvlText w:val="%6"/>
      <w:lvlJc w:val="left"/>
      <w:pPr>
        <w:ind w:left="41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superscript"/>
      </w:rPr>
    </w:lvl>
    <w:lvl w:ilvl="6" w:tplc="F348CBFA">
      <w:start w:val="1"/>
      <w:numFmt w:val="decimal"/>
      <w:lvlText w:val="%7"/>
      <w:lvlJc w:val="left"/>
      <w:pPr>
        <w:ind w:left="48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superscript"/>
      </w:rPr>
    </w:lvl>
    <w:lvl w:ilvl="7" w:tplc="C1962228">
      <w:start w:val="1"/>
      <w:numFmt w:val="lowerLetter"/>
      <w:lvlText w:val="%8"/>
      <w:lvlJc w:val="left"/>
      <w:pPr>
        <w:ind w:left="55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superscript"/>
      </w:rPr>
    </w:lvl>
    <w:lvl w:ilvl="8" w:tplc="D55A71AA">
      <w:start w:val="1"/>
      <w:numFmt w:val="lowerRoman"/>
      <w:lvlText w:val="%9"/>
      <w:lvlJc w:val="left"/>
      <w:pPr>
        <w:ind w:left="62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superscript"/>
      </w:rPr>
    </w:lvl>
  </w:abstractNum>
  <w:abstractNum w:abstractNumId="10" w15:restartNumberingAfterBreak="0">
    <w:nsid w:val="72237492"/>
    <w:multiLevelType w:val="hybridMultilevel"/>
    <w:tmpl w:val="A1C47884"/>
    <w:lvl w:ilvl="0" w:tplc="DB945A98">
      <w:start w:val="1"/>
      <w:numFmt w:val="decimal"/>
      <w:lvlText w:val="%1."/>
      <w:lvlJc w:val="left"/>
      <w:pPr>
        <w:ind w:left="621" w:hanging="297"/>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EA8CA556">
      <w:numFmt w:val="bullet"/>
      <w:lvlText w:val="•"/>
      <w:lvlJc w:val="left"/>
      <w:pPr>
        <w:ind w:left="1136" w:hanging="263"/>
      </w:pPr>
      <w:rPr>
        <w:rFonts w:ascii="Times New Roman" w:eastAsia="Times New Roman" w:hAnsi="Times New Roman" w:cs="Times New Roman" w:hint="default"/>
        <w:b w:val="0"/>
        <w:bCs w:val="0"/>
        <w:i w:val="0"/>
        <w:iCs w:val="0"/>
        <w:spacing w:val="0"/>
        <w:w w:val="172"/>
        <w:sz w:val="24"/>
        <w:szCs w:val="24"/>
        <w:lang w:val="en-US" w:eastAsia="en-US" w:bidi="ar-SA"/>
      </w:rPr>
    </w:lvl>
    <w:lvl w:ilvl="2" w:tplc="588C5B60">
      <w:numFmt w:val="bullet"/>
      <w:lvlText w:val="•"/>
      <w:lvlJc w:val="left"/>
      <w:pPr>
        <w:ind w:left="2013" w:hanging="263"/>
      </w:pPr>
      <w:rPr>
        <w:rFonts w:hint="default"/>
        <w:lang w:val="en-US" w:eastAsia="en-US" w:bidi="ar-SA"/>
      </w:rPr>
    </w:lvl>
    <w:lvl w:ilvl="3" w:tplc="E2B4C1DA">
      <w:numFmt w:val="bullet"/>
      <w:lvlText w:val="•"/>
      <w:lvlJc w:val="left"/>
      <w:pPr>
        <w:ind w:left="2886" w:hanging="263"/>
      </w:pPr>
      <w:rPr>
        <w:rFonts w:hint="default"/>
        <w:lang w:val="en-US" w:eastAsia="en-US" w:bidi="ar-SA"/>
      </w:rPr>
    </w:lvl>
    <w:lvl w:ilvl="4" w:tplc="3F642F7C">
      <w:numFmt w:val="bullet"/>
      <w:lvlText w:val="•"/>
      <w:lvlJc w:val="left"/>
      <w:pPr>
        <w:ind w:left="3760" w:hanging="263"/>
      </w:pPr>
      <w:rPr>
        <w:rFonts w:hint="default"/>
        <w:lang w:val="en-US" w:eastAsia="en-US" w:bidi="ar-SA"/>
      </w:rPr>
    </w:lvl>
    <w:lvl w:ilvl="5" w:tplc="2D740526">
      <w:numFmt w:val="bullet"/>
      <w:lvlText w:val="•"/>
      <w:lvlJc w:val="left"/>
      <w:pPr>
        <w:ind w:left="4633" w:hanging="263"/>
      </w:pPr>
      <w:rPr>
        <w:rFonts w:hint="default"/>
        <w:lang w:val="en-US" w:eastAsia="en-US" w:bidi="ar-SA"/>
      </w:rPr>
    </w:lvl>
    <w:lvl w:ilvl="6" w:tplc="D2B88B78">
      <w:numFmt w:val="bullet"/>
      <w:lvlText w:val="•"/>
      <w:lvlJc w:val="left"/>
      <w:pPr>
        <w:ind w:left="5506" w:hanging="263"/>
      </w:pPr>
      <w:rPr>
        <w:rFonts w:hint="default"/>
        <w:lang w:val="en-US" w:eastAsia="en-US" w:bidi="ar-SA"/>
      </w:rPr>
    </w:lvl>
    <w:lvl w:ilvl="7" w:tplc="E7649D5A">
      <w:numFmt w:val="bullet"/>
      <w:lvlText w:val="•"/>
      <w:lvlJc w:val="left"/>
      <w:pPr>
        <w:ind w:left="6380" w:hanging="263"/>
      </w:pPr>
      <w:rPr>
        <w:rFonts w:hint="default"/>
        <w:lang w:val="en-US" w:eastAsia="en-US" w:bidi="ar-SA"/>
      </w:rPr>
    </w:lvl>
    <w:lvl w:ilvl="8" w:tplc="022481EE">
      <w:numFmt w:val="bullet"/>
      <w:lvlText w:val="•"/>
      <w:lvlJc w:val="left"/>
      <w:pPr>
        <w:ind w:left="7253" w:hanging="263"/>
      </w:pPr>
      <w:rPr>
        <w:rFonts w:hint="default"/>
        <w:lang w:val="en-US" w:eastAsia="en-US" w:bidi="ar-SA"/>
      </w:rPr>
    </w:lvl>
  </w:abstractNum>
  <w:abstractNum w:abstractNumId="11" w15:restartNumberingAfterBreak="0">
    <w:nsid w:val="78BE75EE"/>
    <w:multiLevelType w:val="hybridMultilevel"/>
    <w:tmpl w:val="0B96CC2C"/>
    <w:lvl w:ilvl="0" w:tplc="515A4DBE">
      <w:start w:val="3"/>
      <w:numFmt w:val="decimal"/>
      <w:lvlText w:val="%1."/>
      <w:lvlJc w:val="left"/>
      <w:pPr>
        <w:ind w:left="36" w:hanging="21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F4B2D838">
      <w:numFmt w:val="bullet"/>
      <w:lvlText w:val="•"/>
      <w:lvlJc w:val="left"/>
      <w:pPr>
        <w:ind w:left="936" w:hanging="216"/>
      </w:pPr>
      <w:rPr>
        <w:rFonts w:hint="default"/>
        <w:lang w:val="en-US" w:eastAsia="en-US" w:bidi="ar-SA"/>
      </w:rPr>
    </w:lvl>
    <w:lvl w:ilvl="2" w:tplc="92F8B680">
      <w:numFmt w:val="bullet"/>
      <w:lvlText w:val="•"/>
      <w:lvlJc w:val="left"/>
      <w:pPr>
        <w:ind w:left="1832" w:hanging="216"/>
      </w:pPr>
      <w:rPr>
        <w:rFonts w:hint="default"/>
        <w:lang w:val="en-US" w:eastAsia="en-US" w:bidi="ar-SA"/>
      </w:rPr>
    </w:lvl>
    <w:lvl w:ilvl="3" w:tplc="F9527328">
      <w:numFmt w:val="bullet"/>
      <w:lvlText w:val="•"/>
      <w:lvlJc w:val="left"/>
      <w:pPr>
        <w:ind w:left="2728" w:hanging="216"/>
      </w:pPr>
      <w:rPr>
        <w:rFonts w:hint="default"/>
        <w:lang w:val="en-US" w:eastAsia="en-US" w:bidi="ar-SA"/>
      </w:rPr>
    </w:lvl>
    <w:lvl w:ilvl="4" w:tplc="2F3A53A2">
      <w:numFmt w:val="bullet"/>
      <w:lvlText w:val="•"/>
      <w:lvlJc w:val="left"/>
      <w:pPr>
        <w:ind w:left="3624" w:hanging="216"/>
      </w:pPr>
      <w:rPr>
        <w:rFonts w:hint="default"/>
        <w:lang w:val="en-US" w:eastAsia="en-US" w:bidi="ar-SA"/>
      </w:rPr>
    </w:lvl>
    <w:lvl w:ilvl="5" w:tplc="E7400CDC">
      <w:numFmt w:val="bullet"/>
      <w:lvlText w:val="•"/>
      <w:lvlJc w:val="left"/>
      <w:pPr>
        <w:ind w:left="4520" w:hanging="216"/>
      </w:pPr>
      <w:rPr>
        <w:rFonts w:hint="default"/>
        <w:lang w:val="en-US" w:eastAsia="en-US" w:bidi="ar-SA"/>
      </w:rPr>
    </w:lvl>
    <w:lvl w:ilvl="6" w:tplc="AF780262">
      <w:numFmt w:val="bullet"/>
      <w:lvlText w:val="•"/>
      <w:lvlJc w:val="left"/>
      <w:pPr>
        <w:ind w:left="5416" w:hanging="216"/>
      </w:pPr>
      <w:rPr>
        <w:rFonts w:hint="default"/>
        <w:lang w:val="en-US" w:eastAsia="en-US" w:bidi="ar-SA"/>
      </w:rPr>
    </w:lvl>
    <w:lvl w:ilvl="7" w:tplc="DB8074C2">
      <w:numFmt w:val="bullet"/>
      <w:lvlText w:val="•"/>
      <w:lvlJc w:val="left"/>
      <w:pPr>
        <w:ind w:left="6312" w:hanging="216"/>
      </w:pPr>
      <w:rPr>
        <w:rFonts w:hint="default"/>
        <w:lang w:val="en-US" w:eastAsia="en-US" w:bidi="ar-SA"/>
      </w:rPr>
    </w:lvl>
    <w:lvl w:ilvl="8" w:tplc="B4A007E2">
      <w:numFmt w:val="bullet"/>
      <w:lvlText w:val="•"/>
      <w:lvlJc w:val="left"/>
      <w:pPr>
        <w:ind w:left="7208" w:hanging="216"/>
      </w:pPr>
      <w:rPr>
        <w:rFonts w:hint="default"/>
        <w:lang w:val="en-US" w:eastAsia="en-US" w:bidi="ar-SA"/>
      </w:rPr>
    </w:lvl>
  </w:abstractNum>
  <w:abstractNum w:abstractNumId="12" w15:restartNumberingAfterBreak="0">
    <w:nsid w:val="7F762F33"/>
    <w:multiLevelType w:val="hybridMultilevel"/>
    <w:tmpl w:val="E52677A6"/>
    <w:lvl w:ilvl="0" w:tplc="A6163E62">
      <w:start w:val="1"/>
      <w:numFmt w:val="lowerLetter"/>
      <w:lvlText w:val="(%1)"/>
      <w:lvlJc w:val="left"/>
      <w:pPr>
        <w:ind w:left="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DAC1A0A">
      <w:start w:val="1"/>
      <w:numFmt w:val="lowerLetter"/>
      <w:lvlText w:val="%2"/>
      <w:lvlJc w:val="left"/>
      <w:pPr>
        <w:ind w:left="31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5C870DC">
      <w:start w:val="1"/>
      <w:numFmt w:val="lowerRoman"/>
      <w:lvlText w:val="%3"/>
      <w:lvlJc w:val="left"/>
      <w:pPr>
        <w:ind w:left="38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3FE384C">
      <w:start w:val="1"/>
      <w:numFmt w:val="decimal"/>
      <w:lvlText w:val="%4"/>
      <w:lvlJc w:val="left"/>
      <w:pPr>
        <w:ind w:left="46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9DC4CD8">
      <w:start w:val="1"/>
      <w:numFmt w:val="lowerLetter"/>
      <w:lvlText w:val="%5"/>
      <w:lvlJc w:val="left"/>
      <w:pPr>
        <w:ind w:left="53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7140D64">
      <w:start w:val="1"/>
      <w:numFmt w:val="lowerRoman"/>
      <w:lvlText w:val="%6"/>
      <w:lvlJc w:val="left"/>
      <w:pPr>
        <w:ind w:left="60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654DF96">
      <w:start w:val="1"/>
      <w:numFmt w:val="decimal"/>
      <w:lvlText w:val="%7"/>
      <w:lvlJc w:val="left"/>
      <w:pPr>
        <w:ind w:left="67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FB84328">
      <w:start w:val="1"/>
      <w:numFmt w:val="lowerLetter"/>
      <w:lvlText w:val="%8"/>
      <w:lvlJc w:val="left"/>
      <w:pPr>
        <w:ind w:left="74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6400446">
      <w:start w:val="1"/>
      <w:numFmt w:val="lowerRoman"/>
      <w:lvlText w:val="%9"/>
      <w:lvlJc w:val="left"/>
      <w:pPr>
        <w:ind w:left="82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580360922">
    <w:abstractNumId w:val="1"/>
  </w:num>
  <w:num w:numId="2" w16cid:durableId="876165129">
    <w:abstractNumId w:val="5"/>
  </w:num>
  <w:num w:numId="3" w16cid:durableId="1606689061">
    <w:abstractNumId w:val="8"/>
  </w:num>
  <w:num w:numId="4" w16cid:durableId="1743792782">
    <w:abstractNumId w:val="6"/>
  </w:num>
  <w:num w:numId="5" w16cid:durableId="1331955058">
    <w:abstractNumId w:val="2"/>
  </w:num>
  <w:num w:numId="6" w16cid:durableId="1831215854">
    <w:abstractNumId w:val="0"/>
  </w:num>
  <w:num w:numId="7" w16cid:durableId="65614508">
    <w:abstractNumId w:val="11"/>
  </w:num>
  <w:num w:numId="8" w16cid:durableId="752557124">
    <w:abstractNumId w:val="4"/>
  </w:num>
  <w:num w:numId="9" w16cid:durableId="499581459">
    <w:abstractNumId w:val="7"/>
  </w:num>
  <w:num w:numId="10" w16cid:durableId="739402852">
    <w:abstractNumId w:val="10"/>
  </w:num>
  <w:num w:numId="11" w16cid:durableId="2036465674">
    <w:abstractNumId w:val="3"/>
  </w:num>
  <w:num w:numId="12" w16cid:durableId="857239195">
    <w:abstractNumId w:val="9"/>
  </w:num>
  <w:num w:numId="13" w16cid:durableId="2145662302">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Hussain Hadah">
    <w15:presenceInfo w15:providerId="Windows Live" w15:userId="640247f75e3fdf3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746E6"/>
    <w:rsid w:val="000245FA"/>
    <w:rsid w:val="00260D7A"/>
    <w:rsid w:val="00296129"/>
    <w:rsid w:val="00665139"/>
    <w:rsid w:val="0069279F"/>
    <w:rsid w:val="006C3C5D"/>
    <w:rsid w:val="00A010F5"/>
    <w:rsid w:val="00AA0D77"/>
    <w:rsid w:val="00B757D7"/>
    <w:rsid w:val="00C73603"/>
    <w:rsid w:val="00CC29B6"/>
    <w:rsid w:val="00D66ACD"/>
    <w:rsid w:val="00E00513"/>
    <w:rsid w:val="00E205E6"/>
    <w:rsid w:val="00E746E6"/>
    <w:rsid w:val="00EB255B"/>
    <w:rsid w:val="00EC5473"/>
    <w:rsid w:val="00F252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C1458D"/>
  <w15:docId w15:val="{BF34D22F-FE6B-F346-A016-DD51DEBF5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357"/>
      <w:jc w:val="center"/>
      <w:outlineLvl w:val="0"/>
    </w:pPr>
    <w:rPr>
      <w:sz w:val="41"/>
      <w:szCs w:val="41"/>
    </w:rPr>
  </w:style>
  <w:style w:type="paragraph" w:styleId="Heading2">
    <w:name w:val="heading 2"/>
    <w:basedOn w:val="Normal"/>
    <w:link w:val="Heading2Char"/>
    <w:uiPriority w:val="9"/>
    <w:unhideWhenUsed/>
    <w:qFormat/>
    <w:pPr>
      <w:spacing w:before="92"/>
      <w:ind w:left="36"/>
      <w:outlineLvl w:val="1"/>
    </w:pPr>
    <w:rPr>
      <w:b/>
      <w:bCs/>
      <w:sz w:val="34"/>
      <w:szCs w:val="34"/>
    </w:rPr>
  </w:style>
  <w:style w:type="paragraph" w:styleId="Heading3">
    <w:name w:val="heading 3"/>
    <w:basedOn w:val="Normal"/>
    <w:uiPriority w:val="9"/>
    <w:unhideWhenUsed/>
    <w:qFormat/>
    <w:pPr>
      <w:ind w:left="36"/>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6" w:hanging="261"/>
    </w:pPr>
  </w:style>
  <w:style w:type="paragraph" w:customStyle="1" w:styleId="TableParagraph">
    <w:name w:val="Table Paragraph"/>
    <w:basedOn w:val="Normal"/>
    <w:uiPriority w:val="1"/>
    <w:qFormat/>
    <w:pPr>
      <w:jc w:val="center"/>
    </w:pPr>
  </w:style>
  <w:style w:type="paragraph" w:styleId="Header">
    <w:name w:val="header"/>
    <w:basedOn w:val="Normal"/>
    <w:link w:val="HeaderChar"/>
    <w:uiPriority w:val="99"/>
    <w:unhideWhenUsed/>
    <w:rsid w:val="00A010F5"/>
    <w:pPr>
      <w:tabs>
        <w:tab w:val="center" w:pos="4680"/>
        <w:tab w:val="right" w:pos="9360"/>
      </w:tabs>
    </w:pPr>
  </w:style>
  <w:style w:type="character" w:customStyle="1" w:styleId="HeaderChar">
    <w:name w:val="Header Char"/>
    <w:basedOn w:val="DefaultParagraphFont"/>
    <w:link w:val="Header"/>
    <w:uiPriority w:val="99"/>
    <w:rsid w:val="00A010F5"/>
    <w:rPr>
      <w:rFonts w:ascii="Times New Roman" w:eastAsia="Times New Roman" w:hAnsi="Times New Roman" w:cs="Times New Roman"/>
    </w:rPr>
  </w:style>
  <w:style w:type="paragraph" w:styleId="Footer">
    <w:name w:val="footer"/>
    <w:basedOn w:val="Normal"/>
    <w:link w:val="FooterChar"/>
    <w:uiPriority w:val="99"/>
    <w:unhideWhenUsed/>
    <w:rsid w:val="00A010F5"/>
    <w:pPr>
      <w:tabs>
        <w:tab w:val="center" w:pos="4680"/>
        <w:tab w:val="right" w:pos="9360"/>
      </w:tabs>
    </w:pPr>
  </w:style>
  <w:style w:type="character" w:customStyle="1" w:styleId="FooterChar">
    <w:name w:val="Footer Char"/>
    <w:basedOn w:val="DefaultParagraphFont"/>
    <w:link w:val="Footer"/>
    <w:uiPriority w:val="99"/>
    <w:rsid w:val="00A010F5"/>
    <w:rPr>
      <w:rFonts w:ascii="Times New Roman" w:eastAsia="Times New Roman" w:hAnsi="Times New Roman" w:cs="Times New Roman"/>
    </w:rPr>
  </w:style>
  <w:style w:type="paragraph" w:customStyle="1" w:styleId="footnotedescription">
    <w:name w:val="footnote description"/>
    <w:next w:val="Normal"/>
    <w:link w:val="footnotedescriptionChar"/>
    <w:hidden/>
    <w:pPr>
      <w:widowControl/>
      <w:autoSpaceDE/>
      <w:autoSpaceDN/>
      <w:spacing w:line="243" w:lineRule="auto"/>
      <w:ind w:firstLine="143"/>
      <w:jc w:val="both"/>
    </w:pPr>
    <w:rPr>
      <w:rFonts w:ascii="Calibri" w:eastAsia="Calibri" w:hAnsi="Calibri" w:cs="Calibri"/>
      <w:color w:val="000000"/>
      <w:kern w:val="2"/>
      <w:sz w:val="20"/>
      <w:szCs w:val="24"/>
      <w14:ligatures w14:val="standardContextual"/>
    </w:rPr>
  </w:style>
  <w:style w:type="character" w:customStyle="1" w:styleId="footnotedescriptionChar">
    <w:name w:val="footnote description Char"/>
    <w:link w:val="footnotedescription"/>
    <w:rPr>
      <w:rFonts w:ascii="Calibri" w:eastAsia="Calibri" w:hAnsi="Calibri" w:cs="Calibri"/>
      <w:color w:val="000000"/>
      <w:kern w:val="2"/>
      <w:sz w:val="20"/>
      <w:szCs w:val="24"/>
      <w14:ligatures w14:val="standardContextual"/>
    </w:rPr>
  </w:style>
  <w:style w:type="character" w:customStyle="1" w:styleId="footnotemark">
    <w:name w:val="footnote mark"/>
    <w:hidden/>
    <w:rPr>
      <w:rFonts w:ascii="Calibri" w:eastAsia="Calibri" w:hAnsi="Calibri" w:cs="Calibri"/>
      <w:color w:val="000000"/>
      <w:sz w:val="20"/>
      <w:vertAlign w:val="superscript"/>
    </w:rPr>
  </w:style>
  <w:style w:type="table" w:customStyle="1" w:styleId="TableGrid">
    <w:name w:val="TableGrid"/>
    <w:pPr>
      <w:widowControl/>
      <w:autoSpaceDE/>
      <w:autoSpaceDN/>
    </w:pPr>
    <w:rPr>
      <w:rFonts w:eastAsiaTheme="minorEastAsia"/>
      <w:kern w:val="2"/>
      <w:sz w:val="24"/>
      <w:szCs w:val="24"/>
      <w14:ligatures w14:val="standardContextual"/>
    </w:rPr>
    <w:tblPr>
      <w:tblCellMar>
        <w:top w:w="0" w:type="dxa"/>
        <w:left w:w="0" w:type="dxa"/>
        <w:bottom w:w="0" w:type="dxa"/>
        <w:right w:w="0" w:type="dxa"/>
      </w:tblCellMar>
    </w:tblPr>
  </w:style>
  <w:style w:type="character" w:customStyle="1" w:styleId="Heading2Char">
    <w:name w:val="Heading 2 Char"/>
    <w:link w:val="Heading2"/>
    <w:rPr>
      <w:rFonts w:ascii="Times New Roman" w:eastAsia="Times New Roman" w:hAnsi="Times New Roman" w:cs="Times New Roman"/>
      <w:b/>
      <w:bCs/>
      <w:sz w:val="34"/>
      <w:szCs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2139/ssrn.3781974" TargetMode="External"/><Relationship Id="rId21" Type="http://schemas.openxmlformats.org/officeDocument/2006/relationships/hyperlink" Target="http://www.jstor.org/stable/43861065" TargetMode="External"/><Relationship Id="rId42" Type="http://schemas.openxmlformats.org/officeDocument/2006/relationships/hyperlink" Target="https://doi.org/10.3390/g9040073" TargetMode="External"/><Relationship Id="rId47" Type="http://schemas.openxmlformats.org/officeDocument/2006/relationships/footer" Target="footer6.xml"/><Relationship Id="rId63" Type="http://schemas.openxmlformats.org/officeDocument/2006/relationships/image" Target="media/image18.jpeg"/><Relationship Id="rId68" Type="http://schemas.openxmlformats.org/officeDocument/2006/relationships/footer" Target="footer10.xml"/><Relationship Id="rId84" Type="http://schemas.openxmlformats.org/officeDocument/2006/relationships/image" Target="media/image36.jpeg"/><Relationship Id="rId89" Type="http://schemas.openxmlformats.org/officeDocument/2006/relationships/image" Target="media/image41.png"/><Relationship Id="rId16" Type="http://schemas.openxmlformats.org/officeDocument/2006/relationships/hyperlink" Target="https://doi.org/10.1086/675805" TargetMode="External"/><Relationship Id="rId11" Type="http://schemas.openxmlformats.org/officeDocument/2006/relationships/image" Target="media/image3.png"/><Relationship Id="rId32" Type="http://schemas.openxmlformats.org/officeDocument/2006/relationships/hyperlink" Target="https://doi.org/10.1037/0022-3514.83.6.1441" TargetMode="External"/><Relationship Id="rId37" Type="http://schemas.openxmlformats.org/officeDocument/2006/relationships/hyperlink" Target="https://doi.org/10.1027/1618-3169.54.4.247" TargetMode="External"/><Relationship Id="rId53" Type="http://schemas.openxmlformats.org/officeDocument/2006/relationships/image" Target="media/image8.jpeg"/><Relationship Id="rId58" Type="http://schemas.openxmlformats.org/officeDocument/2006/relationships/image" Target="media/image13.jpeg"/><Relationship Id="rId74" Type="http://schemas.openxmlformats.org/officeDocument/2006/relationships/image" Target="media/image27.jpg"/><Relationship Id="rId79" Type="http://schemas.openxmlformats.org/officeDocument/2006/relationships/image" Target="media/image31.jpeg"/><Relationship Id="rId5" Type="http://schemas.openxmlformats.org/officeDocument/2006/relationships/footnotes" Target="footnotes.xml"/><Relationship Id="rId90" Type="http://schemas.openxmlformats.org/officeDocument/2006/relationships/image" Target="media/image42.png"/><Relationship Id="rId95" Type="http://schemas.openxmlformats.org/officeDocument/2006/relationships/footer" Target="footer13.xml"/><Relationship Id="rId22" Type="http://schemas.openxmlformats.org/officeDocument/2006/relationships/hyperlink" Target="http://www.jstor.org/stable/43861065" TargetMode="External"/><Relationship Id="rId27" Type="http://schemas.openxmlformats.org/officeDocument/2006/relationships/hyperlink" Target="https://doi.org/10.1086/593073" TargetMode="External"/><Relationship Id="rId43" Type="http://schemas.openxmlformats.org/officeDocument/2006/relationships/hyperlink" Target="https://doi.org/10.1016/j.socscimed.2016.10.007" TargetMode="External"/><Relationship Id="rId48" Type="http://schemas.openxmlformats.org/officeDocument/2006/relationships/footer" Target="footer7.xml"/><Relationship Id="rId64" Type="http://schemas.openxmlformats.org/officeDocument/2006/relationships/image" Target="media/image19.jpeg"/><Relationship Id="rId69" Type="http://schemas.openxmlformats.org/officeDocument/2006/relationships/image" Target="media/image22.jpeg"/><Relationship Id="rId80" Type="http://schemas.openxmlformats.org/officeDocument/2006/relationships/image" Target="media/image32.jpeg"/><Relationship Id="rId85" Type="http://schemas.openxmlformats.org/officeDocument/2006/relationships/image" Target="media/image37.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yperlink" Target="https://doi.org/10.3386/w22381" TargetMode="External"/><Relationship Id="rId25" Type="http://schemas.openxmlformats.org/officeDocument/2006/relationships/hyperlink" Target="https://doi.org/10.1093/qje/qjw029" TargetMode="External"/><Relationship Id="rId33" Type="http://schemas.openxmlformats.org/officeDocument/2006/relationships/hyperlink" Target="https://doi.org/10.18128/D030.V9.0" TargetMode="External"/><Relationship Id="rId38" Type="http://schemas.openxmlformats.org/officeDocument/2006/relationships/hyperlink" Target="https://doi.org/10.1093/qje/qjx006" TargetMode="External"/><Relationship Id="rId46" Type="http://schemas.openxmlformats.org/officeDocument/2006/relationships/footer" Target="footer5.xml"/><Relationship Id="rId59" Type="http://schemas.openxmlformats.org/officeDocument/2006/relationships/image" Target="media/image14.jpeg"/><Relationship Id="rId67" Type="http://schemas.openxmlformats.org/officeDocument/2006/relationships/image" Target="media/image21.jpeg"/><Relationship Id="rId20" Type="http://schemas.openxmlformats.org/officeDocument/2006/relationships/hyperlink" Target="https://doi.org/10.1162/REST_a_00527" TargetMode="External"/><Relationship Id="rId41" Type="http://schemas.openxmlformats.org/officeDocument/2006/relationships/hyperlink" Target="https://doi.org/10.1016/j.jebo.2009.05.024" TargetMode="External"/><Relationship Id="rId54" Type="http://schemas.openxmlformats.org/officeDocument/2006/relationships/image" Target="media/image9.jpg"/><Relationship Id="rId62" Type="http://schemas.openxmlformats.org/officeDocument/2006/relationships/image" Target="media/image17.jpeg"/><Relationship Id="rId70" Type="http://schemas.openxmlformats.org/officeDocument/2006/relationships/image" Target="media/image23.jpeg"/><Relationship Id="rId75" Type="http://schemas.openxmlformats.org/officeDocument/2006/relationships/image" Target="media/image28.jpg"/><Relationship Id="rId83" Type="http://schemas.openxmlformats.org/officeDocument/2006/relationships/image" Target="media/image35.jpeg"/><Relationship Id="rId88" Type="http://schemas.openxmlformats.org/officeDocument/2006/relationships/image" Target="media/image40.jpeg"/><Relationship Id="rId91" Type="http://schemas.openxmlformats.org/officeDocument/2006/relationships/image" Target="media/image43.jpeg"/><Relationship Id="rId96" Type="http://schemas.openxmlformats.org/officeDocument/2006/relationships/footer" Target="footer1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hyperlink" Target="https://doi.org/10.1207/s15327965pli1504_01" TargetMode="External"/><Relationship Id="rId28" Type="http://schemas.openxmlformats.org/officeDocument/2006/relationships/hyperlink" Target="https://doi.org/10.1016/j.jebo.2004.09.005" TargetMode="External"/><Relationship Id="rId36" Type="http://schemas.openxmlformats.org/officeDocument/2006/relationships/hyperlink" Target="https://doi.org/10.1093/restud/rdab038" TargetMode="External"/><Relationship Id="rId49" Type="http://schemas.openxmlformats.org/officeDocument/2006/relationships/footer" Target="footer8.xml"/><Relationship Id="rId57" Type="http://schemas.openxmlformats.org/officeDocument/2006/relationships/image" Target="media/image12.jpeg"/><Relationship Id="rId10" Type="http://schemas.openxmlformats.org/officeDocument/2006/relationships/image" Target="media/image2.png"/><Relationship Id="rId31" Type="http://schemas.openxmlformats.org/officeDocument/2006/relationships/hyperlink" Target="https://doi.org/10.3386/w24394" TargetMode="External"/><Relationship Id="rId44" Type="http://schemas.openxmlformats.org/officeDocument/2006/relationships/hyperlink" Target="https://doi.org/10.1162/rest.88.3.549" TargetMode="External"/><Relationship Id="rId52" Type="http://schemas.openxmlformats.org/officeDocument/2006/relationships/image" Target="media/image7.jpg"/><Relationship Id="rId60" Type="http://schemas.openxmlformats.org/officeDocument/2006/relationships/image" Target="media/image15.jpeg"/><Relationship Id="rId65" Type="http://schemas.openxmlformats.org/officeDocument/2006/relationships/footer" Target="footer9.xml"/><Relationship Id="rId73" Type="http://schemas.openxmlformats.org/officeDocument/2006/relationships/image" Target="media/image26.jpeg"/><Relationship Id="rId78" Type="http://schemas.openxmlformats.org/officeDocument/2006/relationships/image" Target="media/image30.jpeg"/><Relationship Id="rId81" Type="http://schemas.openxmlformats.org/officeDocument/2006/relationships/image" Target="media/image33.jpeg"/><Relationship Id="rId86" Type="http://schemas.openxmlformats.org/officeDocument/2006/relationships/image" Target="media/image38.png"/><Relationship Id="rId94" Type="http://schemas.openxmlformats.org/officeDocument/2006/relationships/footer" Target="footer12.xml"/><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hyperlink" Target="https://doi.org/10.1162/003355300554881" TargetMode="External"/><Relationship Id="rId39" Type="http://schemas.openxmlformats.org/officeDocument/2006/relationships/hyperlink" Target="https://www.jstor.org/stable/40057327" TargetMode="External"/><Relationship Id="rId34" Type="http://schemas.openxmlformats.org/officeDocument/2006/relationships/hyperlink" Target="https://doi.org/10.18128/D030.V9.0" TargetMode="External"/><Relationship Id="rId50" Type="http://schemas.openxmlformats.org/officeDocument/2006/relationships/image" Target="media/image5.png"/><Relationship Id="rId55" Type="http://schemas.openxmlformats.org/officeDocument/2006/relationships/image" Target="media/image10.jpeg"/><Relationship Id="rId76" Type="http://schemas.openxmlformats.org/officeDocument/2006/relationships/image" Target="media/image29.jpeg"/><Relationship Id="rId97" Type="http://schemas.openxmlformats.org/officeDocument/2006/relationships/fontTable" Target="fontTable.xml"/><Relationship Id="rId7" Type="http://schemas.openxmlformats.org/officeDocument/2006/relationships/header" Target="header1.xml"/><Relationship Id="rId71" Type="http://schemas.openxmlformats.org/officeDocument/2006/relationships/image" Target="media/image24.jpeg"/><Relationship Id="rId92" Type="http://schemas.openxmlformats.org/officeDocument/2006/relationships/image" Target="media/image44.jpeg"/><Relationship Id="rId2" Type="http://schemas.openxmlformats.org/officeDocument/2006/relationships/styles" Target="styles.xml"/><Relationship Id="rId29" Type="http://schemas.openxmlformats.org/officeDocument/2006/relationships/hyperlink" Target="https://doi.org/10.1007/s12114-014-9192-z" TargetMode="External"/><Relationship Id="rId24" Type="http://schemas.openxmlformats.org/officeDocument/2006/relationships/hyperlink" Target="https://doi.org/10.1086/712761" TargetMode="External"/><Relationship Id="rId40" Type="http://schemas.openxmlformats.org/officeDocument/2006/relationships/hyperlink" Target="https://doi.org/10.1037/0022-3514.74.6.1464" TargetMode="External"/><Relationship Id="rId45" Type="http://schemas.openxmlformats.org/officeDocument/2006/relationships/hyperlink" Target="https://doi.org/10.1086/425436" TargetMode="External"/><Relationship Id="rId66" Type="http://schemas.openxmlformats.org/officeDocument/2006/relationships/image" Target="media/image20.jpeg"/><Relationship Id="rId87" Type="http://schemas.openxmlformats.org/officeDocument/2006/relationships/image" Target="media/image39.png"/><Relationship Id="rId61" Type="http://schemas.openxmlformats.org/officeDocument/2006/relationships/image" Target="media/image16.jpeg"/><Relationship Id="rId82" Type="http://schemas.openxmlformats.org/officeDocument/2006/relationships/image" Target="media/image34.jpeg"/><Relationship Id="rId19" Type="http://schemas.openxmlformats.org/officeDocument/2006/relationships/hyperlink" Target="https://www.electionstudies.org/" TargetMode="External"/><Relationship Id="rId14" Type="http://schemas.openxmlformats.org/officeDocument/2006/relationships/footer" Target="footer4.xml"/><Relationship Id="rId30" Type="http://schemas.openxmlformats.org/officeDocument/2006/relationships/hyperlink" Target="https://doi.org/10.1177/0002716218763293" TargetMode="External"/><Relationship Id="rId35" Type="http://schemas.openxmlformats.org/officeDocument/2006/relationships/hyperlink" Target="https://doi.org/10.1037/pspa0000160" TargetMode="External"/><Relationship Id="rId56" Type="http://schemas.openxmlformats.org/officeDocument/2006/relationships/image" Target="media/image11.jpeg"/><Relationship Id="rId77" Type="http://schemas.openxmlformats.org/officeDocument/2006/relationships/footer" Target="footer11.xml"/><Relationship Id="rId8" Type="http://schemas.openxmlformats.org/officeDocument/2006/relationships/footer" Target="footer1.xml"/><Relationship Id="rId51" Type="http://schemas.openxmlformats.org/officeDocument/2006/relationships/image" Target="media/image6.png"/><Relationship Id="rId72" Type="http://schemas.openxmlformats.org/officeDocument/2006/relationships/image" Target="media/image25.jpeg"/><Relationship Id="rId93" Type="http://schemas.openxmlformats.org/officeDocument/2006/relationships/image" Target="media/image45.jpeg"/><Relationship Id="rId98"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85</Pages>
  <Words>15646</Words>
  <Characters>89187</Characters>
  <Application>Microsoft Office Word</Application>
  <DocSecurity>0</DocSecurity>
  <Lines>743</Lines>
  <Paragraphs>209</Paragraphs>
  <ScaleCrop>false</ScaleCrop>
  <Company/>
  <LinksUpToDate>false</LinksUpToDate>
  <CharactersWithSpaces>104624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Hussain Hadah</cp:lastModifiedBy>
  <cp:revision>1</cp:revision>
  <dcterms:created xsi:type="dcterms:W3CDTF">2026-07-04T20:13:00Z</dcterms:created>
  <dcterms:modified xsi:type="dcterms:W3CDTF">2026-10-25T23:29:00Z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2026-07-04T00:00:00Z</vt:filetime>
  </property>
  <property fmtid="{D5CDD505-2E9C-101B-9397-08002B2CF9AE}" pid="3" name="Creator">
    <vt:lpwstr>LaTeX with hyperref</vt:lpwstr>
  </property>
  <property fmtid="{D5CDD505-2E9C-101B-9397-08002B2CF9AE}" pid="4" name="LastSaved">
    <vt:filetime>2026-07-04T00:00:00Z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