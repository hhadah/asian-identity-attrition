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CA4513" w14:textId="77777777" w:rsidR="00450D64" w:rsidRDefault="00A86461">
      <w:pPr>
        <w:spacing w:before="82"/>
        <w:ind w:left="221" w:right="221"/>
        <w:jc w:val="center"/>
        <w:rPr>
          <w:sz w:val="34"/>
        </w:rPr>
      </w:pPr>
      <w:bookmarkStart w:id="0" w:name="Conclusion"/>
      <w:bookmarkStart w:id="1" w:name="Responses_to_Editors_and_Referee"/>
      <w:bookmarkStart w:id="2" w:name="Responses_to_the_Editor"/>
      <w:bookmarkStart w:id="3" w:name="Responses_to_Referee_One"/>
      <w:bookmarkStart w:id="4" w:name="Responses_to_Referee_Two"/>
      <w:bookmarkEnd w:id="0"/>
      <w:bookmarkEnd w:id="1"/>
      <w:bookmarkEnd w:id="2"/>
      <w:bookmarkEnd w:id="3"/>
      <w:bookmarkEnd w:id="4"/>
      <w:r>
        <w:rPr>
          <w:w w:val="110"/>
          <w:sz w:val="34"/>
        </w:rPr>
        <w:t>ONLINE</w:t>
      </w:r>
      <w:r>
        <w:rPr>
          <w:spacing w:val="-21"/>
          <w:w w:val="110"/>
          <w:sz w:val="34"/>
        </w:rPr>
        <w:t xml:space="preserve"> </w:t>
      </w:r>
      <w:r>
        <w:rPr>
          <w:spacing w:val="-2"/>
          <w:w w:val="110"/>
          <w:sz w:val="34"/>
        </w:rPr>
        <w:t>APPENDIX</w:t>
      </w:r>
    </w:p>
    <w:p w14:paraId="27C8CBE9" w14:textId="77777777" w:rsidR="00450D64" w:rsidRDefault="00450D64">
      <w:pPr>
        <w:pStyle w:val="BodyText"/>
        <w:rPr>
          <w:del w:id="5" w:author="Hussain Hadah" w:date="2026-10-25T19:27:00Z" w16du:dateUtc="2026-10-25T23:27:00Z"/>
          <w:sz w:val="34"/>
        </w:rPr>
      </w:pPr>
    </w:p>
    <w:p w14:paraId="5D437399" w14:textId="77777777" w:rsidR="00450D64" w:rsidRDefault="00450D64">
      <w:pPr>
        <w:pStyle w:val="BodyText"/>
        <w:spacing w:before="103"/>
        <w:rPr>
          <w:del w:id="6" w:author="Hussain Hadah" w:date="2026-10-25T19:27:00Z" w16du:dateUtc="2026-10-25T23:27:00Z"/>
          <w:sz w:val="34"/>
        </w:rPr>
      </w:pPr>
    </w:p>
    <w:p w14:paraId="19BBC274" w14:textId="77777777" w:rsidR="00C76957" w:rsidRDefault="00A86461">
      <w:pPr>
        <w:spacing w:after="280" w:line="259" w:lineRule="auto"/>
        <w:ind w:left="291"/>
        <w:rPr>
          <w:ins w:id="7" w:author="Hussain Hadah" w:date="2026-10-25T19:27:00Z" w16du:dateUtc="2026-10-25T23:27:00Z"/>
        </w:rPr>
      </w:pPr>
      <w:bookmarkStart w:id="8" w:name="Introduction"/>
      <w:bookmarkEnd w:id="8"/>
      <w:r>
        <w:rPr>
          <w:w w:val="110"/>
        </w:rPr>
        <w:t>The</w:t>
      </w:r>
      <w:r>
        <w:rPr>
          <w:spacing w:val="-15"/>
          <w:w w:val="110"/>
        </w:rPr>
        <w:t xml:space="preserve"> </w:t>
      </w:r>
      <w:r>
        <w:rPr>
          <w:w w:val="110"/>
        </w:rPr>
        <w:t>Effect</w:t>
      </w:r>
      <w:r>
        <w:rPr>
          <w:spacing w:val="-15"/>
          <w:w w:val="110"/>
        </w:rPr>
        <w:t xml:space="preserve"> </w:t>
      </w:r>
      <w:r>
        <w:rPr>
          <w:w w:val="110"/>
        </w:rPr>
        <w:t>of</w:t>
      </w:r>
      <w:r>
        <w:rPr>
          <w:spacing w:val="-15"/>
          <w:w w:val="110"/>
        </w:rPr>
        <w:t xml:space="preserve"> </w:t>
      </w:r>
      <w:r>
        <w:rPr>
          <w:w w:val="110"/>
        </w:rPr>
        <w:t>Racial</w:t>
      </w:r>
      <w:r>
        <w:rPr>
          <w:spacing w:val="-15"/>
          <w:w w:val="110"/>
        </w:rPr>
        <w:t xml:space="preserve"> </w:t>
      </w:r>
      <w:r>
        <w:rPr>
          <w:w w:val="110"/>
        </w:rPr>
        <w:t>and</w:t>
      </w:r>
      <w:r>
        <w:rPr>
          <w:spacing w:val="-15"/>
          <w:w w:val="110"/>
        </w:rPr>
        <w:t xml:space="preserve"> </w:t>
      </w:r>
      <w:r>
        <w:rPr>
          <w:w w:val="110"/>
        </w:rPr>
        <w:t>Ethnic</w:t>
      </w:r>
      <w:r>
        <w:rPr>
          <w:spacing w:val="-15"/>
          <w:w w:val="110"/>
        </w:rPr>
        <w:t xml:space="preserve"> </w:t>
      </w:r>
      <w:r>
        <w:rPr>
          <w:w w:val="110"/>
        </w:rPr>
        <w:t>Attitudes</w:t>
      </w:r>
      <w:r>
        <w:rPr>
          <w:spacing w:val="-15"/>
          <w:w w:val="110"/>
        </w:rPr>
        <w:t xml:space="preserve"> </w:t>
      </w:r>
      <w:r>
        <w:rPr>
          <w:w w:val="110"/>
        </w:rPr>
        <w:t>on</w:t>
      </w:r>
    </w:p>
    <w:p w14:paraId="7FB69922" w14:textId="77777777" w:rsidR="00450D64" w:rsidRDefault="00A86461">
      <w:pPr>
        <w:pStyle w:val="Title"/>
        <w:spacing w:line="420" w:lineRule="auto"/>
      </w:pPr>
      <w:del w:id="9" w:author="Hussain Hadah" w:date="2026-10-25T19:27:00Z" w16du:dateUtc="2026-10-25T23:27:00Z">
        <w:r>
          <w:rPr>
            <w:w w:val="110"/>
          </w:rPr>
          <w:delText xml:space="preserve"> </w:delText>
        </w:r>
      </w:del>
      <w:bookmarkStart w:id="10" w:name="Data_Sources_and_Measurement_Strategy"/>
      <w:bookmarkEnd w:id="10"/>
      <w:r>
        <w:rPr>
          <w:w w:val="110"/>
        </w:rPr>
        <w:t>Asian Identity in the U.S</w:t>
      </w:r>
    </w:p>
    <w:p w14:paraId="7BE3FCEE" w14:textId="77777777" w:rsidR="00C76957" w:rsidRDefault="006D0C1A">
      <w:pPr>
        <w:spacing w:after="6622" w:line="259" w:lineRule="auto"/>
        <w:ind w:right="10"/>
        <w:jc w:val="center"/>
        <w:rPr>
          <w:ins w:id="11" w:author="Hussain Hadah" w:date="2026-10-25T19:27:00Z" w16du:dateUtc="2026-10-25T23:27:00Z"/>
        </w:rPr>
      </w:pPr>
      <w:bookmarkStart w:id="12" w:name="Theoretical_Framework"/>
      <w:bookmarkStart w:id="13" w:name="Empirical_Approach"/>
      <w:bookmarkStart w:id="14" w:name="Results_and_Robustness_Checks"/>
      <w:bookmarkEnd w:id="12"/>
      <w:bookmarkEnd w:id="13"/>
      <w:bookmarkEnd w:id="14"/>
      <w:ins w:id="15" w:author="Hussain Hadah" w:date="2026-10-25T19:27:00Z" w16du:dateUtc="2026-10-25T23:27:00Z">
        <w:r>
          <w:rPr>
            <w:sz w:val="29"/>
          </w:rPr>
          <w:t>Hussain Hadah</w:t>
        </w:r>
        <w:r>
          <w:rPr>
            <w:color w:val="0000FF"/>
          </w:rPr>
          <w:t>*</w:t>
        </w:r>
      </w:ins>
    </w:p>
    <w:p w14:paraId="746B371C" w14:textId="77777777" w:rsidR="00C76957" w:rsidRDefault="006D0C1A">
      <w:pPr>
        <w:spacing w:after="81" w:line="259" w:lineRule="auto"/>
        <w:rPr>
          <w:ins w:id="16" w:author="Hussain Hadah" w:date="2026-10-25T19:27:00Z" w16du:dateUtc="2026-10-25T23:27:00Z"/>
        </w:rPr>
      </w:pPr>
      <w:ins w:id="17" w:author="Hussain Hadah" w:date="2026-10-25T19:27:00Z" w16du:dateUtc="2026-10-25T23:27:00Z">
        <w:r>
          <w:rPr>
            <w:noProof/>
          </w:rPr>
          <mc:AlternateContent>
            <mc:Choice Requires="wpg">
              <w:drawing>
                <wp:inline distT="0" distB="0" distL="0" distR="0" wp14:anchorId="751DF546" wp14:editId="1957768B">
                  <wp:extent cx="1088111" cy="5055"/>
                  <wp:effectExtent l="0" t="0" r="0" b="0"/>
                  <wp:docPr id="2113370343" name="Group 2113370343"/>
                  <wp:cNvGraphicFramePr/>
                  <a:graphic xmlns:a="http://schemas.openxmlformats.org/drawingml/2006/main">
                    <a:graphicData uri="http://schemas.microsoft.com/office/word/2010/wordprocessingGroup">
                      <wpg:wgp>
                        <wpg:cNvGrpSpPr/>
                        <wpg:grpSpPr>
                          <a:xfrm>
                            <a:off x="0" y="0"/>
                            <a:ext cx="1088111" cy="5055"/>
                            <a:chOff x="0" y="0"/>
                            <a:chExt cx="1088111" cy="5055"/>
                          </a:xfrm>
                        </wpg:grpSpPr>
                        <wps:wsp>
                          <wps:cNvPr id="1095915839" name="Shape 11"/>
                          <wps:cNvSpPr/>
                          <wps:spPr>
                            <a:xfrm>
                              <a:off x="0" y="0"/>
                              <a:ext cx="1088111" cy="0"/>
                            </a:xfrm>
                            <a:custGeom>
                              <a:avLst/>
                              <a:gdLst/>
                              <a:ahLst/>
                              <a:cxnLst/>
                              <a:rect l="0" t="0" r="0" b="0"/>
                              <a:pathLst>
                                <a:path w="1088111">
                                  <a:moveTo>
                                    <a:pt x="0" y="0"/>
                                  </a:moveTo>
                                  <a:lnTo>
                                    <a:pt x="108811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89" style="width:85.678pt;height:0.398pt;mso-position-horizontal-relative:char;mso-position-vertical-relative:line" coordsize="10881,50">
                  <v:shape id="Shape 11" style="position:absolute;width:10881;height:0;left:0;top:0;" coordsize="1088111,0" path="m0,0l1088111,0">
                    <v:stroke weight="0.398pt" endcap="flat" joinstyle="miter" miterlimit="10" on="true" color="#000000"/>
                    <v:fill on="false" color="#000000" opacity="0"/>
                  </v:shape>
                </v:group>
              </w:pict>
            </mc:Fallback>
          </mc:AlternateContent>
        </w:r>
      </w:ins>
    </w:p>
    <w:p w14:paraId="502E28BA" w14:textId="77777777" w:rsidR="00C76957" w:rsidRDefault="006D0C1A">
      <w:pPr>
        <w:spacing w:after="27"/>
        <w:ind w:left="-15" w:firstLine="265"/>
        <w:rPr>
          <w:ins w:id="18" w:author="Hussain Hadah" w:date="2026-10-25T19:27:00Z" w16du:dateUtc="2026-10-25T23:27:00Z"/>
        </w:rPr>
      </w:pPr>
      <w:ins w:id="19" w:author="Hussain Hadah" w:date="2026-10-25T19:27:00Z" w16du:dateUtc="2026-10-25T23:27:00Z">
        <w:r>
          <w:rPr>
            <w:sz w:val="31"/>
            <w:vertAlign w:val="subscript"/>
          </w:rPr>
          <w:t>*</w:t>
        </w:r>
        <w:r>
          <w:t xml:space="preserve">. </w:t>
        </w:r>
        <w:r>
          <w:fldChar w:fldCharType="begin"/>
        </w:r>
        <w:r>
          <w:instrText>HYPERLINK "https://orcid.org/0000-0002-8705-6386" \h</w:instrText>
        </w:r>
        <w:r>
          <w:fldChar w:fldCharType="separate"/>
        </w:r>
        <w:r>
          <w:rPr>
            <w:color w:val="0000FF"/>
          </w:rPr>
          <w:t>Hussain Hadah</w:t>
        </w:r>
        <w:r>
          <w:fldChar w:fldCharType="end"/>
        </w:r>
        <w:r>
          <w:fldChar w:fldCharType="begin"/>
        </w:r>
        <w:r>
          <w:instrText>HYPERLINK "https://orcid.org/0000-0002-8705-6386" \h</w:instrText>
        </w:r>
        <w:r>
          <w:fldChar w:fldCharType="separate"/>
        </w:r>
        <w:r>
          <w:t>:</w:t>
        </w:r>
        <w:r>
          <w:fldChar w:fldCharType="end"/>
        </w:r>
        <w:r>
          <w:t xml:space="preserve"> The Murphy Institute and Department of Economics, Tulane University, Caroline Richardson Building, 62 Newcomb Place, Suite 118, New Orleans, LA 70118, United</w:t>
        </w:r>
      </w:ins>
    </w:p>
    <w:p w14:paraId="15DD55A5" w14:textId="77777777" w:rsidR="00C76957" w:rsidRDefault="006D0C1A">
      <w:pPr>
        <w:ind w:left="-5"/>
        <w:rPr>
          <w:ins w:id="20" w:author="Hussain Hadah" w:date="2026-10-25T19:27:00Z" w16du:dateUtc="2026-10-25T23:27:00Z"/>
        </w:rPr>
      </w:pPr>
      <w:ins w:id="21" w:author="Hussain Hadah" w:date="2026-10-25T19:27:00Z" w16du:dateUtc="2026-10-25T23:27:00Z">
        <w:r>
          <w:t xml:space="preserve">States (e-mail: </w:t>
        </w:r>
        <w:r>
          <w:rPr>
            <w:color w:val="0000FF"/>
          </w:rPr>
          <w:t>hhadah@tulane.edu</w:t>
        </w:r>
        <w:r>
          <w:t>, phone: +1-602-393-8077)</w:t>
        </w:r>
      </w:ins>
    </w:p>
    <w:p w14:paraId="5B39421C" w14:textId="77777777" w:rsidR="00450D64" w:rsidRDefault="00450D64">
      <w:pPr>
        <w:pStyle w:val="BodyText"/>
        <w:rPr>
          <w:del w:id="22" w:author="Hussain Hadah" w:date="2026-10-25T19:27:00Z" w16du:dateUtc="2026-10-25T23:27:00Z"/>
        </w:rPr>
      </w:pPr>
    </w:p>
    <w:p w14:paraId="3EAA1094" w14:textId="77777777" w:rsidR="00450D64" w:rsidRDefault="00450D64">
      <w:pPr>
        <w:pStyle w:val="BodyText"/>
        <w:rPr>
          <w:del w:id="23" w:author="Hussain Hadah" w:date="2026-10-25T19:27:00Z" w16du:dateUtc="2026-10-25T23:27:00Z"/>
        </w:rPr>
      </w:pPr>
    </w:p>
    <w:p w14:paraId="1D4AC087" w14:textId="77777777" w:rsidR="00450D64" w:rsidRDefault="00450D64">
      <w:pPr>
        <w:pStyle w:val="BodyText"/>
        <w:rPr>
          <w:del w:id="24" w:author="Hussain Hadah" w:date="2026-10-25T19:27:00Z" w16du:dateUtc="2026-10-25T23:27:00Z"/>
        </w:rPr>
      </w:pPr>
    </w:p>
    <w:p w14:paraId="57C8CED0" w14:textId="77777777" w:rsidR="00450D64" w:rsidRDefault="00450D64">
      <w:pPr>
        <w:pStyle w:val="BodyText"/>
        <w:rPr>
          <w:del w:id="25" w:author="Hussain Hadah" w:date="2026-10-25T19:27:00Z" w16du:dateUtc="2026-10-25T23:27:00Z"/>
        </w:rPr>
      </w:pPr>
    </w:p>
    <w:p w14:paraId="4DB2DE40" w14:textId="77777777" w:rsidR="00450D64" w:rsidRDefault="00450D64">
      <w:pPr>
        <w:pStyle w:val="BodyText"/>
        <w:rPr>
          <w:del w:id="26" w:author="Hussain Hadah" w:date="2026-10-25T19:27:00Z" w16du:dateUtc="2026-10-25T23:27:00Z"/>
        </w:rPr>
      </w:pPr>
    </w:p>
    <w:p w14:paraId="62050B2C" w14:textId="77777777" w:rsidR="00450D64" w:rsidRDefault="00450D64">
      <w:pPr>
        <w:pStyle w:val="BodyText"/>
        <w:rPr>
          <w:del w:id="27" w:author="Hussain Hadah" w:date="2026-10-25T19:27:00Z" w16du:dateUtc="2026-10-25T23:27:00Z"/>
        </w:rPr>
      </w:pPr>
    </w:p>
    <w:p w14:paraId="768A9396" w14:textId="77777777" w:rsidR="00450D64" w:rsidRDefault="00450D64">
      <w:pPr>
        <w:pStyle w:val="BodyText"/>
        <w:rPr>
          <w:del w:id="28" w:author="Hussain Hadah" w:date="2026-10-25T19:27:00Z" w16du:dateUtc="2026-10-25T23:27:00Z"/>
        </w:rPr>
      </w:pPr>
    </w:p>
    <w:p w14:paraId="3D4CE451" w14:textId="77777777" w:rsidR="00450D64" w:rsidRDefault="00450D64">
      <w:pPr>
        <w:pStyle w:val="BodyText"/>
        <w:rPr>
          <w:del w:id="29" w:author="Hussain Hadah" w:date="2026-10-25T19:27:00Z" w16du:dateUtc="2026-10-25T23:27:00Z"/>
        </w:rPr>
      </w:pPr>
    </w:p>
    <w:p w14:paraId="49DFD6CF" w14:textId="77777777" w:rsidR="00450D64" w:rsidRDefault="00450D64">
      <w:pPr>
        <w:pStyle w:val="BodyText"/>
        <w:rPr>
          <w:del w:id="30" w:author="Hussain Hadah" w:date="2026-10-25T19:27:00Z" w16du:dateUtc="2026-10-25T23:27:00Z"/>
        </w:rPr>
      </w:pPr>
    </w:p>
    <w:p w14:paraId="2B40A5CE" w14:textId="77777777" w:rsidR="00450D64" w:rsidRDefault="00450D64">
      <w:pPr>
        <w:pStyle w:val="BodyText"/>
        <w:rPr>
          <w:del w:id="31" w:author="Hussain Hadah" w:date="2026-10-25T19:27:00Z" w16du:dateUtc="2026-10-25T23:27:00Z"/>
        </w:rPr>
      </w:pPr>
    </w:p>
    <w:p w14:paraId="6A25AB2C" w14:textId="77777777" w:rsidR="00450D64" w:rsidRDefault="00450D64">
      <w:pPr>
        <w:pStyle w:val="BodyText"/>
        <w:rPr>
          <w:del w:id="32" w:author="Hussain Hadah" w:date="2026-10-25T19:27:00Z" w16du:dateUtc="2026-10-25T23:27:00Z"/>
        </w:rPr>
      </w:pPr>
    </w:p>
    <w:p w14:paraId="4224A0EF" w14:textId="77777777" w:rsidR="00450D64" w:rsidRDefault="00450D64">
      <w:pPr>
        <w:pStyle w:val="BodyText"/>
        <w:rPr>
          <w:del w:id="33" w:author="Hussain Hadah" w:date="2026-10-25T19:27:00Z" w16du:dateUtc="2026-10-25T23:27:00Z"/>
        </w:rPr>
      </w:pPr>
    </w:p>
    <w:p w14:paraId="123EC486" w14:textId="77777777" w:rsidR="00450D64" w:rsidRDefault="00450D64">
      <w:pPr>
        <w:pStyle w:val="BodyText"/>
        <w:rPr>
          <w:del w:id="34" w:author="Hussain Hadah" w:date="2026-10-25T19:27:00Z" w16du:dateUtc="2026-10-25T23:27:00Z"/>
        </w:rPr>
      </w:pPr>
    </w:p>
    <w:p w14:paraId="0D05F80A" w14:textId="77777777" w:rsidR="00450D64" w:rsidRDefault="00450D64">
      <w:pPr>
        <w:pStyle w:val="BodyText"/>
        <w:rPr>
          <w:del w:id="35" w:author="Hussain Hadah" w:date="2026-10-25T19:27:00Z" w16du:dateUtc="2026-10-25T23:27:00Z"/>
        </w:rPr>
      </w:pPr>
    </w:p>
    <w:p w14:paraId="39094351" w14:textId="77777777" w:rsidR="00450D64" w:rsidRDefault="00450D64">
      <w:pPr>
        <w:pStyle w:val="BodyText"/>
        <w:rPr>
          <w:del w:id="36" w:author="Hussain Hadah" w:date="2026-10-25T19:27:00Z" w16du:dateUtc="2026-10-25T23:27:00Z"/>
        </w:rPr>
      </w:pPr>
    </w:p>
    <w:p w14:paraId="3368504B" w14:textId="77777777" w:rsidR="00450D64" w:rsidRDefault="00450D64">
      <w:pPr>
        <w:pStyle w:val="BodyText"/>
        <w:rPr>
          <w:del w:id="37" w:author="Hussain Hadah" w:date="2026-10-25T19:27:00Z" w16du:dateUtc="2026-10-25T23:27:00Z"/>
        </w:rPr>
      </w:pPr>
    </w:p>
    <w:p w14:paraId="43DD2D3B" w14:textId="77777777" w:rsidR="00450D64" w:rsidRDefault="00450D64">
      <w:pPr>
        <w:pStyle w:val="BodyText"/>
        <w:rPr>
          <w:del w:id="38" w:author="Hussain Hadah" w:date="2026-10-25T19:27:00Z" w16du:dateUtc="2026-10-25T23:27:00Z"/>
        </w:rPr>
      </w:pPr>
    </w:p>
    <w:p w14:paraId="171CFE10" w14:textId="77777777" w:rsidR="00450D64" w:rsidRDefault="00450D64">
      <w:pPr>
        <w:pStyle w:val="BodyText"/>
        <w:rPr>
          <w:del w:id="39" w:author="Hussain Hadah" w:date="2026-10-25T19:27:00Z" w16du:dateUtc="2026-10-25T23:27:00Z"/>
        </w:rPr>
      </w:pPr>
    </w:p>
    <w:p w14:paraId="4E4B662E" w14:textId="77777777" w:rsidR="00450D64" w:rsidRDefault="00450D64">
      <w:pPr>
        <w:pStyle w:val="BodyText"/>
        <w:rPr>
          <w:del w:id="40" w:author="Hussain Hadah" w:date="2026-10-25T19:27:00Z" w16du:dateUtc="2026-10-25T23:27:00Z"/>
        </w:rPr>
      </w:pPr>
    </w:p>
    <w:p w14:paraId="3D9BDFA8" w14:textId="77777777" w:rsidR="00450D64" w:rsidRDefault="00450D64">
      <w:pPr>
        <w:pStyle w:val="BodyText"/>
        <w:rPr>
          <w:del w:id="41" w:author="Hussain Hadah" w:date="2026-10-25T19:27:00Z" w16du:dateUtc="2026-10-25T23:27:00Z"/>
        </w:rPr>
      </w:pPr>
    </w:p>
    <w:p w14:paraId="1FE00DEB" w14:textId="77777777" w:rsidR="00450D64" w:rsidRDefault="00450D64">
      <w:pPr>
        <w:pStyle w:val="BodyText"/>
        <w:rPr>
          <w:del w:id="42" w:author="Hussain Hadah" w:date="2026-10-25T19:27:00Z" w16du:dateUtc="2026-10-25T23:27:00Z"/>
        </w:rPr>
      </w:pPr>
    </w:p>
    <w:p w14:paraId="7182BAB2" w14:textId="77777777" w:rsidR="00450D64" w:rsidRDefault="00450D64">
      <w:pPr>
        <w:pStyle w:val="BodyText"/>
        <w:rPr>
          <w:del w:id="43" w:author="Hussain Hadah" w:date="2026-10-25T19:27:00Z" w16du:dateUtc="2026-10-25T23:27:00Z"/>
        </w:rPr>
      </w:pPr>
    </w:p>
    <w:p w14:paraId="3F41460F" w14:textId="77777777" w:rsidR="00450D64" w:rsidRDefault="00450D64">
      <w:pPr>
        <w:pStyle w:val="BodyText"/>
        <w:rPr>
          <w:del w:id="44" w:author="Hussain Hadah" w:date="2026-10-25T19:27:00Z" w16du:dateUtc="2026-10-25T23:27:00Z"/>
        </w:rPr>
      </w:pPr>
    </w:p>
    <w:p w14:paraId="46298FFB" w14:textId="77777777" w:rsidR="00450D64" w:rsidRDefault="00450D64">
      <w:pPr>
        <w:pStyle w:val="BodyText"/>
        <w:rPr>
          <w:del w:id="45" w:author="Hussain Hadah" w:date="2026-10-25T19:27:00Z" w16du:dateUtc="2026-10-25T23:27:00Z"/>
        </w:rPr>
      </w:pPr>
    </w:p>
    <w:p w14:paraId="4385648E" w14:textId="77777777" w:rsidR="00450D64" w:rsidRDefault="00450D64">
      <w:pPr>
        <w:pStyle w:val="BodyText"/>
        <w:rPr>
          <w:del w:id="46" w:author="Hussain Hadah" w:date="2026-10-25T19:27:00Z" w16du:dateUtc="2026-10-25T23:27:00Z"/>
        </w:rPr>
      </w:pPr>
    </w:p>
    <w:p w14:paraId="6F6F634A" w14:textId="77777777" w:rsidR="00450D64" w:rsidRDefault="00450D64">
      <w:pPr>
        <w:pStyle w:val="BodyText"/>
        <w:rPr>
          <w:del w:id="47" w:author="Hussain Hadah" w:date="2026-10-25T19:27:00Z" w16du:dateUtc="2026-10-25T23:27:00Z"/>
        </w:rPr>
      </w:pPr>
    </w:p>
    <w:p w14:paraId="1F410792" w14:textId="77777777" w:rsidR="00450D64" w:rsidRDefault="00450D64">
      <w:pPr>
        <w:pStyle w:val="BodyText"/>
        <w:rPr>
          <w:del w:id="48" w:author="Hussain Hadah" w:date="2026-10-25T19:27:00Z" w16du:dateUtc="2026-10-25T23:27:00Z"/>
        </w:rPr>
      </w:pPr>
    </w:p>
    <w:p w14:paraId="1CCC1EEB" w14:textId="77777777" w:rsidR="00450D64" w:rsidRDefault="00450D64">
      <w:pPr>
        <w:pStyle w:val="BodyText"/>
        <w:rPr>
          <w:del w:id="49" w:author="Hussain Hadah" w:date="2026-10-25T19:27:00Z" w16du:dateUtc="2026-10-25T23:27:00Z"/>
        </w:rPr>
      </w:pPr>
    </w:p>
    <w:p w14:paraId="21216A84" w14:textId="77777777" w:rsidR="00450D64" w:rsidRDefault="00450D64">
      <w:pPr>
        <w:pStyle w:val="BodyText"/>
        <w:spacing w:line="225" w:lineRule="auto"/>
        <w:jc w:val="both"/>
        <w:rPr>
          <w:del w:id="50" w:author="Hussain Hadah" w:date="2026-10-25T19:27:00Z" w16du:dateUtc="2026-10-25T23:27:00Z"/>
        </w:rPr>
        <w:sectPr w:rsidR="00450D64">
          <w:headerReference w:type="default" r:id="rId7"/>
          <w:footerReference w:type="default" r:id="rId8"/>
          <w:type w:val="continuous"/>
          <w:pgSz w:w="12240" w:h="15840"/>
          <w:pgMar w:top="1740" w:right="1800" w:bottom="2460" w:left="1800" w:header="0" w:footer="2279" w:gutter="0"/>
          <w:pgNumType w:start="9"/>
          <w:cols w:space="720"/>
        </w:sectPr>
      </w:pPr>
    </w:p>
    <w:p w14:paraId="19FFFB09" w14:textId="77777777" w:rsidR="00450D64" w:rsidRDefault="00A86461">
      <w:pPr>
        <w:pStyle w:val="Heading1"/>
        <w:spacing w:before="82"/>
      </w:pPr>
      <w:r>
        <w:rPr>
          <w:spacing w:val="-4"/>
          <w:w w:val="105"/>
        </w:rPr>
        <w:lastRenderedPageBreak/>
        <w:t>Data</w:t>
      </w:r>
    </w:p>
    <w:p w14:paraId="0C4E3AC6" w14:textId="77777777" w:rsidR="00450D64" w:rsidRDefault="00450D64">
      <w:pPr>
        <w:pStyle w:val="BodyText"/>
        <w:spacing w:before="189"/>
        <w:rPr>
          <w:del w:id="51" w:author="Hussain Hadah" w:date="2026-10-25T19:27:00Z" w16du:dateUtc="2026-10-25T23:27:00Z"/>
          <w:b/>
          <w:sz w:val="24"/>
        </w:rPr>
      </w:pPr>
    </w:p>
    <w:p w14:paraId="303181BE" w14:textId="77777777" w:rsidR="00450D64" w:rsidRDefault="00A86461">
      <w:pPr>
        <w:spacing w:before="1"/>
        <w:ind w:left="221" w:right="221"/>
        <w:jc w:val="center"/>
        <w:rPr>
          <w:sz w:val="24"/>
        </w:rPr>
      </w:pPr>
      <w:r>
        <w:rPr>
          <w:sz w:val="24"/>
        </w:rPr>
        <w:t>Figure</w:t>
      </w:r>
      <w:r>
        <w:rPr>
          <w:spacing w:val="45"/>
          <w:sz w:val="24"/>
        </w:rPr>
        <w:t xml:space="preserve"> </w:t>
      </w:r>
      <w:r>
        <w:rPr>
          <w:sz w:val="24"/>
        </w:rPr>
        <w:t>A.1:</w:t>
      </w:r>
      <w:r>
        <w:rPr>
          <w:spacing w:val="72"/>
          <w:sz w:val="24"/>
        </w:rPr>
        <w:t xml:space="preserve"> </w:t>
      </w:r>
      <w:r>
        <w:rPr>
          <w:sz w:val="24"/>
        </w:rPr>
        <w:t>Examples</w:t>
      </w:r>
      <w:r>
        <w:rPr>
          <w:spacing w:val="45"/>
          <w:sz w:val="24"/>
        </w:rPr>
        <w:t xml:space="preserve"> </w:t>
      </w:r>
      <w:r>
        <w:rPr>
          <w:sz w:val="24"/>
        </w:rPr>
        <w:t>of</w:t>
      </w:r>
      <w:r>
        <w:rPr>
          <w:spacing w:val="45"/>
          <w:sz w:val="24"/>
        </w:rPr>
        <w:t xml:space="preserve"> </w:t>
      </w:r>
      <w:r>
        <w:rPr>
          <w:sz w:val="24"/>
        </w:rPr>
        <w:t>an</w:t>
      </w:r>
      <w:r>
        <w:rPr>
          <w:spacing w:val="45"/>
          <w:sz w:val="24"/>
        </w:rPr>
        <w:t xml:space="preserve"> </w:t>
      </w:r>
      <w:r>
        <w:rPr>
          <w:sz w:val="24"/>
        </w:rPr>
        <w:t>Implicit</w:t>
      </w:r>
      <w:r>
        <w:rPr>
          <w:spacing w:val="45"/>
          <w:sz w:val="24"/>
        </w:rPr>
        <w:t xml:space="preserve"> </w:t>
      </w:r>
      <w:r>
        <w:rPr>
          <w:sz w:val="24"/>
        </w:rPr>
        <w:t>Association</w:t>
      </w:r>
      <w:r>
        <w:rPr>
          <w:spacing w:val="46"/>
          <w:sz w:val="24"/>
        </w:rPr>
        <w:t xml:space="preserve"> </w:t>
      </w:r>
      <w:r>
        <w:rPr>
          <w:spacing w:val="-4"/>
          <w:sz w:val="24"/>
        </w:rPr>
        <w:t>Test</w:t>
      </w:r>
    </w:p>
    <w:p w14:paraId="6EA12165" w14:textId="77777777" w:rsidR="00C76957" w:rsidRDefault="006D0C1A">
      <w:pPr>
        <w:spacing w:after="146" w:line="259" w:lineRule="auto"/>
        <w:ind w:left="347"/>
        <w:rPr>
          <w:ins w:id="52" w:author="Hussain Hadah" w:date="2026-10-25T19:27:00Z" w16du:dateUtc="2026-10-25T23:27:00Z"/>
        </w:rPr>
      </w:pPr>
      <w:ins w:id="53" w:author="Hussain Hadah" w:date="2026-10-25T19:27:00Z" w16du:dateUtc="2026-10-25T23:27:00Z">
        <w:r>
          <w:rPr>
            <w:noProof/>
          </w:rPr>
          <mc:AlternateContent>
            <mc:Choice Requires="wpg">
              <w:drawing>
                <wp:inline distT="0" distB="0" distL="0" distR="0" wp14:anchorId="4B6B6C91" wp14:editId="7330C7BF">
                  <wp:extent cx="4999773" cy="4876193"/>
                  <wp:effectExtent l="0" t="0" r="0" b="0"/>
                  <wp:docPr id="15472" name="Group 15472"/>
                  <wp:cNvGraphicFramePr/>
                  <a:graphic xmlns:a="http://schemas.openxmlformats.org/drawingml/2006/main">
                    <a:graphicData uri="http://schemas.microsoft.com/office/word/2010/wordprocessingGroup">
                      <wpg:wgp>
                        <wpg:cNvGrpSpPr/>
                        <wpg:grpSpPr>
                          <a:xfrm>
                            <a:off x="0" y="0"/>
                            <a:ext cx="4999773" cy="4876193"/>
                            <a:chOff x="0" y="0"/>
                            <a:chExt cx="4999773" cy="4876193"/>
                          </a:xfrm>
                        </wpg:grpSpPr>
                        <pic:pic xmlns:pic="http://schemas.openxmlformats.org/drawingml/2006/picture">
                          <pic:nvPicPr>
                            <pic:cNvPr id="33" name="Picture 33"/>
                            <pic:cNvPicPr/>
                          </pic:nvPicPr>
                          <pic:blipFill>
                            <a:blip r:embed="rId9"/>
                            <a:stretch>
                              <a:fillRect/>
                            </a:stretch>
                          </pic:blipFill>
                          <pic:spPr>
                            <a:xfrm>
                              <a:off x="0" y="492819"/>
                              <a:ext cx="2350062" cy="1124643"/>
                            </a:xfrm>
                            <a:prstGeom prst="rect">
                              <a:avLst/>
                            </a:prstGeom>
                          </pic:spPr>
                        </pic:pic>
                        <pic:pic xmlns:pic="http://schemas.openxmlformats.org/drawingml/2006/picture">
                          <pic:nvPicPr>
                            <pic:cNvPr id="35" name="Picture 35"/>
                            <pic:cNvPicPr/>
                          </pic:nvPicPr>
                          <pic:blipFill>
                            <a:blip r:embed="rId10"/>
                            <a:stretch>
                              <a:fillRect/>
                            </a:stretch>
                          </pic:blipFill>
                          <pic:spPr>
                            <a:xfrm>
                              <a:off x="2649449" y="0"/>
                              <a:ext cx="2350324" cy="1617462"/>
                            </a:xfrm>
                            <a:prstGeom prst="rect">
                              <a:avLst/>
                            </a:prstGeom>
                          </pic:spPr>
                        </pic:pic>
                        <pic:pic xmlns:pic="http://schemas.openxmlformats.org/drawingml/2006/picture">
                          <pic:nvPicPr>
                            <pic:cNvPr id="37" name="Picture 37"/>
                            <pic:cNvPicPr/>
                          </pic:nvPicPr>
                          <pic:blipFill>
                            <a:blip r:embed="rId11"/>
                            <a:stretch>
                              <a:fillRect/>
                            </a:stretch>
                          </pic:blipFill>
                          <pic:spPr>
                            <a:xfrm>
                              <a:off x="0" y="1652807"/>
                              <a:ext cx="2350271" cy="1591296"/>
                            </a:xfrm>
                            <a:prstGeom prst="rect">
                              <a:avLst/>
                            </a:prstGeom>
                          </pic:spPr>
                        </pic:pic>
                        <pic:pic xmlns:pic="http://schemas.openxmlformats.org/drawingml/2006/picture">
                          <pic:nvPicPr>
                            <pic:cNvPr id="39" name="Picture 39"/>
                            <pic:cNvPicPr/>
                          </pic:nvPicPr>
                          <pic:blipFill>
                            <a:blip r:embed="rId12"/>
                            <a:stretch>
                              <a:fillRect/>
                            </a:stretch>
                          </pic:blipFill>
                          <pic:spPr>
                            <a:xfrm>
                              <a:off x="2649449" y="1630107"/>
                              <a:ext cx="2350262" cy="1613997"/>
                            </a:xfrm>
                            <a:prstGeom prst="rect">
                              <a:avLst/>
                            </a:prstGeom>
                          </pic:spPr>
                        </pic:pic>
                        <pic:pic xmlns:pic="http://schemas.openxmlformats.org/drawingml/2006/picture">
                          <pic:nvPicPr>
                            <pic:cNvPr id="41" name="Picture 41"/>
                            <pic:cNvPicPr/>
                          </pic:nvPicPr>
                          <pic:blipFill>
                            <a:blip r:embed="rId13"/>
                            <a:stretch>
                              <a:fillRect/>
                            </a:stretch>
                          </pic:blipFill>
                          <pic:spPr>
                            <a:xfrm>
                              <a:off x="1324725" y="3256746"/>
                              <a:ext cx="2350291" cy="1619447"/>
                            </a:xfrm>
                            <a:prstGeom prst="rect">
                              <a:avLst/>
                            </a:prstGeom>
                          </pic:spPr>
                        </pic:pic>
                      </wpg:wgp>
                    </a:graphicData>
                  </a:graphic>
                </wp:inline>
              </w:drawing>
            </mc:Choice>
            <mc:Fallback xmlns:a="http://schemas.openxmlformats.org/drawingml/2006/main">
              <w:pict>
                <v:group id="Group 15472" style="width:393.683pt;height:383.952pt;mso-position-horizontal-relative:char;mso-position-vertical-relative:line" coordsize="49997,48761">
                  <v:shape id="Picture 33" style="position:absolute;width:23500;height:11246;left:0;top:4928;" filled="f">
                    <v:imagedata r:id="rId14"/>
                  </v:shape>
                  <v:shape id="Picture 35" style="position:absolute;width:23503;height:16174;left:26494;top:0;" filled="f">
                    <v:imagedata r:id="rId15"/>
                  </v:shape>
                  <v:shape id="Picture 37" style="position:absolute;width:23502;height:15912;left:0;top:16528;" filled="f">
                    <v:imagedata r:id="rId16"/>
                  </v:shape>
                  <v:shape id="Picture 39" style="position:absolute;width:23502;height:16139;left:26494;top:16301;" filled="f">
                    <v:imagedata r:id="rId17"/>
                  </v:shape>
                  <v:shape id="Picture 41" style="position:absolute;width:23502;height:16194;left:13247;top:32567;" filled="f">
                    <v:imagedata r:id="rId18"/>
                  </v:shape>
                </v:group>
              </w:pict>
            </mc:Fallback>
          </mc:AlternateContent>
        </w:r>
      </w:ins>
    </w:p>
    <w:p w14:paraId="764B1842" w14:textId="77777777" w:rsidR="00450D64" w:rsidRDefault="00A86461">
      <w:pPr>
        <w:pStyle w:val="BodyText"/>
        <w:spacing w:before="1"/>
        <w:rPr>
          <w:del w:id="54" w:author="Hussain Hadah" w:date="2026-10-25T19:27:00Z" w16du:dateUtc="2026-10-25T23:27:00Z"/>
          <w:sz w:val="6"/>
        </w:rPr>
      </w:pPr>
      <w:del w:id="55" w:author="Hussain Hadah" w:date="2026-10-25T19:27:00Z" w16du:dateUtc="2026-10-25T23:27:00Z">
        <w:r>
          <w:rPr>
            <w:noProof/>
            <w:sz w:val="6"/>
          </w:rPr>
          <w:lastRenderedPageBreak/>
          <mc:AlternateContent>
            <mc:Choice Requires="wps">
              <w:drawing>
                <wp:anchor distT="0" distB="0" distL="0" distR="0" simplePos="0" relativeHeight="487588352" behindDoc="1" locked="0" layoutInCell="1" allowOverlap="1" wp14:anchorId="193BCD8A" wp14:editId="2648E972">
                  <wp:simplePos x="0" y="0"/>
                  <wp:positionH relativeFrom="page">
                    <wp:posOffset>1392353</wp:posOffset>
                  </wp:positionH>
                  <wp:positionV relativeFrom="paragraph">
                    <wp:posOffset>59979</wp:posOffset>
                  </wp:positionV>
                  <wp:extent cx="4994275" cy="486981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4275" cy="4869815"/>
                            <a:chOff x="0" y="0"/>
                            <a:chExt cx="4994275" cy="4869815"/>
                          </a:xfrm>
                        </wpg:grpSpPr>
                        <pic:pic xmlns:pic="http://schemas.openxmlformats.org/drawingml/2006/picture">
                          <pic:nvPicPr>
                            <pic:cNvPr id="4" name="Image 4"/>
                            <pic:cNvPicPr/>
                          </pic:nvPicPr>
                          <pic:blipFill>
                            <a:blip r:embed="rId19" cstate="print"/>
                            <a:stretch>
                              <a:fillRect/>
                            </a:stretch>
                          </pic:blipFill>
                          <pic:spPr>
                            <a:xfrm>
                              <a:off x="0" y="500880"/>
                              <a:ext cx="2339983" cy="1116581"/>
                            </a:xfrm>
                            <a:prstGeom prst="rect">
                              <a:avLst/>
                            </a:prstGeom>
                          </pic:spPr>
                        </pic:pic>
                        <pic:pic xmlns:pic="http://schemas.openxmlformats.org/drawingml/2006/picture">
                          <pic:nvPicPr>
                            <pic:cNvPr id="5" name="Image 5"/>
                            <pic:cNvPicPr/>
                          </pic:nvPicPr>
                          <pic:blipFill>
                            <a:blip r:embed="rId20" cstate="print"/>
                            <a:stretch>
                              <a:fillRect/>
                            </a:stretch>
                          </pic:blipFill>
                          <pic:spPr>
                            <a:xfrm>
                              <a:off x="9898" y="1659185"/>
                              <a:ext cx="2312003" cy="1584918"/>
                            </a:xfrm>
                            <a:prstGeom prst="rect">
                              <a:avLst/>
                            </a:prstGeom>
                          </pic:spPr>
                        </pic:pic>
                        <pic:pic xmlns:pic="http://schemas.openxmlformats.org/drawingml/2006/picture">
                          <pic:nvPicPr>
                            <pic:cNvPr id="6" name="Image 6"/>
                            <pic:cNvPicPr/>
                          </pic:nvPicPr>
                          <pic:blipFill>
                            <a:blip r:embed="rId21" cstate="print"/>
                            <a:stretch>
                              <a:fillRect/>
                            </a:stretch>
                          </pic:blipFill>
                          <pic:spPr>
                            <a:xfrm>
                              <a:off x="2643402" y="0"/>
                              <a:ext cx="2350324" cy="3244103"/>
                            </a:xfrm>
                            <a:prstGeom prst="rect">
                              <a:avLst/>
                            </a:prstGeom>
                          </pic:spPr>
                        </pic:pic>
                        <pic:pic xmlns:pic="http://schemas.openxmlformats.org/drawingml/2006/picture">
                          <pic:nvPicPr>
                            <pic:cNvPr id="7" name="Image 7"/>
                            <pic:cNvPicPr/>
                          </pic:nvPicPr>
                          <pic:blipFill>
                            <a:blip r:embed="rId22" cstate="print"/>
                            <a:stretch>
                              <a:fillRect/>
                            </a:stretch>
                          </pic:blipFill>
                          <pic:spPr>
                            <a:xfrm>
                              <a:off x="1331556" y="3266404"/>
                              <a:ext cx="2334193" cy="1603348"/>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9.634102pt;margin-top:4.722804pt;width:393.25pt;height:383.45pt;mso-position-horizontal-relative:page;mso-position-vertical-relative:paragraph;z-index:-15728128;mso-wrap-distance-left:0;mso-wrap-distance-right:0" id="docshapegroup3" coordorigin="2193,94" coordsize="7865,7669">
                  <v:shape style="position:absolute;left:2192;top:883;width:3686;height:1759" type="#_x0000_t75" id="docshape4" stroked="false">
                    <v:imagedata r:id="rId23" o:title=""/>
                  </v:shape>
                  <v:shape style="position:absolute;left:2208;top:2707;width:3641;height:2496" type="#_x0000_t75" id="docshape5" stroked="false">
                    <v:imagedata r:id="rId24" o:title=""/>
                  </v:shape>
                  <v:shape style="position:absolute;left:6355;top:94;width:3702;height:5109" type="#_x0000_t75" id="docshape6" stroked="false">
                    <v:imagedata r:id="rId25" o:title=""/>
                  </v:shape>
                  <v:shape style="position:absolute;left:4289;top:5238;width:3676;height:2525" type="#_x0000_t75" id="docshape7" stroked="false">
                    <v:imagedata r:id="rId26" o:title=""/>
                  </v:shape>
                  <w10:wrap type="topAndBottom"/>
                </v:group>
              </w:pict>
            </mc:Fallback>
          </mc:AlternateContent>
        </w:r>
      </w:del>
    </w:p>
    <w:p w14:paraId="39EE8BB2" w14:textId="77777777" w:rsidR="00450D64" w:rsidRDefault="00A86461">
      <w:pPr>
        <w:pStyle w:val="BodyText"/>
        <w:spacing w:before="112"/>
        <w:ind w:left="455"/>
      </w:pPr>
      <w:r>
        <w:rPr>
          <w:w w:val="110"/>
        </w:rPr>
        <w:t>Here</w:t>
      </w:r>
      <w:r>
        <w:rPr>
          <w:spacing w:val="-4"/>
          <w:w w:val="110"/>
        </w:rPr>
        <w:t xml:space="preserve"> </w:t>
      </w:r>
      <w:r>
        <w:rPr>
          <w:w w:val="110"/>
        </w:rPr>
        <w:t>are</w:t>
      </w:r>
      <w:r>
        <w:rPr>
          <w:spacing w:val="-3"/>
          <w:w w:val="110"/>
        </w:rPr>
        <w:t xml:space="preserve"> </w:t>
      </w:r>
      <w:r>
        <w:rPr>
          <w:w w:val="110"/>
        </w:rPr>
        <w:t>a</w:t>
      </w:r>
      <w:r>
        <w:rPr>
          <w:spacing w:val="-3"/>
          <w:w w:val="110"/>
        </w:rPr>
        <w:t xml:space="preserve"> </w:t>
      </w:r>
      <w:r>
        <w:rPr>
          <w:w w:val="110"/>
        </w:rPr>
        <w:t>few</w:t>
      </w:r>
      <w:r>
        <w:rPr>
          <w:spacing w:val="-3"/>
          <w:w w:val="110"/>
        </w:rPr>
        <w:t xml:space="preserve"> </w:t>
      </w:r>
      <w:r>
        <w:rPr>
          <w:w w:val="110"/>
        </w:rPr>
        <w:t>examples</w:t>
      </w:r>
      <w:r>
        <w:rPr>
          <w:spacing w:val="-3"/>
          <w:w w:val="110"/>
        </w:rPr>
        <w:t xml:space="preserve"> </w:t>
      </w:r>
      <w:r>
        <w:rPr>
          <w:w w:val="110"/>
        </w:rPr>
        <w:t>of</w:t>
      </w:r>
      <w:r>
        <w:rPr>
          <w:spacing w:val="-3"/>
          <w:w w:val="110"/>
        </w:rPr>
        <w:t xml:space="preserve"> </w:t>
      </w:r>
      <w:r>
        <w:rPr>
          <w:w w:val="110"/>
        </w:rPr>
        <w:t>what</w:t>
      </w:r>
      <w:r>
        <w:rPr>
          <w:spacing w:val="-3"/>
          <w:w w:val="110"/>
        </w:rPr>
        <w:t xml:space="preserve"> </w:t>
      </w:r>
      <w:r>
        <w:rPr>
          <w:w w:val="110"/>
        </w:rPr>
        <w:t>a</w:t>
      </w:r>
      <w:r>
        <w:rPr>
          <w:spacing w:val="-3"/>
          <w:w w:val="110"/>
        </w:rPr>
        <w:t xml:space="preserve"> </w:t>
      </w:r>
      <w:r>
        <w:rPr>
          <w:w w:val="110"/>
        </w:rPr>
        <w:t>respondent</w:t>
      </w:r>
      <w:r>
        <w:rPr>
          <w:spacing w:val="-3"/>
          <w:w w:val="110"/>
        </w:rPr>
        <w:t xml:space="preserve"> </w:t>
      </w:r>
      <w:r>
        <w:rPr>
          <w:w w:val="110"/>
        </w:rPr>
        <w:t>would</w:t>
      </w:r>
      <w:r>
        <w:rPr>
          <w:spacing w:val="-3"/>
          <w:w w:val="110"/>
        </w:rPr>
        <w:t xml:space="preserve"> </w:t>
      </w:r>
      <w:r>
        <w:rPr>
          <w:w w:val="110"/>
        </w:rPr>
        <w:t>see</w:t>
      </w:r>
      <w:r>
        <w:rPr>
          <w:spacing w:val="-3"/>
          <w:w w:val="110"/>
        </w:rPr>
        <w:t xml:space="preserve"> </w:t>
      </w:r>
      <w:r>
        <w:rPr>
          <w:w w:val="110"/>
        </w:rPr>
        <w:t>on</w:t>
      </w:r>
      <w:r>
        <w:rPr>
          <w:spacing w:val="-3"/>
          <w:w w:val="110"/>
        </w:rPr>
        <w:t xml:space="preserve"> </w:t>
      </w:r>
      <w:r>
        <w:rPr>
          <w:w w:val="110"/>
        </w:rPr>
        <w:t>an</w:t>
      </w:r>
      <w:r>
        <w:rPr>
          <w:spacing w:val="-3"/>
          <w:w w:val="110"/>
        </w:rPr>
        <w:t xml:space="preserve"> </w:t>
      </w:r>
      <w:r>
        <w:rPr>
          <w:w w:val="110"/>
        </w:rPr>
        <w:t>implicit</w:t>
      </w:r>
      <w:r>
        <w:rPr>
          <w:spacing w:val="-3"/>
          <w:w w:val="110"/>
        </w:rPr>
        <w:t xml:space="preserve"> </w:t>
      </w:r>
      <w:r>
        <w:rPr>
          <w:w w:val="110"/>
        </w:rPr>
        <w:t>association</w:t>
      </w:r>
      <w:r>
        <w:rPr>
          <w:spacing w:val="-3"/>
          <w:w w:val="110"/>
        </w:rPr>
        <w:t xml:space="preserve"> </w:t>
      </w:r>
      <w:r>
        <w:rPr>
          <w:spacing w:val="-2"/>
          <w:w w:val="110"/>
        </w:rPr>
        <w:t>test.</w:t>
      </w:r>
    </w:p>
    <w:p w14:paraId="117346F5" w14:textId="77777777" w:rsidR="00C76957" w:rsidRDefault="006D0C1A">
      <w:pPr>
        <w:spacing w:after="6"/>
        <w:ind w:left="-5" w:right="1"/>
        <w:rPr>
          <w:ins w:id="56" w:author="Hussain Hadah" w:date="2026-10-25T19:27:00Z" w16du:dateUtc="2026-10-25T23:27:00Z"/>
        </w:rPr>
      </w:pPr>
      <w:ins w:id="57" w:author="Hussain Hadah" w:date="2026-10-25T19:27:00Z" w16du:dateUtc="2026-10-25T23:27:00Z">
        <w:r>
          <w:rPr>
            <w:sz w:val="24"/>
          </w:rPr>
          <w:t>Figure A.2: Maps of State-level Association Test Bias Over Time Measure with</w:t>
        </w:r>
      </w:ins>
    </w:p>
    <w:p w14:paraId="0E75DD81" w14:textId="77777777" w:rsidR="00C76957" w:rsidRDefault="006D0C1A">
      <w:pPr>
        <w:spacing w:after="54"/>
        <w:ind w:left="-5" w:right="1"/>
        <w:rPr>
          <w:ins w:id="58" w:author="Hussain Hadah" w:date="2026-10-25T19:27:00Z" w16du:dateUtc="2026-10-25T23:27:00Z"/>
        </w:rPr>
      </w:pPr>
      <w:ins w:id="59" w:author="Hussain Hadah" w:date="2026-10-25T19:27:00Z" w16du:dateUtc="2026-10-25T23:27:00Z">
        <w:r>
          <w:rPr>
            <w:sz w:val="24"/>
          </w:rPr>
          <w:t>Census Division Regional Boundaries</w:t>
        </w:r>
      </w:ins>
    </w:p>
    <w:p w14:paraId="5ABF4FB0" w14:textId="77777777" w:rsidR="00C76957" w:rsidRDefault="006D0C1A">
      <w:pPr>
        <w:pStyle w:val="Heading2"/>
        <w:tabs>
          <w:tab w:val="center" w:pos="1928"/>
          <w:tab w:val="center" w:pos="6640"/>
        </w:tabs>
        <w:ind w:left="0"/>
        <w:rPr>
          <w:ins w:id="60" w:author="Hussain Hadah" w:date="2026-10-25T19:27:00Z" w16du:dateUtc="2026-10-25T23:27:00Z"/>
        </w:rPr>
      </w:pPr>
      <w:ins w:id="61" w:author="Hussain Hadah" w:date="2026-10-25T19:27:00Z" w16du:dateUtc="2026-10-25T23:27:00Z">
        <w:r>
          <w:tab/>
          <w:t>(a) State-level Bias in 2004</w:t>
        </w:r>
        <w:r>
          <w:tab/>
          <w:t>(b) State-level Bias in 2008</w:t>
        </w:r>
      </w:ins>
    </w:p>
    <w:p w14:paraId="78610B1F" w14:textId="77777777" w:rsidR="00C76957" w:rsidRDefault="006D0C1A">
      <w:pPr>
        <w:spacing w:after="54" w:line="259" w:lineRule="auto"/>
        <w:ind w:left="163"/>
        <w:rPr>
          <w:ins w:id="62" w:author="Hussain Hadah" w:date="2026-10-25T19:27:00Z" w16du:dateUtc="2026-10-25T23:27:00Z"/>
        </w:rPr>
      </w:pPr>
      <w:ins w:id="63" w:author="Hussain Hadah" w:date="2026-10-25T19:27:00Z" w16du:dateUtc="2026-10-25T23:27:00Z">
        <w:r>
          <w:rPr>
            <w:noProof/>
          </w:rPr>
          <mc:AlternateContent>
            <mc:Choice Requires="wpg">
              <w:drawing>
                <wp:inline distT="0" distB="0" distL="0" distR="0" wp14:anchorId="316BD8C2" wp14:editId="11675363">
                  <wp:extent cx="5195804" cy="1101715"/>
                  <wp:effectExtent l="0" t="0" r="0" b="0"/>
                  <wp:docPr id="23460" name="Group 23460"/>
                  <wp:cNvGraphicFramePr/>
                  <a:graphic xmlns:a="http://schemas.openxmlformats.org/drawingml/2006/main">
                    <a:graphicData uri="http://schemas.microsoft.com/office/word/2010/wordprocessingGroup">
                      <wpg:wgp>
                        <wpg:cNvGrpSpPr/>
                        <wpg:grpSpPr>
                          <a:xfrm>
                            <a:off x="0" y="0"/>
                            <a:ext cx="5195804" cy="1101715"/>
                            <a:chOff x="0" y="0"/>
                            <a:chExt cx="5195804" cy="1101715"/>
                          </a:xfrm>
                        </wpg:grpSpPr>
                        <pic:pic xmlns:pic="http://schemas.openxmlformats.org/drawingml/2006/picture">
                          <pic:nvPicPr>
                            <pic:cNvPr id="50" name="Picture 50"/>
                            <pic:cNvPicPr/>
                          </pic:nvPicPr>
                          <pic:blipFill>
                            <a:blip r:embed="rId27"/>
                            <a:stretch>
                              <a:fillRect/>
                            </a:stretch>
                          </pic:blipFill>
                          <pic:spPr>
                            <a:xfrm>
                              <a:off x="0" y="0"/>
                              <a:ext cx="2203430" cy="1101715"/>
                            </a:xfrm>
                            <a:prstGeom prst="rect">
                              <a:avLst/>
                            </a:prstGeom>
                          </pic:spPr>
                        </pic:pic>
                        <pic:pic xmlns:pic="http://schemas.openxmlformats.org/drawingml/2006/picture">
                          <pic:nvPicPr>
                            <pic:cNvPr id="53" name="Picture 53"/>
                            <pic:cNvPicPr/>
                          </pic:nvPicPr>
                          <pic:blipFill>
                            <a:blip r:embed="rId28"/>
                            <a:stretch>
                              <a:fillRect/>
                            </a:stretch>
                          </pic:blipFill>
                          <pic:spPr>
                            <a:xfrm>
                              <a:off x="2992374" y="0"/>
                              <a:ext cx="2203430" cy="1101715"/>
                            </a:xfrm>
                            <a:prstGeom prst="rect">
                              <a:avLst/>
                            </a:prstGeom>
                          </pic:spPr>
                        </pic:pic>
                      </wpg:wgp>
                    </a:graphicData>
                  </a:graphic>
                </wp:inline>
              </w:drawing>
            </mc:Choice>
            <mc:Fallback xmlns:a="http://schemas.openxmlformats.org/drawingml/2006/main">
              <w:pict>
                <v:group id="Group 23460" style="width:409.118pt;height:86.7492pt;mso-position-horizontal-relative:char;mso-position-vertical-relative:line" coordsize="51958,11017">
                  <v:shape id="Picture 50" style="position:absolute;width:22034;height:11017;left:0;top:0;" filled="f">
                    <v:imagedata r:id="rId29"/>
                  </v:shape>
                  <v:shape id="Picture 53" style="position:absolute;width:22034;height:11017;left:29923;top:0;" filled="f">
                    <v:imagedata r:id="rId30"/>
                  </v:shape>
                </v:group>
              </w:pict>
            </mc:Fallback>
          </mc:AlternateContent>
        </w:r>
      </w:ins>
    </w:p>
    <w:p w14:paraId="3DF48B97" w14:textId="77777777" w:rsidR="00C76957" w:rsidRDefault="006D0C1A">
      <w:pPr>
        <w:pStyle w:val="Heading2"/>
        <w:tabs>
          <w:tab w:val="center" w:pos="1928"/>
          <w:tab w:val="center" w:pos="6640"/>
        </w:tabs>
        <w:ind w:left="0"/>
        <w:rPr>
          <w:ins w:id="64" w:author="Hussain Hadah" w:date="2026-10-25T19:27:00Z" w16du:dateUtc="2026-10-25T23:27:00Z"/>
        </w:rPr>
      </w:pPr>
      <w:ins w:id="65" w:author="Hussain Hadah" w:date="2026-10-25T19:27:00Z" w16du:dateUtc="2026-10-25T23:27:00Z">
        <w:r>
          <w:lastRenderedPageBreak/>
          <w:tab/>
          <w:t>(c) State-level Bias in 2012</w:t>
        </w:r>
        <w:r>
          <w:tab/>
          <w:t>(d) State-level Bias in 2016</w:t>
        </w:r>
      </w:ins>
    </w:p>
    <w:p w14:paraId="699BE5E9" w14:textId="77777777" w:rsidR="00C76957" w:rsidRDefault="006D0C1A">
      <w:pPr>
        <w:spacing w:after="80" w:line="259" w:lineRule="auto"/>
        <w:ind w:left="163"/>
        <w:rPr>
          <w:ins w:id="66" w:author="Hussain Hadah" w:date="2026-10-25T19:27:00Z" w16du:dateUtc="2026-10-25T23:27:00Z"/>
        </w:rPr>
      </w:pPr>
      <w:ins w:id="67" w:author="Hussain Hadah" w:date="2026-10-25T19:27:00Z" w16du:dateUtc="2026-10-25T23:27:00Z">
        <w:r>
          <w:rPr>
            <w:noProof/>
          </w:rPr>
          <mc:AlternateContent>
            <mc:Choice Requires="wpg">
              <w:drawing>
                <wp:inline distT="0" distB="0" distL="0" distR="0" wp14:anchorId="43F6A653" wp14:editId="6857A22E">
                  <wp:extent cx="5195804" cy="1101715"/>
                  <wp:effectExtent l="0" t="0" r="0" b="0"/>
                  <wp:docPr id="23463" name="Group 23463"/>
                  <wp:cNvGraphicFramePr/>
                  <a:graphic xmlns:a="http://schemas.openxmlformats.org/drawingml/2006/main">
                    <a:graphicData uri="http://schemas.microsoft.com/office/word/2010/wordprocessingGroup">
                      <wpg:wgp>
                        <wpg:cNvGrpSpPr/>
                        <wpg:grpSpPr>
                          <a:xfrm>
                            <a:off x="0" y="0"/>
                            <a:ext cx="5195804" cy="1101715"/>
                            <a:chOff x="0" y="0"/>
                            <a:chExt cx="5195804" cy="1101715"/>
                          </a:xfrm>
                        </wpg:grpSpPr>
                        <pic:pic xmlns:pic="http://schemas.openxmlformats.org/drawingml/2006/picture">
                          <pic:nvPicPr>
                            <pic:cNvPr id="56" name="Picture 56"/>
                            <pic:cNvPicPr/>
                          </pic:nvPicPr>
                          <pic:blipFill>
                            <a:blip r:embed="rId31"/>
                            <a:stretch>
                              <a:fillRect/>
                            </a:stretch>
                          </pic:blipFill>
                          <pic:spPr>
                            <a:xfrm>
                              <a:off x="0" y="0"/>
                              <a:ext cx="2203430" cy="1101715"/>
                            </a:xfrm>
                            <a:prstGeom prst="rect">
                              <a:avLst/>
                            </a:prstGeom>
                          </pic:spPr>
                        </pic:pic>
                        <pic:pic xmlns:pic="http://schemas.openxmlformats.org/drawingml/2006/picture">
                          <pic:nvPicPr>
                            <pic:cNvPr id="59" name="Picture 59"/>
                            <pic:cNvPicPr/>
                          </pic:nvPicPr>
                          <pic:blipFill>
                            <a:blip r:embed="rId32"/>
                            <a:stretch>
                              <a:fillRect/>
                            </a:stretch>
                          </pic:blipFill>
                          <pic:spPr>
                            <a:xfrm>
                              <a:off x="2992374" y="0"/>
                              <a:ext cx="2203430" cy="1101715"/>
                            </a:xfrm>
                            <a:prstGeom prst="rect">
                              <a:avLst/>
                            </a:prstGeom>
                          </pic:spPr>
                        </pic:pic>
                      </wpg:wgp>
                    </a:graphicData>
                  </a:graphic>
                </wp:inline>
              </w:drawing>
            </mc:Choice>
            <mc:Fallback xmlns:a="http://schemas.openxmlformats.org/drawingml/2006/main">
              <w:pict>
                <v:group id="Group 23463" style="width:409.118pt;height:86.7492pt;mso-position-horizontal-relative:char;mso-position-vertical-relative:line" coordsize="51958,11017">
                  <v:shape id="Picture 56" style="position:absolute;width:22034;height:11017;left:0;top:0;" filled="f">
                    <v:imagedata r:id="rId33"/>
                  </v:shape>
                  <v:shape id="Picture 59" style="position:absolute;width:22034;height:11017;left:29923;top:0;" filled="f">
                    <v:imagedata r:id="rId34"/>
                  </v:shape>
                </v:group>
              </w:pict>
            </mc:Fallback>
          </mc:AlternateContent>
        </w:r>
      </w:ins>
    </w:p>
    <w:p w14:paraId="1CD0157B" w14:textId="77777777" w:rsidR="00C76957" w:rsidRDefault="006D0C1A">
      <w:pPr>
        <w:ind w:left="-5"/>
        <w:rPr>
          <w:ins w:id="68" w:author="Hussain Hadah" w:date="2026-10-25T19:27:00Z" w16du:dateUtc="2026-10-25T23:27:00Z"/>
        </w:rPr>
      </w:pPr>
      <w:ins w:id="69" w:author="Hussain Hadah" w:date="2026-10-25T19:27:00Z" w16du:dateUtc="2026-10-25T23:27:00Z">
        <w:r>
          <w:t>This figure shows the state-level bias index in different years in the sample. The bias units are in standard deviations and ranges from low to high bias. Bias index is constructed following Lubotsky and Wittenberg (</w:t>
        </w:r>
        <w:r>
          <w:rPr>
            <w:color w:val="0000FF"/>
          </w:rPr>
          <w:t>2006</w:t>
        </w:r>
        <w:r>
          <w:t>). The data is from the 2004–2021 Harvard’s Project Implicit Association Test scores, American National Election Studies (ANES), and state-level hate crimes against Asians. Each panel presents state-level bias during a certain year. The boundaries in black represent the different Census divisions in the United States. Notice how there is a variation across states within a region.</w:t>
        </w:r>
      </w:ins>
    </w:p>
    <w:p w14:paraId="75D4D07E" w14:textId="77777777" w:rsidR="00C76957" w:rsidRDefault="006D0C1A">
      <w:pPr>
        <w:spacing w:after="6"/>
        <w:ind w:left="-5" w:right="1"/>
        <w:rPr>
          <w:ins w:id="70" w:author="Hussain Hadah" w:date="2026-10-25T19:27:00Z" w16du:dateUtc="2026-10-25T23:27:00Z"/>
        </w:rPr>
      </w:pPr>
      <w:ins w:id="71" w:author="Hussain Hadah" w:date="2026-10-25T19:27:00Z" w16du:dateUtc="2026-10-25T23:27:00Z">
        <w:r>
          <w:rPr>
            <w:sz w:val="24"/>
          </w:rPr>
          <w:t>Figure A.3: Maps of State-level Bias 2004–2021 Measure with Census Division Regional Boundaries</w:t>
        </w:r>
      </w:ins>
    </w:p>
    <w:p w14:paraId="004F768D" w14:textId="77777777" w:rsidR="00C76957" w:rsidRDefault="006D0C1A">
      <w:pPr>
        <w:spacing w:after="558" w:line="259" w:lineRule="auto"/>
        <w:rPr>
          <w:ins w:id="72" w:author="Hussain Hadah" w:date="2026-10-25T19:27:00Z" w16du:dateUtc="2026-10-25T23:27:00Z"/>
        </w:rPr>
      </w:pPr>
      <w:ins w:id="73" w:author="Hussain Hadah" w:date="2026-10-25T19:27:00Z" w16du:dateUtc="2026-10-25T23:27:00Z">
        <w:r>
          <w:rPr>
            <w:noProof/>
          </w:rPr>
          <w:drawing>
            <wp:inline distT="0" distB="0" distL="0" distR="0" wp14:anchorId="04F5AB5C" wp14:editId="5FBBAA6F">
              <wp:extent cx="5440681" cy="272034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35"/>
                      <a:stretch>
                        <a:fillRect/>
                      </a:stretch>
                    </pic:blipFill>
                    <pic:spPr>
                      <a:xfrm>
                        <a:off x="0" y="0"/>
                        <a:ext cx="5440681" cy="2720340"/>
                      </a:xfrm>
                      <a:prstGeom prst="rect">
                        <a:avLst/>
                      </a:prstGeom>
                    </pic:spPr>
                  </pic:pic>
                </a:graphicData>
              </a:graphic>
            </wp:inline>
          </w:drawing>
        </w:r>
      </w:ins>
    </w:p>
    <w:p w14:paraId="0383AD9B" w14:textId="77777777" w:rsidR="00C76957" w:rsidRDefault="006D0C1A">
      <w:pPr>
        <w:ind w:left="-5"/>
        <w:rPr>
          <w:ins w:id="74" w:author="Hussain Hadah" w:date="2026-10-25T19:27:00Z" w16du:dateUtc="2026-10-25T23:27:00Z"/>
        </w:rPr>
      </w:pPr>
      <w:ins w:id="75" w:author="Hussain Hadah" w:date="2026-10-25T19:27:00Z" w16du:dateUtc="2026-10-25T23:27:00Z">
        <w:r>
          <w:t>This figure shows the state-level bias index in the sample from 2004 to 2021. The bias units are in standard deviations and ranges from low to high bias. Bias index is constructed following Lubotsky and Wittenberg (</w:t>
        </w:r>
        <w:r>
          <w:rPr>
            <w:color w:val="0000FF"/>
          </w:rPr>
          <w:t>2006</w:t>
        </w:r>
        <w:r>
          <w:t>). The data is from the 2004–2021 Harvard’s Project Implicit Association Test scores, American National Election Studies (ANES), and state-level hate crimes against Asians. The boundaries in black represent the different Census divisions in the United States. Notice how there is a variation across states within a region.</w:t>
        </w:r>
      </w:ins>
    </w:p>
    <w:p w14:paraId="6DA7D77E" w14:textId="77777777" w:rsidR="00C76957" w:rsidRDefault="006D0C1A">
      <w:pPr>
        <w:pStyle w:val="Heading2"/>
        <w:ind w:left="726" w:right="716"/>
        <w:rPr>
          <w:ins w:id="76" w:author="Hussain Hadah" w:date="2026-10-25T19:27:00Z" w16du:dateUtc="2026-10-25T23:27:00Z"/>
        </w:rPr>
      </w:pPr>
      <w:ins w:id="77" w:author="Hussain Hadah" w:date="2026-10-25T19:27:00Z" w16du:dateUtc="2026-10-25T23:27:00Z">
        <w:r>
          <w:rPr>
            <w:sz w:val="24"/>
          </w:rPr>
          <w:lastRenderedPageBreak/>
          <w:t>Figure A.4: Asian Racial Identity</w:t>
        </w:r>
      </w:ins>
    </w:p>
    <w:p w14:paraId="5B02F039" w14:textId="77777777" w:rsidR="00C76957" w:rsidRDefault="006D0C1A">
      <w:pPr>
        <w:spacing w:after="558" w:line="259" w:lineRule="auto"/>
        <w:rPr>
          <w:ins w:id="78" w:author="Hussain Hadah" w:date="2026-10-25T19:27:00Z" w16du:dateUtc="2026-10-25T23:27:00Z"/>
        </w:rPr>
      </w:pPr>
      <w:ins w:id="79" w:author="Hussain Hadah" w:date="2026-10-25T19:27:00Z" w16du:dateUtc="2026-10-25T23:27:00Z">
        <w:r>
          <w:rPr>
            <w:noProof/>
          </w:rPr>
          <w:drawing>
            <wp:inline distT="0" distB="0" distL="0" distR="0" wp14:anchorId="3D863F23" wp14:editId="6231013F">
              <wp:extent cx="5440681" cy="3264408"/>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36"/>
                      <a:stretch>
                        <a:fillRect/>
                      </a:stretch>
                    </pic:blipFill>
                    <pic:spPr>
                      <a:xfrm>
                        <a:off x="0" y="0"/>
                        <a:ext cx="5440681" cy="3264408"/>
                      </a:xfrm>
                      <a:prstGeom prst="rect">
                        <a:avLst/>
                      </a:prstGeom>
                    </pic:spPr>
                  </pic:pic>
                </a:graphicData>
              </a:graphic>
            </wp:inline>
          </w:drawing>
        </w:r>
      </w:ins>
    </w:p>
    <w:p w14:paraId="1AC6A08A" w14:textId="77777777" w:rsidR="00C76957" w:rsidRDefault="006D0C1A">
      <w:pPr>
        <w:ind w:left="-5"/>
        <w:rPr>
          <w:ins w:id="80" w:author="Hussain Hadah" w:date="2026-10-25T19:27:00Z" w16du:dateUtc="2026-10-25T23:27:00Z"/>
        </w:rPr>
      </w:pPr>
      <w:ins w:id="81" w:author="Hussain Hadah" w:date="2026-10-25T19:27:00Z" w16du:dateUtc="2026-10-25T23:27:00Z">
        <w:r>
          <w:t>This figure shows the distribution of Asian racial identity among respondents. The data is aggregated from the 2004–2021 Current Population Survey (CPS). The sample includes first-, second-, and third-generation objectively Asian Americans. Following Antman, Duncan, and Trejo (</w:t>
        </w:r>
        <w:r>
          <w:rPr>
            <w:color w:val="0000FF"/>
          </w:rPr>
          <w:t>2016</w:t>
        </w:r>
        <w:r>
          <w:t>) and Antman, Duncan, and Trejo (</w:t>
        </w:r>
        <w:r>
          <w:rPr>
            <w:color w:val="0000FF"/>
          </w:rPr>
          <w:t>2020</w:t>
        </w:r>
        <w:r>
          <w:t>), I utilize birthplace information for individuals, parents, and grandparents to create objective Asian ancestry indicators.</w:t>
        </w:r>
      </w:ins>
    </w:p>
    <w:p w14:paraId="51097BD7" w14:textId="77777777" w:rsidR="00C76957" w:rsidRDefault="006D0C1A">
      <w:pPr>
        <w:pStyle w:val="Heading2"/>
        <w:ind w:left="726" w:right="716"/>
        <w:rPr>
          <w:ins w:id="82" w:author="Hussain Hadah" w:date="2026-10-25T19:27:00Z" w16du:dateUtc="2026-10-25T23:27:00Z"/>
        </w:rPr>
      </w:pPr>
      <w:ins w:id="83" w:author="Hussain Hadah" w:date="2026-10-25T19:27:00Z" w16du:dateUtc="2026-10-25T23:27:00Z">
        <w:r>
          <w:rPr>
            <w:sz w:val="24"/>
          </w:rPr>
          <w:t>Figure A.5: Asian Racial Identity: First Generation</w:t>
        </w:r>
      </w:ins>
    </w:p>
    <w:p w14:paraId="73E0B94D" w14:textId="77777777" w:rsidR="00C76957" w:rsidRDefault="006D0C1A">
      <w:pPr>
        <w:spacing w:after="558" w:line="259" w:lineRule="auto"/>
        <w:rPr>
          <w:ins w:id="84" w:author="Hussain Hadah" w:date="2026-10-25T19:27:00Z" w16du:dateUtc="2026-10-25T23:27:00Z"/>
        </w:rPr>
      </w:pPr>
      <w:ins w:id="85" w:author="Hussain Hadah" w:date="2026-10-25T19:27:00Z" w16du:dateUtc="2026-10-25T23:27:00Z">
        <w:r>
          <w:rPr>
            <w:noProof/>
          </w:rPr>
          <w:lastRenderedPageBreak/>
          <w:drawing>
            <wp:inline distT="0" distB="0" distL="0" distR="0" wp14:anchorId="0D09BE6F" wp14:editId="49DB550E">
              <wp:extent cx="5440681" cy="3264408"/>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37"/>
                      <a:stretch>
                        <a:fillRect/>
                      </a:stretch>
                    </pic:blipFill>
                    <pic:spPr>
                      <a:xfrm>
                        <a:off x="0" y="0"/>
                        <a:ext cx="5440681" cy="3264408"/>
                      </a:xfrm>
                      <a:prstGeom prst="rect">
                        <a:avLst/>
                      </a:prstGeom>
                    </pic:spPr>
                  </pic:pic>
                </a:graphicData>
              </a:graphic>
            </wp:inline>
          </w:drawing>
        </w:r>
      </w:ins>
    </w:p>
    <w:p w14:paraId="0F31A2C8" w14:textId="77777777" w:rsidR="00C76957" w:rsidRDefault="006D0C1A">
      <w:pPr>
        <w:ind w:left="-5"/>
        <w:rPr>
          <w:ins w:id="86" w:author="Hussain Hadah" w:date="2026-10-25T19:27:00Z" w16du:dateUtc="2026-10-25T23:27:00Z"/>
        </w:rPr>
      </w:pPr>
      <w:ins w:id="87" w:author="Hussain Hadah" w:date="2026-10-25T19:27:00Z" w16du:dateUtc="2026-10-25T23:27:00Z">
        <w:r>
          <w:t>This figure shows the distribution of Asian racial identity among respondents. The data is aggregated from the 2004–2021 Current Population Survey (CPS). The sample includes first-generation objectively Asian Americans. Following Antman, Duncan, and Trejo (</w:t>
        </w:r>
        <w:r>
          <w:rPr>
            <w:color w:val="0000FF"/>
          </w:rPr>
          <w:t>2016</w:t>
        </w:r>
        <w:r>
          <w:t>) and Antman, Duncan, and Trejo (</w:t>
        </w:r>
        <w:r>
          <w:rPr>
            <w:color w:val="0000FF"/>
          </w:rPr>
          <w:t>2020</w:t>
        </w:r>
        <w:r>
          <w:t>), I utilize birthplace information for individuals, parents, and grandparents to create objective Asian ancestry indicators. A first-generation Asian American is defined as an individual born in an Asian country and is not a US citizen born to US citizen parents abroad.</w:t>
        </w:r>
      </w:ins>
    </w:p>
    <w:p w14:paraId="7E3E8408" w14:textId="77777777" w:rsidR="00C76957" w:rsidRDefault="00C76957">
      <w:pPr>
        <w:rPr>
          <w:ins w:id="88" w:author="Hussain Hadah" w:date="2026-10-25T19:27:00Z" w16du:dateUtc="2026-10-25T23:27:00Z"/>
        </w:rPr>
        <w:sectPr w:rsidR="00C76957">
          <w:footerReference w:type="even" r:id="rId38"/>
          <w:footerReference w:type="default" r:id="rId39"/>
          <w:footerReference w:type="first" r:id="rId40"/>
          <w:pgSz w:w="12240" w:h="15840"/>
          <w:pgMar w:top="1894" w:right="1836" w:bottom="2796" w:left="1836" w:header="720" w:footer="2186" w:gutter="0"/>
          <w:cols w:space="720"/>
        </w:sectPr>
      </w:pPr>
    </w:p>
    <w:p w14:paraId="3F5C1BA5" w14:textId="77777777" w:rsidR="00C76957" w:rsidRDefault="006D0C1A">
      <w:pPr>
        <w:pStyle w:val="Heading2"/>
        <w:spacing w:after="43"/>
        <w:ind w:left="726" w:right="716"/>
        <w:rPr>
          <w:ins w:id="89" w:author="Hussain Hadah" w:date="2026-10-25T19:27:00Z" w16du:dateUtc="2026-10-25T23:27:00Z"/>
        </w:rPr>
      </w:pPr>
      <w:ins w:id="90" w:author="Hussain Hadah" w:date="2026-10-25T19:27:00Z" w16du:dateUtc="2026-10-25T23:27:00Z">
        <w:r>
          <w:rPr>
            <w:sz w:val="24"/>
          </w:rPr>
          <w:lastRenderedPageBreak/>
          <w:t>Figure A.6: Asian Racial Identity: Second Generation</w:t>
        </w:r>
      </w:ins>
    </w:p>
    <w:p w14:paraId="4B9D62A1" w14:textId="77777777" w:rsidR="00C76957" w:rsidRDefault="006D0C1A">
      <w:pPr>
        <w:tabs>
          <w:tab w:val="center" w:pos="2056"/>
          <w:tab w:val="center" w:pos="8165"/>
          <w:tab w:val="right" w:pos="11088"/>
        </w:tabs>
        <w:spacing w:line="259" w:lineRule="auto"/>
        <w:rPr>
          <w:ins w:id="91" w:author="Hussain Hadah" w:date="2026-10-25T19:27:00Z" w16du:dateUtc="2026-10-25T23:27:00Z"/>
        </w:rPr>
      </w:pPr>
      <w:ins w:id="92" w:author="Hussain Hadah" w:date="2026-10-25T19:27:00Z" w16du:dateUtc="2026-10-25T23:27:00Z">
        <w:r>
          <w:tab/>
          <w:t>(a) All Second Generation</w:t>
        </w:r>
        <w:r>
          <w:tab/>
          <w:t>(b) Second Generation:</w:t>
        </w:r>
        <w:r>
          <w:tab/>
          <w:t>Asian Fathers-</w:t>
        </w:r>
      </w:ins>
    </w:p>
    <w:p w14:paraId="6FDDA496" w14:textId="77777777" w:rsidR="00C76957" w:rsidRDefault="006D0C1A">
      <w:pPr>
        <w:pStyle w:val="Heading3"/>
        <w:tabs>
          <w:tab w:val="center" w:pos="7687"/>
        </w:tabs>
        <w:spacing w:after="604"/>
        <w:ind w:left="0" w:firstLine="0"/>
        <w:rPr>
          <w:ins w:id="93" w:author="Hussain Hadah" w:date="2026-10-25T19:27:00Z" w16du:dateUtc="2026-10-25T23:27:00Z"/>
        </w:rPr>
      </w:pPr>
      <w:ins w:id="94" w:author="Hussain Hadah" w:date="2026-10-25T19:27:00Z" w16du:dateUtc="2026-10-25T23:27:00Z">
        <w:r>
          <w:rPr>
            <w:noProof/>
          </w:rPr>
          <mc:AlternateContent>
            <mc:Choice Requires="wpg">
              <w:drawing>
                <wp:anchor distT="0" distB="0" distL="114300" distR="114300" simplePos="0" relativeHeight="487595520" behindDoc="0" locked="0" layoutInCell="1" allowOverlap="1" wp14:anchorId="7E5AE4C8" wp14:editId="0007BFAD">
                  <wp:simplePos x="0" y="0"/>
                  <wp:positionH relativeFrom="page">
                    <wp:posOffset>1388143</wp:posOffset>
                  </wp:positionH>
                  <wp:positionV relativeFrom="page">
                    <wp:posOffset>3848240</wp:posOffset>
                  </wp:positionV>
                  <wp:extent cx="151376" cy="75916"/>
                  <wp:effectExtent l="0" t="0" r="0" b="0"/>
                  <wp:wrapTopAndBottom/>
                  <wp:docPr id="16322" name="Group 16322"/>
                  <wp:cNvGraphicFramePr/>
                  <a:graphic xmlns:a="http://schemas.openxmlformats.org/drawingml/2006/main">
                    <a:graphicData uri="http://schemas.microsoft.com/office/word/2010/wordprocessingGroup">
                      <wpg:wgp>
                        <wpg:cNvGrpSpPr/>
                        <wpg:grpSpPr>
                          <a:xfrm>
                            <a:off x="0" y="0"/>
                            <a:ext cx="151376" cy="75916"/>
                            <a:chOff x="0" y="0"/>
                            <a:chExt cx="151376" cy="75916"/>
                          </a:xfrm>
                        </wpg:grpSpPr>
                        <wps:wsp>
                          <wps:cNvPr id="177" name="Rectangle 177"/>
                          <wps:cNvSpPr/>
                          <wps:spPr>
                            <a:xfrm rot="5399999">
                              <a:off x="227" y="-50180"/>
                              <a:ext cx="100968" cy="201330"/>
                            </a:xfrm>
                            <a:prstGeom prst="rect">
                              <a:avLst/>
                            </a:prstGeom>
                            <a:ln>
                              <a:noFill/>
                            </a:ln>
                          </wps:spPr>
                          <wps:txbx>
                            <w:txbxContent>
                              <w:p w14:paraId="2512E66F" w14:textId="77777777" w:rsidR="00C76957" w:rsidRDefault="006D0C1A">
                                <w:pPr>
                                  <w:spacing w:after="160" w:line="259" w:lineRule="auto"/>
                                  <w:rPr>
                                    <w:ins w:id="95" w:author="Hussain Hadah" w:date="2026-10-25T19:27:00Z" w16du:dateUtc="2026-10-25T23:27:00Z"/>
                                  </w:rPr>
                                </w:pPr>
                                <w:ins w:id="96" w:author="Hussain Hadah" w:date="2026-10-25T19:27:00Z" w16du:dateUtc="2026-10-25T23:27:00Z">
                                  <w:r>
                                    <w:rPr>
                                      <w:sz w:val="24"/>
                                    </w:rPr>
                                    <w:t>7</w:t>
                                  </w:r>
                                </w:ins>
                              </w:p>
                            </w:txbxContent>
                          </wps:txbx>
                          <wps:bodyPr horzOverflow="overflow" vert="horz" lIns="0" tIns="0" rIns="0" bIns="0" rtlCol="0">
                            <a:noAutofit/>
                          </wps:bodyPr>
                        </wps:wsp>
                      </wpg:wgp>
                    </a:graphicData>
                  </a:graphic>
                </wp:anchor>
              </w:drawing>
            </mc:Choice>
            <mc:Fallback>
              <w:pict>
                <v:group w14:anchorId="7E5AE4C8" id="Group 16322" o:spid="_x0000_s1026" style="position:absolute;margin-left:109.3pt;margin-top:303pt;width:11.9pt;height:6pt;z-index:487595520;mso-position-horizontal-relative:page;mso-position-vertical-relative:page" coordsize="151376,759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">
                  <v:rect id="Rectangle 177" o:spid="_x0000_s1027" style="position:absolute;left:227;top:-50180;width:100968;height:201330;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" filled="f" stroked="f">
                    <v:textbox inset="0,0,0,0">
                      <w:txbxContent>
                        <w:p w14:paraId="2512E66F" w14:textId="77777777" w:rsidR="00C76957" w:rsidRDefault="006D0C1A">
                          <w:pPr>
                            <w:spacing w:after="160" w:line="259" w:lineRule="auto"/>
                            <w:rPr>
                              <w:ins w:id="97" w:author="Hussain Hadah" w:date="2026-10-25T19:27:00Z" w16du:dateUtc="2026-10-25T23:27:00Z"/>
                            </w:rPr>
                          </w:pPr>
                          <w:ins w:id="98" w:author="Hussain Hadah" w:date="2026-10-25T19:27:00Z" w16du:dateUtc="2026-10-25T23:27:00Z">
                            <w:r>
                              <w:rPr>
                                <w:sz w:val="24"/>
                              </w:rPr>
                              <w:t>7</w:t>
                            </w:r>
                          </w:ins>
                        </w:p>
                      </w:txbxContent>
                    </v:textbox>
                  </v:rect>
                  <w10:wrap type="topAndBottom" anchorx="page" anchory="page"/>
                </v:group>
              </w:pict>
            </mc:Fallback>
          </mc:AlternateContent>
        </w:r>
        <w:r>
          <w:rPr>
            <w:noProof/>
          </w:rPr>
          <w:drawing>
            <wp:anchor distT="0" distB="0" distL="114300" distR="114300" simplePos="0" relativeHeight="487596544" behindDoc="0" locked="0" layoutInCell="1" allowOverlap="0" wp14:anchorId="4450FC6E" wp14:editId="71F0E4B9">
              <wp:simplePos x="0" y="0"/>
              <wp:positionH relativeFrom="column">
                <wp:posOffset>4429354</wp:posOffset>
              </wp:positionH>
              <wp:positionV relativeFrom="paragraph">
                <wp:posOffset>226578</wp:posOffset>
              </wp:positionV>
              <wp:extent cx="2611526" cy="1566916"/>
              <wp:effectExtent l="0" t="0" r="0" b="0"/>
              <wp:wrapSquare wrapText="bothSides"/>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41"/>
                      <a:stretch>
                        <a:fillRect/>
                      </a:stretch>
                    </pic:blipFill>
                    <pic:spPr>
                      <a:xfrm>
                        <a:off x="0" y="0"/>
                        <a:ext cx="2611526" cy="1566916"/>
                      </a:xfrm>
                      <a:prstGeom prst="rect">
                        <a:avLst/>
                      </a:prstGeom>
                    </pic:spPr>
                  </pic:pic>
                </a:graphicData>
              </a:graphic>
            </wp:anchor>
          </w:drawing>
        </w:r>
        <w:r>
          <w:rPr>
            <w:noProof/>
          </w:rPr>
          <w:drawing>
            <wp:inline distT="0" distB="0" distL="0" distR="0" wp14:anchorId="41836FBD" wp14:editId="6A627A1A">
              <wp:extent cx="2611527" cy="1566916"/>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42"/>
                      <a:stretch>
                        <a:fillRect/>
                      </a:stretch>
                    </pic:blipFill>
                    <pic:spPr>
                      <a:xfrm>
                        <a:off x="0" y="0"/>
                        <a:ext cx="2611527" cy="1566916"/>
                      </a:xfrm>
                      <a:prstGeom prst="rect">
                        <a:avLst/>
                      </a:prstGeom>
                    </pic:spPr>
                  </pic:pic>
                </a:graphicData>
              </a:graphic>
            </wp:inline>
          </w:drawing>
        </w:r>
        <w:r>
          <w:tab/>
          <w:t>Asian Mothers</w:t>
        </w:r>
      </w:ins>
    </w:p>
    <w:tbl>
      <w:tblPr>
        <w:tblStyle w:val="TableGrid"/>
        <w:tblW w:w="11088" w:type="dxa"/>
        <w:tblInd w:w="0" w:type="dxa"/>
        <w:tblLook w:val="04A0" w:firstRow="1" w:lastRow="0" w:firstColumn="1" w:lastColumn="0" w:noHBand="0" w:noVBand="1"/>
      </w:tblPr>
      <w:tblGrid>
        <w:gridCol w:w="2620"/>
        <w:gridCol w:w="4356"/>
        <w:gridCol w:w="2608"/>
        <w:gridCol w:w="1504"/>
      </w:tblGrid>
      <w:tr w:rsidR="00C76957" w14:paraId="6E931B84" w14:textId="77777777">
        <w:trPr>
          <w:trHeight w:val="489"/>
          <w:ins w:id="99" w:author="Hussain Hadah" w:date="2026-10-25T19:27:00Z" w16du:dateUtc="2026-10-25T23:27:00Z"/>
        </w:trPr>
        <w:tc>
          <w:tcPr>
            <w:tcW w:w="2619" w:type="dxa"/>
            <w:tcBorders>
              <w:top w:val="nil"/>
              <w:left w:val="nil"/>
              <w:bottom w:val="nil"/>
              <w:right w:val="nil"/>
            </w:tcBorders>
          </w:tcPr>
          <w:p w14:paraId="24FFF020" w14:textId="77777777" w:rsidR="00C76957" w:rsidRDefault="006D0C1A">
            <w:pPr>
              <w:spacing w:line="259" w:lineRule="auto"/>
              <w:rPr>
                <w:ins w:id="100" w:author="Hussain Hadah" w:date="2026-10-25T19:27:00Z" w16du:dateUtc="2026-10-25T23:27:00Z"/>
              </w:rPr>
            </w:pPr>
            <w:ins w:id="101" w:author="Hussain Hadah" w:date="2026-10-25T19:27:00Z" w16du:dateUtc="2026-10-25T23:27:00Z">
              <w:r>
                <w:rPr>
                  <w:sz w:val="22"/>
                </w:rPr>
                <w:t>(c) Second Generation:</w:t>
              </w:r>
            </w:ins>
          </w:p>
          <w:p w14:paraId="09ABC92E" w14:textId="77777777" w:rsidR="00C76957" w:rsidRDefault="006D0C1A">
            <w:pPr>
              <w:spacing w:line="259" w:lineRule="auto"/>
              <w:rPr>
                <w:ins w:id="102" w:author="Hussain Hadah" w:date="2026-10-25T19:27:00Z" w16du:dateUtc="2026-10-25T23:27:00Z"/>
              </w:rPr>
            </w:pPr>
            <w:ins w:id="103" w:author="Hussain Hadah" w:date="2026-10-25T19:27:00Z" w16du:dateUtc="2026-10-25T23:27:00Z">
              <w:r>
                <w:rPr>
                  <w:sz w:val="22"/>
                </w:rPr>
                <w:t>White Mothers</w:t>
              </w:r>
            </w:ins>
          </w:p>
        </w:tc>
        <w:tc>
          <w:tcPr>
            <w:tcW w:w="4356" w:type="dxa"/>
            <w:tcBorders>
              <w:top w:val="nil"/>
              <w:left w:val="nil"/>
              <w:bottom w:val="nil"/>
              <w:right w:val="nil"/>
            </w:tcBorders>
          </w:tcPr>
          <w:p w14:paraId="1E519D1D" w14:textId="77777777" w:rsidR="00C76957" w:rsidRDefault="006D0C1A">
            <w:pPr>
              <w:spacing w:line="259" w:lineRule="auto"/>
              <w:rPr>
                <w:ins w:id="104" w:author="Hussain Hadah" w:date="2026-10-25T19:27:00Z" w16du:dateUtc="2026-10-25T23:27:00Z"/>
              </w:rPr>
            </w:pPr>
            <w:ins w:id="105" w:author="Hussain Hadah" w:date="2026-10-25T19:27:00Z" w16du:dateUtc="2026-10-25T23:27:00Z">
              <w:r>
                <w:rPr>
                  <w:sz w:val="22"/>
                </w:rPr>
                <w:t>Asian Fathers-</w:t>
              </w:r>
            </w:ins>
          </w:p>
        </w:tc>
        <w:tc>
          <w:tcPr>
            <w:tcW w:w="2608" w:type="dxa"/>
            <w:tcBorders>
              <w:top w:val="nil"/>
              <w:left w:val="nil"/>
              <w:bottom w:val="nil"/>
              <w:right w:val="nil"/>
            </w:tcBorders>
          </w:tcPr>
          <w:p w14:paraId="3C052C3D" w14:textId="77777777" w:rsidR="00C76957" w:rsidRDefault="006D0C1A">
            <w:pPr>
              <w:spacing w:line="259" w:lineRule="auto"/>
              <w:rPr>
                <w:ins w:id="106" w:author="Hussain Hadah" w:date="2026-10-25T19:27:00Z" w16du:dateUtc="2026-10-25T23:27:00Z"/>
              </w:rPr>
            </w:pPr>
            <w:ins w:id="107" w:author="Hussain Hadah" w:date="2026-10-25T19:27:00Z" w16du:dateUtc="2026-10-25T23:27:00Z">
              <w:r>
                <w:rPr>
                  <w:sz w:val="22"/>
                </w:rPr>
                <w:t>(d) Second Generation:</w:t>
              </w:r>
            </w:ins>
          </w:p>
          <w:p w14:paraId="2D7EFDAC" w14:textId="77777777" w:rsidR="00C76957" w:rsidRDefault="006D0C1A">
            <w:pPr>
              <w:spacing w:line="259" w:lineRule="auto"/>
              <w:rPr>
                <w:ins w:id="108" w:author="Hussain Hadah" w:date="2026-10-25T19:27:00Z" w16du:dateUtc="2026-10-25T23:27:00Z"/>
              </w:rPr>
            </w:pPr>
            <w:ins w:id="109" w:author="Hussain Hadah" w:date="2026-10-25T19:27:00Z" w16du:dateUtc="2026-10-25T23:27:00Z">
              <w:r>
                <w:rPr>
                  <w:sz w:val="22"/>
                </w:rPr>
                <w:t>Asian Mothers</w:t>
              </w:r>
            </w:ins>
          </w:p>
        </w:tc>
        <w:tc>
          <w:tcPr>
            <w:tcW w:w="1504" w:type="dxa"/>
            <w:tcBorders>
              <w:top w:val="nil"/>
              <w:left w:val="nil"/>
              <w:bottom w:val="nil"/>
              <w:right w:val="nil"/>
            </w:tcBorders>
          </w:tcPr>
          <w:p w14:paraId="7BD67D55" w14:textId="77777777" w:rsidR="00C76957" w:rsidRDefault="006D0C1A">
            <w:pPr>
              <w:spacing w:line="259" w:lineRule="auto"/>
              <w:rPr>
                <w:ins w:id="110" w:author="Hussain Hadah" w:date="2026-10-25T19:27:00Z" w16du:dateUtc="2026-10-25T23:27:00Z"/>
              </w:rPr>
            </w:pPr>
            <w:ins w:id="111" w:author="Hussain Hadah" w:date="2026-10-25T19:27:00Z" w16du:dateUtc="2026-10-25T23:27:00Z">
              <w:r>
                <w:rPr>
                  <w:sz w:val="22"/>
                </w:rPr>
                <w:t>White Fathers-</w:t>
              </w:r>
            </w:ins>
          </w:p>
        </w:tc>
      </w:tr>
    </w:tbl>
    <w:p w14:paraId="1C93778A" w14:textId="77777777" w:rsidR="00C76957" w:rsidRDefault="006D0C1A">
      <w:pPr>
        <w:spacing w:after="80" w:line="259" w:lineRule="auto"/>
        <w:rPr>
          <w:ins w:id="112" w:author="Hussain Hadah" w:date="2026-10-25T19:27:00Z" w16du:dateUtc="2026-10-25T23:27:00Z"/>
        </w:rPr>
      </w:pPr>
      <w:ins w:id="113" w:author="Hussain Hadah" w:date="2026-10-25T19:27:00Z" w16du:dateUtc="2026-10-25T23:27:00Z">
        <w:r>
          <w:rPr>
            <w:noProof/>
          </w:rPr>
          <mc:AlternateContent>
            <mc:Choice Requires="wpg">
              <w:drawing>
                <wp:inline distT="0" distB="0" distL="0" distR="0" wp14:anchorId="5EF32C7B" wp14:editId="31FE603F">
                  <wp:extent cx="7040881" cy="1566916"/>
                  <wp:effectExtent l="0" t="0" r="0" b="0"/>
                  <wp:docPr id="23473" name="Group 23473"/>
                  <wp:cNvGraphicFramePr/>
                  <a:graphic xmlns:a="http://schemas.openxmlformats.org/drawingml/2006/main">
                    <a:graphicData uri="http://schemas.microsoft.com/office/word/2010/wordprocessingGroup">
                      <wpg:wgp>
                        <wpg:cNvGrpSpPr/>
                        <wpg:grpSpPr>
                          <a:xfrm>
                            <a:off x="0" y="0"/>
                            <a:ext cx="7040881" cy="1566916"/>
                            <a:chOff x="0" y="0"/>
                            <a:chExt cx="7040881" cy="1566916"/>
                          </a:xfrm>
                        </wpg:grpSpPr>
                        <pic:pic xmlns:pic="http://schemas.openxmlformats.org/drawingml/2006/picture">
                          <pic:nvPicPr>
                            <pic:cNvPr id="160" name="Picture 160"/>
                            <pic:cNvPicPr/>
                          </pic:nvPicPr>
                          <pic:blipFill>
                            <a:blip r:embed="rId43"/>
                            <a:stretch>
                              <a:fillRect/>
                            </a:stretch>
                          </pic:blipFill>
                          <pic:spPr>
                            <a:xfrm>
                              <a:off x="0" y="0"/>
                              <a:ext cx="2611527" cy="1566916"/>
                            </a:xfrm>
                            <a:prstGeom prst="rect">
                              <a:avLst/>
                            </a:prstGeom>
                          </pic:spPr>
                        </pic:pic>
                        <pic:pic xmlns:pic="http://schemas.openxmlformats.org/drawingml/2006/picture">
                          <pic:nvPicPr>
                            <pic:cNvPr id="164" name="Picture 164"/>
                            <pic:cNvPicPr/>
                          </pic:nvPicPr>
                          <pic:blipFill>
                            <a:blip r:embed="rId44"/>
                            <a:stretch>
                              <a:fillRect/>
                            </a:stretch>
                          </pic:blipFill>
                          <pic:spPr>
                            <a:xfrm>
                              <a:off x="4429354" y="0"/>
                              <a:ext cx="2611527" cy="1566916"/>
                            </a:xfrm>
                            <a:prstGeom prst="rect">
                              <a:avLst/>
                            </a:prstGeom>
                          </pic:spPr>
                        </pic:pic>
                      </wpg:wgp>
                    </a:graphicData>
                  </a:graphic>
                </wp:inline>
              </w:drawing>
            </mc:Choice>
            <mc:Fallback xmlns:a="http://schemas.openxmlformats.org/drawingml/2006/main">
              <w:pict>
                <v:group id="Group 23473" style="width:554.4pt;height:123.379pt;mso-position-horizontal-relative:char;mso-position-vertical-relative:line" coordsize="70408,15669">
                  <v:shape id="Picture 160" style="position:absolute;width:26115;height:15669;left:0;top:0;" filled="f">
                    <v:imagedata r:id="rId45"/>
                  </v:shape>
                  <v:shape id="Picture 164" style="position:absolute;width:26115;height:15669;left:44293;top:0;" filled="f">
                    <v:imagedata r:id="rId46"/>
                  </v:shape>
                </v:group>
              </w:pict>
            </mc:Fallback>
          </mc:AlternateContent>
        </w:r>
      </w:ins>
    </w:p>
    <w:p w14:paraId="605DA1DA" w14:textId="77777777" w:rsidR="00C76957" w:rsidRDefault="006D0C1A">
      <w:pPr>
        <w:ind w:left="-5"/>
        <w:rPr>
          <w:ins w:id="114" w:author="Hussain Hadah" w:date="2026-10-25T19:27:00Z" w16du:dateUtc="2026-10-25T23:27:00Z"/>
        </w:rPr>
      </w:pPr>
      <w:ins w:id="115" w:author="Hussain Hadah" w:date="2026-10-25T19:27:00Z" w16du:dateUtc="2026-10-25T23:27:00Z">
        <w:r>
          <w:t>This figure shows the distribution of Asian racial identity among respondents. The data is aggregated from the 2004–2021</w:t>
        </w:r>
      </w:ins>
    </w:p>
    <w:p w14:paraId="0317154C" w14:textId="77777777" w:rsidR="00C76957" w:rsidRDefault="006D0C1A">
      <w:pPr>
        <w:ind w:left="-5"/>
        <w:rPr>
          <w:ins w:id="116" w:author="Hussain Hadah" w:date="2026-10-25T19:27:00Z" w16du:dateUtc="2026-10-25T23:27:00Z"/>
        </w:rPr>
      </w:pPr>
      <w:ins w:id="117" w:author="Hussain Hadah" w:date="2026-10-25T19:27:00Z" w16du:dateUtc="2026-10-25T23:27:00Z">
        <w:r>
          <w:t>Current Population Survey (CPS). The sample includes second-generation objectively Asian Americans. Following Antman, Duncan, and Trejo (</w:t>
        </w:r>
        <w:r>
          <w:rPr>
            <w:color w:val="0000FF"/>
          </w:rPr>
          <w:t>2016</w:t>
        </w:r>
        <w:r>
          <w:t>) and Antman, Duncan, and Trejo (</w:t>
        </w:r>
        <w:r>
          <w:rPr>
            <w:color w:val="0000FF"/>
          </w:rPr>
          <w:t>2020</w:t>
        </w:r>
        <w:r>
          <w:t>), I utilize birthplace information for individuals, parents, and grandparents to create objective Asian ancestry indicators. A second-generation Asian American is defined as a native-born individual with at least one parent born in an Asian country. The first panel is for second-generation Asian Americans. The second panel is for second-generation Asian Americans with both parents born in an Asian country. The third panel is for second-generation Asian Americans with an Asian father and a White mother. The fourth panel is for second-generation Asian Americans with a White father and an Asian mother.</w:t>
        </w:r>
      </w:ins>
    </w:p>
    <w:p w14:paraId="2798A3B5" w14:textId="77777777" w:rsidR="00C76957" w:rsidRDefault="006D0C1A">
      <w:pPr>
        <w:pStyle w:val="Heading2"/>
        <w:spacing w:after="43"/>
        <w:ind w:left="726" w:right="716"/>
        <w:rPr>
          <w:ins w:id="118" w:author="Hussain Hadah" w:date="2026-10-25T19:27:00Z" w16du:dateUtc="2026-10-25T23:27:00Z"/>
        </w:rPr>
      </w:pPr>
      <w:ins w:id="119" w:author="Hussain Hadah" w:date="2026-10-25T19:27:00Z" w16du:dateUtc="2026-10-25T23:27:00Z">
        <w:r>
          <w:rPr>
            <w:sz w:val="24"/>
          </w:rPr>
          <w:t>Figure A.7: Asian Racial Identity: Third Generation</w:t>
        </w:r>
      </w:ins>
    </w:p>
    <w:p w14:paraId="25CD18D8" w14:textId="77777777" w:rsidR="00C76957" w:rsidRDefault="006D0C1A">
      <w:pPr>
        <w:spacing w:after="602" w:line="262" w:lineRule="auto"/>
        <w:ind w:firstLine="204"/>
        <w:rPr>
          <w:ins w:id="120" w:author="Hussain Hadah" w:date="2026-10-25T19:27:00Z" w16du:dateUtc="2026-10-25T23:27:00Z"/>
        </w:rPr>
      </w:pPr>
      <w:ins w:id="121" w:author="Hussain Hadah" w:date="2026-10-25T19:27:00Z" w16du:dateUtc="2026-10-25T23:27:00Z">
        <w:r>
          <w:rPr>
            <w:noProof/>
          </w:rPr>
          <mc:AlternateContent>
            <mc:Choice Requires="wpg">
              <w:drawing>
                <wp:anchor distT="0" distB="0" distL="114300" distR="114300" simplePos="0" relativeHeight="487597568" behindDoc="0" locked="0" layoutInCell="1" allowOverlap="1" wp14:anchorId="06BF2A81" wp14:editId="6ECE53A1">
                  <wp:simplePos x="0" y="0"/>
                  <wp:positionH relativeFrom="page">
                    <wp:posOffset>1388143</wp:posOffset>
                  </wp:positionH>
                  <wp:positionV relativeFrom="page">
                    <wp:posOffset>3848240</wp:posOffset>
                  </wp:positionV>
                  <wp:extent cx="151376" cy="75916"/>
                  <wp:effectExtent l="0" t="0" r="0" b="0"/>
                  <wp:wrapTopAndBottom/>
                  <wp:docPr id="15706" name="Group 15706"/>
                  <wp:cNvGraphicFramePr/>
                  <a:graphic xmlns:a="http://schemas.openxmlformats.org/drawingml/2006/main">
                    <a:graphicData uri="http://schemas.microsoft.com/office/word/2010/wordprocessingGroup">
                      <wpg:wgp>
                        <wpg:cNvGrpSpPr/>
                        <wpg:grpSpPr>
                          <a:xfrm>
                            <a:off x="0" y="0"/>
                            <a:ext cx="151376" cy="75916"/>
                            <a:chOff x="0" y="0"/>
                            <a:chExt cx="151376" cy="75916"/>
                          </a:xfrm>
                        </wpg:grpSpPr>
                        <wps:wsp>
                          <wps:cNvPr id="231" name="Rectangle 231"/>
                          <wps:cNvSpPr/>
                          <wps:spPr>
                            <a:xfrm rot="5399999">
                              <a:off x="227" y="-50180"/>
                              <a:ext cx="100968" cy="201330"/>
                            </a:xfrm>
                            <a:prstGeom prst="rect">
                              <a:avLst/>
                            </a:prstGeom>
                            <a:ln>
                              <a:noFill/>
                            </a:ln>
                          </wps:spPr>
                          <wps:txbx>
                            <w:txbxContent>
                              <w:p w14:paraId="7A40F3B1" w14:textId="77777777" w:rsidR="00C76957" w:rsidRDefault="006D0C1A">
                                <w:pPr>
                                  <w:spacing w:after="160" w:line="259" w:lineRule="auto"/>
                                  <w:rPr>
                                    <w:ins w:id="122" w:author="Hussain Hadah" w:date="2026-10-25T19:27:00Z" w16du:dateUtc="2026-10-25T23:27:00Z"/>
                                  </w:rPr>
                                </w:pPr>
                                <w:ins w:id="123" w:author="Hussain Hadah" w:date="2026-10-25T19:27:00Z" w16du:dateUtc="2026-10-25T23:27:00Z">
                                  <w:r>
                                    <w:rPr>
                                      <w:sz w:val="24"/>
                                    </w:rPr>
                                    <w:t>8</w:t>
                                  </w:r>
                                </w:ins>
                              </w:p>
                            </w:txbxContent>
                          </wps:txbx>
                          <wps:bodyPr horzOverflow="overflow" vert="horz" lIns="0" tIns="0" rIns="0" bIns="0" rtlCol="0">
                            <a:noAutofit/>
                          </wps:bodyPr>
                        </wps:wsp>
                      </wpg:wgp>
                    </a:graphicData>
                  </a:graphic>
                </wp:anchor>
              </w:drawing>
            </mc:Choice>
            <mc:Fallback>
              <w:pict>
                <v:group w14:anchorId="06BF2A81" id="Group 15706" o:spid="_x0000_s1028" style="position:absolute;left:0;text-align:left;margin-left:109.3pt;margin-top:303pt;width:11.9pt;height:6pt;z-index:487597568;mso-position-horizontal-relative:page;mso-position-vertical-relative:page" coordsize="151376,759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">
                  <v:rect id="Rectangle 231" o:spid="_x0000_s1029" style="position:absolute;left:227;top:-50180;width:100968;height:201330;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" filled="f" stroked="f">
                    <v:textbox inset="0,0,0,0">
                      <w:txbxContent>
                        <w:p w14:paraId="7A40F3B1" w14:textId="77777777" w:rsidR="00C76957" w:rsidRDefault="006D0C1A">
                          <w:pPr>
                            <w:spacing w:after="160" w:line="259" w:lineRule="auto"/>
                            <w:rPr>
                              <w:ins w:id="124" w:author="Hussain Hadah" w:date="2026-10-25T19:27:00Z" w16du:dateUtc="2026-10-25T23:27:00Z"/>
                            </w:rPr>
                          </w:pPr>
                          <w:ins w:id="125" w:author="Hussain Hadah" w:date="2026-10-25T19:27:00Z" w16du:dateUtc="2026-10-25T23:27:00Z">
                            <w:r>
                              <w:rPr>
                                <w:sz w:val="24"/>
                              </w:rPr>
                              <w:t>8</w:t>
                            </w:r>
                          </w:ins>
                        </w:p>
                      </w:txbxContent>
                    </v:textbox>
                  </v:rect>
                  <w10:wrap type="topAndBottom" anchorx="page" anchory="page"/>
                </v:group>
              </w:pict>
            </mc:Fallback>
          </mc:AlternateContent>
        </w:r>
        <w:r>
          <w:rPr>
            <w:noProof/>
          </w:rPr>
          <mc:AlternateContent>
            <mc:Choice Requires="wpg">
              <w:drawing>
                <wp:anchor distT="0" distB="0" distL="114300" distR="114300" simplePos="0" relativeHeight="487598592" behindDoc="0" locked="0" layoutInCell="1" allowOverlap="1" wp14:anchorId="7C6B2D3D" wp14:editId="36B370A0">
                  <wp:simplePos x="0" y="0"/>
                  <wp:positionH relativeFrom="column">
                    <wp:posOffset>2649907</wp:posOffset>
                  </wp:positionH>
                  <wp:positionV relativeFrom="paragraph">
                    <wp:posOffset>398669</wp:posOffset>
                  </wp:positionV>
                  <wp:extent cx="4390911" cy="1044611"/>
                  <wp:effectExtent l="0" t="0" r="0" b="0"/>
                  <wp:wrapSquare wrapText="bothSides"/>
                  <wp:docPr id="23477" name="Group 23477"/>
                  <wp:cNvGraphicFramePr/>
                  <a:graphic xmlns:a="http://schemas.openxmlformats.org/drawingml/2006/main">
                    <a:graphicData uri="http://schemas.microsoft.com/office/word/2010/wordprocessingGroup">
                      <wpg:wgp>
                        <wpg:cNvGrpSpPr/>
                        <wpg:grpSpPr>
                          <a:xfrm>
                            <a:off x="0" y="0"/>
                            <a:ext cx="4390911" cy="1044611"/>
                            <a:chOff x="0" y="0"/>
                            <a:chExt cx="4390911" cy="1044611"/>
                          </a:xfrm>
                        </wpg:grpSpPr>
                        <pic:pic xmlns:pic="http://schemas.openxmlformats.org/drawingml/2006/picture">
                          <pic:nvPicPr>
                            <pic:cNvPr id="205" name="Picture 205"/>
                            <pic:cNvPicPr/>
                          </pic:nvPicPr>
                          <pic:blipFill>
                            <a:blip r:embed="rId47"/>
                            <a:stretch>
                              <a:fillRect/>
                            </a:stretch>
                          </pic:blipFill>
                          <pic:spPr>
                            <a:xfrm>
                              <a:off x="0" y="0"/>
                              <a:ext cx="1741017" cy="1044610"/>
                            </a:xfrm>
                            <a:prstGeom prst="rect">
                              <a:avLst/>
                            </a:prstGeom>
                          </pic:spPr>
                        </pic:pic>
                        <pic:pic xmlns:pic="http://schemas.openxmlformats.org/drawingml/2006/picture">
                          <pic:nvPicPr>
                            <pic:cNvPr id="209" name="Picture 209"/>
                            <pic:cNvPicPr/>
                          </pic:nvPicPr>
                          <pic:blipFill>
                            <a:blip r:embed="rId48"/>
                            <a:stretch>
                              <a:fillRect/>
                            </a:stretch>
                          </pic:blipFill>
                          <pic:spPr>
                            <a:xfrm>
                              <a:off x="2649893" y="0"/>
                              <a:ext cx="1741018" cy="1044611"/>
                            </a:xfrm>
                            <a:prstGeom prst="rect">
                              <a:avLst/>
                            </a:prstGeom>
                          </pic:spPr>
                        </pic:pic>
                      </wpg:wgp>
                    </a:graphicData>
                  </a:graphic>
                </wp:anchor>
              </w:drawing>
            </mc:Choice>
            <mc:Fallback xmlns:a="http://schemas.openxmlformats.org/drawingml/2006/main">
              <w:pict>
                <v:group id="Group 23477" style="width:345.741pt;height:82.2528pt;position:absolute;mso-position-horizontal-relative:text;mso-position-horizontal:absolute;margin-left:208.654pt;mso-position-vertical-relative:text;margin-top:31.3912pt;" coordsize="43909,10446">
                  <v:shape id="Picture 205" style="position:absolute;width:17410;height:10446;left:0;top:0;" filled="f">
                    <v:imagedata r:id="rId49"/>
                  </v:shape>
                  <v:shape id="Picture 209" style="position:absolute;width:17410;height:10446;left:26498;top:0;" filled="f">
                    <v:imagedata r:id="rId50"/>
                  </v:shape>
                  <w10:wrap type="square"/>
                </v:group>
              </w:pict>
            </mc:Fallback>
          </mc:AlternateContent>
        </w:r>
        <w:r>
          <w:t xml:space="preserve">(a) All Third Generation (b) Third Generation: One (c) Third Generation: Two </w:t>
        </w:r>
        <w:r>
          <w:rPr>
            <w:noProof/>
          </w:rPr>
          <w:lastRenderedPageBreak/>
          <w:drawing>
            <wp:inline distT="0" distB="0" distL="0" distR="0" wp14:anchorId="1CF48085" wp14:editId="6AF33259">
              <wp:extent cx="1741018" cy="1044611"/>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51"/>
                      <a:stretch>
                        <a:fillRect/>
                      </a:stretch>
                    </pic:blipFill>
                    <pic:spPr>
                      <a:xfrm>
                        <a:off x="0" y="0"/>
                        <a:ext cx="1741018" cy="1044611"/>
                      </a:xfrm>
                      <a:prstGeom prst="rect">
                        <a:avLst/>
                      </a:prstGeom>
                    </pic:spPr>
                  </pic:pic>
                </a:graphicData>
              </a:graphic>
            </wp:inline>
          </w:drawing>
        </w:r>
        <w:r>
          <w:t xml:space="preserve"> Asian Grandparent Asian Grandparents</w:t>
        </w:r>
      </w:ins>
    </w:p>
    <w:tbl>
      <w:tblPr>
        <w:tblStyle w:val="TableGrid"/>
        <w:tblW w:w="8266" w:type="dxa"/>
        <w:tblInd w:w="1411" w:type="dxa"/>
        <w:tblLook w:val="04A0" w:firstRow="1" w:lastRow="0" w:firstColumn="1" w:lastColumn="0" w:noHBand="0" w:noVBand="1"/>
      </w:tblPr>
      <w:tblGrid>
        <w:gridCol w:w="4839"/>
        <w:gridCol w:w="2302"/>
        <w:gridCol w:w="1125"/>
      </w:tblGrid>
      <w:tr w:rsidR="00C76957" w14:paraId="5D409267" w14:textId="77777777">
        <w:trPr>
          <w:trHeight w:val="489"/>
          <w:ins w:id="126" w:author="Hussain Hadah" w:date="2026-10-25T19:27:00Z" w16du:dateUtc="2026-10-25T23:27:00Z"/>
        </w:trPr>
        <w:tc>
          <w:tcPr>
            <w:tcW w:w="4838" w:type="dxa"/>
            <w:tcBorders>
              <w:top w:val="nil"/>
              <w:left w:val="nil"/>
              <w:bottom w:val="nil"/>
              <w:right w:val="nil"/>
            </w:tcBorders>
          </w:tcPr>
          <w:p w14:paraId="483EE8E4" w14:textId="77777777" w:rsidR="00C76957" w:rsidRDefault="006D0C1A">
            <w:pPr>
              <w:spacing w:line="259" w:lineRule="auto"/>
              <w:rPr>
                <w:ins w:id="127" w:author="Hussain Hadah" w:date="2026-10-25T19:27:00Z" w16du:dateUtc="2026-10-25T23:27:00Z"/>
              </w:rPr>
            </w:pPr>
            <w:ins w:id="128" w:author="Hussain Hadah" w:date="2026-10-25T19:27:00Z" w16du:dateUtc="2026-10-25T23:27:00Z">
              <w:r>
                <w:rPr>
                  <w:sz w:val="22"/>
                </w:rPr>
                <w:t>(d) Third Generation: Three Asian</w:t>
              </w:r>
            </w:ins>
          </w:p>
          <w:p w14:paraId="3079452D" w14:textId="77777777" w:rsidR="00C76957" w:rsidRDefault="006D0C1A">
            <w:pPr>
              <w:spacing w:line="259" w:lineRule="auto"/>
              <w:rPr>
                <w:ins w:id="129" w:author="Hussain Hadah" w:date="2026-10-25T19:27:00Z" w16du:dateUtc="2026-10-25T23:27:00Z"/>
              </w:rPr>
            </w:pPr>
            <w:ins w:id="130" w:author="Hussain Hadah" w:date="2026-10-25T19:27:00Z" w16du:dateUtc="2026-10-25T23:27:00Z">
              <w:r>
                <w:rPr>
                  <w:sz w:val="22"/>
                </w:rPr>
                <w:t>Grandparents</w:t>
              </w:r>
            </w:ins>
          </w:p>
        </w:tc>
        <w:tc>
          <w:tcPr>
            <w:tcW w:w="2302" w:type="dxa"/>
            <w:tcBorders>
              <w:top w:val="nil"/>
              <w:left w:val="nil"/>
              <w:bottom w:val="nil"/>
              <w:right w:val="nil"/>
            </w:tcBorders>
          </w:tcPr>
          <w:p w14:paraId="375F9ABA" w14:textId="77777777" w:rsidR="00C76957" w:rsidRDefault="006D0C1A">
            <w:pPr>
              <w:spacing w:line="259" w:lineRule="auto"/>
              <w:rPr>
                <w:ins w:id="131" w:author="Hussain Hadah" w:date="2026-10-25T19:27:00Z" w16du:dateUtc="2026-10-25T23:27:00Z"/>
              </w:rPr>
            </w:pPr>
            <w:ins w:id="132" w:author="Hussain Hadah" w:date="2026-10-25T19:27:00Z" w16du:dateUtc="2026-10-25T23:27:00Z">
              <w:r>
                <w:rPr>
                  <w:sz w:val="22"/>
                </w:rPr>
                <w:t>(e) Third Generation:</w:t>
              </w:r>
            </w:ins>
          </w:p>
          <w:p w14:paraId="69BFA111" w14:textId="77777777" w:rsidR="00C76957" w:rsidRDefault="006D0C1A">
            <w:pPr>
              <w:spacing w:line="259" w:lineRule="auto"/>
              <w:rPr>
                <w:ins w:id="133" w:author="Hussain Hadah" w:date="2026-10-25T19:27:00Z" w16du:dateUtc="2026-10-25T23:27:00Z"/>
              </w:rPr>
            </w:pPr>
            <w:ins w:id="134" w:author="Hussain Hadah" w:date="2026-10-25T19:27:00Z" w16du:dateUtc="2026-10-25T23:27:00Z">
              <w:r>
                <w:rPr>
                  <w:sz w:val="22"/>
                </w:rPr>
                <w:t>Grandparents</w:t>
              </w:r>
            </w:ins>
          </w:p>
        </w:tc>
        <w:tc>
          <w:tcPr>
            <w:tcW w:w="1125" w:type="dxa"/>
            <w:tcBorders>
              <w:top w:val="nil"/>
              <w:left w:val="nil"/>
              <w:bottom w:val="nil"/>
              <w:right w:val="nil"/>
            </w:tcBorders>
          </w:tcPr>
          <w:p w14:paraId="7792FEA9" w14:textId="77777777" w:rsidR="00C76957" w:rsidRDefault="006D0C1A">
            <w:pPr>
              <w:spacing w:line="259" w:lineRule="auto"/>
              <w:rPr>
                <w:ins w:id="135" w:author="Hussain Hadah" w:date="2026-10-25T19:27:00Z" w16du:dateUtc="2026-10-25T23:27:00Z"/>
              </w:rPr>
            </w:pPr>
            <w:ins w:id="136" w:author="Hussain Hadah" w:date="2026-10-25T19:27:00Z" w16du:dateUtc="2026-10-25T23:27:00Z">
              <w:r>
                <w:rPr>
                  <w:sz w:val="22"/>
                </w:rPr>
                <w:t>Four Asian</w:t>
              </w:r>
            </w:ins>
          </w:p>
        </w:tc>
      </w:tr>
    </w:tbl>
    <w:p w14:paraId="113D60BF" w14:textId="77777777" w:rsidR="00C76957" w:rsidRDefault="006D0C1A">
      <w:pPr>
        <w:spacing w:after="80" w:line="259" w:lineRule="auto"/>
        <w:ind w:left="1411"/>
        <w:rPr>
          <w:ins w:id="137" w:author="Hussain Hadah" w:date="2026-10-25T19:27:00Z" w16du:dateUtc="2026-10-25T23:27:00Z"/>
        </w:rPr>
      </w:pPr>
      <w:ins w:id="138" w:author="Hussain Hadah" w:date="2026-10-25T19:27:00Z" w16du:dateUtc="2026-10-25T23:27:00Z">
        <w:r>
          <w:rPr>
            <w:noProof/>
          </w:rPr>
          <mc:AlternateContent>
            <mc:Choice Requires="wpg">
              <w:drawing>
                <wp:inline distT="0" distB="0" distL="0" distR="0" wp14:anchorId="0EDF7DD7" wp14:editId="2EEB5E2C">
                  <wp:extent cx="5248552" cy="1305709"/>
                  <wp:effectExtent l="0" t="0" r="0" b="0"/>
                  <wp:docPr id="23478" name="Group 23478"/>
                  <wp:cNvGraphicFramePr/>
                  <a:graphic xmlns:a="http://schemas.openxmlformats.org/drawingml/2006/main">
                    <a:graphicData uri="http://schemas.microsoft.com/office/word/2010/wordprocessingGroup">
                      <wpg:wgp>
                        <wpg:cNvGrpSpPr/>
                        <wpg:grpSpPr>
                          <a:xfrm>
                            <a:off x="0" y="0"/>
                            <a:ext cx="5248552" cy="1305709"/>
                            <a:chOff x="0" y="0"/>
                            <a:chExt cx="5248552" cy="1305709"/>
                          </a:xfrm>
                        </wpg:grpSpPr>
                        <pic:pic xmlns:pic="http://schemas.openxmlformats.org/drawingml/2006/picture">
                          <pic:nvPicPr>
                            <pic:cNvPr id="213" name="Picture 213"/>
                            <pic:cNvPicPr/>
                          </pic:nvPicPr>
                          <pic:blipFill>
                            <a:blip r:embed="rId52"/>
                            <a:stretch>
                              <a:fillRect/>
                            </a:stretch>
                          </pic:blipFill>
                          <pic:spPr>
                            <a:xfrm>
                              <a:off x="0" y="0"/>
                              <a:ext cx="2176181" cy="1305708"/>
                            </a:xfrm>
                            <a:prstGeom prst="rect">
                              <a:avLst/>
                            </a:prstGeom>
                          </pic:spPr>
                        </pic:pic>
                        <pic:pic xmlns:pic="http://schemas.openxmlformats.org/drawingml/2006/picture">
                          <pic:nvPicPr>
                            <pic:cNvPr id="217" name="Picture 217"/>
                            <pic:cNvPicPr/>
                          </pic:nvPicPr>
                          <pic:blipFill>
                            <a:blip r:embed="rId53"/>
                            <a:stretch>
                              <a:fillRect/>
                            </a:stretch>
                          </pic:blipFill>
                          <pic:spPr>
                            <a:xfrm>
                              <a:off x="3072371" y="0"/>
                              <a:ext cx="2176181" cy="1305708"/>
                            </a:xfrm>
                            <a:prstGeom prst="rect">
                              <a:avLst/>
                            </a:prstGeom>
                          </pic:spPr>
                        </pic:pic>
                      </wpg:wgp>
                    </a:graphicData>
                  </a:graphic>
                </wp:inline>
              </w:drawing>
            </mc:Choice>
            <mc:Fallback xmlns:a="http://schemas.openxmlformats.org/drawingml/2006/main">
              <w:pict>
                <v:group id="Group 23478" style="width:413.272pt;height:102.812pt;mso-position-horizontal-relative:char;mso-position-vertical-relative:line" coordsize="52485,13057">
                  <v:shape id="Picture 213" style="position:absolute;width:21761;height:13057;left:0;top:0;" filled="f">
                    <v:imagedata r:id="rId54"/>
                  </v:shape>
                  <v:shape id="Picture 217" style="position:absolute;width:21761;height:13057;left:30723;top:0;" filled="f">
                    <v:imagedata r:id="rId55"/>
                  </v:shape>
                </v:group>
              </w:pict>
            </mc:Fallback>
          </mc:AlternateContent>
        </w:r>
      </w:ins>
    </w:p>
    <w:p w14:paraId="7AB5455E" w14:textId="77777777" w:rsidR="00C76957" w:rsidRDefault="006D0C1A">
      <w:pPr>
        <w:ind w:left="-5"/>
        <w:rPr>
          <w:ins w:id="139" w:author="Hussain Hadah" w:date="2026-10-25T19:27:00Z" w16du:dateUtc="2026-10-25T23:27:00Z"/>
        </w:rPr>
      </w:pPr>
      <w:ins w:id="140" w:author="Hussain Hadah" w:date="2026-10-25T19:27:00Z" w16du:dateUtc="2026-10-25T23:27:00Z">
        <w:r>
          <w:t>This figure shows the distribution of Asian racial identity among respondents. The data is aggregated from the 2004–2021</w:t>
        </w:r>
      </w:ins>
    </w:p>
    <w:p w14:paraId="17331A04" w14:textId="77777777" w:rsidR="00C76957" w:rsidRDefault="006D0C1A">
      <w:pPr>
        <w:ind w:left="-5"/>
        <w:rPr>
          <w:ins w:id="141" w:author="Hussain Hadah" w:date="2026-10-25T19:27:00Z" w16du:dateUtc="2026-10-25T23:27:00Z"/>
        </w:rPr>
      </w:pPr>
      <w:ins w:id="142" w:author="Hussain Hadah" w:date="2026-10-25T19:27:00Z" w16du:dateUtc="2026-10-25T23:27:00Z">
        <w:r>
          <w:t>Current Population Survey (CPS). The sample includes second-generation objectively Asian Americans. Following Antman, Duncan, and Trejo (</w:t>
        </w:r>
        <w:r>
          <w:rPr>
            <w:color w:val="0000FF"/>
          </w:rPr>
          <w:t>2016</w:t>
        </w:r>
        <w:r>
          <w:t>) and Antman, Duncan, and Trejo (</w:t>
        </w:r>
        <w:r>
          <w:rPr>
            <w:color w:val="0000FF"/>
          </w:rPr>
          <w:t>2020</w:t>
        </w:r>
        <w:r>
          <w:t>), I utilize birthplace information for individuals, parents, and grandparents to create objective Asian ancestry indicators. A third-generation Asian American is defined as a nativeborn individual with native-born parents and at least one grandparent born in an Asian country. The first panel is for thirdgeneration Asian Americans. The second panel is for third-generation Asian Americans with one grandparent born in an Asian country. The third panel is for third-generation Asian Americans with two grandparents born in an Asian country. The fourth panel is for third-generation Asian Americans with three grandparents born in an Asian country. The fifth panel is for thirdgeneration Asian Americans with four grandparents born in an Asian country.</w:t>
        </w:r>
      </w:ins>
    </w:p>
    <w:p w14:paraId="0F71FEEA" w14:textId="77777777" w:rsidR="00450D64" w:rsidRDefault="00450D64">
      <w:pPr>
        <w:pStyle w:val="BodyText"/>
        <w:sectPr w:rsidR="00450D64">
          <w:footerReference w:type="even" r:id="rId56"/>
          <w:footerReference w:type="default" r:id="rId57"/>
          <w:footerReference w:type="first" r:id="rId58"/>
          <w:pgSz w:w="12240" w:h="15840"/>
          <w:pgMar w:top="1740" w:right="1800" w:bottom="2460" w:left="1800" w:header="0" w:footer="2279" w:gutter="0"/>
          <w:cols w:space="720"/>
        </w:sectPr>
      </w:pPr>
    </w:p>
    <w:p w14:paraId="234D02EB" w14:textId="77777777" w:rsidR="00450D64" w:rsidRDefault="00A86461">
      <w:pPr>
        <w:pStyle w:val="Heading1"/>
      </w:pPr>
      <w:r>
        <w:rPr>
          <w:spacing w:val="-2"/>
          <w:w w:val="110"/>
        </w:rPr>
        <w:lastRenderedPageBreak/>
        <w:t>Tables</w:t>
      </w:r>
    </w:p>
    <w:p w14:paraId="5C75B5C7" w14:textId="77777777" w:rsidR="00450D64" w:rsidRDefault="00450D64">
      <w:pPr>
        <w:pStyle w:val="BodyText"/>
        <w:spacing w:before="169"/>
        <w:rPr>
          <w:del w:id="146" w:author="Hussain Hadah" w:date="2026-10-25T19:27:00Z" w16du:dateUtc="2026-10-25T23:27:00Z"/>
          <w:b/>
          <w:sz w:val="24"/>
        </w:rPr>
      </w:pPr>
    </w:p>
    <w:p w14:paraId="2ACB8D47" w14:textId="77777777" w:rsidR="00450D64" w:rsidRDefault="00A86461">
      <w:pPr>
        <w:ind w:left="164" w:right="221"/>
        <w:jc w:val="center"/>
        <w:rPr>
          <w:sz w:val="24"/>
        </w:rPr>
      </w:pPr>
      <w:r>
        <w:rPr>
          <w:w w:val="105"/>
          <w:sz w:val="24"/>
        </w:rPr>
        <w:t>Table</w:t>
      </w:r>
      <w:r>
        <w:rPr>
          <w:spacing w:val="11"/>
          <w:w w:val="105"/>
          <w:sz w:val="24"/>
        </w:rPr>
        <w:t xml:space="preserve"> </w:t>
      </w:r>
      <w:r>
        <w:rPr>
          <w:w w:val="105"/>
          <w:sz w:val="24"/>
        </w:rPr>
        <w:t>A.1:</w:t>
      </w:r>
      <w:r>
        <w:rPr>
          <w:spacing w:val="30"/>
          <w:w w:val="105"/>
          <w:sz w:val="24"/>
        </w:rPr>
        <w:t xml:space="preserve"> </w:t>
      </w:r>
      <w:r>
        <w:rPr>
          <w:w w:val="105"/>
          <w:sz w:val="24"/>
        </w:rPr>
        <w:t>Subjective</w:t>
      </w:r>
      <w:r>
        <w:rPr>
          <w:spacing w:val="11"/>
          <w:w w:val="105"/>
          <w:sz w:val="24"/>
        </w:rPr>
        <w:t xml:space="preserve"> </w:t>
      </w:r>
      <w:r>
        <w:rPr>
          <w:w w:val="105"/>
          <w:sz w:val="24"/>
        </w:rPr>
        <w:t>Asian</w:t>
      </w:r>
      <w:r>
        <w:rPr>
          <w:spacing w:val="12"/>
          <w:w w:val="105"/>
          <w:sz w:val="24"/>
        </w:rPr>
        <w:t xml:space="preserve"> </w:t>
      </w:r>
      <w:r>
        <w:rPr>
          <w:w w:val="105"/>
          <w:sz w:val="24"/>
        </w:rPr>
        <w:t>Identity</w:t>
      </w:r>
      <w:r>
        <w:rPr>
          <w:spacing w:val="11"/>
          <w:w w:val="105"/>
          <w:sz w:val="24"/>
        </w:rPr>
        <w:t xml:space="preserve"> </w:t>
      </w:r>
      <w:r>
        <w:rPr>
          <w:w w:val="105"/>
          <w:sz w:val="24"/>
        </w:rPr>
        <w:t>and</w:t>
      </w:r>
      <w:r>
        <w:rPr>
          <w:spacing w:val="11"/>
          <w:w w:val="105"/>
          <w:sz w:val="24"/>
        </w:rPr>
        <w:t xml:space="preserve"> </w:t>
      </w:r>
      <w:r>
        <w:rPr>
          <w:w w:val="105"/>
          <w:sz w:val="24"/>
        </w:rPr>
        <w:t>Asian</w:t>
      </w:r>
      <w:r>
        <w:rPr>
          <w:spacing w:val="12"/>
          <w:w w:val="105"/>
          <w:sz w:val="24"/>
        </w:rPr>
        <w:t xml:space="preserve"> </w:t>
      </w:r>
      <w:r>
        <w:rPr>
          <w:spacing w:val="-4"/>
          <w:w w:val="105"/>
          <w:sz w:val="24"/>
        </w:rPr>
        <w:t>Bias</w:t>
      </w:r>
    </w:p>
    <w:p w14:paraId="5DF7AB8B" w14:textId="77777777" w:rsidR="00450D64" w:rsidRDefault="00450D64">
      <w:pPr>
        <w:pStyle w:val="BodyText"/>
        <w:spacing w:before="10"/>
        <w:rPr>
          <w:del w:id="147" w:author="Hussain Hadah" w:date="2026-10-25T19:27:00Z" w16du:dateUtc="2026-10-25T23:27:00Z"/>
          <w:sz w:val="8"/>
        </w:rPr>
      </w:pPr>
    </w:p>
    <w:tbl>
      <w:tblPr>
        <w:tblW w:w="0" w:type="auto"/>
        <w:tblInd w:w="87" w:type="dxa"/>
        <w:tblLayout w:type="fixed"/>
        <w:tblCellMar>
          <w:left w:w="0" w:type="dxa"/>
          <w:right w:w="0" w:type="dxa"/>
        </w:tblCellMar>
        <w:tblLook w:val="01E0" w:firstRow="1" w:lastRow="1" w:firstColumn="1" w:lastColumn="1" w:noHBand="0" w:noVBand="0"/>
      </w:tblPr>
      <w:tblGrid>
        <w:gridCol w:w="2228"/>
        <w:gridCol w:w="826"/>
        <w:gridCol w:w="826"/>
        <w:gridCol w:w="826"/>
        <w:gridCol w:w="707"/>
        <w:gridCol w:w="826"/>
        <w:gridCol w:w="757"/>
        <w:gridCol w:w="826"/>
        <w:gridCol w:w="707"/>
      </w:tblGrid>
      <w:tr w:rsidR="00450D64" w14:paraId="03C20BCA" w14:textId="77777777">
        <w:trPr>
          <w:trHeight w:val="263"/>
          <w:del w:id="148" w:author="Hussain Hadah" w:date="2026-10-25T19:27:00Z" w16du:dateUtc="2026-10-25T23:27:00Z"/>
        </w:trPr>
        <w:tc>
          <w:tcPr>
            <w:tcW w:w="2228" w:type="dxa"/>
            <w:tcBorders>
              <w:top w:val="single" w:sz="6" w:space="0" w:color="000000"/>
              <w:bottom w:val="single" w:sz="4" w:space="0" w:color="000000"/>
            </w:tcBorders>
            <w:cellMerge w:id="149" w:author="Hussain Hadah" w:date="2026-10-25T19:27:00Z" w:vMergeOrig="rest"/>
          </w:tcPr>
          <w:p w14:paraId="017CC9AB" w14:textId="77777777" w:rsidR="00450D64" w:rsidRDefault="00450D64">
            <w:pPr>
              <w:pStyle w:val="TableParagraph"/>
              <w:jc w:val="left"/>
              <w:rPr>
                <w:del w:id="150" w:author="Hussain Hadah" w:date="2026-10-25T19:27:00Z" w16du:dateUtc="2026-10-25T23:27:00Z"/>
                <w:sz w:val="16"/>
              </w:rPr>
            </w:pPr>
          </w:p>
        </w:tc>
        <w:tc>
          <w:tcPr>
            <w:tcW w:w="826" w:type="dxa"/>
            <w:tcBorders>
              <w:top w:val="single" w:sz="6" w:space="0" w:color="000000"/>
            </w:tcBorders>
          </w:tcPr>
          <w:p w14:paraId="2B515441" w14:textId="77777777" w:rsidR="00450D64" w:rsidRDefault="00A86461">
            <w:pPr>
              <w:pStyle w:val="TableParagraph"/>
              <w:spacing w:before="44"/>
              <w:ind w:left="15" w:right="58"/>
              <w:rPr>
                <w:del w:id="151" w:author="Hussain Hadah" w:date="2026-10-25T19:27:00Z" w16du:dateUtc="2026-10-25T23:27:00Z"/>
                <w:sz w:val="17"/>
              </w:rPr>
            </w:pPr>
            <w:del w:id="152" w:author="Hussain Hadah" w:date="2026-10-25T19:27:00Z" w16du:dateUtc="2026-10-25T23:27:00Z">
              <w:r>
                <w:rPr>
                  <w:spacing w:val="-5"/>
                  <w:w w:val="105"/>
                  <w:sz w:val="17"/>
                </w:rPr>
                <w:delText>(1)</w:delText>
              </w:r>
            </w:del>
          </w:p>
        </w:tc>
        <w:tc>
          <w:tcPr>
            <w:tcW w:w="826" w:type="dxa"/>
            <w:tcBorders>
              <w:top w:val="single" w:sz="6" w:space="0" w:color="000000"/>
            </w:tcBorders>
          </w:tcPr>
          <w:p w14:paraId="6A19FEC1" w14:textId="77777777" w:rsidR="00450D64" w:rsidRDefault="00A86461">
            <w:pPr>
              <w:pStyle w:val="TableParagraph"/>
              <w:spacing w:before="44"/>
              <w:ind w:left="13" w:right="58"/>
              <w:rPr>
                <w:del w:id="153" w:author="Hussain Hadah" w:date="2026-10-25T19:27:00Z" w16du:dateUtc="2026-10-25T23:27:00Z"/>
                <w:sz w:val="17"/>
              </w:rPr>
            </w:pPr>
            <w:del w:id="154" w:author="Hussain Hadah" w:date="2026-10-25T19:27:00Z" w16du:dateUtc="2026-10-25T23:27:00Z">
              <w:r>
                <w:rPr>
                  <w:spacing w:val="-5"/>
                  <w:w w:val="105"/>
                  <w:sz w:val="17"/>
                </w:rPr>
                <w:delText>(2)</w:delText>
              </w:r>
            </w:del>
          </w:p>
        </w:tc>
        <w:tc>
          <w:tcPr>
            <w:tcW w:w="826" w:type="dxa"/>
            <w:tcBorders>
              <w:top w:val="single" w:sz="6" w:space="0" w:color="000000"/>
            </w:tcBorders>
          </w:tcPr>
          <w:p w14:paraId="024F1FDA" w14:textId="77777777" w:rsidR="00450D64" w:rsidRDefault="00A86461">
            <w:pPr>
              <w:pStyle w:val="TableParagraph"/>
              <w:spacing w:before="44"/>
              <w:ind w:left="12" w:right="58"/>
              <w:rPr>
                <w:del w:id="155" w:author="Hussain Hadah" w:date="2026-10-25T19:27:00Z" w16du:dateUtc="2026-10-25T23:27:00Z"/>
                <w:sz w:val="17"/>
              </w:rPr>
            </w:pPr>
            <w:del w:id="156" w:author="Hussain Hadah" w:date="2026-10-25T19:27:00Z" w16du:dateUtc="2026-10-25T23:27:00Z">
              <w:r>
                <w:rPr>
                  <w:spacing w:val="-5"/>
                  <w:w w:val="105"/>
                  <w:sz w:val="17"/>
                </w:rPr>
                <w:delText>(3)</w:delText>
              </w:r>
            </w:del>
          </w:p>
        </w:tc>
        <w:tc>
          <w:tcPr>
            <w:tcW w:w="707" w:type="dxa"/>
            <w:tcBorders>
              <w:top w:val="single" w:sz="6" w:space="0" w:color="000000"/>
            </w:tcBorders>
          </w:tcPr>
          <w:p w14:paraId="30858F04" w14:textId="77777777" w:rsidR="00450D64" w:rsidRDefault="00A86461">
            <w:pPr>
              <w:pStyle w:val="TableParagraph"/>
              <w:spacing w:before="44"/>
              <w:ind w:right="47"/>
              <w:rPr>
                <w:del w:id="157" w:author="Hussain Hadah" w:date="2026-10-25T19:27:00Z" w16du:dateUtc="2026-10-25T23:27:00Z"/>
                <w:sz w:val="17"/>
              </w:rPr>
            </w:pPr>
            <w:del w:id="158" w:author="Hussain Hadah" w:date="2026-10-25T19:27:00Z" w16du:dateUtc="2026-10-25T23:27:00Z">
              <w:r>
                <w:rPr>
                  <w:spacing w:val="-5"/>
                  <w:w w:val="105"/>
                  <w:sz w:val="17"/>
                </w:rPr>
                <w:delText>(4)</w:delText>
              </w:r>
            </w:del>
          </w:p>
        </w:tc>
        <w:tc>
          <w:tcPr>
            <w:tcW w:w="826" w:type="dxa"/>
            <w:tcBorders>
              <w:top w:val="single" w:sz="6" w:space="0" w:color="000000"/>
            </w:tcBorders>
          </w:tcPr>
          <w:p w14:paraId="0ECC555D" w14:textId="77777777" w:rsidR="00450D64" w:rsidRDefault="00A86461">
            <w:pPr>
              <w:pStyle w:val="TableParagraph"/>
              <w:spacing w:before="44"/>
              <w:ind w:left="10" w:right="58"/>
              <w:rPr>
                <w:del w:id="159" w:author="Hussain Hadah" w:date="2026-10-25T19:27:00Z" w16du:dateUtc="2026-10-25T23:27:00Z"/>
                <w:sz w:val="17"/>
              </w:rPr>
            </w:pPr>
            <w:del w:id="160" w:author="Hussain Hadah" w:date="2026-10-25T19:27:00Z" w16du:dateUtc="2026-10-25T23:27:00Z">
              <w:r>
                <w:rPr>
                  <w:spacing w:val="-5"/>
                  <w:w w:val="105"/>
                  <w:sz w:val="17"/>
                </w:rPr>
                <w:delText>(5)</w:delText>
              </w:r>
            </w:del>
          </w:p>
        </w:tc>
        <w:tc>
          <w:tcPr>
            <w:tcW w:w="757" w:type="dxa"/>
            <w:tcBorders>
              <w:top w:val="single" w:sz="6" w:space="0" w:color="000000"/>
            </w:tcBorders>
          </w:tcPr>
          <w:p w14:paraId="4FF39126" w14:textId="77777777" w:rsidR="00450D64" w:rsidRDefault="00A86461">
            <w:pPr>
              <w:pStyle w:val="TableParagraph"/>
              <w:spacing w:before="44"/>
              <w:ind w:left="8" w:right="57"/>
              <w:rPr>
                <w:del w:id="161" w:author="Hussain Hadah" w:date="2026-10-25T19:27:00Z" w16du:dateUtc="2026-10-25T23:27:00Z"/>
                <w:sz w:val="17"/>
              </w:rPr>
            </w:pPr>
            <w:del w:id="162" w:author="Hussain Hadah" w:date="2026-10-25T19:27:00Z" w16du:dateUtc="2026-10-25T23:27:00Z">
              <w:r>
                <w:rPr>
                  <w:spacing w:val="-5"/>
                  <w:w w:val="105"/>
                  <w:sz w:val="17"/>
                </w:rPr>
                <w:delText>(6)</w:delText>
              </w:r>
            </w:del>
          </w:p>
        </w:tc>
        <w:tc>
          <w:tcPr>
            <w:tcW w:w="826" w:type="dxa"/>
            <w:tcBorders>
              <w:top w:val="single" w:sz="6" w:space="0" w:color="000000"/>
            </w:tcBorders>
          </w:tcPr>
          <w:p w14:paraId="4E1439C4" w14:textId="77777777" w:rsidR="00450D64" w:rsidRDefault="00A86461">
            <w:pPr>
              <w:pStyle w:val="TableParagraph"/>
              <w:spacing w:before="44"/>
              <w:ind w:left="8" w:right="58"/>
              <w:rPr>
                <w:del w:id="163" w:author="Hussain Hadah" w:date="2026-10-25T19:27:00Z" w16du:dateUtc="2026-10-25T23:27:00Z"/>
                <w:sz w:val="17"/>
              </w:rPr>
            </w:pPr>
            <w:del w:id="164" w:author="Hussain Hadah" w:date="2026-10-25T19:27:00Z" w16du:dateUtc="2026-10-25T23:27:00Z">
              <w:r>
                <w:rPr>
                  <w:spacing w:val="-5"/>
                  <w:w w:val="105"/>
                  <w:sz w:val="17"/>
                </w:rPr>
                <w:delText>(7)</w:delText>
              </w:r>
            </w:del>
          </w:p>
        </w:tc>
        <w:tc>
          <w:tcPr>
            <w:tcW w:w="707" w:type="dxa"/>
            <w:tcBorders>
              <w:top w:val="single" w:sz="6" w:space="0" w:color="000000"/>
            </w:tcBorders>
          </w:tcPr>
          <w:p w14:paraId="78F901AC" w14:textId="77777777" w:rsidR="00450D64" w:rsidRDefault="00A86461">
            <w:pPr>
              <w:pStyle w:val="TableParagraph"/>
              <w:spacing w:before="44"/>
              <w:ind w:left="47" w:right="54"/>
              <w:rPr>
                <w:del w:id="165" w:author="Hussain Hadah" w:date="2026-10-25T19:27:00Z" w16du:dateUtc="2026-10-25T23:27:00Z"/>
                <w:sz w:val="17"/>
              </w:rPr>
            </w:pPr>
            <w:del w:id="166" w:author="Hussain Hadah" w:date="2026-10-25T19:27:00Z" w16du:dateUtc="2026-10-25T23:27:00Z">
              <w:r>
                <w:rPr>
                  <w:spacing w:val="-5"/>
                  <w:w w:val="105"/>
                  <w:sz w:val="17"/>
                </w:rPr>
                <w:delText>(8)</w:delText>
              </w:r>
            </w:del>
          </w:p>
        </w:tc>
      </w:tr>
      <w:tr w:rsidR="00450D64" w14:paraId="56A81524" w14:textId="77777777">
        <w:trPr>
          <w:trHeight w:val="239"/>
        </w:trPr>
        <w:tc>
          <w:tcPr>
            <w:tcW w:w="2228" w:type="dxa"/>
            <w:tcBorders>
              <w:top w:val="nil"/>
              <w:bottom w:val="single" w:sz="4" w:space="0" w:color="000000"/>
            </w:tcBorders>
            <w:cellMerge w:id="167" w:author="Hussain Hadah" w:date="2026-10-25T19:27:00Z" w:vMergeOrig="cont"/>
          </w:tcPr>
          <w:p w14:paraId="464AF1DD" w14:textId="77777777" w:rsidR="00450D64" w:rsidRDefault="00450D64">
            <w:pPr>
              <w:rPr>
                <w:sz w:val="2"/>
                <w:szCs w:val="2"/>
              </w:rPr>
            </w:pPr>
          </w:p>
        </w:tc>
        <w:tc>
          <w:tcPr>
            <w:tcW w:w="826" w:type="dxa"/>
            <w:tcBorders>
              <w:bottom w:val="single" w:sz="4" w:space="0" w:color="000000"/>
            </w:tcBorders>
          </w:tcPr>
          <w:p w14:paraId="314FCD59" w14:textId="77777777" w:rsidR="00C76957" w:rsidRDefault="006D0C1A">
            <w:pPr>
              <w:spacing w:after="12" w:line="259" w:lineRule="auto"/>
              <w:ind w:left="199"/>
              <w:rPr>
                <w:ins w:id="168" w:author="Hussain Hadah" w:date="2026-10-25T19:27:00Z" w16du:dateUtc="2026-10-25T23:27:00Z"/>
              </w:rPr>
            </w:pPr>
            <w:ins w:id="169" w:author="Hussain Hadah" w:date="2026-10-25T19:27:00Z" w16du:dateUtc="2026-10-25T23:27:00Z">
              <w:r>
                <w:rPr>
                  <w:sz w:val="18"/>
                </w:rPr>
                <w:t>(1)</w:t>
              </w:r>
            </w:ins>
          </w:p>
          <w:p w14:paraId="442D8EF1" w14:textId="77777777" w:rsidR="00450D64" w:rsidRDefault="00A86461">
            <w:pPr>
              <w:pStyle w:val="TableParagraph"/>
              <w:spacing w:line="201" w:lineRule="exact"/>
              <w:ind w:left="7" w:right="58"/>
              <w:rPr>
                <w:position w:val="-2"/>
                <w:sz w:val="13"/>
              </w:rPr>
            </w:pPr>
            <w:r>
              <w:rPr>
                <w:spacing w:val="-5"/>
                <w:w w:val="120"/>
                <w:sz w:val="17"/>
              </w:rPr>
              <w:t>A</w:t>
            </w:r>
            <w:r>
              <w:rPr>
                <w:spacing w:val="-5"/>
                <w:w w:val="120"/>
                <w:position w:val="-2"/>
                <w:sz w:val="13"/>
              </w:rPr>
              <w:t>i</w:t>
            </w:r>
          </w:p>
        </w:tc>
        <w:tc>
          <w:tcPr>
            <w:tcW w:w="826" w:type="dxa"/>
            <w:tcBorders>
              <w:bottom w:val="single" w:sz="4" w:space="0" w:color="000000"/>
            </w:tcBorders>
          </w:tcPr>
          <w:p w14:paraId="6B75B1A1" w14:textId="77777777" w:rsidR="00C76957" w:rsidRDefault="006D0C1A">
            <w:pPr>
              <w:spacing w:after="12" w:line="259" w:lineRule="auto"/>
              <w:ind w:left="199"/>
              <w:rPr>
                <w:ins w:id="170" w:author="Hussain Hadah" w:date="2026-10-25T19:27:00Z" w16du:dateUtc="2026-10-25T23:27:00Z"/>
              </w:rPr>
            </w:pPr>
            <w:ins w:id="171" w:author="Hussain Hadah" w:date="2026-10-25T19:27:00Z" w16du:dateUtc="2026-10-25T23:27:00Z">
              <w:r>
                <w:rPr>
                  <w:sz w:val="18"/>
                </w:rPr>
                <w:t>(2)</w:t>
              </w:r>
            </w:ins>
          </w:p>
          <w:p w14:paraId="22D17D5B" w14:textId="77777777" w:rsidR="00450D64" w:rsidRDefault="00A86461">
            <w:pPr>
              <w:pStyle w:val="TableParagraph"/>
              <w:spacing w:line="201" w:lineRule="exact"/>
              <w:ind w:left="6" w:right="58"/>
              <w:rPr>
                <w:position w:val="-2"/>
                <w:sz w:val="13"/>
              </w:rPr>
            </w:pPr>
            <w:r>
              <w:rPr>
                <w:spacing w:val="-5"/>
                <w:w w:val="120"/>
                <w:sz w:val="17"/>
              </w:rPr>
              <w:t>A</w:t>
            </w:r>
            <w:r>
              <w:rPr>
                <w:spacing w:val="-5"/>
                <w:w w:val="120"/>
                <w:position w:val="-2"/>
                <w:sz w:val="13"/>
              </w:rPr>
              <w:t>i</w:t>
            </w:r>
          </w:p>
        </w:tc>
        <w:tc>
          <w:tcPr>
            <w:tcW w:w="826" w:type="dxa"/>
            <w:tcBorders>
              <w:bottom w:val="single" w:sz="4" w:space="0" w:color="000000"/>
            </w:tcBorders>
          </w:tcPr>
          <w:p w14:paraId="495CB4CC" w14:textId="77777777" w:rsidR="00C76957" w:rsidRDefault="006D0C1A">
            <w:pPr>
              <w:spacing w:after="12" w:line="259" w:lineRule="auto"/>
              <w:ind w:left="199"/>
              <w:rPr>
                <w:ins w:id="172" w:author="Hussain Hadah" w:date="2026-10-25T19:27:00Z" w16du:dateUtc="2026-10-25T23:27:00Z"/>
              </w:rPr>
            </w:pPr>
            <w:ins w:id="173" w:author="Hussain Hadah" w:date="2026-10-25T19:27:00Z" w16du:dateUtc="2026-10-25T23:27:00Z">
              <w:r>
                <w:rPr>
                  <w:sz w:val="18"/>
                </w:rPr>
                <w:t>(3)</w:t>
              </w:r>
            </w:ins>
          </w:p>
          <w:p w14:paraId="59C2E2AD" w14:textId="77777777" w:rsidR="00450D64" w:rsidRDefault="00A86461">
            <w:pPr>
              <w:pStyle w:val="TableParagraph"/>
              <w:spacing w:line="201" w:lineRule="exact"/>
              <w:ind w:left="5" w:right="58"/>
              <w:rPr>
                <w:position w:val="-2"/>
                <w:sz w:val="13"/>
              </w:rPr>
            </w:pPr>
            <w:r>
              <w:rPr>
                <w:spacing w:val="-5"/>
                <w:w w:val="120"/>
                <w:sz w:val="17"/>
              </w:rPr>
              <w:t>A</w:t>
            </w:r>
            <w:r>
              <w:rPr>
                <w:spacing w:val="-5"/>
                <w:w w:val="120"/>
                <w:position w:val="-2"/>
                <w:sz w:val="13"/>
              </w:rPr>
              <w:t>i</w:t>
            </w:r>
          </w:p>
        </w:tc>
        <w:tc>
          <w:tcPr>
            <w:tcW w:w="707" w:type="dxa"/>
            <w:tcBorders>
              <w:bottom w:val="single" w:sz="4" w:space="0" w:color="000000"/>
            </w:tcBorders>
          </w:tcPr>
          <w:p w14:paraId="410DDFE4" w14:textId="77777777" w:rsidR="00C76957" w:rsidRDefault="006D0C1A">
            <w:pPr>
              <w:spacing w:after="12" w:line="259" w:lineRule="auto"/>
              <w:ind w:left="140"/>
              <w:rPr>
                <w:ins w:id="174" w:author="Hussain Hadah" w:date="2026-10-25T19:27:00Z" w16du:dateUtc="2026-10-25T23:27:00Z"/>
              </w:rPr>
            </w:pPr>
            <w:ins w:id="175" w:author="Hussain Hadah" w:date="2026-10-25T19:27:00Z" w16du:dateUtc="2026-10-25T23:27:00Z">
              <w:r>
                <w:rPr>
                  <w:sz w:val="18"/>
                </w:rPr>
                <w:t>(4)</w:t>
              </w:r>
            </w:ins>
          </w:p>
          <w:p w14:paraId="247EDFCA" w14:textId="77777777" w:rsidR="00450D64" w:rsidRDefault="00A86461">
            <w:pPr>
              <w:pStyle w:val="TableParagraph"/>
              <w:spacing w:line="201" w:lineRule="exact"/>
              <w:ind w:right="54"/>
              <w:rPr>
                <w:position w:val="-2"/>
                <w:sz w:val="13"/>
              </w:rPr>
            </w:pPr>
            <w:r>
              <w:rPr>
                <w:spacing w:val="-5"/>
                <w:w w:val="120"/>
                <w:sz w:val="17"/>
              </w:rPr>
              <w:t>A</w:t>
            </w:r>
            <w:r>
              <w:rPr>
                <w:spacing w:val="-5"/>
                <w:w w:val="120"/>
                <w:position w:val="-2"/>
                <w:sz w:val="13"/>
              </w:rPr>
              <w:t>i</w:t>
            </w:r>
          </w:p>
        </w:tc>
        <w:tc>
          <w:tcPr>
            <w:tcW w:w="826" w:type="dxa"/>
            <w:tcBorders>
              <w:bottom w:val="single" w:sz="4" w:space="0" w:color="000000"/>
            </w:tcBorders>
          </w:tcPr>
          <w:p w14:paraId="28B318C9" w14:textId="77777777" w:rsidR="00C76957" w:rsidRDefault="006D0C1A">
            <w:pPr>
              <w:spacing w:after="12" w:line="259" w:lineRule="auto"/>
              <w:ind w:left="199"/>
              <w:rPr>
                <w:ins w:id="176" w:author="Hussain Hadah" w:date="2026-10-25T19:27:00Z" w16du:dateUtc="2026-10-25T23:27:00Z"/>
              </w:rPr>
            </w:pPr>
            <w:ins w:id="177" w:author="Hussain Hadah" w:date="2026-10-25T19:27:00Z" w16du:dateUtc="2026-10-25T23:27:00Z">
              <w:r>
                <w:rPr>
                  <w:sz w:val="18"/>
                </w:rPr>
                <w:t>(5)</w:t>
              </w:r>
            </w:ins>
          </w:p>
          <w:p w14:paraId="325C132A" w14:textId="77777777" w:rsidR="00450D64" w:rsidRDefault="00A86461">
            <w:pPr>
              <w:pStyle w:val="TableParagraph"/>
              <w:spacing w:line="201" w:lineRule="exact"/>
              <w:ind w:left="2" w:right="58"/>
              <w:rPr>
                <w:position w:val="-2"/>
                <w:sz w:val="13"/>
              </w:rPr>
            </w:pPr>
            <w:r>
              <w:rPr>
                <w:spacing w:val="-5"/>
                <w:w w:val="120"/>
                <w:sz w:val="17"/>
              </w:rPr>
              <w:t>A</w:t>
            </w:r>
            <w:r>
              <w:rPr>
                <w:spacing w:val="-5"/>
                <w:w w:val="120"/>
                <w:position w:val="-2"/>
                <w:sz w:val="13"/>
              </w:rPr>
              <w:t>i</w:t>
            </w:r>
          </w:p>
        </w:tc>
        <w:tc>
          <w:tcPr>
            <w:tcW w:w="757" w:type="dxa"/>
            <w:tcBorders>
              <w:bottom w:val="single" w:sz="4" w:space="0" w:color="000000"/>
            </w:tcBorders>
          </w:tcPr>
          <w:p w14:paraId="6DF8B039" w14:textId="77777777" w:rsidR="00C76957" w:rsidRDefault="006D0C1A">
            <w:pPr>
              <w:spacing w:after="12" w:line="259" w:lineRule="auto"/>
              <w:ind w:left="165"/>
              <w:rPr>
                <w:ins w:id="178" w:author="Hussain Hadah" w:date="2026-10-25T19:27:00Z" w16du:dateUtc="2026-10-25T23:27:00Z"/>
              </w:rPr>
            </w:pPr>
            <w:ins w:id="179" w:author="Hussain Hadah" w:date="2026-10-25T19:27:00Z" w16du:dateUtc="2026-10-25T23:27:00Z">
              <w:r>
                <w:rPr>
                  <w:sz w:val="18"/>
                </w:rPr>
                <w:t>(6)</w:t>
              </w:r>
            </w:ins>
          </w:p>
          <w:p w14:paraId="1157F060" w14:textId="77777777" w:rsidR="00450D64" w:rsidRDefault="00A86461">
            <w:pPr>
              <w:pStyle w:val="TableParagraph"/>
              <w:spacing w:line="201" w:lineRule="exact"/>
              <w:ind w:right="57"/>
              <w:rPr>
                <w:position w:val="-2"/>
                <w:sz w:val="13"/>
              </w:rPr>
            </w:pPr>
            <w:r>
              <w:rPr>
                <w:spacing w:val="-5"/>
                <w:w w:val="120"/>
                <w:sz w:val="17"/>
              </w:rPr>
              <w:t>A</w:t>
            </w:r>
            <w:r>
              <w:rPr>
                <w:spacing w:val="-5"/>
                <w:w w:val="120"/>
                <w:position w:val="-2"/>
                <w:sz w:val="13"/>
              </w:rPr>
              <w:t>i</w:t>
            </w:r>
          </w:p>
        </w:tc>
        <w:tc>
          <w:tcPr>
            <w:tcW w:w="826" w:type="dxa"/>
            <w:tcBorders>
              <w:bottom w:val="single" w:sz="4" w:space="0" w:color="000000"/>
            </w:tcBorders>
          </w:tcPr>
          <w:p w14:paraId="657A9C5B" w14:textId="77777777" w:rsidR="00C76957" w:rsidRDefault="006D0C1A">
            <w:pPr>
              <w:spacing w:after="12" w:line="259" w:lineRule="auto"/>
              <w:ind w:left="199"/>
              <w:rPr>
                <w:ins w:id="180" w:author="Hussain Hadah" w:date="2026-10-25T19:27:00Z" w16du:dateUtc="2026-10-25T23:27:00Z"/>
              </w:rPr>
            </w:pPr>
            <w:ins w:id="181" w:author="Hussain Hadah" w:date="2026-10-25T19:27:00Z" w16du:dateUtc="2026-10-25T23:27:00Z">
              <w:r>
                <w:rPr>
                  <w:sz w:val="18"/>
                </w:rPr>
                <w:t>(7)</w:t>
              </w:r>
            </w:ins>
          </w:p>
          <w:p w14:paraId="75AD5C9A" w14:textId="77777777" w:rsidR="00450D64" w:rsidRDefault="00A86461">
            <w:pPr>
              <w:pStyle w:val="TableParagraph"/>
              <w:spacing w:line="201" w:lineRule="exact"/>
              <w:ind w:right="58"/>
              <w:rPr>
                <w:position w:val="-2"/>
                <w:sz w:val="13"/>
              </w:rPr>
            </w:pPr>
            <w:r>
              <w:rPr>
                <w:spacing w:val="-5"/>
                <w:w w:val="120"/>
                <w:sz w:val="17"/>
              </w:rPr>
              <w:t>A</w:t>
            </w:r>
            <w:r>
              <w:rPr>
                <w:spacing w:val="-5"/>
                <w:w w:val="120"/>
                <w:position w:val="-2"/>
                <w:sz w:val="13"/>
              </w:rPr>
              <w:t>i</w:t>
            </w:r>
          </w:p>
        </w:tc>
        <w:tc>
          <w:tcPr>
            <w:tcW w:w="707" w:type="dxa"/>
            <w:tcBorders>
              <w:bottom w:val="single" w:sz="4" w:space="0" w:color="000000"/>
            </w:tcBorders>
          </w:tcPr>
          <w:p w14:paraId="7D191E03" w14:textId="77777777" w:rsidR="00C76957" w:rsidRDefault="006D0C1A">
            <w:pPr>
              <w:spacing w:after="12" w:line="259" w:lineRule="auto"/>
              <w:ind w:left="162"/>
              <w:rPr>
                <w:ins w:id="182" w:author="Hussain Hadah" w:date="2026-10-25T19:27:00Z" w16du:dateUtc="2026-10-25T23:27:00Z"/>
              </w:rPr>
            </w:pPr>
            <w:ins w:id="183" w:author="Hussain Hadah" w:date="2026-10-25T19:27:00Z" w16du:dateUtc="2026-10-25T23:27:00Z">
              <w:r>
                <w:rPr>
                  <w:sz w:val="18"/>
                </w:rPr>
                <w:t>(8)</w:t>
              </w:r>
            </w:ins>
          </w:p>
          <w:p w14:paraId="16C675F6" w14:textId="77777777" w:rsidR="00450D64" w:rsidRDefault="00A86461">
            <w:pPr>
              <w:pStyle w:val="TableParagraph"/>
              <w:spacing w:line="201" w:lineRule="exact"/>
              <w:ind w:left="39" w:right="54"/>
              <w:rPr>
                <w:position w:val="-2"/>
                <w:sz w:val="13"/>
              </w:rPr>
            </w:pPr>
            <w:r>
              <w:rPr>
                <w:spacing w:val="-5"/>
                <w:w w:val="120"/>
                <w:sz w:val="17"/>
              </w:rPr>
              <w:t>A</w:t>
            </w:r>
            <w:r>
              <w:rPr>
                <w:spacing w:val="-5"/>
                <w:w w:val="120"/>
                <w:position w:val="-2"/>
                <w:sz w:val="13"/>
              </w:rPr>
              <w:t>i</w:t>
            </w:r>
          </w:p>
        </w:tc>
      </w:tr>
      <w:tr w:rsidR="00450D64" w14:paraId="30E240E8" w14:textId="77777777">
        <w:trPr>
          <w:trHeight w:val="251"/>
        </w:trPr>
        <w:tc>
          <w:tcPr>
            <w:tcW w:w="2228" w:type="dxa"/>
            <w:tcBorders>
              <w:top w:val="single" w:sz="4" w:space="0" w:color="000000"/>
            </w:tcBorders>
          </w:tcPr>
          <w:p w14:paraId="093FD774" w14:textId="77777777" w:rsidR="00450D64" w:rsidRDefault="00A86461">
            <w:pPr>
              <w:pStyle w:val="TableParagraph"/>
              <w:spacing w:before="44" w:line="187" w:lineRule="exact"/>
              <w:ind w:left="88"/>
              <w:jc w:val="left"/>
              <w:rPr>
                <w:sz w:val="17"/>
              </w:rPr>
            </w:pPr>
            <w:r>
              <w:rPr>
                <w:spacing w:val="-4"/>
                <w:w w:val="105"/>
                <w:sz w:val="17"/>
              </w:rPr>
              <w:t>Bias</w:t>
            </w:r>
          </w:p>
        </w:tc>
        <w:tc>
          <w:tcPr>
            <w:tcW w:w="826" w:type="dxa"/>
            <w:tcBorders>
              <w:top w:val="single" w:sz="4" w:space="0" w:color="000000"/>
            </w:tcBorders>
          </w:tcPr>
          <w:p w14:paraId="71393AA7" w14:textId="77777777" w:rsidR="00450D64" w:rsidRDefault="006D0C1A">
            <w:pPr>
              <w:pStyle w:val="TableParagraph"/>
              <w:spacing w:before="43" w:line="188" w:lineRule="exact"/>
              <w:ind w:left="1" w:right="2"/>
              <w:rPr>
                <w:sz w:val="17"/>
              </w:rPr>
            </w:pPr>
            <w:ins w:id="184" w:author="Hussain Hadah" w:date="2026-10-25T19:27:00Z" w16du:dateUtc="2026-10-25T23:27:00Z">
              <w:r>
                <w:rPr>
                  <w:sz w:val="18"/>
                </w:rPr>
                <w:t>−</w:t>
              </w:r>
            </w:ins>
            <w:del w:id="185" w:author="Hussain Hadah" w:date="2026-10-25T19:27:00Z" w16du:dateUtc="2026-10-25T23:27:00Z">
              <w:r w:rsidR="00A86461">
                <w:rPr>
                  <w:rFonts w:ascii="Arial"/>
                  <w:spacing w:val="-2"/>
                  <w:w w:val="115"/>
                  <w:sz w:val="17"/>
                </w:rPr>
                <w:delText>!</w:delText>
              </w:r>
            </w:del>
            <w:r w:rsidR="00A86461">
              <w:rPr>
                <w:spacing w:val="-2"/>
                <w:w w:val="115"/>
                <w:sz w:val="17"/>
              </w:rPr>
              <w:t>0.04***</w:t>
            </w:r>
          </w:p>
        </w:tc>
        <w:tc>
          <w:tcPr>
            <w:tcW w:w="826" w:type="dxa"/>
            <w:tcBorders>
              <w:top w:val="single" w:sz="4" w:space="0" w:color="000000"/>
            </w:tcBorders>
          </w:tcPr>
          <w:p w14:paraId="3B8C1DBE" w14:textId="77777777" w:rsidR="00450D64" w:rsidRDefault="006D0C1A">
            <w:pPr>
              <w:pStyle w:val="TableParagraph"/>
              <w:spacing w:before="43" w:line="188" w:lineRule="exact"/>
              <w:ind w:left="2" w:right="2"/>
              <w:rPr>
                <w:sz w:val="17"/>
              </w:rPr>
            </w:pPr>
            <w:ins w:id="186" w:author="Hussain Hadah" w:date="2026-10-25T19:27:00Z" w16du:dateUtc="2026-10-25T23:27:00Z">
              <w:r>
                <w:rPr>
                  <w:sz w:val="18"/>
                </w:rPr>
                <w:t>−</w:t>
              </w:r>
            </w:ins>
            <w:del w:id="187" w:author="Hussain Hadah" w:date="2026-10-25T19:27:00Z" w16du:dateUtc="2026-10-25T23:27:00Z">
              <w:r w:rsidR="00A86461">
                <w:rPr>
                  <w:rFonts w:ascii="Arial"/>
                  <w:spacing w:val="-2"/>
                  <w:w w:val="115"/>
                  <w:sz w:val="17"/>
                </w:rPr>
                <w:delText>!</w:delText>
              </w:r>
            </w:del>
            <w:r w:rsidR="00A86461">
              <w:rPr>
                <w:spacing w:val="-2"/>
                <w:w w:val="115"/>
                <w:sz w:val="17"/>
              </w:rPr>
              <w:t>0.14***</w:t>
            </w:r>
          </w:p>
        </w:tc>
        <w:tc>
          <w:tcPr>
            <w:tcW w:w="826" w:type="dxa"/>
            <w:tcBorders>
              <w:top w:val="single" w:sz="4" w:space="0" w:color="000000"/>
            </w:tcBorders>
          </w:tcPr>
          <w:p w14:paraId="095DCC48" w14:textId="77777777" w:rsidR="00450D64" w:rsidRDefault="006D0C1A">
            <w:pPr>
              <w:pStyle w:val="TableParagraph"/>
              <w:spacing w:before="43" w:line="188" w:lineRule="exact"/>
              <w:ind w:right="2"/>
              <w:rPr>
                <w:sz w:val="17"/>
              </w:rPr>
            </w:pPr>
            <w:ins w:id="188" w:author="Hussain Hadah" w:date="2026-10-25T19:27:00Z" w16du:dateUtc="2026-10-25T23:27:00Z">
              <w:r>
                <w:rPr>
                  <w:sz w:val="18"/>
                </w:rPr>
                <w:t>−</w:t>
              </w:r>
            </w:ins>
            <w:del w:id="189" w:author="Hussain Hadah" w:date="2026-10-25T19:27:00Z" w16du:dateUtc="2026-10-25T23:27:00Z">
              <w:r w:rsidR="00A86461">
                <w:rPr>
                  <w:rFonts w:ascii="Arial"/>
                  <w:spacing w:val="-2"/>
                  <w:w w:val="115"/>
                  <w:sz w:val="17"/>
                </w:rPr>
                <w:delText>!</w:delText>
              </w:r>
            </w:del>
            <w:r w:rsidR="00A86461">
              <w:rPr>
                <w:spacing w:val="-2"/>
                <w:w w:val="115"/>
                <w:sz w:val="17"/>
              </w:rPr>
              <w:t>0.02***</w:t>
            </w:r>
          </w:p>
        </w:tc>
        <w:tc>
          <w:tcPr>
            <w:tcW w:w="707" w:type="dxa"/>
            <w:tcBorders>
              <w:top w:val="single" w:sz="4" w:space="0" w:color="000000"/>
            </w:tcBorders>
          </w:tcPr>
          <w:p w14:paraId="6E7299DB" w14:textId="77777777" w:rsidR="00450D64" w:rsidRDefault="006D0C1A">
            <w:pPr>
              <w:pStyle w:val="TableParagraph"/>
              <w:spacing w:before="43" w:line="188" w:lineRule="exact"/>
              <w:ind w:left="51" w:right="54"/>
              <w:rPr>
                <w:sz w:val="17"/>
              </w:rPr>
            </w:pPr>
            <w:ins w:id="190" w:author="Hussain Hadah" w:date="2026-10-25T19:27:00Z" w16du:dateUtc="2026-10-25T23:27:00Z">
              <w:r>
                <w:rPr>
                  <w:sz w:val="18"/>
                </w:rPr>
                <w:t>−</w:t>
              </w:r>
            </w:ins>
            <w:del w:id="191" w:author="Hussain Hadah" w:date="2026-10-25T19:27:00Z" w16du:dateUtc="2026-10-25T23:27:00Z">
              <w:r w:rsidR="00A86461">
                <w:rPr>
                  <w:rFonts w:ascii="Arial"/>
                  <w:spacing w:val="-4"/>
                  <w:w w:val="140"/>
                  <w:sz w:val="17"/>
                </w:rPr>
                <w:delText>!</w:delText>
              </w:r>
            </w:del>
            <w:r w:rsidR="00A86461">
              <w:rPr>
                <w:spacing w:val="-4"/>
                <w:w w:val="140"/>
                <w:sz w:val="17"/>
              </w:rPr>
              <w:t>0.02</w:t>
            </w:r>
          </w:p>
        </w:tc>
        <w:tc>
          <w:tcPr>
            <w:tcW w:w="826" w:type="dxa"/>
            <w:tcBorders>
              <w:top w:val="single" w:sz="4" w:space="0" w:color="000000"/>
            </w:tcBorders>
          </w:tcPr>
          <w:p w14:paraId="3D854D23" w14:textId="77777777" w:rsidR="00450D64" w:rsidRDefault="006D0C1A">
            <w:pPr>
              <w:pStyle w:val="TableParagraph"/>
              <w:spacing w:before="43" w:line="188" w:lineRule="exact"/>
              <w:ind w:right="4"/>
              <w:rPr>
                <w:sz w:val="17"/>
              </w:rPr>
            </w:pPr>
            <w:ins w:id="192" w:author="Hussain Hadah" w:date="2026-10-25T19:27:00Z" w16du:dateUtc="2026-10-25T23:27:00Z">
              <w:r>
                <w:rPr>
                  <w:sz w:val="18"/>
                </w:rPr>
                <w:t>−</w:t>
              </w:r>
            </w:ins>
            <w:del w:id="193" w:author="Hussain Hadah" w:date="2026-10-25T19:27:00Z" w16du:dateUtc="2026-10-25T23:27:00Z">
              <w:r w:rsidR="00A86461">
                <w:rPr>
                  <w:rFonts w:ascii="Arial"/>
                  <w:spacing w:val="-2"/>
                  <w:w w:val="115"/>
                  <w:sz w:val="17"/>
                </w:rPr>
                <w:delText>!</w:delText>
              </w:r>
            </w:del>
            <w:r w:rsidR="00A86461">
              <w:rPr>
                <w:spacing w:val="-2"/>
                <w:w w:val="115"/>
                <w:sz w:val="17"/>
              </w:rPr>
              <w:t>0.03***</w:t>
            </w:r>
          </w:p>
        </w:tc>
        <w:tc>
          <w:tcPr>
            <w:tcW w:w="757" w:type="dxa"/>
            <w:tcBorders>
              <w:top w:val="single" w:sz="4" w:space="0" w:color="000000"/>
            </w:tcBorders>
          </w:tcPr>
          <w:p w14:paraId="3DED04D1" w14:textId="77777777" w:rsidR="00450D64" w:rsidRDefault="006D0C1A">
            <w:pPr>
              <w:pStyle w:val="TableParagraph"/>
              <w:spacing w:before="43" w:line="188" w:lineRule="exact"/>
              <w:ind w:left="52" w:right="57"/>
              <w:rPr>
                <w:sz w:val="17"/>
              </w:rPr>
            </w:pPr>
            <w:ins w:id="194" w:author="Hussain Hadah" w:date="2026-10-25T19:27:00Z" w16du:dateUtc="2026-10-25T23:27:00Z">
              <w:r>
                <w:rPr>
                  <w:sz w:val="18"/>
                </w:rPr>
                <w:t>−</w:t>
              </w:r>
            </w:ins>
            <w:del w:id="195" w:author="Hussain Hadah" w:date="2026-10-25T19:27:00Z" w16du:dateUtc="2026-10-25T23:27:00Z">
              <w:r w:rsidR="00A86461">
                <w:rPr>
                  <w:rFonts w:ascii="Arial"/>
                  <w:spacing w:val="-2"/>
                  <w:w w:val="120"/>
                  <w:sz w:val="17"/>
                </w:rPr>
                <w:delText>!</w:delText>
              </w:r>
            </w:del>
            <w:r w:rsidR="00A86461">
              <w:rPr>
                <w:spacing w:val="-2"/>
                <w:w w:val="120"/>
                <w:sz w:val="17"/>
              </w:rPr>
              <w:t>0.07**</w:t>
            </w:r>
          </w:p>
        </w:tc>
        <w:tc>
          <w:tcPr>
            <w:tcW w:w="826" w:type="dxa"/>
            <w:tcBorders>
              <w:top w:val="single" w:sz="4" w:space="0" w:color="000000"/>
            </w:tcBorders>
          </w:tcPr>
          <w:p w14:paraId="48DE9C3E" w14:textId="77777777" w:rsidR="00450D64" w:rsidRDefault="006D0C1A">
            <w:pPr>
              <w:pStyle w:val="TableParagraph"/>
              <w:spacing w:before="43" w:line="188" w:lineRule="exact"/>
              <w:ind w:left="52" w:right="58"/>
              <w:rPr>
                <w:sz w:val="17"/>
              </w:rPr>
            </w:pPr>
            <w:ins w:id="196" w:author="Hussain Hadah" w:date="2026-10-25T19:27:00Z" w16du:dateUtc="2026-10-25T23:27:00Z">
              <w:r>
                <w:rPr>
                  <w:sz w:val="18"/>
                </w:rPr>
                <w:t>−</w:t>
              </w:r>
            </w:ins>
            <w:del w:id="197" w:author="Hussain Hadah" w:date="2026-10-25T19:27:00Z" w16du:dateUtc="2026-10-25T23:27:00Z">
              <w:r w:rsidR="00A86461">
                <w:rPr>
                  <w:rFonts w:ascii="Arial"/>
                  <w:spacing w:val="-2"/>
                  <w:w w:val="115"/>
                  <w:sz w:val="17"/>
                </w:rPr>
                <w:delText>!</w:delText>
              </w:r>
            </w:del>
            <w:r w:rsidR="00A86461">
              <w:rPr>
                <w:spacing w:val="-2"/>
                <w:w w:val="115"/>
                <w:sz w:val="17"/>
              </w:rPr>
              <w:t>0.10***</w:t>
            </w:r>
          </w:p>
        </w:tc>
        <w:tc>
          <w:tcPr>
            <w:tcW w:w="707" w:type="dxa"/>
            <w:tcBorders>
              <w:top w:val="single" w:sz="4" w:space="0" w:color="000000"/>
            </w:tcBorders>
          </w:tcPr>
          <w:p w14:paraId="1F1CD9F5" w14:textId="77777777" w:rsidR="00450D64" w:rsidRDefault="006D0C1A">
            <w:pPr>
              <w:pStyle w:val="TableParagraph"/>
              <w:spacing w:before="43" w:line="188" w:lineRule="exact"/>
              <w:ind w:left="47" w:right="54"/>
              <w:rPr>
                <w:sz w:val="17"/>
              </w:rPr>
            </w:pPr>
            <w:ins w:id="198" w:author="Hussain Hadah" w:date="2026-10-25T19:27:00Z" w16du:dateUtc="2026-10-25T23:27:00Z">
              <w:r>
                <w:rPr>
                  <w:sz w:val="18"/>
                </w:rPr>
                <w:t>−</w:t>
              </w:r>
            </w:ins>
            <w:del w:id="199" w:author="Hussain Hadah" w:date="2026-10-25T19:27:00Z" w16du:dateUtc="2026-10-25T23:27:00Z">
              <w:r w:rsidR="00A86461">
                <w:rPr>
                  <w:rFonts w:ascii="Arial"/>
                  <w:spacing w:val="-4"/>
                  <w:w w:val="140"/>
                  <w:sz w:val="17"/>
                </w:rPr>
                <w:delText>!</w:delText>
              </w:r>
            </w:del>
            <w:r w:rsidR="00A86461">
              <w:rPr>
                <w:spacing w:val="-4"/>
                <w:w w:val="140"/>
                <w:sz w:val="17"/>
              </w:rPr>
              <w:t>0.04</w:t>
            </w:r>
          </w:p>
        </w:tc>
      </w:tr>
      <w:tr w:rsidR="00450D64" w14:paraId="3288B067" w14:textId="77777777">
        <w:trPr>
          <w:trHeight w:val="213"/>
        </w:trPr>
        <w:tc>
          <w:tcPr>
            <w:tcW w:w="2228" w:type="dxa"/>
          </w:tcPr>
          <w:p w14:paraId="72E0C0E5" w14:textId="77777777" w:rsidR="00450D64" w:rsidRDefault="00450D64">
            <w:pPr>
              <w:pStyle w:val="TableParagraph"/>
              <w:jc w:val="left"/>
              <w:rPr>
                <w:sz w:val="14"/>
              </w:rPr>
            </w:pPr>
          </w:p>
        </w:tc>
        <w:tc>
          <w:tcPr>
            <w:tcW w:w="826" w:type="dxa"/>
          </w:tcPr>
          <w:p w14:paraId="33550F5F" w14:textId="77777777" w:rsidR="00450D64" w:rsidRDefault="00A86461">
            <w:pPr>
              <w:pStyle w:val="TableParagraph"/>
              <w:spacing w:before="6" w:line="187" w:lineRule="exact"/>
              <w:ind w:right="1"/>
              <w:rPr>
                <w:sz w:val="17"/>
              </w:rPr>
            </w:pPr>
            <w:r>
              <w:rPr>
                <w:spacing w:val="-2"/>
                <w:w w:val="105"/>
                <w:sz w:val="17"/>
              </w:rPr>
              <w:t>(0.01)</w:t>
            </w:r>
          </w:p>
        </w:tc>
        <w:tc>
          <w:tcPr>
            <w:tcW w:w="826" w:type="dxa"/>
          </w:tcPr>
          <w:p w14:paraId="613B84DA" w14:textId="77777777" w:rsidR="00450D64" w:rsidRDefault="00A86461">
            <w:pPr>
              <w:pStyle w:val="TableParagraph"/>
              <w:spacing w:before="6" w:line="187" w:lineRule="exact"/>
              <w:rPr>
                <w:sz w:val="17"/>
              </w:rPr>
            </w:pPr>
            <w:r>
              <w:rPr>
                <w:spacing w:val="-2"/>
                <w:w w:val="105"/>
                <w:sz w:val="17"/>
              </w:rPr>
              <w:t>(0.04)</w:t>
            </w:r>
          </w:p>
        </w:tc>
        <w:tc>
          <w:tcPr>
            <w:tcW w:w="826" w:type="dxa"/>
          </w:tcPr>
          <w:p w14:paraId="43649B20" w14:textId="77777777" w:rsidR="00450D64" w:rsidRDefault="00A86461">
            <w:pPr>
              <w:pStyle w:val="TableParagraph"/>
              <w:spacing w:before="6" w:line="187" w:lineRule="exact"/>
              <w:ind w:right="2"/>
              <w:rPr>
                <w:sz w:val="17"/>
              </w:rPr>
            </w:pPr>
            <w:r>
              <w:rPr>
                <w:spacing w:val="-2"/>
                <w:w w:val="105"/>
                <w:sz w:val="17"/>
              </w:rPr>
              <w:t>(0.01)</w:t>
            </w:r>
          </w:p>
        </w:tc>
        <w:tc>
          <w:tcPr>
            <w:tcW w:w="707" w:type="dxa"/>
          </w:tcPr>
          <w:p w14:paraId="05A0051A" w14:textId="77777777" w:rsidR="00450D64" w:rsidRDefault="00A86461">
            <w:pPr>
              <w:pStyle w:val="TableParagraph"/>
              <w:spacing w:before="6" w:line="187" w:lineRule="exact"/>
              <w:ind w:left="51" w:right="54"/>
              <w:rPr>
                <w:sz w:val="17"/>
              </w:rPr>
            </w:pPr>
            <w:r>
              <w:rPr>
                <w:spacing w:val="-2"/>
                <w:w w:val="105"/>
                <w:sz w:val="17"/>
              </w:rPr>
              <w:t>(0.03)</w:t>
            </w:r>
          </w:p>
        </w:tc>
        <w:tc>
          <w:tcPr>
            <w:tcW w:w="826" w:type="dxa"/>
          </w:tcPr>
          <w:p w14:paraId="66F06E31" w14:textId="77777777" w:rsidR="00450D64" w:rsidRDefault="00A86461">
            <w:pPr>
              <w:pStyle w:val="TableParagraph"/>
              <w:spacing w:before="6" w:line="187" w:lineRule="exact"/>
              <w:ind w:right="4"/>
              <w:rPr>
                <w:sz w:val="17"/>
              </w:rPr>
            </w:pPr>
            <w:r>
              <w:rPr>
                <w:spacing w:val="-2"/>
                <w:w w:val="105"/>
                <w:sz w:val="17"/>
              </w:rPr>
              <w:t>(0.01)</w:t>
            </w:r>
          </w:p>
        </w:tc>
        <w:tc>
          <w:tcPr>
            <w:tcW w:w="757" w:type="dxa"/>
          </w:tcPr>
          <w:p w14:paraId="30C02D09" w14:textId="77777777" w:rsidR="00450D64" w:rsidRDefault="00A86461">
            <w:pPr>
              <w:pStyle w:val="TableParagraph"/>
              <w:spacing w:before="6" w:line="187" w:lineRule="exact"/>
              <w:ind w:left="52" w:right="57"/>
              <w:rPr>
                <w:sz w:val="17"/>
              </w:rPr>
            </w:pPr>
            <w:r>
              <w:rPr>
                <w:spacing w:val="-2"/>
                <w:w w:val="105"/>
                <w:sz w:val="17"/>
              </w:rPr>
              <w:t>(0.03)</w:t>
            </w:r>
          </w:p>
        </w:tc>
        <w:tc>
          <w:tcPr>
            <w:tcW w:w="826" w:type="dxa"/>
          </w:tcPr>
          <w:p w14:paraId="578C86F0" w14:textId="77777777" w:rsidR="00450D64" w:rsidRDefault="00A86461">
            <w:pPr>
              <w:pStyle w:val="TableParagraph"/>
              <w:spacing w:before="6" w:line="187" w:lineRule="exact"/>
              <w:ind w:left="52" w:right="58"/>
              <w:rPr>
                <w:sz w:val="17"/>
              </w:rPr>
            </w:pPr>
            <w:r>
              <w:rPr>
                <w:spacing w:val="-2"/>
                <w:w w:val="105"/>
                <w:sz w:val="17"/>
              </w:rPr>
              <w:t>(0.03)</w:t>
            </w:r>
          </w:p>
        </w:tc>
        <w:tc>
          <w:tcPr>
            <w:tcW w:w="707" w:type="dxa"/>
          </w:tcPr>
          <w:p w14:paraId="452188C4" w14:textId="77777777" w:rsidR="00450D64" w:rsidRDefault="00A86461">
            <w:pPr>
              <w:pStyle w:val="TableParagraph"/>
              <w:spacing w:before="6" w:line="187" w:lineRule="exact"/>
              <w:ind w:left="47" w:right="54"/>
              <w:rPr>
                <w:sz w:val="17"/>
              </w:rPr>
            </w:pPr>
            <w:r>
              <w:rPr>
                <w:spacing w:val="-2"/>
                <w:w w:val="105"/>
                <w:sz w:val="17"/>
              </w:rPr>
              <w:t>(0.03)</w:t>
            </w:r>
          </w:p>
        </w:tc>
      </w:tr>
      <w:tr w:rsidR="00450D64" w14:paraId="27310F9C" w14:textId="77777777">
        <w:trPr>
          <w:trHeight w:val="213"/>
        </w:trPr>
        <w:tc>
          <w:tcPr>
            <w:tcW w:w="2228" w:type="dxa"/>
          </w:tcPr>
          <w:p w14:paraId="40E43A28" w14:textId="77777777" w:rsidR="00450D64" w:rsidRDefault="00A86461">
            <w:pPr>
              <w:pStyle w:val="TableParagraph"/>
              <w:spacing w:before="6" w:line="187" w:lineRule="exact"/>
              <w:ind w:left="88"/>
              <w:jc w:val="left"/>
              <w:rPr>
                <w:sz w:val="17"/>
              </w:rPr>
            </w:pPr>
            <w:r>
              <w:rPr>
                <w:spacing w:val="-2"/>
                <w:w w:val="110"/>
                <w:sz w:val="17"/>
              </w:rPr>
              <w:t>Female</w:t>
            </w:r>
          </w:p>
        </w:tc>
        <w:tc>
          <w:tcPr>
            <w:tcW w:w="826" w:type="dxa"/>
          </w:tcPr>
          <w:p w14:paraId="0E97E91A" w14:textId="77777777" w:rsidR="00450D64" w:rsidRDefault="006D0C1A">
            <w:pPr>
              <w:pStyle w:val="TableParagraph"/>
              <w:spacing w:before="5" w:line="188" w:lineRule="exact"/>
              <w:ind w:right="1"/>
              <w:rPr>
                <w:sz w:val="17"/>
              </w:rPr>
            </w:pPr>
            <w:ins w:id="200" w:author="Hussain Hadah" w:date="2026-10-25T19:27:00Z" w16du:dateUtc="2026-10-25T23:27:00Z">
              <w:r>
                <w:rPr>
                  <w:sz w:val="18"/>
                </w:rPr>
                <w:t>−</w:t>
              </w:r>
            </w:ins>
            <w:del w:id="201" w:author="Hussain Hadah" w:date="2026-10-25T19:27:00Z" w16du:dateUtc="2026-10-25T23:27:00Z">
              <w:r w:rsidR="00A86461">
                <w:rPr>
                  <w:rFonts w:ascii="Arial"/>
                  <w:spacing w:val="-2"/>
                  <w:w w:val="120"/>
                  <w:sz w:val="17"/>
                </w:rPr>
                <w:delText>!</w:delText>
              </w:r>
            </w:del>
            <w:r w:rsidR="00A86461">
              <w:rPr>
                <w:spacing w:val="-2"/>
                <w:w w:val="120"/>
                <w:sz w:val="17"/>
              </w:rPr>
              <w:t>0.01**</w:t>
            </w:r>
          </w:p>
        </w:tc>
        <w:tc>
          <w:tcPr>
            <w:tcW w:w="826" w:type="dxa"/>
          </w:tcPr>
          <w:p w14:paraId="74D63261" w14:textId="77777777" w:rsidR="00450D64" w:rsidRDefault="006D0C1A">
            <w:pPr>
              <w:pStyle w:val="TableParagraph"/>
              <w:spacing w:before="5" w:line="188" w:lineRule="exact"/>
              <w:rPr>
                <w:sz w:val="17"/>
              </w:rPr>
            </w:pPr>
            <w:ins w:id="202" w:author="Hussain Hadah" w:date="2026-10-25T19:27:00Z" w16du:dateUtc="2026-10-25T23:27:00Z">
              <w:r>
                <w:rPr>
                  <w:sz w:val="18"/>
                </w:rPr>
                <w:t>−</w:t>
              </w:r>
            </w:ins>
            <w:del w:id="203" w:author="Hussain Hadah" w:date="2026-10-25T19:27:00Z" w16du:dateUtc="2026-10-25T23:27:00Z">
              <w:r w:rsidR="00A86461">
                <w:rPr>
                  <w:rFonts w:ascii="Arial"/>
                  <w:spacing w:val="-2"/>
                  <w:w w:val="120"/>
                  <w:sz w:val="17"/>
                </w:rPr>
                <w:delText>!</w:delText>
              </w:r>
            </w:del>
            <w:r w:rsidR="00A86461">
              <w:rPr>
                <w:spacing w:val="-2"/>
                <w:w w:val="120"/>
                <w:sz w:val="17"/>
              </w:rPr>
              <w:t>0.01**</w:t>
            </w:r>
          </w:p>
        </w:tc>
        <w:tc>
          <w:tcPr>
            <w:tcW w:w="826" w:type="dxa"/>
          </w:tcPr>
          <w:p w14:paraId="5857AC52" w14:textId="77777777" w:rsidR="00450D64" w:rsidRDefault="006D0C1A">
            <w:pPr>
              <w:pStyle w:val="TableParagraph"/>
              <w:spacing w:before="5" w:line="188" w:lineRule="exact"/>
              <w:ind w:right="2"/>
              <w:rPr>
                <w:sz w:val="17"/>
              </w:rPr>
            </w:pPr>
            <w:ins w:id="204" w:author="Hussain Hadah" w:date="2026-10-25T19:27:00Z" w16du:dateUtc="2026-10-25T23:27:00Z">
              <w:r>
                <w:rPr>
                  <w:sz w:val="18"/>
                </w:rPr>
                <w:t>−</w:t>
              </w:r>
            </w:ins>
            <w:del w:id="205" w:author="Hussain Hadah" w:date="2026-10-25T19:27:00Z" w16du:dateUtc="2026-10-25T23:27:00Z">
              <w:r w:rsidR="00A86461">
                <w:rPr>
                  <w:rFonts w:ascii="Arial"/>
                  <w:spacing w:val="-2"/>
                  <w:w w:val="120"/>
                  <w:sz w:val="17"/>
                </w:rPr>
                <w:delText>!</w:delText>
              </w:r>
            </w:del>
            <w:r w:rsidR="00A86461">
              <w:rPr>
                <w:spacing w:val="-2"/>
                <w:w w:val="120"/>
                <w:sz w:val="17"/>
              </w:rPr>
              <w:t>0.01**</w:t>
            </w:r>
          </w:p>
        </w:tc>
        <w:tc>
          <w:tcPr>
            <w:tcW w:w="707" w:type="dxa"/>
          </w:tcPr>
          <w:p w14:paraId="367AB402" w14:textId="77777777" w:rsidR="00450D64" w:rsidRDefault="006D0C1A">
            <w:pPr>
              <w:pStyle w:val="TableParagraph"/>
              <w:spacing w:before="5" w:line="188" w:lineRule="exact"/>
              <w:ind w:left="51" w:right="54"/>
              <w:rPr>
                <w:sz w:val="17"/>
              </w:rPr>
            </w:pPr>
            <w:ins w:id="206" w:author="Hussain Hadah" w:date="2026-10-25T19:27:00Z" w16du:dateUtc="2026-10-25T23:27:00Z">
              <w:r>
                <w:rPr>
                  <w:sz w:val="18"/>
                </w:rPr>
                <w:t>−</w:t>
              </w:r>
            </w:ins>
            <w:del w:id="207" w:author="Hussain Hadah" w:date="2026-10-25T19:27:00Z" w16du:dateUtc="2026-10-25T23:27:00Z">
              <w:r w:rsidR="00A86461">
                <w:rPr>
                  <w:rFonts w:ascii="Arial"/>
                  <w:spacing w:val="-2"/>
                  <w:w w:val="130"/>
                  <w:sz w:val="17"/>
                </w:rPr>
                <w:delText>!</w:delText>
              </w:r>
            </w:del>
            <w:r w:rsidR="00A86461">
              <w:rPr>
                <w:spacing w:val="-2"/>
                <w:w w:val="130"/>
                <w:sz w:val="17"/>
              </w:rPr>
              <w:t>0.01*</w:t>
            </w:r>
          </w:p>
        </w:tc>
        <w:tc>
          <w:tcPr>
            <w:tcW w:w="826" w:type="dxa"/>
          </w:tcPr>
          <w:p w14:paraId="1C5891FC" w14:textId="77777777" w:rsidR="00450D64" w:rsidRDefault="006D0C1A">
            <w:pPr>
              <w:pStyle w:val="TableParagraph"/>
              <w:spacing w:before="5" w:line="188" w:lineRule="exact"/>
              <w:ind w:right="4"/>
              <w:rPr>
                <w:sz w:val="17"/>
              </w:rPr>
            </w:pPr>
            <w:ins w:id="208" w:author="Hussain Hadah" w:date="2026-10-25T19:27:00Z" w16du:dateUtc="2026-10-25T23:27:00Z">
              <w:r>
                <w:rPr>
                  <w:sz w:val="18"/>
                </w:rPr>
                <w:t>−</w:t>
              </w:r>
            </w:ins>
            <w:del w:id="209" w:author="Hussain Hadah" w:date="2026-10-25T19:27:00Z" w16du:dateUtc="2026-10-25T23:27:00Z">
              <w:r w:rsidR="00A86461">
                <w:rPr>
                  <w:rFonts w:ascii="Arial"/>
                  <w:spacing w:val="-2"/>
                  <w:w w:val="120"/>
                  <w:sz w:val="17"/>
                </w:rPr>
                <w:delText>!</w:delText>
              </w:r>
            </w:del>
            <w:r w:rsidR="00A86461">
              <w:rPr>
                <w:spacing w:val="-2"/>
                <w:w w:val="120"/>
                <w:sz w:val="17"/>
              </w:rPr>
              <w:t>0.01**</w:t>
            </w:r>
          </w:p>
        </w:tc>
        <w:tc>
          <w:tcPr>
            <w:tcW w:w="757" w:type="dxa"/>
          </w:tcPr>
          <w:p w14:paraId="0CE5418C" w14:textId="77777777" w:rsidR="00450D64" w:rsidRDefault="006D0C1A">
            <w:pPr>
              <w:pStyle w:val="TableParagraph"/>
              <w:spacing w:before="5" w:line="188" w:lineRule="exact"/>
              <w:ind w:left="52" w:right="57"/>
              <w:rPr>
                <w:sz w:val="17"/>
              </w:rPr>
            </w:pPr>
            <w:ins w:id="210" w:author="Hussain Hadah" w:date="2026-10-25T19:27:00Z" w16du:dateUtc="2026-10-25T23:27:00Z">
              <w:r>
                <w:rPr>
                  <w:sz w:val="18"/>
                </w:rPr>
                <w:t>−</w:t>
              </w:r>
            </w:ins>
            <w:del w:id="211" w:author="Hussain Hadah" w:date="2026-10-25T19:27:00Z" w16du:dateUtc="2026-10-25T23:27:00Z">
              <w:r w:rsidR="00A86461">
                <w:rPr>
                  <w:rFonts w:ascii="Arial"/>
                  <w:spacing w:val="-2"/>
                  <w:w w:val="130"/>
                  <w:sz w:val="17"/>
                </w:rPr>
                <w:delText>!</w:delText>
              </w:r>
            </w:del>
            <w:r w:rsidR="00A86461">
              <w:rPr>
                <w:spacing w:val="-2"/>
                <w:w w:val="130"/>
                <w:sz w:val="17"/>
              </w:rPr>
              <w:t>0.01*</w:t>
            </w:r>
          </w:p>
        </w:tc>
        <w:tc>
          <w:tcPr>
            <w:tcW w:w="826" w:type="dxa"/>
          </w:tcPr>
          <w:p w14:paraId="521058E5" w14:textId="77777777" w:rsidR="00450D64" w:rsidRDefault="006D0C1A">
            <w:pPr>
              <w:pStyle w:val="TableParagraph"/>
              <w:spacing w:before="5" w:line="188" w:lineRule="exact"/>
              <w:ind w:left="52" w:right="58"/>
              <w:rPr>
                <w:sz w:val="17"/>
              </w:rPr>
            </w:pPr>
            <w:ins w:id="212" w:author="Hussain Hadah" w:date="2026-10-25T19:27:00Z" w16du:dateUtc="2026-10-25T23:27:00Z">
              <w:r>
                <w:rPr>
                  <w:sz w:val="18"/>
                </w:rPr>
                <w:t>−</w:t>
              </w:r>
            </w:ins>
            <w:del w:id="213" w:author="Hussain Hadah" w:date="2026-10-25T19:27:00Z" w16du:dateUtc="2026-10-25T23:27:00Z">
              <w:r w:rsidR="00A86461">
                <w:rPr>
                  <w:rFonts w:ascii="Arial"/>
                  <w:spacing w:val="-2"/>
                  <w:w w:val="130"/>
                  <w:sz w:val="17"/>
                </w:rPr>
                <w:delText>!</w:delText>
              </w:r>
            </w:del>
            <w:r w:rsidR="00A86461">
              <w:rPr>
                <w:spacing w:val="-2"/>
                <w:w w:val="130"/>
                <w:sz w:val="17"/>
              </w:rPr>
              <w:t>0.01*</w:t>
            </w:r>
          </w:p>
        </w:tc>
        <w:tc>
          <w:tcPr>
            <w:tcW w:w="707" w:type="dxa"/>
          </w:tcPr>
          <w:p w14:paraId="582F3C81" w14:textId="77777777" w:rsidR="00450D64" w:rsidRDefault="006D0C1A">
            <w:pPr>
              <w:pStyle w:val="TableParagraph"/>
              <w:spacing w:before="5" w:line="188" w:lineRule="exact"/>
              <w:ind w:left="47" w:right="54"/>
              <w:rPr>
                <w:sz w:val="17"/>
              </w:rPr>
            </w:pPr>
            <w:ins w:id="214" w:author="Hussain Hadah" w:date="2026-10-25T19:27:00Z" w16du:dateUtc="2026-10-25T23:27:00Z">
              <w:r>
                <w:rPr>
                  <w:sz w:val="18"/>
                </w:rPr>
                <w:t>−</w:t>
              </w:r>
            </w:ins>
            <w:del w:id="215" w:author="Hussain Hadah" w:date="2026-10-25T19:27:00Z" w16du:dateUtc="2026-10-25T23:27:00Z">
              <w:r w:rsidR="00A86461">
                <w:rPr>
                  <w:rFonts w:ascii="Arial"/>
                  <w:spacing w:val="-2"/>
                  <w:w w:val="130"/>
                  <w:sz w:val="17"/>
                </w:rPr>
                <w:delText>!</w:delText>
              </w:r>
            </w:del>
            <w:r w:rsidR="00A86461">
              <w:rPr>
                <w:spacing w:val="-2"/>
                <w:w w:val="130"/>
                <w:sz w:val="17"/>
              </w:rPr>
              <w:t>0.01*</w:t>
            </w:r>
          </w:p>
        </w:tc>
      </w:tr>
      <w:tr w:rsidR="00450D64" w14:paraId="2D88FB61" w14:textId="77777777">
        <w:trPr>
          <w:trHeight w:val="213"/>
        </w:trPr>
        <w:tc>
          <w:tcPr>
            <w:tcW w:w="2228" w:type="dxa"/>
          </w:tcPr>
          <w:p w14:paraId="203098FC" w14:textId="77777777" w:rsidR="00450D64" w:rsidRDefault="00450D64">
            <w:pPr>
              <w:pStyle w:val="TableParagraph"/>
              <w:jc w:val="left"/>
              <w:rPr>
                <w:sz w:val="14"/>
              </w:rPr>
            </w:pPr>
          </w:p>
        </w:tc>
        <w:tc>
          <w:tcPr>
            <w:tcW w:w="826" w:type="dxa"/>
          </w:tcPr>
          <w:p w14:paraId="0369AFB3" w14:textId="77777777" w:rsidR="00450D64" w:rsidRDefault="00A86461">
            <w:pPr>
              <w:pStyle w:val="TableParagraph"/>
              <w:spacing w:before="6" w:line="187" w:lineRule="exact"/>
              <w:ind w:right="1"/>
              <w:rPr>
                <w:sz w:val="17"/>
              </w:rPr>
            </w:pPr>
            <w:r>
              <w:rPr>
                <w:spacing w:val="-2"/>
                <w:w w:val="105"/>
                <w:sz w:val="17"/>
              </w:rPr>
              <w:t>(0.00)</w:t>
            </w:r>
          </w:p>
        </w:tc>
        <w:tc>
          <w:tcPr>
            <w:tcW w:w="826" w:type="dxa"/>
          </w:tcPr>
          <w:p w14:paraId="088629B1" w14:textId="77777777" w:rsidR="00450D64" w:rsidRDefault="00A86461">
            <w:pPr>
              <w:pStyle w:val="TableParagraph"/>
              <w:spacing w:before="6" w:line="187" w:lineRule="exact"/>
              <w:rPr>
                <w:sz w:val="17"/>
              </w:rPr>
            </w:pPr>
            <w:r>
              <w:rPr>
                <w:spacing w:val="-2"/>
                <w:w w:val="105"/>
                <w:sz w:val="17"/>
              </w:rPr>
              <w:t>(0.00)</w:t>
            </w:r>
          </w:p>
        </w:tc>
        <w:tc>
          <w:tcPr>
            <w:tcW w:w="826" w:type="dxa"/>
          </w:tcPr>
          <w:p w14:paraId="1DFA1F9A" w14:textId="77777777" w:rsidR="00450D64" w:rsidRDefault="00A86461">
            <w:pPr>
              <w:pStyle w:val="TableParagraph"/>
              <w:spacing w:before="6" w:line="187" w:lineRule="exact"/>
              <w:ind w:right="2"/>
              <w:rPr>
                <w:sz w:val="17"/>
              </w:rPr>
            </w:pPr>
            <w:r>
              <w:rPr>
                <w:spacing w:val="-2"/>
                <w:w w:val="105"/>
                <w:sz w:val="17"/>
              </w:rPr>
              <w:t>(0.00)</w:t>
            </w:r>
          </w:p>
        </w:tc>
        <w:tc>
          <w:tcPr>
            <w:tcW w:w="707" w:type="dxa"/>
          </w:tcPr>
          <w:p w14:paraId="1F9B288B" w14:textId="77777777" w:rsidR="00450D64" w:rsidRDefault="00A86461">
            <w:pPr>
              <w:pStyle w:val="TableParagraph"/>
              <w:spacing w:before="6" w:line="187" w:lineRule="exact"/>
              <w:ind w:left="51" w:right="54"/>
              <w:rPr>
                <w:sz w:val="17"/>
              </w:rPr>
            </w:pPr>
            <w:r>
              <w:rPr>
                <w:spacing w:val="-2"/>
                <w:w w:val="105"/>
                <w:sz w:val="17"/>
              </w:rPr>
              <w:t>(0.00)</w:t>
            </w:r>
          </w:p>
        </w:tc>
        <w:tc>
          <w:tcPr>
            <w:tcW w:w="826" w:type="dxa"/>
          </w:tcPr>
          <w:p w14:paraId="1E6F2EEB" w14:textId="77777777" w:rsidR="00450D64" w:rsidRDefault="00A86461">
            <w:pPr>
              <w:pStyle w:val="TableParagraph"/>
              <w:spacing w:before="6" w:line="187" w:lineRule="exact"/>
              <w:ind w:right="4"/>
              <w:rPr>
                <w:sz w:val="17"/>
              </w:rPr>
            </w:pPr>
            <w:r>
              <w:rPr>
                <w:spacing w:val="-2"/>
                <w:w w:val="105"/>
                <w:sz w:val="17"/>
              </w:rPr>
              <w:t>(0.00)</w:t>
            </w:r>
          </w:p>
        </w:tc>
        <w:tc>
          <w:tcPr>
            <w:tcW w:w="757" w:type="dxa"/>
          </w:tcPr>
          <w:p w14:paraId="2A67BFB8" w14:textId="77777777" w:rsidR="00450D64" w:rsidRDefault="00A86461">
            <w:pPr>
              <w:pStyle w:val="TableParagraph"/>
              <w:spacing w:before="6" w:line="187" w:lineRule="exact"/>
              <w:ind w:left="52" w:right="57"/>
              <w:rPr>
                <w:sz w:val="17"/>
              </w:rPr>
            </w:pPr>
            <w:r>
              <w:rPr>
                <w:spacing w:val="-2"/>
                <w:w w:val="105"/>
                <w:sz w:val="17"/>
              </w:rPr>
              <w:t>(0.00)</w:t>
            </w:r>
          </w:p>
        </w:tc>
        <w:tc>
          <w:tcPr>
            <w:tcW w:w="826" w:type="dxa"/>
          </w:tcPr>
          <w:p w14:paraId="6932C138" w14:textId="77777777" w:rsidR="00450D64" w:rsidRDefault="00A86461">
            <w:pPr>
              <w:pStyle w:val="TableParagraph"/>
              <w:spacing w:before="6" w:line="187" w:lineRule="exact"/>
              <w:ind w:left="52" w:right="58"/>
              <w:rPr>
                <w:sz w:val="17"/>
              </w:rPr>
            </w:pPr>
            <w:r>
              <w:rPr>
                <w:spacing w:val="-2"/>
                <w:w w:val="105"/>
                <w:sz w:val="17"/>
              </w:rPr>
              <w:t>(0.00)</w:t>
            </w:r>
          </w:p>
        </w:tc>
        <w:tc>
          <w:tcPr>
            <w:tcW w:w="707" w:type="dxa"/>
          </w:tcPr>
          <w:p w14:paraId="5B2B7734" w14:textId="77777777" w:rsidR="00450D64" w:rsidRDefault="00A86461">
            <w:pPr>
              <w:pStyle w:val="TableParagraph"/>
              <w:spacing w:before="6" w:line="187" w:lineRule="exact"/>
              <w:ind w:left="47" w:right="54"/>
              <w:rPr>
                <w:sz w:val="17"/>
              </w:rPr>
            </w:pPr>
            <w:r>
              <w:rPr>
                <w:spacing w:val="-2"/>
                <w:w w:val="105"/>
                <w:sz w:val="17"/>
              </w:rPr>
              <w:t>(0.00)</w:t>
            </w:r>
          </w:p>
        </w:tc>
      </w:tr>
      <w:tr w:rsidR="00450D64" w14:paraId="697744B1" w14:textId="77777777">
        <w:trPr>
          <w:trHeight w:val="213"/>
        </w:trPr>
        <w:tc>
          <w:tcPr>
            <w:tcW w:w="2228" w:type="dxa"/>
          </w:tcPr>
          <w:p w14:paraId="7B208AE2" w14:textId="77777777" w:rsidR="00450D64" w:rsidRDefault="00A86461">
            <w:pPr>
              <w:pStyle w:val="TableParagraph"/>
              <w:spacing w:before="6" w:line="187" w:lineRule="exact"/>
              <w:ind w:left="88"/>
              <w:jc w:val="left"/>
              <w:rPr>
                <w:sz w:val="17"/>
              </w:rPr>
            </w:pPr>
            <w:r>
              <w:rPr>
                <w:w w:val="115"/>
                <w:sz w:val="17"/>
              </w:rPr>
              <w:t>College</w:t>
            </w:r>
            <w:r>
              <w:rPr>
                <w:spacing w:val="-12"/>
                <w:w w:val="115"/>
                <w:sz w:val="17"/>
              </w:rPr>
              <w:t xml:space="preserve"> </w:t>
            </w:r>
            <w:r>
              <w:rPr>
                <w:w w:val="115"/>
                <w:sz w:val="17"/>
              </w:rPr>
              <w:t>Graduate:</w:t>
            </w:r>
            <w:r>
              <w:rPr>
                <w:spacing w:val="-3"/>
                <w:w w:val="115"/>
                <w:sz w:val="17"/>
              </w:rPr>
              <w:t xml:space="preserve"> </w:t>
            </w:r>
            <w:r>
              <w:rPr>
                <w:spacing w:val="-2"/>
                <w:w w:val="115"/>
                <w:sz w:val="17"/>
              </w:rPr>
              <w:t>Mother</w:t>
            </w:r>
          </w:p>
        </w:tc>
        <w:tc>
          <w:tcPr>
            <w:tcW w:w="826" w:type="dxa"/>
          </w:tcPr>
          <w:p w14:paraId="2A7CE75B" w14:textId="77777777" w:rsidR="00450D64" w:rsidRDefault="00A86461">
            <w:pPr>
              <w:pStyle w:val="TableParagraph"/>
              <w:spacing w:before="6" w:line="187" w:lineRule="exact"/>
              <w:ind w:right="1"/>
              <w:rPr>
                <w:sz w:val="17"/>
              </w:rPr>
            </w:pPr>
            <w:r>
              <w:rPr>
                <w:spacing w:val="-4"/>
                <w:w w:val="105"/>
                <w:sz w:val="17"/>
              </w:rPr>
              <w:t>0.01</w:t>
            </w:r>
          </w:p>
        </w:tc>
        <w:tc>
          <w:tcPr>
            <w:tcW w:w="826" w:type="dxa"/>
          </w:tcPr>
          <w:p w14:paraId="14C44D14" w14:textId="77777777" w:rsidR="00450D64" w:rsidRDefault="00A86461">
            <w:pPr>
              <w:pStyle w:val="TableParagraph"/>
              <w:spacing w:before="6" w:line="187" w:lineRule="exact"/>
              <w:ind w:right="1"/>
              <w:rPr>
                <w:sz w:val="17"/>
              </w:rPr>
            </w:pPr>
            <w:r>
              <w:rPr>
                <w:spacing w:val="-4"/>
                <w:w w:val="105"/>
                <w:sz w:val="17"/>
              </w:rPr>
              <w:t>0.01</w:t>
            </w:r>
          </w:p>
        </w:tc>
        <w:tc>
          <w:tcPr>
            <w:tcW w:w="826" w:type="dxa"/>
          </w:tcPr>
          <w:p w14:paraId="49CDA286" w14:textId="77777777" w:rsidR="00450D64" w:rsidRDefault="00A86461">
            <w:pPr>
              <w:pStyle w:val="TableParagraph"/>
              <w:spacing w:before="6" w:line="187" w:lineRule="exact"/>
              <w:ind w:right="2"/>
              <w:rPr>
                <w:sz w:val="17"/>
              </w:rPr>
            </w:pPr>
            <w:r>
              <w:rPr>
                <w:spacing w:val="-4"/>
                <w:w w:val="105"/>
                <w:sz w:val="17"/>
              </w:rPr>
              <w:t>0.01</w:t>
            </w:r>
          </w:p>
        </w:tc>
        <w:tc>
          <w:tcPr>
            <w:tcW w:w="707" w:type="dxa"/>
          </w:tcPr>
          <w:p w14:paraId="70E0D99A" w14:textId="77777777" w:rsidR="00450D64" w:rsidRDefault="00A86461">
            <w:pPr>
              <w:pStyle w:val="TableParagraph"/>
              <w:spacing w:before="6" w:line="187" w:lineRule="exact"/>
              <w:ind w:left="51" w:right="54"/>
              <w:rPr>
                <w:sz w:val="17"/>
              </w:rPr>
            </w:pPr>
            <w:r>
              <w:rPr>
                <w:spacing w:val="-4"/>
                <w:w w:val="105"/>
                <w:sz w:val="17"/>
              </w:rPr>
              <w:t>0.01</w:t>
            </w:r>
          </w:p>
        </w:tc>
        <w:tc>
          <w:tcPr>
            <w:tcW w:w="826" w:type="dxa"/>
          </w:tcPr>
          <w:p w14:paraId="7D08CA80" w14:textId="77777777" w:rsidR="00450D64" w:rsidRDefault="00A86461">
            <w:pPr>
              <w:pStyle w:val="TableParagraph"/>
              <w:spacing w:before="6" w:line="187" w:lineRule="exact"/>
              <w:ind w:right="4"/>
              <w:rPr>
                <w:sz w:val="17"/>
              </w:rPr>
            </w:pPr>
            <w:r>
              <w:rPr>
                <w:spacing w:val="-4"/>
                <w:w w:val="105"/>
                <w:sz w:val="17"/>
              </w:rPr>
              <w:t>0.01</w:t>
            </w:r>
          </w:p>
        </w:tc>
        <w:tc>
          <w:tcPr>
            <w:tcW w:w="757" w:type="dxa"/>
          </w:tcPr>
          <w:p w14:paraId="554D7D5F" w14:textId="77777777" w:rsidR="00450D64" w:rsidRDefault="00A86461">
            <w:pPr>
              <w:pStyle w:val="TableParagraph"/>
              <w:spacing w:before="6" w:line="187" w:lineRule="exact"/>
              <w:ind w:left="52" w:right="57"/>
              <w:rPr>
                <w:sz w:val="17"/>
              </w:rPr>
            </w:pPr>
            <w:r>
              <w:rPr>
                <w:spacing w:val="-4"/>
                <w:w w:val="105"/>
                <w:sz w:val="17"/>
              </w:rPr>
              <w:t>0.01</w:t>
            </w:r>
          </w:p>
        </w:tc>
        <w:tc>
          <w:tcPr>
            <w:tcW w:w="826" w:type="dxa"/>
          </w:tcPr>
          <w:p w14:paraId="18CF7C82" w14:textId="77777777" w:rsidR="00450D64" w:rsidRDefault="00A86461">
            <w:pPr>
              <w:pStyle w:val="TableParagraph"/>
              <w:spacing w:before="6" w:line="187" w:lineRule="exact"/>
              <w:ind w:left="52" w:right="58"/>
              <w:rPr>
                <w:sz w:val="17"/>
              </w:rPr>
            </w:pPr>
            <w:r>
              <w:rPr>
                <w:spacing w:val="-4"/>
                <w:w w:val="105"/>
                <w:sz w:val="17"/>
              </w:rPr>
              <w:t>0.01</w:t>
            </w:r>
          </w:p>
        </w:tc>
        <w:tc>
          <w:tcPr>
            <w:tcW w:w="707" w:type="dxa"/>
          </w:tcPr>
          <w:p w14:paraId="6AE83647" w14:textId="77777777" w:rsidR="00450D64" w:rsidRDefault="00A86461">
            <w:pPr>
              <w:pStyle w:val="TableParagraph"/>
              <w:spacing w:before="6" w:line="187" w:lineRule="exact"/>
              <w:ind w:left="47" w:right="54"/>
              <w:rPr>
                <w:sz w:val="17"/>
              </w:rPr>
            </w:pPr>
            <w:r>
              <w:rPr>
                <w:spacing w:val="-4"/>
                <w:w w:val="105"/>
                <w:sz w:val="17"/>
              </w:rPr>
              <w:t>0.01</w:t>
            </w:r>
          </w:p>
        </w:tc>
      </w:tr>
      <w:tr w:rsidR="00450D64" w14:paraId="5FF52403" w14:textId="77777777">
        <w:trPr>
          <w:trHeight w:val="213"/>
        </w:trPr>
        <w:tc>
          <w:tcPr>
            <w:tcW w:w="2228" w:type="dxa"/>
          </w:tcPr>
          <w:p w14:paraId="1F9320BB" w14:textId="77777777" w:rsidR="00450D64" w:rsidRDefault="00450D64">
            <w:pPr>
              <w:pStyle w:val="TableParagraph"/>
              <w:jc w:val="left"/>
              <w:rPr>
                <w:sz w:val="14"/>
              </w:rPr>
            </w:pPr>
          </w:p>
        </w:tc>
        <w:tc>
          <w:tcPr>
            <w:tcW w:w="826" w:type="dxa"/>
          </w:tcPr>
          <w:p w14:paraId="6A5B6505" w14:textId="77777777" w:rsidR="00450D64" w:rsidRDefault="00A86461">
            <w:pPr>
              <w:pStyle w:val="TableParagraph"/>
              <w:spacing w:before="6" w:line="187" w:lineRule="exact"/>
              <w:ind w:right="1"/>
              <w:rPr>
                <w:sz w:val="17"/>
              </w:rPr>
            </w:pPr>
            <w:r>
              <w:rPr>
                <w:spacing w:val="-2"/>
                <w:w w:val="105"/>
                <w:sz w:val="17"/>
              </w:rPr>
              <w:t>(0.01)</w:t>
            </w:r>
          </w:p>
        </w:tc>
        <w:tc>
          <w:tcPr>
            <w:tcW w:w="826" w:type="dxa"/>
          </w:tcPr>
          <w:p w14:paraId="4F3F6EC5" w14:textId="77777777" w:rsidR="00450D64" w:rsidRDefault="00A86461">
            <w:pPr>
              <w:pStyle w:val="TableParagraph"/>
              <w:spacing w:before="6" w:line="187" w:lineRule="exact"/>
              <w:rPr>
                <w:sz w:val="17"/>
              </w:rPr>
            </w:pPr>
            <w:r>
              <w:rPr>
                <w:spacing w:val="-2"/>
                <w:w w:val="105"/>
                <w:sz w:val="17"/>
              </w:rPr>
              <w:t>(0.01)</w:t>
            </w:r>
          </w:p>
        </w:tc>
        <w:tc>
          <w:tcPr>
            <w:tcW w:w="826" w:type="dxa"/>
          </w:tcPr>
          <w:p w14:paraId="4F89625E" w14:textId="77777777" w:rsidR="00450D64" w:rsidRDefault="00A86461">
            <w:pPr>
              <w:pStyle w:val="TableParagraph"/>
              <w:spacing w:before="6" w:line="187" w:lineRule="exact"/>
              <w:ind w:right="2"/>
              <w:rPr>
                <w:sz w:val="17"/>
              </w:rPr>
            </w:pPr>
            <w:r>
              <w:rPr>
                <w:spacing w:val="-2"/>
                <w:w w:val="105"/>
                <w:sz w:val="17"/>
              </w:rPr>
              <w:t>(0.01)</w:t>
            </w:r>
          </w:p>
        </w:tc>
        <w:tc>
          <w:tcPr>
            <w:tcW w:w="707" w:type="dxa"/>
          </w:tcPr>
          <w:p w14:paraId="648F9214" w14:textId="77777777" w:rsidR="00450D64" w:rsidRDefault="00A86461">
            <w:pPr>
              <w:pStyle w:val="TableParagraph"/>
              <w:spacing w:before="6" w:line="187" w:lineRule="exact"/>
              <w:ind w:left="51" w:right="54"/>
              <w:rPr>
                <w:sz w:val="17"/>
              </w:rPr>
            </w:pPr>
            <w:r>
              <w:rPr>
                <w:spacing w:val="-2"/>
                <w:w w:val="105"/>
                <w:sz w:val="17"/>
              </w:rPr>
              <w:t>(0.01)</w:t>
            </w:r>
          </w:p>
        </w:tc>
        <w:tc>
          <w:tcPr>
            <w:tcW w:w="826" w:type="dxa"/>
          </w:tcPr>
          <w:p w14:paraId="72E3F29D" w14:textId="77777777" w:rsidR="00450D64" w:rsidRDefault="00A86461">
            <w:pPr>
              <w:pStyle w:val="TableParagraph"/>
              <w:spacing w:before="6" w:line="187" w:lineRule="exact"/>
              <w:ind w:right="4"/>
              <w:rPr>
                <w:sz w:val="17"/>
              </w:rPr>
            </w:pPr>
            <w:r>
              <w:rPr>
                <w:spacing w:val="-2"/>
                <w:w w:val="105"/>
                <w:sz w:val="17"/>
              </w:rPr>
              <w:t>(0.01)</w:t>
            </w:r>
          </w:p>
        </w:tc>
        <w:tc>
          <w:tcPr>
            <w:tcW w:w="757" w:type="dxa"/>
          </w:tcPr>
          <w:p w14:paraId="2DDF59B6" w14:textId="77777777" w:rsidR="00450D64" w:rsidRDefault="00A86461">
            <w:pPr>
              <w:pStyle w:val="TableParagraph"/>
              <w:spacing w:before="6" w:line="187" w:lineRule="exact"/>
              <w:ind w:left="52" w:right="57"/>
              <w:rPr>
                <w:sz w:val="17"/>
              </w:rPr>
            </w:pPr>
            <w:r>
              <w:rPr>
                <w:spacing w:val="-2"/>
                <w:w w:val="105"/>
                <w:sz w:val="17"/>
              </w:rPr>
              <w:t>(0.01)</w:t>
            </w:r>
          </w:p>
        </w:tc>
        <w:tc>
          <w:tcPr>
            <w:tcW w:w="826" w:type="dxa"/>
          </w:tcPr>
          <w:p w14:paraId="6C816B83" w14:textId="77777777" w:rsidR="00450D64" w:rsidRDefault="00A86461">
            <w:pPr>
              <w:pStyle w:val="TableParagraph"/>
              <w:spacing w:before="6" w:line="187" w:lineRule="exact"/>
              <w:ind w:left="52" w:right="58"/>
              <w:rPr>
                <w:sz w:val="17"/>
              </w:rPr>
            </w:pPr>
            <w:r>
              <w:rPr>
                <w:spacing w:val="-2"/>
                <w:w w:val="105"/>
                <w:sz w:val="17"/>
              </w:rPr>
              <w:t>(0.01)</w:t>
            </w:r>
          </w:p>
        </w:tc>
        <w:tc>
          <w:tcPr>
            <w:tcW w:w="707" w:type="dxa"/>
          </w:tcPr>
          <w:p w14:paraId="3C067CF9" w14:textId="77777777" w:rsidR="00450D64" w:rsidRDefault="00A86461">
            <w:pPr>
              <w:pStyle w:val="TableParagraph"/>
              <w:spacing w:before="6" w:line="187" w:lineRule="exact"/>
              <w:ind w:left="34"/>
              <w:rPr>
                <w:sz w:val="17"/>
              </w:rPr>
            </w:pPr>
            <w:r>
              <w:rPr>
                <w:spacing w:val="-2"/>
                <w:w w:val="105"/>
                <w:sz w:val="17"/>
              </w:rPr>
              <w:t>(0.01)</w:t>
            </w:r>
          </w:p>
        </w:tc>
      </w:tr>
      <w:tr w:rsidR="00450D64" w14:paraId="7756216A" w14:textId="77777777">
        <w:trPr>
          <w:trHeight w:val="213"/>
        </w:trPr>
        <w:tc>
          <w:tcPr>
            <w:tcW w:w="2228" w:type="dxa"/>
          </w:tcPr>
          <w:p w14:paraId="5A7372D6" w14:textId="77777777" w:rsidR="00450D64" w:rsidRDefault="00A86461">
            <w:pPr>
              <w:pStyle w:val="TableParagraph"/>
              <w:spacing w:before="6" w:line="187" w:lineRule="exact"/>
              <w:ind w:left="88"/>
              <w:jc w:val="left"/>
              <w:rPr>
                <w:sz w:val="17"/>
              </w:rPr>
            </w:pPr>
            <w:r>
              <w:rPr>
                <w:w w:val="115"/>
                <w:sz w:val="17"/>
              </w:rPr>
              <w:t>College</w:t>
            </w:r>
            <w:r>
              <w:rPr>
                <w:spacing w:val="-12"/>
                <w:w w:val="115"/>
                <w:sz w:val="17"/>
              </w:rPr>
              <w:t xml:space="preserve"> </w:t>
            </w:r>
            <w:r>
              <w:rPr>
                <w:w w:val="115"/>
                <w:sz w:val="17"/>
              </w:rPr>
              <w:t>Graduate:</w:t>
            </w:r>
            <w:r>
              <w:rPr>
                <w:spacing w:val="-3"/>
                <w:w w:val="115"/>
                <w:sz w:val="17"/>
              </w:rPr>
              <w:t xml:space="preserve"> </w:t>
            </w:r>
            <w:r>
              <w:rPr>
                <w:spacing w:val="-2"/>
                <w:w w:val="115"/>
                <w:sz w:val="17"/>
              </w:rPr>
              <w:t>Father</w:t>
            </w:r>
          </w:p>
        </w:tc>
        <w:tc>
          <w:tcPr>
            <w:tcW w:w="826" w:type="dxa"/>
          </w:tcPr>
          <w:p w14:paraId="1A095D3A" w14:textId="77777777" w:rsidR="00450D64" w:rsidRDefault="00A86461">
            <w:pPr>
              <w:pStyle w:val="TableParagraph"/>
              <w:spacing w:before="6" w:line="187" w:lineRule="exact"/>
              <w:ind w:right="1"/>
              <w:rPr>
                <w:sz w:val="17"/>
              </w:rPr>
            </w:pPr>
            <w:r>
              <w:rPr>
                <w:spacing w:val="-2"/>
                <w:sz w:val="17"/>
              </w:rPr>
              <w:t>0.01**</w:t>
            </w:r>
          </w:p>
        </w:tc>
        <w:tc>
          <w:tcPr>
            <w:tcW w:w="826" w:type="dxa"/>
          </w:tcPr>
          <w:p w14:paraId="744A399B" w14:textId="77777777" w:rsidR="00450D64" w:rsidRDefault="00A86461">
            <w:pPr>
              <w:pStyle w:val="TableParagraph"/>
              <w:spacing w:before="6" w:line="187" w:lineRule="exact"/>
              <w:rPr>
                <w:sz w:val="17"/>
              </w:rPr>
            </w:pPr>
            <w:r>
              <w:rPr>
                <w:spacing w:val="-2"/>
                <w:sz w:val="17"/>
              </w:rPr>
              <w:t>0.01*</w:t>
            </w:r>
          </w:p>
        </w:tc>
        <w:tc>
          <w:tcPr>
            <w:tcW w:w="826" w:type="dxa"/>
          </w:tcPr>
          <w:p w14:paraId="5E90F0B5" w14:textId="77777777" w:rsidR="00450D64" w:rsidRDefault="00A86461">
            <w:pPr>
              <w:pStyle w:val="TableParagraph"/>
              <w:spacing w:before="6" w:line="187" w:lineRule="exact"/>
              <w:ind w:right="2"/>
              <w:rPr>
                <w:sz w:val="17"/>
              </w:rPr>
            </w:pPr>
            <w:r>
              <w:rPr>
                <w:spacing w:val="-2"/>
                <w:sz w:val="17"/>
              </w:rPr>
              <w:t>0.01**</w:t>
            </w:r>
          </w:p>
        </w:tc>
        <w:tc>
          <w:tcPr>
            <w:tcW w:w="707" w:type="dxa"/>
          </w:tcPr>
          <w:p w14:paraId="796F4444" w14:textId="77777777" w:rsidR="00450D64" w:rsidRDefault="00A86461">
            <w:pPr>
              <w:pStyle w:val="TableParagraph"/>
              <w:spacing w:before="6" w:line="187" w:lineRule="exact"/>
              <w:ind w:left="51" w:right="54"/>
              <w:rPr>
                <w:sz w:val="17"/>
              </w:rPr>
            </w:pPr>
            <w:r>
              <w:rPr>
                <w:spacing w:val="-2"/>
                <w:sz w:val="17"/>
              </w:rPr>
              <w:t>0.01**</w:t>
            </w:r>
          </w:p>
        </w:tc>
        <w:tc>
          <w:tcPr>
            <w:tcW w:w="826" w:type="dxa"/>
          </w:tcPr>
          <w:p w14:paraId="3C9ACFDA" w14:textId="77777777" w:rsidR="00450D64" w:rsidRDefault="00A86461">
            <w:pPr>
              <w:pStyle w:val="TableParagraph"/>
              <w:spacing w:before="6" w:line="187" w:lineRule="exact"/>
              <w:ind w:right="4"/>
              <w:rPr>
                <w:sz w:val="17"/>
              </w:rPr>
            </w:pPr>
            <w:r>
              <w:rPr>
                <w:spacing w:val="-2"/>
                <w:sz w:val="17"/>
              </w:rPr>
              <w:t>0.01**</w:t>
            </w:r>
          </w:p>
        </w:tc>
        <w:tc>
          <w:tcPr>
            <w:tcW w:w="757" w:type="dxa"/>
          </w:tcPr>
          <w:p w14:paraId="1A24AE4C" w14:textId="77777777" w:rsidR="00450D64" w:rsidRDefault="00A86461">
            <w:pPr>
              <w:pStyle w:val="TableParagraph"/>
              <w:spacing w:before="6" w:line="187" w:lineRule="exact"/>
              <w:ind w:left="52" w:right="57"/>
              <w:rPr>
                <w:sz w:val="17"/>
              </w:rPr>
            </w:pPr>
            <w:r>
              <w:rPr>
                <w:spacing w:val="-2"/>
                <w:sz w:val="17"/>
              </w:rPr>
              <w:t>0.01**</w:t>
            </w:r>
          </w:p>
        </w:tc>
        <w:tc>
          <w:tcPr>
            <w:tcW w:w="826" w:type="dxa"/>
          </w:tcPr>
          <w:p w14:paraId="0C3F53C2" w14:textId="77777777" w:rsidR="00450D64" w:rsidRDefault="00A86461">
            <w:pPr>
              <w:pStyle w:val="TableParagraph"/>
              <w:spacing w:before="6" w:line="187" w:lineRule="exact"/>
              <w:ind w:left="52" w:right="58"/>
              <w:rPr>
                <w:sz w:val="17"/>
              </w:rPr>
            </w:pPr>
            <w:r>
              <w:rPr>
                <w:spacing w:val="-2"/>
                <w:sz w:val="17"/>
              </w:rPr>
              <w:t>0.01**</w:t>
            </w:r>
          </w:p>
        </w:tc>
        <w:tc>
          <w:tcPr>
            <w:tcW w:w="707" w:type="dxa"/>
          </w:tcPr>
          <w:p w14:paraId="747CEB27" w14:textId="77777777" w:rsidR="00450D64" w:rsidRDefault="00A86461">
            <w:pPr>
              <w:pStyle w:val="TableParagraph"/>
              <w:spacing w:before="6" w:line="187" w:lineRule="exact"/>
              <w:ind w:left="47" w:right="54"/>
              <w:rPr>
                <w:sz w:val="17"/>
              </w:rPr>
            </w:pPr>
            <w:r>
              <w:rPr>
                <w:spacing w:val="-2"/>
                <w:sz w:val="17"/>
              </w:rPr>
              <w:t>0.01**</w:t>
            </w:r>
          </w:p>
        </w:tc>
      </w:tr>
      <w:tr w:rsidR="00450D64" w14:paraId="2B4870F3" w14:textId="77777777">
        <w:trPr>
          <w:trHeight w:val="213"/>
        </w:trPr>
        <w:tc>
          <w:tcPr>
            <w:tcW w:w="2228" w:type="dxa"/>
          </w:tcPr>
          <w:p w14:paraId="3E4CCF14" w14:textId="77777777" w:rsidR="00450D64" w:rsidRDefault="00450D64">
            <w:pPr>
              <w:pStyle w:val="TableParagraph"/>
              <w:jc w:val="left"/>
              <w:rPr>
                <w:sz w:val="14"/>
              </w:rPr>
            </w:pPr>
          </w:p>
        </w:tc>
        <w:tc>
          <w:tcPr>
            <w:tcW w:w="826" w:type="dxa"/>
          </w:tcPr>
          <w:p w14:paraId="23B0F794" w14:textId="77777777" w:rsidR="00450D64" w:rsidRDefault="00A86461">
            <w:pPr>
              <w:pStyle w:val="TableParagraph"/>
              <w:spacing w:before="6" w:line="187" w:lineRule="exact"/>
              <w:ind w:right="1"/>
              <w:rPr>
                <w:sz w:val="17"/>
              </w:rPr>
            </w:pPr>
            <w:r>
              <w:rPr>
                <w:spacing w:val="-2"/>
                <w:w w:val="105"/>
                <w:sz w:val="17"/>
              </w:rPr>
              <w:t>(0.01)</w:t>
            </w:r>
          </w:p>
        </w:tc>
        <w:tc>
          <w:tcPr>
            <w:tcW w:w="826" w:type="dxa"/>
          </w:tcPr>
          <w:p w14:paraId="57169CEA" w14:textId="77777777" w:rsidR="00450D64" w:rsidRDefault="00A86461">
            <w:pPr>
              <w:pStyle w:val="TableParagraph"/>
              <w:spacing w:before="6" w:line="187" w:lineRule="exact"/>
              <w:rPr>
                <w:sz w:val="17"/>
              </w:rPr>
            </w:pPr>
            <w:r>
              <w:rPr>
                <w:spacing w:val="-2"/>
                <w:w w:val="105"/>
                <w:sz w:val="17"/>
              </w:rPr>
              <w:t>(0.01)</w:t>
            </w:r>
          </w:p>
        </w:tc>
        <w:tc>
          <w:tcPr>
            <w:tcW w:w="826" w:type="dxa"/>
          </w:tcPr>
          <w:p w14:paraId="198EA709" w14:textId="77777777" w:rsidR="00450D64" w:rsidRDefault="00A86461">
            <w:pPr>
              <w:pStyle w:val="TableParagraph"/>
              <w:spacing w:before="6" w:line="187" w:lineRule="exact"/>
              <w:ind w:right="2"/>
              <w:rPr>
                <w:sz w:val="17"/>
              </w:rPr>
            </w:pPr>
            <w:r>
              <w:rPr>
                <w:spacing w:val="-2"/>
                <w:w w:val="105"/>
                <w:sz w:val="17"/>
              </w:rPr>
              <w:t>(0.01)</w:t>
            </w:r>
          </w:p>
        </w:tc>
        <w:tc>
          <w:tcPr>
            <w:tcW w:w="707" w:type="dxa"/>
          </w:tcPr>
          <w:p w14:paraId="10AAB893" w14:textId="77777777" w:rsidR="00450D64" w:rsidRDefault="00A86461">
            <w:pPr>
              <w:pStyle w:val="TableParagraph"/>
              <w:spacing w:before="6" w:line="187" w:lineRule="exact"/>
              <w:ind w:left="51" w:right="54"/>
              <w:rPr>
                <w:sz w:val="17"/>
              </w:rPr>
            </w:pPr>
            <w:r>
              <w:rPr>
                <w:spacing w:val="-2"/>
                <w:w w:val="105"/>
                <w:sz w:val="17"/>
              </w:rPr>
              <w:t>(0.01)</w:t>
            </w:r>
          </w:p>
        </w:tc>
        <w:tc>
          <w:tcPr>
            <w:tcW w:w="826" w:type="dxa"/>
          </w:tcPr>
          <w:p w14:paraId="00778AA4" w14:textId="77777777" w:rsidR="00450D64" w:rsidRDefault="00A86461">
            <w:pPr>
              <w:pStyle w:val="TableParagraph"/>
              <w:spacing w:before="6" w:line="187" w:lineRule="exact"/>
              <w:ind w:right="4"/>
              <w:rPr>
                <w:sz w:val="17"/>
              </w:rPr>
            </w:pPr>
            <w:r>
              <w:rPr>
                <w:spacing w:val="-2"/>
                <w:w w:val="105"/>
                <w:sz w:val="17"/>
              </w:rPr>
              <w:t>(0.01)</w:t>
            </w:r>
          </w:p>
        </w:tc>
        <w:tc>
          <w:tcPr>
            <w:tcW w:w="757" w:type="dxa"/>
          </w:tcPr>
          <w:p w14:paraId="050E61A4" w14:textId="77777777" w:rsidR="00450D64" w:rsidRDefault="00A86461">
            <w:pPr>
              <w:pStyle w:val="TableParagraph"/>
              <w:spacing w:before="6" w:line="187" w:lineRule="exact"/>
              <w:ind w:left="52" w:right="57"/>
              <w:rPr>
                <w:sz w:val="17"/>
              </w:rPr>
            </w:pPr>
            <w:r>
              <w:rPr>
                <w:spacing w:val="-2"/>
                <w:w w:val="105"/>
                <w:sz w:val="17"/>
              </w:rPr>
              <w:t>(0.01)</w:t>
            </w:r>
          </w:p>
        </w:tc>
        <w:tc>
          <w:tcPr>
            <w:tcW w:w="826" w:type="dxa"/>
          </w:tcPr>
          <w:p w14:paraId="13C47C91" w14:textId="77777777" w:rsidR="00450D64" w:rsidRDefault="00A86461">
            <w:pPr>
              <w:pStyle w:val="TableParagraph"/>
              <w:spacing w:before="6" w:line="187" w:lineRule="exact"/>
              <w:ind w:left="52" w:right="58"/>
              <w:rPr>
                <w:sz w:val="17"/>
              </w:rPr>
            </w:pPr>
            <w:r>
              <w:rPr>
                <w:spacing w:val="-2"/>
                <w:w w:val="105"/>
                <w:sz w:val="17"/>
              </w:rPr>
              <w:t>(0.01)</w:t>
            </w:r>
          </w:p>
        </w:tc>
        <w:tc>
          <w:tcPr>
            <w:tcW w:w="707" w:type="dxa"/>
          </w:tcPr>
          <w:p w14:paraId="73EB7730" w14:textId="77777777" w:rsidR="00450D64" w:rsidRDefault="00A86461">
            <w:pPr>
              <w:pStyle w:val="TableParagraph"/>
              <w:spacing w:before="6" w:line="187" w:lineRule="exact"/>
              <w:ind w:left="34"/>
              <w:rPr>
                <w:sz w:val="17"/>
              </w:rPr>
            </w:pPr>
            <w:r>
              <w:rPr>
                <w:spacing w:val="-2"/>
                <w:w w:val="105"/>
                <w:sz w:val="17"/>
              </w:rPr>
              <w:t>(0.01)</w:t>
            </w:r>
          </w:p>
        </w:tc>
      </w:tr>
      <w:tr w:rsidR="00450D64" w14:paraId="15F21DCC" w14:textId="77777777">
        <w:trPr>
          <w:trHeight w:val="213"/>
        </w:trPr>
        <w:tc>
          <w:tcPr>
            <w:tcW w:w="2228" w:type="dxa"/>
          </w:tcPr>
          <w:p w14:paraId="1521E9C7" w14:textId="77777777" w:rsidR="00450D64" w:rsidRDefault="00A86461">
            <w:pPr>
              <w:pStyle w:val="TableParagraph"/>
              <w:spacing w:before="6" w:line="187" w:lineRule="exact"/>
              <w:ind w:left="88"/>
              <w:jc w:val="left"/>
              <w:rPr>
                <w:sz w:val="17"/>
              </w:rPr>
            </w:pPr>
            <w:r>
              <w:rPr>
                <w:w w:val="115"/>
                <w:sz w:val="17"/>
              </w:rPr>
              <w:t>Both</w:t>
            </w:r>
            <w:r>
              <w:rPr>
                <w:spacing w:val="-8"/>
                <w:w w:val="115"/>
                <w:sz w:val="17"/>
              </w:rPr>
              <w:t xml:space="preserve"> </w:t>
            </w:r>
            <w:r>
              <w:rPr>
                <w:w w:val="115"/>
                <w:sz w:val="17"/>
              </w:rPr>
              <w:t>parents</w:t>
            </w:r>
            <w:r>
              <w:rPr>
                <w:spacing w:val="-8"/>
                <w:w w:val="115"/>
                <w:sz w:val="17"/>
              </w:rPr>
              <w:t xml:space="preserve"> </w:t>
            </w:r>
            <w:r>
              <w:rPr>
                <w:spacing w:val="-2"/>
                <w:w w:val="115"/>
                <w:sz w:val="17"/>
              </w:rPr>
              <w:t>Asian</w:t>
            </w:r>
          </w:p>
        </w:tc>
        <w:tc>
          <w:tcPr>
            <w:tcW w:w="826" w:type="dxa"/>
          </w:tcPr>
          <w:p w14:paraId="5112466B" w14:textId="77777777" w:rsidR="00450D64" w:rsidRDefault="00A86461">
            <w:pPr>
              <w:pStyle w:val="TableParagraph"/>
              <w:spacing w:before="6" w:line="187" w:lineRule="exact"/>
              <w:ind w:right="1"/>
              <w:rPr>
                <w:sz w:val="17"/>
              </w:rPr>
            </w:pPr>
            <w:r>
              <w:rPr>
                <w:spacing w:val="-2"/>
                <w:sz w:val="17"/>
              </w:rPr>
              <w:t>0.63***</w:t>
            </w:r>
          </w:p>
        </w:tc>
        <w:tc>
          <w:tcPr>
            <w:tcW w:w="826" w:type="dxa"/>
          </w:tcPr>
          <w:p w14:paraId="45244984" w14:textId="77777777" w:rsidR="00450D64" w:rsidRDefault="00A86461">
            <w:pPr>
              <w:pStyle w:val="TableParagraph"/>
              <w:spacing w:before="6" w:line="187" w:lineRule="exact"/>
              <w:rPr>
                <w:sz w:val="17"/>
              </w:rPr>
            </w:pPr>
            <w:r>
              <w:rPr>
                <w:spacing w:val="-2"/>
                <w:sz w:val="17"/>
              </w:rPr>
              <w:t>0.63***</w:t>
            </w:r>
          </w:p>
        </w:tc>
        <w:tc>
          <w:tcPr>
            <w:tcW w:w="826" w:type="dxa"/>
          </w:tcPr>
          <w:p w14:paraId="1C253435" w14:textId="77777777" w:rsidR="00450D64" w:rsidRDefault="00A86461">
            <w:pPr>
              <w:pStyle w:val="TableParagraph"/>
              <w:spacing w:before="6" w:line="187" w:lineRule="exact"/>
              <w:ind w:right="2"/>
              <w:rPr>
                <w:sz w:val="17"/>
              </w:rPr>
            </w:pPr>
            <w:r>
              <w:rPr>
                <w:spacing w:val="-2"/>
                <w:sz w:val="17"/>
              </w:rPr>
              <w:t>0.62***</w:t>
            </w:r>
          </w:p>
        </w:tc>
        <w:tc>
          <w:tcPr>
            <w:tcW w:w="707" w:type="dxa"/>
          </w:tcPr>
          <w:p w14:paraId="5A509444" w14:textId="77777777" w:rsidR="00450D64" w:rsidRDefault="00A86461">
            <w:pPr>
              <w:pStyle w:val="TableParagraph"/>
              <w:spacing w:before="6" w:line="187" w:lineRule="exact"/>
              <w:ind w:left="51" w:right="54"/>
              <w:rPr>
                <w:sz w:val="17"/>
              </w:rPr>
            </w:pPr>
            <w:r>
              <w:rPr>
                <w:spacing w:val="-2"/>
                <w:sz w:val="17"/>
              </w:rPr>
              <w:t>0.62***</w:t>
            </w:r>
          </w:p>
        </w:tc>
        <w:tc>
          <w:tcPr>
            <w:tcW w:w="826" w:type="dxa"/>
          </w:tcPr>
          <w:p w14:paraId="6054EBB0" w14:textId="77777777" w:rsidR="00450D64" w:rsidRDefault="00A86461">
            <w:pPr>
              <w:pStyle w:val="TableParagraph"/>
              <w:spacing w:before="6" w:line="187" w:lineRule="exact"/>
              <w:ind w:right="4"/>
              <w:rPr>
                <w:sz w:val="17"/>
              </w:rPr>
            </w:pPr>
            <w:r>
              <w:rPr>
                <w:spacing w:val="-2"/>
                <w:sz w:val="17"/>
              </w:rPr>
              <w:t>0.63***</w:t>
            </w:r>
          </w:p>
        </w:tc>
        <w:tc>
          <w:tcPr>
            <w:tcW w:w="757" w:type="dxa"/>
          </w:tcPr>
          <w:p w14:paraId="34E2A9DC" w14:textId="77777777" w:rsidR="00450D64" w:rsidRDefault="00A86461">
            <w:pPr>
              <w:pStyle w:val="TableParagraph"/>
              <w:spacing w:before="6" w:line="187" w:lineRule="exact"/>
              <w:ind w:left="52" w:right="57"/>
              <w:rPr>
                <w:sz w:val="17"/>
              </w:rPr>
            </w:pPr>
            <w:r>
              <w:rPr>
                <w:spacing w:val="-2"/>
                <w:sz w:val="17"/>
              </w:rPr>
              <w:t>0.63***</w:t>
            </w:r>
          </w:p>
        </w:tc>
        <w:tc>
          <w:tcPr>
            <w:tcW w:w="826" w:type="dxa"/>
          </w:tcPr>
          <w:p w14:paraId="769B3E7A" w14:textId="77777777" w:rsidR="00450D64" w:rsidRDefault="00A86461">
            <w:pPr>
              <w:pStyle w:val="TableParagraph"/>
              <w:spacing w:before="6" w:line="187" w:lineRule="exact"/>
              <w:ind w:left="52" w:right="58"/>
              <w:rPr>
                <w:sz w:val="17"/>
              </w:rPr>
            </w:pPr>
            <w:r>
              <w:rPr>
                <w:spacing w:val="-2"/>
                <w:sz w:val="17"/>
              </w:rPr>
              <w:t>0.63***</w:t>
            </w:r>
          </w:p>
        </w:tc>
        <w:tc>
          <w:tcPr>
            <w:tcW w:w="707" w:type="dxa"/>
          </w:tcPr>
          <w:p w14:paraId="3CB8BB31" w14:textId="77777777" w:rsidR="00450D64" w:rsidRDefault="00A86461">
            <w:pPr>
              <w:pStyle w:val="TableParagraph"/>
              <w:spacing w:before="6" w:line="187" w:lineRule="exact"/>
              <w:ind w:left="47" w:right="54"/>
              <w:rPr>
                <w:sz w:val="17"/>
              </w:rPr>
            </w:pPr>
            <w:r>
              <w:rPr>
                <w:spacing w:val="-2"/>
                <w:sz w:val="17"/>
              </w:rPr>
              <w:t>0.62***</w:t>
            </w:r>
          </w:p>
        </w:tc>
      </w:tr>
      <w:tr w:rsidR="00450D64" w14:paraId="730EBC69" w14:textId="77777777">
        <w:trPr>
          <w:trHeight w:val="213"/>
        </w:trPr>
        <w:tc>
          <w:tcPr>
            <w:tcW w:w="2228" w:type="dxa"/>
          </w:tcPr>
          <w:p w14:paraId="046DCA2B" w14:textId="77777777" w:rsidR="00450D64" w:rsidRDefault="00450D64">
            <w:pPr>
              <w:pStyle w:val="TableParagraph"/>
              <w:jc w:val="left"/>
              <w:rPr>
                <w:sz w:val="14"/>
              </w:rPr>
            </w:pPr>
          </w:p>
        </w:tc>
        <w:tc>
          <w:tcPr>
            <w:tcW w:w="826" w:type="dxa"/>
          </w:tcPr>
          <w:p w14:paraId="02F189CC" w14:textId="77777777" w:rsidR="00450D64" w:rsidRDefault="00A86461">
            <w:pPr>
              <w:pStyle w:val="TableParagraph"/>
              <w:spacing w:before="6" w:line="187" w:lineRule="exact"/>
              <w:ind w:right="1"/>
              <w:rPr>
                <w:sz w:val="17"/>
              </w:rPr>
            </w:pPr>
            <w:r>
              <w:rPr>
                <w:spacing w:val="-2"/>
                <w:w w:val="105"/>
                <w:sz w:val="17"/>
              </w:rPr>
              <w:t>(0.03)</w:t>
            </w:r>
          </w:p>
        </w:tc>
        <w:tc>
          <w:tcPr>
            <w:tcW w:w="826" w:type="dxa"/>
          </w:tcPr>
          <w:p w14:paraId="0740171A" w14:textId="77777777" w:rsidR="00450D64" w:rsidRDefault="00A86461">
            <w:pPr>
              <w:pStyle w:val="TableParagraph"/>
              <w:spacing w:before="6" w:line="187" w:lineRule="exact"/>
              <w:rPr>
                <w:sz w:val="17"/>
              </w:rPr>
            </w:pPr>
            <w:r>
              <w:rPr>
                <w:spacing w:val="-2"/>
                <w:w w:val="105"/>
                <w:sz w:val="17"/>
              </w:rPr>
              <w:t>(0.03)</w:t>
            </w:r>
          </w:p>
        </w:tc>
        <w:tc>
          <w:tcPr>
            <w:tcW w:w="826" w:type="dxa"/>
          </w:tcPr>
          <w:p w14:paraId="40C2F892" w14:textId="77777777" w:rsidR="00450D64" w:rsidRDefault="00A86461">
            <w:pPr>
              <w:pStyle w:val="TableParagraph"/>
              <w:spacing w:before="6" w:line="187" w:lineRule="exact"/>
              <w:ind w:right="2"/>
              <w:rPr>
                <w:sz w:val="17"/>
              </w:rPr>
            </w:pPr>
            <w:r>
              <w:rPr>
                <w:spacing w:val="-2"/>
                <w:w w:val="105"/>
                <w:sz w:val="17"/>
              </w:rPr>
              <w:t>(0.03)</w:t>
            </w:r>
          </w:p>
        </w:tc>
        <w:tc>
          <w:tcPr>
            <w:tcW w:w="707" w:type="dxa"/>
          </w:tcPr>
          <w:p w14:paraId="12C6C562" w14:textId="77777777" w:rsidR="00450D64" w:rsidRDefault="00A86461">
            <w:pPr>
              <w:pStyle w:val="TableParagraph"/>
              <w:spacing w:before="6" w:line="187" w:lineRule="exact"/>
              <w:ind w:left="51" w:right="54"/>
              <w:rPr>
                <w:sz w:val="17"/>
              </w:rPr>
            </w:pPr>
            <w:r>
              <w:rPr>
                <w:spacing w:val="-2"/>
                <w:w w:val="105"/>
                <w:sz w:val="17"/>
              </w:rPr>
              <w:t>(0.03)</w:t>
            </w:r>
          </w:p>
        </w:tc>
        <w:tc>
          <w:tcPr>
            <w:tcW w:w="826" w:type="dxa"/>
          </w:tcPr>
          <w:p w14:paraId="6E8F0EAD" w14:textId="77777777" w:rsidR="00450D64" w:rsidRDefault="00A86461">
            <w:pPr>
              <w:pStyle w:val="TableParagraph"/>
              <w:spacing w:before="6" w:line="187" w:lineRule="exact"/>
              <w:ind w:right="4"/>
              <w:rPr>
                <w:sz w:val="17"/>
              </w:rPr>
            </w:pPr>
            <w:r>
              <w:rPr>
                <w:spacing w:val="-2"/>
                <w:w w:val="105"/>
                <w:sz w:val="17"/>
              </w:rPr>
              <w:t>(0.03)</w:t>
            </w:r>
          </w:p>
        </w:tc>
        <w:tc>
          <w:tcPr>
            <w:tcW w:w="757" w:type="dxa"/>
          </w:tcPr>
          <w:p w14:paraId="0132E708" w14:textId="77777777" w:rsidR="00450D64" w:rsidRDefault="00A86461">
            <w:pPr>
              <w:pStyle w:val="TableParagraph"/>
              <w:spacing w:before="6" w:line="187" w:lineRule="exact"/>
              <w:ind w:left="52" w:right="57"/>
              <w:rPr>
                <w:sz w:val="17"/>
              </w:rPr>
            </w:pPr>
            <w:r>
              <w:rPr>
                <w:spacing w:val="-2"/>
                <w:w w:val="105"/>
                <w:sz w:val="17"/>
              </w:rPr>
              <w:t>(0.03)</w:t>
            </w:r>
          </w:p>
        </w:tc>
        <w:tc>
          <w:tcPr>
            <w:tcW w:w="826" w:type="dxa"/>
          </w:tcPr>
          <w:p w14:paraId="18D5CBD7" w14:textId="77777777" w:rsidR="00450D64" w:rsidRDefault="00A86461">
            <w:pPr>
              <w:pStyle w:val="TableParagraph"/>
              <w:spacing w:before="6" w:line="187" w:lineRule="exact"/>
              <w:ind w:left="52" w:right="58"/>
              <w:rPr>
                <w:sz w:val="17"/>
              </w:rPr>
            </w:pPr>
            <w:r>
              <w:rPr>
                <w:spacing w:val="-2"/>
                <w:w w:val="105"/>
                <w:sz w:val="17"/>
              </w:rPr>
              <w:t>(0.03)</w:t>
            </w:r>
          </w:p>
        </w:tc>
        <w:tc>
          <w:tcPr>
            <w:tcW w:w="707" w:type="dxa"/>
          </w:tcPr>
          <w:p w14:paraId="5CF9B7D8" w14:textId="77777777" w:rsidR="00450D64" w:rsidRDefault="00A86461">
            <w:pPr>
              <w:pStyle w:val="TableParagraph"/>
              <w:spacing w:before="6" w:line="187" w:lineRule="exact"/>
              <w:ind w:left="47" w:right="54"/>
              <w:rPr>
                <w:sz w:val="17"/>
              </w:rPr>
            </w:pPr>
            <w:r>
              <w:rPr>
                <w:spacing w:val="-2"/>
                <w:w w:val="105"/>
                <w:sz w:val="17"/>
              </w:rPr>
              <w:t>(0.03)</w:t>
            </w:r>
          </w:p>
        </w:tc>
      </w:tr>
      <w:tr w:rsidR="00450D64" w14:paraId="61DFC7EC" w14:textId="77777777">
        <w:trPr>
          <w:trHeight w:val="213"/>
        </w:trPr>
        <w:tc>
          <w:tcPr>
            <w:tcW w:w="2228" w:type="dxa"/>
          </w:tcPr>
          <w:p w14:paraId="175EEFB3" w14:textId="77777777" w:rsidR="00450D64" w:rsidRDefault="00A86461">
            <w:pPr>
              <w:pStyle w:val="TableParagraph"/>
              <w:spacing w:before="6" w:line="187" w:lineRule="exact"/>
              <w:ind w:left="88"/>
              <w:jc w:val="left"/>
              <w:rPr>
                <w:sz w:val="17"/>
              </w:rPr>
            </w:pPr>
            <w:r>
              <w:rPr>
                <w:w w:val="110"/>
                <w:sz w:val="17"/>
              </w:rPr>
              <w:t>First</w:t>
            </w:r>
            <w:r>
              <w:rPr>
                <w:spacing w:val="2"/>
                <w:w w:val="110"/>
                <w:sz w:val="17"/>
              </w:rPr>
              <w:t xml:space="preserve"> </w:t>
            </w:r>
            <w:r>
              <w:rPr>
                <w:spacing w:val="-5"/>
                <w:w w:val="110"/>
                <w:sz w:val="17"/>
              </w:rPr>
              <w:t>Gen</w:t>
            </w:r>
          </w:p>
        </w:tc>
        <w:tc>
          <w:tcPr>
            <w:tcW w:w="826" w:type="dxa"/>
          </w:tcPr>
          <w:p w14:paraId="301E5A8E" w14:textId="77777777" w:rsidR="00450D64" w:rsidRDefault="00A86461">
            <w:pPr>
              <w:pStyle w:val="TableParagraph"/>
              <w:spacing w:before="6" w:line="187" w:lineRule="exact"/>
              <w:ind w:right="1"/>
              <w:rPr>
                <w:sz w:val="17"/>
              </w:rPr>
            </w:pPr>
            <w:r>
              <w:rPr>
                <w:spacing w:val="-4"/>
                <w:w w:val="105"/>
                <w:sz w:val="17"/>
              </w:rPr>
              <w:t>0.01</w:t>
            </w:r>
          </w:p>
        </w:tc>
        <w:tc>
          <w:tcPr>
            <w:tcW w:w="826" w:type="dxa"/>
          </w:tcPr>
          <w:p w14:paraId="1784B9BA" w14:textId="77777777" w:rsidR="00450D64" w:rsidRDefault="00A86461">
            <w:pPr>
              <w:pStyle w:val="TableParagraph"/>
              <w:spacing w:before="6" w:line="187" w:lineRule="exact"/>
              <w:ind w:right="1"/>
              <w:rPr>
                <w:sz w:val="17"/>
              </w:rPr>
            </w:pPr>
            <w:r>
              <w:rPr>
                <w:spacing w:val="-4"/>
                <w:w w:val="105"/>
                <w:sz w:val="17"/>
              </w:rPr>
              <w:t>0.02</w:t>
            </w:r>
          </w:p>
        </w:tc>
        <w:tc>
          <w:tcPr>
            <w:tcW w:w="826" w:type="dxa"/>
          </w:tcPr>
          <w:p w14:paraId="59D5DAA1" w14:textId="77777777" w:rsidR="00450D64" w:rsidRDefault="00A86461">
            <w:pPr>
              <w:pStyle w:val="TableParagraph"/>
              <w:spacing w:before="6" w:line="187" w:lineRule="exact"/>
              <w:ind w:right="2"/>
              <w:rPr>
                <w:sz w:val="17"/>
              </w:rPr>
            </w:pPr>
            <w:r>
              <w:rPr>
                <w:spacing w:val="-2"/>
                <w:sz w:val="17"/>
              </w:rPr>
              <w:t>0.02*</w:t>
            </w:r>
          </w:p>
        </w:tc>
        <w:tc>
          <w:tcPr>
            <w:tcW w:w="707" w:type="dxa"/>
          </w:tcPr>
          <w:p w14:paraId="7C3125F4" w14:textId="77777777" w:rsidR="00450D64" w:rsidRDefault="00A86461">
            <w:pPr>
              <w:pStyle w:val="TableParagraph"/>
              <w:spacing w:before="6" w:line="187" w:lineRule="exact"/>
              <w:ind w:left="51" w:right="54"/>
              <w:rPr>
                <w:sz w:val="17"/>
              </w:rPr>
            </w:pPr>
            <w:r>
              <w:rPr>
                <w:spacing w:val="-2"/>
                <w:sz w:val="17"/>
              </w:rPr>
              <w:t>0.02**</w:t>
            </w:r>
          </w:p>
        </w:tc>
        <w:tc>
          <w:tcPr>
            <w:tcW w:w="826" w:type="dxa"/>
          </w:tcPr>
          <w:p w14:paraId="048A0F2F" w14:textId="77777777" w:rsidR="00450D64" w:rsidRDefault="00A86461">
            <w:pPr>
              <w:pStyle w:val="TableParagraph"/>
              <w:spacing w:before="6" w:line="187" w:lineRule="exact"/>
              <w:ind w:right="4"/>
              <w:rPr>
                <w:sz w:val="17"/>
              </w:rPr>
            </w:pPr>
            <w:r>
              <w:rPr>
                <w:spacing w:val="-2"/>
                <w:sz w:val="17"/>
              </w:rPr>
              <w:t>0.02*</w:t>
            </w:r>
          </w:p>
        </w:tc>
        <w:tc>
          <w:tcPr>
            <w:tcW w:w="757" w:type="dxa"/>
          </w:tcPr>
          <w:p w14:paraId="3F753632" w14:textId="77777777" w:rsidR="00450D64" w:rsidRDefault="00A86461">
            <w:pPr>
              <w:pStyle w:val="TableParagraph"/>
              <w:spacing w:before="6" w:line="187" w:lineRule="exact"/>
              <w:ind w:left="52" w:right="57"/>
              <w:rPr>
                <w:sz w:val="17"/>
              </w:rPr>
            </w:pPr>
            <w:r>
              <w:rPr>
                <w:spacing w:val="-2"/>
                <w:sz w:val="17"/>
              </w:rPr>
              <w:t>0.02**</w:t>
            </w:r>
          </w:p>
        </w:tc>
        <w:tc>
          <w:tcPr>
            <w:tcW w:w="826" w:type="dxa"/>
          </w:tcPr>
          <w:p w14:paraId="0EACF7E1" w14:textId="77777777" w:rsidR="00450D64" w:rsidRDefault="00A86461">
            <w:pPr>
              <w:pStyle w:val="TableParagraph"/>
              <w:spacing w:before="6" w:line="187" w:lineRule="exact"/>
              <w:ind w:left="52" w:right="58"/>
              <w:rPr>
                <w:sz w:val="17"/>
              </w:rPr>
            </w:pPr>
            <w:r>
              <w:rPr>
                <w:spacing w:val="-2"/>
                <w:sz w:val="17"/>
              </w:rPr>
              <w:t>0.02*</w:t>
            </w:r>
          </w:p>
        </w:tc>
        <w:tc>
          <w:tcPr>
            <w:tcW w:w="707" w:type="dxa"/>
          </w:tcPr>
          <w:p w14:paraId="1CAE32CE" w14:textId="77777777" w:rsidR="00450D64" w:rsidRDefault="00A86461">
            <w:pPr>
              <w:pStyle w:val="TableParagraph"/>
              <w:spacing w:before="6" w:line="187" w:lineRule="exact"/>
              <w:ind w:left="47" w:right="54"/>
              <w:rPr>
                <w:sz w:val="17"/>
              </w:rPr>
            </w:pPr>
            <w:r>
              <w:rPr>
                <w:spacing w:val="-2"/>
                <w:sz w:val="17"/>
              </w:rPr>
              <w:t>0.02**</w:t>
            </w:r>
          </w:p>
        </w:tc>
      </w:tr>
      <w:tr w:rsidR="00450D64" w14:paraId="1CBE5B9A" w14:textId="77777777">
        <w:trPr>
          <w:trHeight w:val="213"/>
        </w:trPr>
        <w:tc>
          <w:tcPr>
            <w:tcW w:w="2228" w:type="dxa"/>
          </w:tcPr>
          <w:p w14:paraId="6105A6B0" w14:textId="77777777" w:rsidR="00450D64" w:rsidRDefault="00450D64">
            <w:pPr>
              <w:pStyle w:val="TableParagraph"/>
              <w:jc w:val="left"/>
              <w:rPr>
                <w:sz w:val="14"/>
              </w:rPr>
            </w:pPr>
          </w:p>
        </w:tc>
        <w:tc>
          <w:tcPr>
            <w:tcW w:w="826" w:type="dxa"/>
          </w:tcPr>
          <w:p w14:paraId="30D894BE" w14:textId="77777777" w:rsidR="00450D64" w:rsidRDefault="00A86461">
            <w:pPr>
              <w:pStyle w:val="TableParagraph"/>
              <w:spacing w:before="6" w:line="187" w:lineRule="exact"/>
              <w:ind w:right="1"/>
              <w:rPr>
                <w:sz w:val="17"/>
              </w:rPr>
            </w:pPr>
            <w:r>
              <w:rPr>
                <w:spacing w:val="-2"/>
                <w:w w:val="105"/>
                <w:sz w:val="17"/>
              </w:rPr>
              <w:t>(0.01)</w:t>
            </w:r>
          </w:p>
        </w:tc>
        <w:tc>
          <w:tcPr>
            <w:tcW w:w="826" w:type="dxa"/>
          </w:tcPr>
          <w:p w14:paraId="7FCEF896" w14:textId="77777777" w:rsidR="00450D64" w:rsidRDefault="00A86461">
            <w:pPr>
              <w:pStyle w:val="TableParagraph"/>
              <w:spacing w:before="6" w:line="187" w:lineRule="exact"/>
              <w:rPr>
                <w:sz w:val="17"/>
              </w:rPr>
            </w:pPr>
            <w:r>
              <w:rPr>
                <w:spacing w:val="-2"/>
                <w:w w:val="105"/>
                <w:sz w:val="17"/>
              </w:rPr>
              <w:t>(0.01)</w:t>
            </w:r>
          </w:p>
        </w:tc>
        <w:tc>
          <w:tcPr>
            <w:tcW w:w="826" w:type="dxa"/>
          </w:tcPr>
          <w:p w14:paraId="4223A234" w14:textId="77777777" w:rsidR="00450D64" w:rsidRDefault="00A86461">
            <w:pPr>
              <w:pStyle w:val="TableParagraph"/>
              <w:spacing w:before="6" w:line="187" w:lineRule="exact"/>
              <w:ind w:right="2"/>
              <w:rPr>
                <w:sz w:val="17"/>
              </w:rPr>
            </w:pPr>
            <w:r>
              <w:rPr>
                <w:spacing w:val="-2"/>
                <w:w w:val="105"/>
                <w:sz w:val="17"/>
              </w:rPr>
              <w:t>(0.01)</w:t>
            </w:r>
          </w:p>
        </w:tc>
        <w:tc>
          <w:tcPr>
            <w:tcW w:w="707" w:type="dxa"/>
          </w:tcPr>
          <w:p w14:paraId="6C128D90" w14:textId="77777777" w:rsidR="00450D64" w:rsidRDefault="00A86461">
            <w:pPr>
              <w:pStyle w:val="TableParagraph"/>
              <w:spacing w:before="6" w:line="187" w:lineRule="exact"/>
              <w:ind w:left="51" w:right="54"/>
              <w:rPr>
                <w:sz w:val="17"/>
              </w:rPr>
            </w:pPr>
            <w:r>
              <w:rPr>
                <w:spacing w:val="-2"/>
                <w:w w:val="105"/>
                <w:sz w:val="17"/>
              </w:rPr>
              <w:t>(0.01)</w:t>
            </w:r>
          </w:p>
        </w:tc>
        <w:tc>
          <w:tcPr>
            <w:tcW w:w="826" w:type="dxa"/>
          </w:tcPr>
          <w:p w14:paraId="1ECDC400" w14:textId="77777777" w:rsidR="00450D64" w:rsidRDefault="00A86461">
            <w:pPr>
              <w:pStyle w:val="TableParagraph"/>
              <w:spacing w:before="6" w:line="187" w:lineRule="exact"/>
              <w:ind w:right="4"/>
              <w:rPr>
                <w:sz w:val="17"/>
              </w:rPr>
            </w:pPr>
            <w:r>
              <w:rPr>
                <w:spacing w:val="-2"/>
                <w:w w:val="105"/>
                <w:sz w:val="17"/>
              </w:rPr>
              <w:t>(0.01)</w:t>
            </w:r>
          </w:p>
        </w:tc>
        <w:tc>
          <w:tcPr>
            <w:tcW w:w="757" w:type="dxa"/>
          </w:tcPr>
          <w:p w14:paraId="56E5030C" w14:textId="77777777" w:rsidR="00450D64" w:rsidRDefault="00A86461">
            <w:pPr>
              <w:pStyle w:val="TableParagraph"/>
              <w:spacing w:before="6" w:line="187" w:lineRule="exact"/>
              <w:ind w:left="52" w:right="57"/>
              <w:rPr>
                <w:sz w:val="17"/>
              </w:rPr>
            </w:pPr>
            <w:r>
              <w:rPr>
                <w:spacing w:val="-2"/>
                <w:w w:val="105"/>
                <w:sz w:val="17"/>
              </w:rPr>
              <w:t>(0.01)</w:t>
            </w:r>
          </w:p>
        </w:tc>
        <w:tc>
          <w:tcPr>
            <w:tcW w:w="826" w:type="dxa"/>
          </w:tcPr>
          <w:p w14:paraId="2AB2D567" w14:textId="77777777" w:rsidR="00450D64" w:rsidRDefault="00A86461">
            <w:pPr>
              <w:pStyle w:val="TableParagraph"/>
              <w:spacing w:before="6" w:line="187" w:lineRule="exact"/>
              <w:ind w:left="52" w:right="58"/>
              <w:rPr>
                <w:sz w:val="17"/>
              </w:rPr>
            </w:pPr>
            <w:r>
              <w:rPr>
                <w:spacing w:val="-2"/>
                <w:w w:val="105"/>
                <w:sz w:val="17"/>
              </w:rPr>
              <w:t>(0.01)</w:t>
            </w:r>
          </w:p>
        </w:tc>
        <w:tc>
          <w:tcPr>
            <w:tcW w:w="707" w:type="dxa"/>
          </w:tcPr>
          <w:p w14:paraId="29B1956E" w14:textId="77777777" w:rsidR="00450D64" w:rsidRDefault="00A86461">
            <w:pPr>
              <w:pStyle w:val="TableParagraph"/>
              <w:spacing w:before="6" w:line="187" w:lineRule="exact"/>
              <w:ind w:left="47" w:right="54"/>
              <w:rPr>
                <w:sz w:val="17"/>
              </w:rPr>
            </w:pPr>
            <w:r>
              <w:rPr>
                <w:spacing w:val="-2"/>
                <w:w w:val="105"/>
                <w:sz w:val="17"/>
              </w:rPr>
              <w:t>(0.01)</w:t>
            </w:r>
          </w:p>
        </w:tc>
      </w:tr>
      <w:tr w:rsidR="00450D64" w14:paraId="706F66B0" w14:textId="77777777">
        <w:trPr>
          <w:trHeight w:val="213"/>
        </w:trPr>
        <w:tc>
          <w:tcPr>
            <w:tcW w:w="2228" w:type="dxa"/>
          </w:tcPr>
          <w:p w14:paraId="4DCCF717" w14:textId="77777777" w:rsidR="00450D64" w:rsidRDefault="00A86461">
            <w:pPr>
              <w:pStyle w:val="TableParagraph"/>
              <w:spacing w:before="6" w:line="187" w:lineRule="exact"/>
              <w:ind w:left="88"/>
              <w:jc w:val="left"/>
              <w:rPr>
                <w:sz w:val="17"/>
              </w:rPr>
            </w:pPr>
            <w:r>
              <w:rPr>
                <w:w w:val="110"/>
                <w:sz w:val="17"/>
              </w:rPr>
              <w:t>Second</w:t>
            </w:r>
            <w:r>
              <w:rPr>
                <w:spacing w:val="4"/>
                <w:w w:val="115"/>
                <w:sz w:val="17"/>
              </w:rPr>
              <w:t xml:space="preserve"> </w:t>
            </w:r>
            <w:r>
              <w:rPr>
                <w:spacing w:val="-5"/>
                <w:w w:val="115"/>
                <w:sz w:val="17"/>
              </w:rPr>
              <w:t>Gen</w:t>
            </w:r>
          </w:p>
        </w:tc>
        <w:tc>
          <w:tcPr>
            <w:tcW w:w="826" w:type="dxa"/>
          </w:tcPr>
          <w:p w14:paraId="4B300685" w14:textId="77777777" w:rsidR="00450D64" w:rsidRDefault="00A86461">
            <w:pPr>
              <w:pStyle w:val="TableParagraph"/>
              <w:spacing w:before="6" w:line="187" w:lineRule="exact"/>
              <w:ind w:right="1"/>
              <w:rPr>
                <w:sz w:val="17"/>
              </w:rPr>
            </w:pPr>
            <w:r>
              <w:rPr>
                <w:spacing w:val="-4"/>
                <w:w w:val="105"/>
                <w:sz w:val="17"/>
              </w:rPr>
              <w:t>0.02</w:t>
            </w:r>
          </w:p>
        </w:tc>
        <w:tc>
          <w:tcPr>
            <w:tcW w:w="826" w:type="dxa"/>
          </w:tcPr>
          <w:p w14:paraId="0C76FC01" w14:textId="77777777" w:rsidR="00450D64" w:rsidRDefault="00A86461">
            <w:pPr>
              <w:pStyle w:val="TableParagraph"/>
              <w:spacing w:before="6" w:line="187" w:lineRule="exact"/>
              <w:ind w:right="1"/>
              <w:rPr>
                <w:sz w:val="17"/>
              </w:rPr>
            </w:pPr>
            <w:r>
              <w:rPr>
                <w:spacing w:val="-4"/>
                <w:w w:val="105"/>
                <w:sz w:val="17"/>
              </w:rPr>
              <w:t>0.02</w:t>
            </w:r>
          </w:p>
        </w:tc>
        <w:tc>
          <w:tcPr>
            <w:tcW w:w="826" w:type="dxa"/>
          </w:tcPr>
          <w:p w14:paraId="4BAE641E" w14:textId="77777777" w:rsidR="00450D64" w:rsidRDefault="00A86461">
            <w:pPr>
              <w:pStyle w:val="TableParagraph"/>
              <w:spacing w:before="6" w:line="187" w:lineRule="exact"/>
              <w:ind w:right="2"/>
              <w:rPr>
                <w:sz w:val="17"/>
              </w:rPr>
            </w:pPr>
            <w:r>
              <w:rPr>
                <w:spacing w:val="-4"/>
                <w:w w:val="105"/>
                <w:sz w:val="17"/>
              </w:rPr>
              <w:t>0.01</w:t>
            </w:r>
          </w:p>
        </w:tc>
        <w:tc>
          <w:tcPr>
            <w:tcW w:w="707" w:type="dxa"/>
          </w:tcPr>
          <w:p w14:paraId="7C439DC0" w14:textId="77777777" w:rsidR="00450D64" w:rsidRDefault="00A86461">
            <w:pPr>
              <w:pStyle w:val="TableParagraph"/>
              <w:spacing w:before="6" w:line="187" w:lineRule="exact"/>
              <w:ind w:left="51" w:right="54"/>
              <w:rPr>
                <w:sz w:val="17"/>
              </w:rPr>
            </w:pPr>
            <w:r>
              <w:rPr>
                <w:spacing w:val="-4"/>
                <w:w w:val="105"/>
                <w:sz w:val="17"/>
              </w:rPr>
              <w:t>0.02</w:t>
            </w:r>
          </w:p>
        </w:tc>
        <w:tc>
          <w:tcPr>
            <w:tcW w:w="826" w:type="dxa"/>
          </w:tcPr>
          <w:p w14:paraId="4907BA32" w14:textId="77777777" w:rsidR="00450D64" w:rsidRDefault="00A86461">
            <w:pPr>
              <w:pStyle w:val="TableParagraph"/>
              <w:spacing w:before="6" w:line="187" w:lineRule="exact"/>
              <w:ind w:right="4"/>
              <w:rPr>
                <w:sz w:val="17"/>
              </w:rPr>
            </w:pPr>
            <w:r>
              <w:rPr>
                <w:spacing w:val="-4"/>
                <w:w w:val="105"/>
                <w:sz w:val="17"/>
              </w:rPr>
              <w:t>0.02</w:t>
            </w:r>
          </w:p>
        </w:tc>
        <w:tc>
          <w:tcPr>
            <w:tcW w:w="757" w:type="dxa"/>
          </w:tcPr>
          <w:p w14:paraId="487EFC23" w14:textId="77777777" w:rsidR="00450D64" w:rsidRDefault="00A86461">
            <w:pPr>
              <w:pStyle w:val="TableParagraph"/>
              <w:spacing w:before="6" w:line="187" w:lineRule="exact"/>
              <w:ind w:left="52" w:right="57"/>
              <w:rPr>
                <w:sz w:val="17"/>
              </w:rPr>
            </w:pPr>
            <w:r>
              <w:rPr>
                <w:spacing w:val="-4"/>
                <w:w w:val="105"/>
                <w:sz w:val="17"/>
              </w:rPr>
              <w:t>0.02</w:t>
            </w:r>
          </w:p>
        </w:tc>
        <w:tc>
          <w:tcPr>
            <w:tcW w:w="826" w:type="dxa"/>
          </w:tcPr>
          <w:p w14:paraId="4A9B9ABD" w14:textId="77777777" w:rsidR="00450D64" w:rsidRDefault="00A86461">
            <w:pPr>
              <w:pStyle w:val="TableParagraph"/>
              <w:spacing w:before="6" w:line="187" w:lineRule="exact"/>
              <w:ind w:left="52" w:right="58"/>
              <w:rPr>
                <w:sz w:val="17"/>
              </w:rPr>
            </w:pPr>
            <w:r>
              <w:rPr>
                <w:spacing w:val="-4"/>
                <w:w w:val="105"/>
                <w:sz w:val="17"/>
              </w:rPr>
              <w:t>0.02</w:t>
            </w:r>
          </w:p>
        </w:tc>
        <w:tc>
          <w:tcPr>
            <w:tcW w:w="707" w:type="dxa"/>
          </w:tcPr>
          <w:p w14:paraId="4E8C1E33" w14:textId="77777777" w:rsidR="00450D64" w:rsidRDefault="00A86461">
            <w:pPr>
              <w:pStyle w:val="TableParagraph"/>
              <w:spacing w:before="6" w:line="187" w:lineRule="exact"/>
              <w:ind w:left="47" w:right="54"/>
              <w:rPr>
                <w:sz w:val="17"/>
              </w:rPr>
            </w:pPr>
            <w:r>
              <w:rPr>
                <w:spacing w:val="-4"/>
                <w:w w:val="105"/>
                <w:sz w:val="17"/>
              </w:rPr>
              <w:t>0.02</w:t>
            </w:r>
          </w:p>
        </w:tc>
      </w:tr>
      <w:tr w:rsidR="00450D64" w14:paraId="12A5F7B6" w14:textId="77777777">
        <w:trPr>
          <w:trHeight w:val="261"/>
        </w:trPr>
        <w:tc>
          <w:tcPr>
            <w:tcW w:w="2228" w:type="dxa"/>
            <w:tcBorders>
              <w:bottom w:val="single" w:sz="4" w:space="0" w:color="000000"/>
            </w:tcBorders>
          </w:tcPr>
          <w:p w14:paraId="7CC357CF" w14:textId="77777777" w:rsidR="00450D64" w:rsidRDefault="00450D64">
            <w:pPr>
              <w:pStyle w:val="TableParagraph"/>
              <w:jc w:val="left"/>
              <w:rPr>
                <w:sz w:val="16"/>
              </w:rPr>
            </w:pPr>
          </w:p>
        </w:tc>
        <w:tc>
          <w:tcPr>
            <w:tcW w:w="826" w:type="dxa"/>
            <w:tcBorders>
              <w:bottom w:val="single" w:sz="4" w:space="0" w:color="000000"/>
            </w:tcBorders>
          </w:tcPr>
          <w:p w14:paraId="6D0C935D" w14:textId="77777777" w:rsidR="00450D64" w:rsidRDefault="00A86461">
            <w:pPr>
              <w:pStyle w:val="TableParagraph"/>
              <w:spacing w:before="6"/>
              <w:ind w:right="1"/>
              <w:rPr>
                <w:sz w:val="17"/>
              </w:rPr>
            </w:pPr>
            <w:r>
              <w:rPr>
                <w:spacing w:val="-2"/>
                <w:w w:val="105"/>
                <w:sz w:val="17"/>
              </w:rPr>
              <w:t>(0.01)</w:t>
            </w:r>
          </w:p>
        </w:tc>
        <w:tc>
          <w:tcPr>
            <w:tcW w:w="826" w:type="dxa"/>
            <w:tcBorders>
              <w:bottom w:val="single" w:sz="4" w:space="0" w:color="000000"/>
            </w:tcBorders>
          </w:tcPr>
          <w:p w14:paraId="167E37AC" w14:textId="77777777" w:rsidR="00450D64" w:rsidRDefault="00A86461">
            <w:pPr>
              <w:pStyle w:val="TableParagraph"/>
              <w:spacing w:before="6"/>
              <w:rPr>
                <w:sz w:val="17"/>
              </w:rPr>
            </w:pPr>
            <w:r>
              <w:rPr>
                <w:spacing w:val="-2"/>
                <w:w w:val="105"/>
                <w:sz w:val="17"/>
              </w:rPr>
              <w:t>(0.01)</w:t>
            </w:r>
          </w:p>
        </w:tc>
        <w:tc>
          <w:tcPr>
            <w:tcW w:w="826" w:type="dxa"/>
            <w:tcBorders>
              <w:bottom w:val="single" w:sz="4" w:space="0" w:color="000000"/>
            </w:tcBorders>
          </w:tcPr>
          <w:p w14:paraId="032A6FB8" w14:textId="77777777" w:rsidR="00450D64" w:rsidRDefault="00A86461">
            <w:pPr>
              <w:pStyle w:val="TableParagraph"/>
              <w:spacing w:before="6"/>
              <w:ind w:right="2"/>
              <w:rPr>
                <w:sz w:val="17"/>
              </w:rPr>
            </w:pPr>
            <w:r>
              <w:rPr>
                <w:spacing w:val="-2"/>
                <w:w w:val="105"/>
                <w:sz w:val="17"/>
              </w:rPr>
              <w:t>(0.01)</w:t>
            </w:r>
          </w:p>
        </w:tc>
        <w:tc>
          <w:tcPr>
            <w:tcW w:w="707" w:type="dxa"/>
            <w:tcBorders>
              <w:bottom w:val="single" w:sz="4" w:space="0" w:color="000000"/>
            </w:tcBorders>
          </w:tcPr>
          <w:p w14:paraId="0E0C9C18" w14:textId="77777777" w:rsidR="00450D64" w:rsidRDefault="00A86461">
            <w:pPr>
              <w:pStyle w:val="TableParagraph"/>
              <w:spacing w:before="6"/>
              <w:ind w:left="51" w:right="54"/>
              <w:rPr>
                <w:sz w:val="17"/>
              </w:rPr>
            </w:pPr>
            <w:r>
              <w:rPr>
                <w:spacing w:val="-2"/>
                <w:w w:val="105"/>
                <w:sz w:val="17"/>
              </w:rPr>
              <w:t>(0.02)</w:t>
            </w:r>
          </w:p>
        </w:tc>
        <w:tc>
          <w:tcPr>
            <w:tcW w:w="826" w:type="dxa"/>
            <w:tcBorders>
              <w:bottom w:val="single" w:sz="4" w:space="0" w:color="000000"/>
            </w:tcBorders>
          </w:tcPr>
          <w:p w14:paraId="14CD0BAE" w14:textId="77777777" w:rsidR="00450D64" w:rsidRDefault="00A86461">
            <w:pPr>
              <w:pStyle w:val="TableParagraph"/>
              <w:spacing w:before="6"/>
              <w:ind w:right="4"/>
              <w:rPr>
                <w:sz w:val="17"/>
              </w:rPr>
            </w:pPr>
            <w:r>
              <w:rPr>
                <w:spacing w:val="-2"/>
                <w:w w:val="105"/>
                <w:sz w:val="17"/>
              </w:rPr>
              <w:t>(0.02)</w:t>
            </w:r>
          </w:p>
        </w:tc>
        <w:tc>
          <w:tcPr>
            <w:tcW w:w="757" w:type="dxa"/>
            <w:tcBorders>
              <w:bottom w:val="single" w:sz="4" w:space="0" w:color="000000"/>
            </w:tcBorders>
          </w:tcPr>
          <w:p w14:paraId="1945DD38" w14:textId="77777777" w:rsidR="00450D64" w:rsidRDefault="00A86461">
            <w:pPr>
              <w:pStyle w:val="TableParagraph"/>
              <w:spacing w:before="6"/>
              <w:ind w:left="52" w:right="57"/>
              <w:rPr>
                <w:sz w:val="17"/>
              </w:rPr>
            </w:pPr>
            <w:r>
              <w:rPr>
                <w:spacing w:val="-2"/>
                <w:w w:val="105"/>
                <w:sz w:val="17"/>
              </w:rPr>
              <w:t>(0.02)</w:t>
            </w:r>
          </w:p>
        </w:tc>
        <w:tc>
          <w:tcPr>
            <w:tcW w:w="826" w:type="dxa"/>
            <w:tcBorders>
              <w:bottom w:val="single" w:sz="4" w:space="0" w:color="000000"/>
            </w:tcBorders>
          </w:tcPr>
          <w:p w14:paraId="28445A01" w14:textId="77777777" w:rsidR="00450D64" w:rsidRDefault="00A86461">
            <w:pPr>
              <w:pStyle w:val="TableParagraph"/>
              <w:spacing w:before="6"/>
              <w:ind w:left="52" w:right="58"/>
              <w:rPr>
                <w:sz w:val="17"/>
              </w:rPr>
            </w:pPr>
            <w:r>
              <w:rPr>
                <w:spacing w:val="-2"/>
                <w:w w:val="105"/>
                <w:sz w:val="17"/>
              </w:rPr>
              <w:t>(0.02)</w:t>
            </w:r>
          </w:p>
        </w:tc>
        <w:tc>
          <w:tcPr>
            <w:tcW w:w="707" w:type="dxa"/>
            <w:tcBorders>
              <w:bottom w:val="single" w:sz="4" w:space="0" w:color="000000"/>
            </w:tcBorders>
          </w:tcPr>
          <w:p w14:paraId="613D95BA" w14:textId="77777777" w:rsidR="00450D64" w:rsidRDefault="00A86461">
            <w:pPr>
              <w:pStyle w:val="TableParagraph"/>
              <w:spacing w:before="6"/>
              <w:ind w:left="47" w:right="54"/>
              <w:rPr>
                <w:sz w:val="17"/>
              </w:rPr>
            </w:pPr>
            <w:r>
              <w:rPr>
                <w:spacing w:val="-2"/>
                <w:w w:val="105"/>
                <w:sz w:val="17"/>
              </w:rPr>
              <w:t>(0.02)</w:t>
            </w:r>
          </w:p>
        </w:tc>
      </w:tr>
      <w:tr w:rsidR="00450D64" w14:paraId="0DC07C62" w14:textId="77777777">
        <w:trPr>
          <w:trHeight w:val="251"/>
        </w:trPr>
        <w:tc>
          <w:tcPr>
            <w:tcW w:w="2228" w:type="dxa"/>
            <w:tcBorders>
              <w:top w:val="single" w:sz="4" w:space="0" w:color="000000"/>
            </w:tcBorders>
          </w:tcPr>
          <w:p w14:paraId="041CAD41" w14:textId="77777777" w:rsidR="00450D64" w:rsidRDefault="00A86461">
            <w:pPr>
              <w:pStyle w:val="TableParagraph"/>
              <w:spacing w:before="44" w:line="187" w:lineRule="exact"/>
              <w:ind w:left="88"/>
              <w:jc w:val="left"/>
              <w:rPr>
                <w:sz w:val="17"/>
              </w:rPr>
            </w:pPr>
            <w:r>
              <w:rPr>
                <w:spacing w:val="-10"/>
                <w:w w:val="120"/>
                <w:sz w:val="17"/>
              </w:rPr>
              <w:t>N</w:t>
            </w:r>
          </w:p>
        </w:tc>
        <w:tc>
          <w:tcPr>
            <w:tcW w:w="826" w:type="dxa"/>
            <w:tcBorders>
              <w:top w:val="single" w:sz="4" w:space="0" w:color="000000"/>
            </w:tcBorders>
          </w:tcPr>
          <w:p w14:paraId="5B2F4990" w14:textId="77777777" w:rsidR="00450D64" w:rsidRDefault="00A86461">
            <w:pPr>
              <w:pStyle w:val="TableParagraph"/>
              <w:spacing w:before="44" w:line="187" w:lineRule="exact"/>
              <w:ind w:right="1"/>
              <w:rPr>
                <w:sz w:val="17"/>
              </w:rPr>
            </w:pPr>
            <w:r>
              <w:rPr>
                <w:spacing w:val="-2"/>
                <w:w w:val="105"/>
                <w:sz w:val="17"/>
              </w:rPr>
              <w:t>129078</w:t>
            </w:r>
          </w:p>
        </w:tc>
        <w:tc>
          <w:tcPr>
            <w:tcW w:w="826" w:type="dxa"/>
            <w:tcBorders>
              <w:top w:val="single" w:sz="4" w:space="0" w:color="000000"/>
            </w:tcBorders>
          </w:tcPr>
          <w:p w14:paraId="402606EF" w14:textId="77777777" w:rsidR="00450D64" w:rsidRDefault="00A86461">
            <w:pPr>
              <w:pStyle w:val="TableParagraph"/>
              <w:spacing w:before="44" w:line="187" w:lineRule="exact"/>
              <w:ind w:right="1"/>
              <w:rPr>
                <w:sz w:val="17"/>
              </w:rPr>
            </w:pPr>
            <w:r>
              <w:rPr>
                <w:spacing w:val="-2"/>
                <w:w w:val="105"/>
                <w:sz w:val="17"/>
              </w:rPr>
              <w:t>129078</w:t>
            </w:r>
          </w:p>
        </w:tc>
        <w:tc>
          <w:tcPr>
            <w:tcW w:w="826" w:type="dxa"/>
            <w:tcBorders>
              <w:top w:val="single" w:sz="4" w:space="0" w:color="000000"/>
            </w:tcBorders>
          </w:tcPr>
          <w:p w14:paraId="0DE4CEB3" w14:textId="77777777" w:rsidR="00450D64" w:rsidRDefault="00A86461">
            <w:pPr>
              <w:pStyle w:val="TableParagraph"/>
              <w:spacing w:before="44" w:line="187" w:lineRule="exact"/>
              <w:ind w:right="2"/>
              <w:rPr>
                <w:sz w:val="17"/>
              </w:rPr>
            </w:pPr>
            <w:r>
              <w:rPr>
                <w:spacing w:val="-2"/>
                <w:w w:val="105"/>
                <w:sz w:val="17"/>
              </w:rPr>
              <w:t>129078</w:t>
            </w:r>
          </w:p>
        </w:tc>
        <w:tc>
          <w:tcPr>
            <w:tcW w:w="707" w:type="dxa"/>
            <w:tcBorders>
              <w:top w:val="single" w:sz="4" w:space="0" w:color="000000"/>
            </w:tcBorders>
          </w:tcPr>
          <w:p w14:paraId="1DDA74A2" w14:textId="77777777" w:rsidR="00450D64" w:rsidRDefault="00A86461">
            <w:pPr>
              <w:pStyle w:val="TableParagraph"/>
              <w:spacing w:before="44" w:line="187" w:lineRule="exact"/>
              <w:ind w:left="51" w:right="54"/>
              <w:rPr>
                <w:sz w:val="17"/>
              </w:rPr>
            </w:pPr>
            <w:r>
              <w:rPr>
                <w:spacing w:val="-2"/>
                <w:w w:val="105"/>
                <w:sz w:val="17"/>
              </w:rPr>
              <w:t>129078</w:t>
            </w:r>
          </w:p>
        </w:tc>
        <w:tc>
          <w:tcPr>
            <w:tcW w:w="826" w:type="dxa"/>
            <w:tcBorders>
              <w:top w:val="single" w:sz="4" w:space="0" w:color="000000"/>
            </w:tcBorders>
          </w:tcPr>
          <w:p w14:paraId="60B928E4" w14:textId="77777777" w:rsidR="00450D64" w:rsidRDefault="00A86461">
            <w:pPr>
              <w:pStyle w:val="TableParagraph"/>
              <w:spacing w:before="44" w:line="187" w:lineRule="exact"/>
              <w:ind w:right="4"/>
              <w:rPr>
                <w:sz w:val="17"/>
              </w:rPr>
            </w:pPr>
            <w:r>
              <w:rPr>
                <w:spacing w:val="-2"/>
                <w:w w:val="105"/>
                <w:sz w:val="17"/>
              </w:rPr>
              <w:t>129078</w:t>
            </w:r>
          </w:p>
        </w:tc>
        <w:tc>
          <w:tcPr>
            <w:tcW w:w="757" w:type="dxa"/>
            <w:tcBorders>
              <w:top w:val="single" w:sz="4" w:space="0" w:color="000000"/>
            </w:tcBorders>
          </w:tcPr>
          <w:p w14:paraId="3A629BF4" w14:textId="77777777" w:rsidR="00450D64" w:rsidRDefault="00A86461">
            <w:pPr>
              <w:pStyle w:val="TableParagraph"/>
              <w:spacing w:before="44" w:line="187" w:lineRule="exact"/>
              <w:ind w:left="52" w:right="57"/>
              <w:rPr>
                <w:sz w:val="17"/>
              </w:rPr>
            </w:pPr>
            <w:r>
              <w:rPr>
                <w:spacing w:val="-2"/>
                <w:w w:val="105"/>
                <w:sz w:val="17"/>
              </w:rPr>
              <w:t>129078</w:t>
            </w:r>
          </w:p>
        </w:tc>
        <w:tc>
          <w:tcPr>
            <w:tcW w:w="826" w:type="dxa"/>
            <w:tcBorders>
              <w:top w:val="single" w:sz="4" w:space="0" w:color="000000"/>
            </w:tcBorders>
          </w:tcPr>
          <w:p w14:paraId="7405B368" w14:textId="77777777" w:rsidR="00450D64" w:rsidRDefault="00A86461">
            <w:pPr>
              <w:pStyle w:val="TableParagraph"/>
              <w:spacing w:before="44" w:line="187" w:lineRule="exact"/>
              <w:ind w:left="52" w:right="58"/>
              <w:rPr>
                <w:sz w:val="17"/>
              </w:rPr>
            </w:pPr>
            <w:r>
              <w:rPr>
                <w:spacing w:val="-2"/>
                <w:w w:val="105"/>
                <w:sz w:val="17"/>
              </w:rPr>
              <w:t>129078</w:t>
            </w:r>
          </w:p>
        </w:tc>
        <w:tc>
          <w:tcPr>
            <w:tcW w:w="707" w:type="dxa"/>
            <w:tcBorders>
              <w:top w:val="single" w:sz="4" w:space="0" w:color="000000"/>
            </w:tcBorders>
          </w:tcPr>
          <w:p w14:paraId="19C09FD5" w14:textId="77777777" w:rsidR="00450D64" w:rsidRDefault="00A86461">
            <w:pPr>
              <w:pStyle w:val="TableParagraph"/>
              <w:spacing w:before="44" w:line="187" w:lineRule="exact"/>
              <w:ind w:left="47" w:right="54"/>
              <w:rPr>
                <w:sz w:val="17"/>
              </w:rPr>
            </w:pPr>
            <w:r>
              <w:rPr>
                <w:spacing w:val="-2"/>
                <w:w w:val="105"/>
                <w:sz w:val="17"/>
              </w:rPr>
              <w:t>129078</w:t>
            </w:r>
          </w:p>
        </w:tc>
      </w:tr>
      <w:tr w:rsidR="00450D64" w14:paraId="797762D5" w14:textId="77777777">
        <w:trPr>
          <w:trHeight w:val="213"/>
        </w:trPr>
        <w:tc>
          <w:tcPr>
            <w:tcW w:w="2228" w:type="dxa"/>
          </w:tcPr>
          <w:p w14:paraId="2C707273" w14:textId="77777777" w:rsidR="00450D64" w:rsidRDefault="00A86461">
            <w:pPr>
              <w:pStyle w:val="TableParagraph"/>
              <w:spacing w:before="6" w:line="187" w:lineRule="exact"/>
              <w:ind w:left="88"/>
              <w:jc w:val="left"/>
              <w:rPr>
                <w:sz w:val="17"/>
              </w:rPr>
            </w:pPr>
            <w:r>
              <w:rPr>
                <w:w w:val="110"/>
                <w:sz w:val="17"/>
              </w:rPr>
              <w:t>Region</w:t>
            </w:r>
            <w:r>
              <w:rPr>
                <w:spacing w:val="6"/>
                <w:w w:val="110"/>
                <w:sz w:val="17"/>
              </w:rPr>
              <w:t xml:space="preserve"> </w:t>
            </w:r>
            <w:r>
              <w:rPr>
                <w:spacing w:val="-5"/>
                <w:w w:val="110"/>
                <w:sz w:val="17"/>
              </w:rPr>
              <w:t>FE</w:t>
            </w:r>
          </w:p>
        </w:tc>
        <w:tc>
          <w:tcPr>
            <w:tcW w:w="826" w:type="dxa"/>
          </w:tcPr>
          <w:p w14:paraId="70E37E1D" w14:textId="77777777" w:rsidR="00450D64" w:rsidRDefault="00450D64">
            <w:pPr>
              <w:pStyle w:val="TableParagraph"/>
              <w:jc w:val="left"/>
              <w:rPr>
                <w:sz w:val="14"/>
              </w:rPr>
            </w:pPr>
          </w:p>
        </w:tc>
        <w:tc>
          <w:tcPr>
            <w:tcW w:w="826" w:type="dxa"/>
          </w:tcPr>
          <w:p w14:paraId="626A24A8" w14:textId="77777777" w:rsidR="00450D64" w:rsidRDefault="00450D64">
            <w:pPr>
              <w:pStyle w:val="TableParagraph"/>
              <w:jc w:val="left"/>
              <w:rPr>
                <w:sz w:val="14"/>
              </w:rPr>
            </w:pPr>
          </w:p>
        </w:tc>
        <w:tc>
          <w:tcPr>
            <w:tcW w:w="826" w:type="dxa"/>
          </w:tcPr>
          <w:p w14:paraId="1D0D201E" w14:textId="77777777" w:rsidR="00450D64" w:rsidRDefault="00450D64">
            <w:pPr>
              <w:pStyle w:val="TableParagraph"/>
              <w:jc w:val="left"/>
              <w:rPr>
                <w:sz w:val="14"/>
              </w:rPr>
            </w:pPr>
          </w:p>
        </w:tc>
        <w:tc>
          <w:tcPr>
            <w:tcW w:w="707" w:type="dxa"/>
          </w:tcPr>
          <w:p w14:paraId="1B95E5A2" w14:textId="77777777" w:rsidR="00450D64" w:rsidRDefault="00450D64">
            <w:pPr>
              <w:pStyle w:val="TableParagraph"/>
              <w:jc w:val="left"/>
              <w:rPr>
                <w:sz w:val="14"/>
              </w:rPr>
            </w:pPr>
          </w:p>
        </w:tc>
        <w:tc>
          <w:tcPr>
            <w:tcW w:w="826" w:type="dxa"/>
          </w:tcPr>
          <w:p w14:paraId="60973D4F" w14:textId="77777777" w:rsidR="00450D64" w:rsidRDefault="00A86461">
            <w:pPr>
              <w:pStyle w:val="TableParagraph"/>
              <w:spacing w:before="6" w:line="187" w:lineRule="exact"/>
              <w:ind w:right="4"/>
              <w:rPr>
                <w:sz w:val="17"/>
              </w:rPr>
            </w:pPr>
            <w:r>
              <w:rPr>
                <w:spacing w:val="-10"/>
                <w:sz w:val="17"/>
              </w:rPr>
              <w:t>X</w:t>
            </w:r>
          </w:p>
        </w:tc>
        <w:tc>
          <w:tcPr>
            <w:tcW w:w="757" w:type="dxa"/>
          </w:tcPr>
          <w:p w14:paraId="2517E827" w14:textId="77777777" w:rsidR="00450D64" w:rsidRDefault="00A86461">
            <w:pPr>
              <w:pStyle w:val="TableParagraph"/>
              <w:spacing w:before="6" w:line="187" w:lineRule="exact"/>
              <w:ind w:left="52" w:right="57"/>
              <w:rPr>
                <w:sz w:val="17"/>
              </w:rPr>
            </w:pPr>
            <w:r>
              <w:rPr>
                <w:spacing w:val="-10"/>
                <w:sz w:val="17"/>
              </w:rPr>
              <w:t>X</w:t>
            </w:r>
          </w:p>
        </w:tc>
        <w:tc>
          <w:tcPr>
            <w:tcW w:w="826" w:type="dxa"/>
          </w:tcPr>
          <w:p w14:paraId="2131DB97" w14:textId="77777777" w:rsidR="00450D64" w:rsidRDefault="00450D64">
            <w:pPr>
              <w:pStyle w:val="TableParagraph"/>
              <w:jc w:val="left"/>
              <w:rPr>
                <w:sz w:val="14"/>
              </w:rPr>
            </w:pPr>
          </w:p>
        </w:tc>
        <w:tc>
          <w:tcPr>
            <w:tcW w:w="707" w:type="dxa"/>
          </w:tcPr>
          <w:p w14:paraId="10C1E4E8" w14:textId="77777777" w:rsidR="00450D64" w:rsidRDefault="00450D64">
            <w:pPr>
              <w:pStyle w:val="TableParagraph"/>
              <w:jc w:val="left"/>
              <w:rPr>
                <w:sz w:val="14"/>
              </w:rPr>
            </w:pPr>
          </w:p>
        </w:tc>
      </w:tr>
      <w:tr w:rsidR="00450D64" w14:paraId="0CF3BE86" w14:textId="77777777">
        <w:trPr>
          <w:trHeight w:val="213"/>
        </w:trPr>
        <w:tc>
          <w:tcPr>
            <w:tcW w:w="2228" w:type="dxa"/>
          </w:tcPr>
          <w:p w14:paraId="74177B50" w14:textId="77777777" w:rsidR="00450D64" w:rsidRDefault="00A86461">
            <w:pPr>
              <w:pStyle w:val="TableParagraph"/>
              <w:spacing w:before="6" w:line="187" w:lineRule="exact"/>
              <w:ind w:left="88"/>
              <w:jc w:val="left"/>
              <w:rPr>
                <w:sz w:val="17"/>
              </w:rPr>
            </w:pPr>
            <w:r>
              <w:rPr>
                <w:w w:val="105"/>
                <w:sz w:val="17"/>
              </w:rPr>
              <w:t>Year</w:t>
            </w:r>
            <w:r>
              <w:rPr>
                <w:spacing w:val="-8"/>
                <w:w w:val="105"/>
                <w:sz w:val="17"/>
              </w:rPr>
              <w:t xml:space="preserve"> </w:t>
            </w:r>
            <w:r>
              <w:rPr>
                <w:spacing w:val="-5"/>
                <w:w w:val="105"/>
                <w:sz w:val="17"/>
              </w:rPr>
              <w:t>FE</w:t>
            </w:r>
          </w:p>
        </w:tc>
        <w:tc>
          <w:tcPr>
            <w:tcW w:w="826" w:type="dxa"/>
          </w:tcPr>
          <w:p w14:paraId="43E2A885" w14:textId="77777777" w:rsidR="00450D64" w:rsidRDefault="00450D64">
            <w:pPr>
              <w:pStyle w:val="TableParagraph"/>
              <w:jc w:val="left"/>
              <w:rPr>
                <w:sz w:val="14"/>
              </w:rPr>
            </w:pPr>
          </w:p>
        </w:tc>
        <w:tc>
          <w:tcPr>
            <w:tcW w:w="826" w:type="dxa"/>
          </w:tcPr>
          <w:p w14:paraId="6967C4EA" w14:textId="77777777" w:rsidR="00450D64" w:rsidRDefault="00A86461">
            <w:pPr>
              <w:pStyle w:val="TableParagraph"/>
              <w:spacing w:before="6" w:line="187" w:lineRule="exact"/>
              <w:rPr>
                <w:sz w:val="17"/>
              </w:rPr>
            </w:pPr>
            <w:r>
              <w:rPr>
                <w:spacing w:val="-10"/>
                <w:sz w:val="17"/>
              </w:rPr>
              <w:t>X</w:t>
            </w:r>
          </w:p>
        </w:tc>
        <w:tc>
          <w:tcPr>
            <w:tcW w:w="826" w:type="dxa"/>
          </w:tcPr>
          <w:p w14:paraId="4CFA339A" w14:textId="77777777" w:rsidR="00450D64" w:rsidRDefault="00450D64">
            <w:pPr>
              <w:pStyle w:val="TableParagraph"/>
              <w:jc w:val="left"/>
              <w:rPr>
                <w:sz w:val="14"/>
              </w:rPr>
            </w:pPr>
          </w:p>
        </w:tc>
        <w:tc>
          <w:tcPr>
            <w:tcW w:w="707" w:type="dxa"/>
          </w:tcPr>
          <w:p w14:paraId="359A78AE" w14:textId="77777777" w:rsidR="00450D64" w:rsidRDefault="00A86461">
            <w:pPr>
              <w:pStyle w:val="TableParagraph"/>
              <w:spacing w:before="6" w:line="187" w:lineRule="exact"/>
              <w:ind w:left="51" w:right="54"/>
              <w:rPr>
                <w:sz w:val="17"/>
              </w:rPr>
            </w:pPr>
            <w:r>
              <w:rPr>
                <w:spacing w:val="-10"/>
                <w:sz w:val="17"/>
              </w:rPr>
              <w:t>X</w:t>
            </w:r>
          </w:p>
        </w:tc>
        <w:tc>
          <w:tcPr>
            <w:tcW w:w="826" w:type="dxa"/>
          </w:tcPr>
          <w:p w14:paraId="02148DF8" w14:textId="77777777" w:rsidR="00450D64" w:rsidRDefault="00450D64">
            <w:pPr>
              <w:pStyle w:val="TableParagraph"/>
              <w:jc w:val="left"/>
              <w:rPr>
                <w:sz w:val="14"/>
              </w:rPr>
            </w:pPr>
          </w:p>
        </w:tc>
        <w:tc>
          <w:tcPr>
            <w:tcW w:w="757" w:type="dxa"/>
          </w:tcPr>
          <w:p w14:paraId="69972601" w14:textId="77777777" w:rsidR="00450D64" w:rsidRDefault="00A86461">
            <w:pPr>
              <w:pStyle w:val="TableParagraph"/>
              <w:spacing w:before="6" w:line="187" w:lineRule="exact"/>
              <w:ind w:left="52" w:right="57"/>
              <w:rPr>
                <w:sz w:val="17"/>
              </w:rPr>
            </w:pPr>
            <w:r>
              <w:rPr>
                <w:spacing w:val="-10"/>
                <w:sz w:val="17"/>
              </w:rPr>
              <w:t>X</w:t>
            </w:r>
          </w:p>
        </w:tc>
        <w:tc>
          <w:tcPr>
            <w:tcW w:w="826" w:type="dxa"/>
          </w:tcPr>
          <w:p w14:paraId="6699D612" w14:textId="77777777" w:rsidR="00450D64" w:rsidRDefault="00450D64">
            <w:pPr>
              <w:pStyle w:val="TableParagraph"/>
              <w:jc w:val="left"/>
              <w:rPr>
                <w:sz w:val="14"/>
              </w:rPr>
            </w:pPr>
          </w:p>
        </w:tc>
        <w:tc>
          <w:tcPr>
            <w:tcW w:w="707" w:type="dxa"/>
          </w:tcPr>
          <w:p w14:paraId="36B65BFD" w14:textId="77777777" w:rsidR="00450D64" w:rsidRDefault="00450D64">
            <w:pPr>
              <w:pStyle w:val="TableParagraph"/>
              <w:jc w:val="left"/>
              <w:rPr>
                <w:sz w:val="14"/>
              </w:rPr>
            </w:pPr>
          </w:p>
        </w:tc>
      </w:tr>
      <w:tr w:rsidR="00450D64" w14:paraId="7298C8D9" w14:textId="77777777">
        <w:trPr>
          <w:trHeight w:val="213"/>
        </w:trPr>
        <w:tc>
          <w:tcPr>
            <w:tcW w:w="2228" w:type="dxa"/>
          </w:tcPr>
          <w:p w14:paraId="7DE0C456" w14:textId="77777777" w:rsidR="00450D64" w:rsidRDefault="00A86461">
            <w:pPr>
              <w:pStyle w:val="TableParagraph"/>
              <w:spacing w:before="6" w:line="187" w:lineRule="exact"/>
              <w:ind w:left="88"/>
              <w:jc w:val="left"/>
              <w:rPr>
                <w:sz w:val="17"/>
              </w:rPr>
            </w:pPr>
            <w:r>
              <w:rPr>
                <w:w w:val="110"/>
                <w:sz w:val="17"/>
              </w:rPr>
              <w:t>State</w:t>
            </w:r>
            <w:r>
              <w:rPr>
                <w:spacing w:val="3"/>
                <w:w w:val="110"/>
                <w:sz w:val="17"/>
              </w:rPr>
              <w:t xml:space="preserve"> </w:t>
            </w:r>
            <w:r>
              <w:rPr>
                <w:spacing w:val="-5"/>
                <w:w w:val="110"/>
                <w:sz w:val="17"/>
              </w:rPr>
              <w:t>FE</w:t>
            </w:r>
          </w:p>
        </w:tc>
        <w:tc>
          <w:tcPr>
            <w:tcW w:w="826" w:type="dxa"/>
          </w:tcPr>
          <w:p w14:paraId="32D91725" w14:textId="77777777" w:rsidR="00450D64" w:rsidRDefault="00450D64">
            <w:pPr>
              <w:pStyle w:val="TableParagraph"/>
              <w:jc w:val="left"/>
              <w:rPr>
                <w:sz w:val="14"/>
              </w:rPr>
            </w:pPr>
          </w:p>
        </w:tc>
        <w:tc>
          <w:tcPr>
            <w:tcW w:w="826" w:type="dxa"/>
          </w:tcPr>
          <w:p w14:paraId="4D59C2AD" w14:textId="77777777" w:rsidR="00450D64" w:rsidRDefault="00450D64">
            <w:pPr>
              <w:pStyle w:val="TableParagraph"/>
              <w:jc w:val="left"/>
              <w:rPr>
                <w:sz w:val="14"/>
              </w:rPr>
            </w:pPr>
          </w:p>
        </w:tc>
        <w:tc>
          <w:tcPr>
            <w:tcW w:w="826" w:type="dxa"/>
          </w:tcPr>
          <w:p w14:paraId="078E57B2" w14:textId="77777777" w:rsidR="00450D64" w:rsidRDefault="00A86461">
            <w:pPr>
              <w:pStyle w:val="TableParagraph"/>
              <w:spacing w:before="6" w:line="187" w:lineRule="exact"/>
              <w:ind w:right="2"/>
              <w:rPr>
                <w:sz w:val="17"/>
              </w:rPr>
            </w:pPr>
            <w:r>
              <w:rPr>
                <w:spacing w:val="-10"/>
                <w:sz w:val="17"/>
              </w:rPr>
              <w:t>X</w:t>
            </w:r>
          </w:p>
        </w:tc>
        <w:tc>
          <w:tcPr>
            <w:tcW w:w="707" w:type="dxa"/>
          </w:tcPr>
          <w:p w14:paraId="7AC6E9E7" w14:textId="77777777" w:rsidR="00450D64" w:rsidRDefault="00A86461">
            <w:pPr>
              <w:pStyle w:val="TableParagraph"/>
              <w:spacing w:before="6" w:line="187" w:lineRule="exact"/>
              <w:ind w:left="51" w:right="54"/>
              <w:rPr>
                <w:sz w:val="17"/>
              </w:rPr>
            </w:pPr>
            <w:r>
              <w:rPr>
                <w:spacing w:val="-10"/>
                <w:sz w:val="17"/>
              </w:rPr>
              <w:t>X</w:t>
            </w:r>
          </w:p>
        </w:tc>
        <w:tc>
          <w:tcPr>
            <w:tcW w:w="826" w:type="dxa"/>
          </w:tcPr>
          <w:p w14:paraId="3C08437F" w14:textId="77777777" w:rsidR="00450D64" w:rsidRDefault="00450D64">
            <w:pPr>
              <w:pStyle w:val="TableParagraph"/>
              <w:jc w:val="left"/>
              <w:rPr>
                <w:sz w:val="14"/>
              </w:rPr>
            </w:pPr>
          </w:p>
        </w:tc>
        <w:tc>
          <w:tcPr>
            <w:tcW w:w="757" w:type="dxa"/>
          </w:tcPr>
          <w:p w14:paraId="24122D4A" w14:textId="77777777" w:rsidR="00450D64" w:rsidRDefault="00450D64">
            <w:pPr>
              <w:pStyle w:val="TableParagraph"/>
              <w:jc w:val="left"/>
              <w:rPr>
                <w:sz w:val="14"/>
              </w:rPr>
            </w:pPr>
          </w:p>
        </w:tc>
        <w:tc>
          <w:tcPr>
            <w:tcW w:w="826" w:type="dxa"/>
          </w:tcPr>
          <w:p w14:paraId="686034AA" w14:textId="77777777" w:rsidR="00450D64" w:rsidRDefault="00450D64">
            <w:pPr>
              <w:pStyle w:val="TableParagraph"/>
              <w:jc w:val="left"/>
              <w:rPr>
                <w:sz w:val="14"/>
              </w:rPr>
            </w:pPr>
          </w:p>
        </w:tc>
        <w:tc>
          <w:tcPr>
            <w:tcW w:w="707" w:type="dxa"/>
          </w:tcPr>
          <w:p w14:paraId="4DD15438" w14:textId="77777777" w:rsidR="00450D64" w:rsidRDefault="00A86461">
            <w:pPr>
              <w:pStyle w:val="TableParagraph"/>
              <w:spacing w:before="6" w:line="187" w:lineRule="exact"/>
              <w:ind w:left="47" w:right="54"/>
              <w:rPr>
                <w:sz w:val="17"/>
              </w:rPr>
            </w:pPr>
            <w:r>
              <w:rPr>
                <w:spacing w:val="-10"/>
                <w:sz w:val="17"/>
              </w:rPr>
              <w:t>X</w:t>
            </w:r>
          </w:p>
        </w:tc>
      </w:tr>
      <w:tr w:rsidR="00450D64" w14:paraId="7BBC6474" w14:textId="77777777">
        <w:trPr>
          <w:trHeight w:val="261"/>
        </w:trPr>
        <w:tc>
          <w:tcPr>
            <w:tcW w:w="2228" w:type="dxa"/>
            <w:tcBorders>
              <w:bottom w:val="single" w:sz="6" w:space="0" w:color="000000"/>
            </w:tcBorders>
          </w:tcPr>
          <w:p w14:paraId="6A5E2B3C" w14:textId="77777777" w:rsidR="00450D64" w:rsidRDefault="00A86461">
            <w:pPr>
              <w:pStyle w:val="TableParagraph"/>
              <w:spacing w:before="6"/>
              <w:ind w:left="88"/>
              <w:jc w:val="left"/>
              <w:rPr>
                <w:sz w:val="17"/>
              </w:rPr>
            </w:pPr>
            <w:r>
              <w:rPr>
                <w:spacing w:val="-2"/>
                <w:w w:val="110"/>
                <w:sz w:val="17"/>
              </w:rPr>
              <w:t>Year-Region</w:t>
            </w:r>
            <w:r>
              <w:rPr>
                <w:spacing w:val="-3"/>
                <w:w w:val="110"/>
                <w:sz w:val="17"/>
              </w:rPr>
              <w:t xml:space="preserve"> </w:t>
            </w:r>
            <w:r>
              <w:rPr>
                <w:spacing w:val="-5"/>
                <w:w w:val="110"/>
                <w:sz w:val="17"/>
              </w:rPr>
              <w:t>FE</w:t>
            </w:r>
          </w:p>
        </w:tc>
        <w:tc>
          <w:tcPr>
            <w:tcW w:w="826" w:type="dxa"/>
            <w:tcBorders>
              <w:bottom w:val="single" w:sz="6" w:space="0" w:color="000000"/>
            </w:tcBorders>
          </w:tcPr>
          <w:p w14:paraId="39AD871F" w14:textId="77777777" w:rsidR="00450D64" w:rsidRDefault="00450D64">
            <w:pPr>
              <w:pStyle w:val="TableParagraph"/>
              <w:jc w:val="left"/>
              <w:rPr>
                <w:sz w:val="16"/>
              </w:rPr>
            </w:pPr>
          </w:p>
        </w:tc>
        <w:tc>
          <w:tcPr>
            <w:tcW w:w="826" w:type="dxa"/>
            <w:tcBorders>
              <w:bottom w:val="single" w:sz="6" w:space="0" w:color="000000"/>
            </w:tcBorders>
          </w:tcPr>
          <w:p w14:paraId="5125806F" w14:textId="77777777" w:rsidR="00450D64" w:rsidRDefault="00450D64">
            <w:pPr>
              <w:pStyle w:val="TableParagraph"/>
              <w:jc w:val="left"/>
              <w:rPr>
                <w:sz w:val="16"/>
              </w:rPr>
            </w:pPr>
          </w:p>
        </w:tc>
        <w:tc>
          <w:tcPr>
            <w:tcW w:w="826" w:type="dxa"/>
            <w:tcBorders>
              <w:bottom w:val="single" w:sz="6" w:space="0" w:color="000000"/>
            </w:tcBorders>
          </w:tcPr>
          <w:p w14:paraId="26BD09CD" w14:textId="77777777" w:rsidR="00450D64" w:rsidRDefault="00450D64">
            <w:pPr>
              <w:pStyle w:val="TableParagraph"/>
              <w:jc w:val="left"/>
              <w:rPr>
                <w:sz w:val="16"/>
              </w:rPr>
            </w:pPr>
          </w:p>
        </w:tc>
        <w:tc>
          <w:tcPr>
            <w:tcW w:w="707" w:type="dxa"/>
            <w:tcBorders>
              <w:bottom w:val="single" w:sz="6" w:space="0" w:color="000000"/>
            </w:tcBorders>
          </w:tcPr>
          <w:p w14:paraId="3D2DD165" w14:textId="77777777" w:rsidR="00450D64" w:rsidRDefault="00450D64">
            <w:pPr>
              <w:pStyle w:val="TableParagraph"/>
              <w:jc w:val="left"/>
              <w:rPr>
                <w:sz w:val="16"/>
              </w:rPr>
            </w:pPr>
          </w:p>
        </w:tc>
        <w:tc>
          <w:tcPr>
            <w:tcW w:w="826" w:type="dxa"/>
            <w:tcBorders>
              <w:bottom w:val="single" w:sz="6" w:space="0" w:color="000000"/>
            </w:tcBorders>
          </w:tcPr>
          <w:p w14:paraId="21C6D3F4" w14:textId="77777777" w:rsidR="00450D64" w:rsidRDefault="00450D64">
            <w:pPr>
              <w:pStyle w:val="TableParagraph"/>
              <w:jc w:val="left"/>
              <w:rPr>
                <w:sz w:val="16"/>
              </w:rPr>
            </w:pPr>
          </w:p>
        </w:tc>
        <w:tc>
          <w:tcPr>
            <w:tcW w:w="757" w:type="dxa"/>
            <w:tcBorders>
              <w:bottom w:val="single" w:sz="6" w:space="0" w:color="000000"/>
            </w:tcBorders>
          </w:tcPr>
          <w:p w14:paraId="63BDFD52" w14:textId="77777777" w:rsidR="00450D64" w:rsidRDefault="00450D64">
            <w:pPr>
              <w:pStyle w:val="TableParagraph"/>
              <w:jc w:val="left"/>
              <w:rPr>
                <w:sz w:val="16"/>
              </w:rPr>
            </w:pPr>
          </w:p>
        </w:tc>
        <w:tc>
          <w:tcPr>
            <w:tcW w:w="826" w:type="dxa"/>
            <w:tcBorders>
              <w:bottom w:val="single" w:sz="6" w:space="0" w:color="000000"/>
            </w:tcBorders>
          </w:tcPr>
          <w:p w14:paraId="0AAC3026" w14:textId="77777777" w:rsidR="00450D64" w:rsidRDefault="00A86461">
            <w:pPr>
              <w:pStyle w:val="TableParagraph"/>
              <w:spacing w:before="6"/>
              <w:ind w:left="52" w:right="58"/>
              <w:rPr>
                <w:sz w:val="17"/>
              </w:rPr>
            </w:pPr>
            <w:r>
              <w:rPr>
                <w:spacing w:val="-10"/>
                <w:sz w:val="17"/>
              </w:rPr>
              <w:t>X</w:t>
            </w:r>
          </w:p>
        </w:tc>
        <w:tc>
          <w:tcPr>
            <w:tcW w:w="707" w:type="dxa"/>
            <w:tcBorders>
              <w:bottom w:val="single" w:sz="6" w:space="0" w:color="000000"/>
            </w:tcBorders>
          </w:tcPr>
          <w:p w14:paraId="0ABFD0DD" w14:textId="77777777" w:rsidR="00450D64" w:rsidRDefault="00A86461">
            <w:pPr>
              <w:pStyle w:val="TableParagraph"/>
              <w:spacing w:before="6"/>
              <w:ind w:left="47" w:right="54"/>
              <w:rPr>
                <w:sz w:val="17"/>
              </w:rPr>
            </w:pPr>
            <w:r>
              <w:rPr>
                <w:spacing w:val="-10"/>
                <w:sz w:val="17"/>
              </w:rPr>
              <w:t>X</w:t>
            </w:r>
          </w:p>
        </w:tc>
      </w:tr>
    </w:tbl>
    <w:p w14:paraId="0566C2DC" w14:textId="77777777" w:rsidR="00450D64" w:rsidRDefault="00A86461">
      <w:pPr>
        <w:spacing w:before="18"/>
        <w:ind w:left="168"/>
        <w:rPr>
          <w:sz w:val="17"/>
        </w:rPr>
      </w:pPr>
      <w:r>
        <w:rPr>
          <w:sz w:val="17"/>
        </w:rPr>
        <w:t>*</w:t>
      </w:r>
      <w:r>
        <w:rPr>
          <w:spacing w:val="3"/>
          <w:sz w:val="17"/>
        </w:rPr>
        <w:t xml:space="preserve"> </w:t>
      </w:r>
      <w:r>
        <w:rPr>
          <w:sz w:val="17"/>
        </w:rPr>
        <w:t>p</w:t>
      </w:r>
      <w:r>
        <w:rPr>
          <w:spacing w:val="1"/>
          <w:w w:val="110"/>
          <w:sz w:val="17"/>
        </w:rPr>
        <w:t xml:space="preserve"> </w:t>
      </w:r>
      <w:r>
        <w:rPr>
          <w:w w:val="110"/>
          <w:sz w:val="17"/>
        </w:rPr>
        <w:t>&lt;</w:t>
      </w:r>
      <w:r>
        <w:rPr>
          <w:spacing w:val="1"/>
          <w:w w:val="110"/>
          <w:sz w:val="17"/>
        </w:rPr>
        <w:t xml:space="preserve"> </w:t>
      </w:r>
      <w:r>
        <w:rPr>
          <w:sz w:val="17"/>
        </w:rPr>
        <w:t>0.1,</w:t>
      </w:r>
      <w:r>
        <w:rPr>
          <w:spacing w:val="5"/>
          <w:sz w:val="17"/>
        </w:rPr>
        <w:t xml:space="preserve"> </w:t>
      </w:r>
      <w:r>
        <w:rPr>
          <w:sz w:val="17"/>
        </w:rPr>
        <w:t>**</w:t>
      </w:r>
      <w:r>
        <w:rPr>
          <w:spacing w:val="1"/>
          <w:w w:val="110"/>
          <w:sz w:val="17"/>
        </w:rPr>
        <w:t xml:space="preserve"> </w:t>
      </w:r>
      <w:r>
        <w:rPr>
          <w:w w:val="110"/>
          <w:sz w:val="17"/>
        </w:rPr>
        <w:t>p</w:t>
      </w:r>
      <w:r>
        <w:rPr>
          <w:spacing w:val="1"/>
          <w:w w:val="110"/>
          <w:sz w:val="17"/>
        </w:rPr>
        <w:t xml:space="preserve"> </w:t>
      </w:r>
      <w:r>
        <w:rPr>
          <w:w w:val="110"/>
          <w:sz w:val="17"/>
        </w:rPr>
        <w:t>&lt;</w:t>
      </w:r>
      <w:r>
        <w:rPr>
          <w:spacing w:val="1"/>
          <w:w w:val="110"/>
          <w:sz w:val="17"/>
        </w:rPr>
        <w:t xml:space="preserve"> </w:t>
      </w:r>
      <w:r>
        <w:rPr>
          <w:sz w:val="17"/>
        </w:rPr>
        <w:t>0.05,</w:t>
      </w:r>
      <w:r>
        <w:rPr>
          <w:spacing w:val="5"/>
          <w:sz w:val="17"/>
        </w:rPr>
        <w:t xml:space="preserve"> </w:t>
      </w:r>
      <w:r>
        <w:rPr>
          <w:sz w:val="17"/>
        </w:rPr>
        <w:t>***</w:t>
      </w:r>
      <w:r>
        <w:rPr>
          <w:w w:val="110"/>
          <w:sz w:val="17"/>
        </w:rPr>
        <w:t xml:space="preserve"> p</w:t>
      </w:r>
      <w:r>
        <w:rPr>
          <w:spacing w:val="1"/>
          <w:w w:val="110"/>
          <w:sz w:val="17"/>
        </w:rPr>
        <w:t xml:space="preserve"> </w:t>
      </w:r>
      <w:r>
        <w:rPr>
          <w:w w:val="110"/>
          <w:sz w:val="17"/>
        </w:rPr>
        <w:t>&lt;</w:t>
      </w:r>
      <w:r>
        <w:rPr>
          <w:spacing w:val="1"/>
          <w:w w:val="110"/>
          <w:sz w:val="17"/>
        </w:rPr>
        <w:t xml:space="preserve"> </w:t>
      </w:r>
      <w:r>
        <w:rPr>
          <w:spacing w:val="-4"/>
          <w:sz w:val="17"/>
        </w:rPr>
        <w:t>0.01</w:t>
      </w:r>
    </w:p>
    <w:p w14:paraId="524E2A0B" w14:textId="77777777" w:rsidR="00450D64" w:rsidRDefault="00A86461">
      <w:pPr>
        <w:spacing w:before="41" w:line="190" w:lineRule="exact"/>
        <w:ind w:left="221"/>
        <w:rPr>
          <w:sz w:val="14"/>
        </w:rPr>
      </w:pPr>
      <w:del w:id="216" w:author="Hussain Hadah" w:date="2026-10-25T19:27:00Z" w16du:dateUtc="2026-10-25T23:27:00Z">
        <w:r>
          <w:rPr>
            <w:w w:val="115"/>
            <w:position w:val="6"/>
            <w:sz w:val="11"/>
          </w:rPr>
          <w:delText>1</w:delText>
        </w:r>
        <w:r>
          <w:rPr>
            <w:spacing w:val="36"/>
            <w:w w:val="115"/>
            <w:position w:val="6"/>
            <w:sz w:val="11"/>
          </w:rPr>
          <w:delText xml:space="preserve"> </w:delText>
        </w:r>
      </w:del>
      <w:r>
        <w:rPr>
          <w:w w:val="115"/>
          <w:sz w:val="14"/>
        </w:rPr>
        <w:t>I</w:t>
      </w:r>
      <w:r>
        <w:rPr>
          <w:spacing w:val="-1"/>
          <w:w w:val="115"/>
          <w:sz w:val="14"/>
        </w:rPr>
        <w:t xml:space="preserve"> </w:t>
      </w:r>
      <w:r>
        <w:rPr>
          <w:w w:val="115"/>
          <w:sz w:val="14"/>
        </w:rPr>
        <w:t>include</w:t>
      </w:r>
      <w:r>
        <w:rPr>
          <w:spacing w:val="-2"/>
          <w:w w:val="115"/>
          <w:sz w:val="14"/>
        </w:rPr>
        <w:t xml:space="preserve"> </w:t>
      </w:r>
      <w:r>
        <w:rPr>
          <w:w w:val="115"/>
          <w:sz w:val="14"/>
        </w:rPr>
        <w:t>controls</w:t>
      </w:r>
      <w:r>
        <w:rPr>
          <w:spacing w:val="-2"/>
          <w:w w:val="115"/>
          <w:sz w:val="14"/>
        </w:rPr>
        <w:t xml:space="preserve"> </w:t>
      </w:r>
      <w:r>
        <w:rPr>
          <w:w w:val="115"/>
          <w:sz w:val="14"/>
        </w:rPr>
        <w:t>for</w:t>
      </w:r>
      <w:r>
        <w:rPr>
          <w:spacing w:val="-1"/>
          <w:w w:val="115"/>
          <w:sz w:val="14"/>
        </w:rPr>
        <w:t xml:space="preserve"> </w:t>
      </w:r>
      <w:r>
        <w:rPr>
          <w:w w:val="115"/>
          <w:sz w:val="14"/>
        </w:rPr>
        <w:t>sex,</w:t>
      </w:r>
      <w:r>
        <w:rPr>
          <w:spacing w:val="-2"/>
          <w:w w:val="115"/>
          <w:sz w:val="14"/>
        </w:rPr>
        <w:t xml:space="preserve"> </w:t>
      </w:r>
      <w:r>
        <w:rPr>
          <w:w w:val="115"/>
          <w:sz w:val="14"/>
        </w:rPr>
        <w:t>quartic</w:t>
      </w:r>
      <w:r>
        <w:rPr>
          <w:spacing w:val="-1"/>
          <w:w w:val="115"/>
          <w:sz w:val="14"/>
        </w:rPr>
        <w:t xml:space="preserve"> </w:t>
      </w:r>
      <w:r>
        <w:rPr>
          <w:w w:val="115"/>
          <w:sz w:val="14"/>
        </w:rPr>
        <w:t>age,</w:t>
      </w:r>
      <w:r>
        <w:rPr>
          <w:spacing w:val="-2"/>
          <w:w w:val="115"/>
          <w:sz w:val="14"/>
        </w:rPr>
        <w:t xml:space="preserve"> </w:t>
      </w:r>
      <w:r>
        <w:rPr>
          <w:w w:val="115"/>
          <w:sz w:val="14"/>
        </w:rPr>
        <w:t>and</w:t>
      </w:r>
      <w:r>
        <w:rPr>
          <w:spacing w:val="-2"/>
          <w:w w:val="115"/>
          <w:sz w:val="14"/>
        </w:rPr>
        <w:t xml:space="preserve"> </w:t>
      </w:r>
      <w:r>
        <w:rPr>
          <w:w w:val="115"/>
          <w:sz w:val="14"/>
        </w:rPr>
        <w:t>parental</w:t>
      </w:r>
      <w:r>
        <w:rPr>
          <w:spacing w:val="-1"/>
          <w:w w:val="115"/>
          <w:sz w:val="14"/>
        </w:rPr>
        <w:t xml:space="preserve"> </w:t>
      </w:r>
      <w:r>
        <w:rPr>
          <w:spacing w:val="-2"/>
          <w:w w:val="115"/>
          <w:sz w:val="14"/>
        </w:rPr>
        <w:t>education.</w:t>
      </w:r>
    </w:p>
    <w:p w14:paraId="1BAFC3B6" w14:textId="77777777" w:rsidR="00450D64" w:rsidRDefault="00A86461">
      <w:pPr>
        <w:spacing w:line="180" w:lineRule="exact"/>
        <w:ind w:left="221"/>
        <w:rPr>
          <w:sz w:val="14"/>
        </w:rPr>
      </w:pPr>
      <w:del w:id="217" w:author="Hussain Hadah" w:date="2026-10-25T19:27:00Z" w16du:dateUtc="2026-10-25T23:27:00Z">
        <w:r>
          <w:rPr>
            <w:w w:val="115"/>
            <w:position w:val="5"/>
            <w:sz w:val="11"/>
          </w:rPr>
          <w:delText>2</w:delText>
        </w:r>
        <w:r>
          <w:rPr>
            <w:spacing w:val="44"/>
            <w:w w:val="115"/>
            <w:position w:val="5"/>
            <w:sz w:val="11"/>
          </w:rPr>
          <w:delText xml:space="preserve"> </w:delText>
        </w:r>
      </w:del>
      <w:r>
        <w:rPr>
          <w:w w:val="115"/>
          <w:sz w:val="14"/>
        </w:rPr>
        <w:t>Standard</w:t>
      </w:r>
      <w:r>
        <w:rPr>
          <w:spacing w:val="1"/>
          <w:w w:val="115"/>
          <w:sz w:val="14"/>
        </w:rPr>
        <w:t xml:space="preserve"> </w:t>
      </w:r>
      <w:r>
        <w:rPr>
          <w:w w:val="115"/>
          <w:sz w:val="14"/>
        </w:rPr>
        <w:t>errors</w:t>
      </w:r>
      <w:r>
        <w:rPr>
          <w:spacing w:val="1"/>
          <w:w w:val="115"/>
          <w:sz w:val="14"/>
        </w:rPr>
        <w:t xml:space="preserve"> </w:t>
      </w:r>
      <w:r>
        <w:rPr>
          <w:w w:val="115"/>
          <w:sz w:val="14"/>
        </w:rPr>
        <w:t>are</w:t>
      </w:r>
      <w:r>
        <w:rPr>
          <w:spacing w:val="1"/>
          <w:w w:val="115"/>
          <w:sz w:val="14"/>
        </w:rPr>
        <w:t xml:space="preserve"> </w:t>
      </w:r>
      <w:r>
        <w:rPr>
          <w:w w:val="115"/>
          <w:sz w:val="14"/>
        </w:rPr>
        <w:t>clustered</w:t>
      </w:r>
      <w:r>
        <w:rPr>
          <w:spacing w:val="1"/>
          <w:w w:val="115"/>
          <w:sz w:val="14"/>
        </w:rPr>
        <w:t xml:space="preserve"> </w:t>
      </w:r>
      <w:r>
        <w:rPr>
          <w:w w:val="115"/>
          <w:sz w:val="14"/>
        </w:rPr>
        <w:t>on</w:t>
      </w:r>
      <w:r>
        <w:rPr>
          <w:spacing w:val="1"/>
          <w:w w:val="115"/>
          <w:sz w:val="14"/>
        </w:rPr>
        <w:t xml:space="preserve"> </w:t>
      </w:r>
      <w:r>
        <w:rPr>
          <w:w w:val="115"/>
          <w:sz w:val="14"/>
        </w:rPr>
        <w:t>the</w:t>
      </w:r>
      <w:r>
        <w:rPr>
          <w:spacing w:val="1"/>
          <w:w w:val="115"/>
          <w:sz w:val="14"/>
        </w:rPr>
        <w:t xml:space="preserve"> </w:t>
      </w:r>
      <w:r>
        <w:rPr>
          <w:w w:val="115"/>
          <w:sz w:val="14"/>
        </w:rPr>
        <w:t>state</w:t>
      </w:r>
      <w:r>
        <w:rPr>
          <w:spacing w:val="1"/>
          <w:w w:val="115"/>
          <w:sz w:val="14"/>
        </w:rPr>
        <w:t xml:space="preserve"> </w:t>
      </w:r>
      <w:r>
        <w:rPr>
          <w:spacing w:val="-2"/>
          <w:w w:val="115"/>
          <w:sz w:val="14"/>
        </w:rPr>
        <w:t>level.</w:t>
      </w:r>
    </w:p>
    <w:p w14:paraId="40F3DD2E" w14:textId="77777777" w:rsidR="00450D64" w:rsidRDefault="00450D64">
      <w:pPr>
        <w:spacing w:line="180" w:lineRule="exact"/>
        <w:rPr>
          <w:del w:id="218" w:author="Hussain Hadah" w:date="2026-10-25T19:27:00Z" w16du:dateUtc="2026-10-25T23:27:00Z"/>
          <w:sz w:val="14"/>
        </w:rPr>
        <w:sectPr w:rsidR="00450D64">
          <w:pgSz w:w="12240" w:h="15840"/>
          <w:pgMar w:top="1740" w:right="1800" w:bottom="2460" w:left="1800" w:header="0" w:footer="2279" w:gutter="0"/>
          <w:cols w:space="720"/>
        </w:sectPr>
      </w:pPr>
    </w:p>
    <w:p w14:paraId="66791329" w14:textId="77777777" w:rsidR="00450D64" w:rsidRDefault="00A86461">
      <w:pPr>
        <w:spacing w:before="79"/>
        <w:ind w:left="462"/>
        <w:rPr>
          <w:sz w:val="24"/>
        </w:rPr>
      </w:pPr>
      <w:r>
        <w:rPr>
          <w:sz w:val="24"/>
        </w:rPr>
        <w:lastRenderedPageBreak/>
        <w:t>Table</w:t>
      </w:r>
      <w:r>
        <w:rPr>
          <w:spacing w:val="41"/>
          <w:sz w:val="24"/>
        </w:rPr>
        <w:t xml:space="preserve"> </w:t>
      </w:r>
      <w:r>
        <w:rPr>
          <w:sz w:val="24"/>
        </w:rPr>
        <w:t>A.2:</w:t>
      </w:r>
      <w:r>
        <w:rPr>
          <w:spacing w:val="67"/>
          <w:sz w:val="24"/>
        </w:rPr>
        <w:t xml:space="preserve"> </w:t>
      </w:r>
      <w:r>
        <w:rPr>
          <w:sz w:val="24"/>
        </w:rPr>
        <w:t>Logistic</w:t>
      </w:r>
      <w:r>
        <w:rPr>
          <w:spacing w:val="41"/>
          <w:sz w:val="24"/>
        </w:rPr>
        <w:t xml:space="preserve"> </w:t>
      </w:r>
      <w:r>
        <w:rPr>
          <w:sz w:val="24"/>
        </w:rPr>
        <w:t>Regression</w:t>
      </w:r>
      <w:r>
        <w:rPr>
          <w:spacing w:val="41"/>
          <w:sz w:val="24"/>
        </w:rPr>
        <w:t xml:space="preserve"> </w:t>
      </w:r>
      <w:r>
        <w:rPr>
          <w:sz w:val="24"/>
        </w:rPr>
        <w:t>Analysis</w:t>
      </w:r>
      <w:r>
        <w:rPr>
          <w:spacing w:val="42"/>
          <w:sz w:val="24"/>
        </w:rPr>
        <w:t xml:space="preserve"> </w:t>
      </w:r>
      <w:r>
        <w:rPr>
          <w:sz w:val="24"/>
        </w:rPr>
        <w:t>of</w:t>
      </w:r>
      <w:r>
        <w:rPr>
          <w:spacing w:val="41"/>
          <w:sz w:val="24"/>
        </w:rPr>
        <w:t xml:space="preserve"> </w:t>
      </w:r>
      <w:r>
        <w:rPr>
          <w:sz w:val="24"/>
        </w:rPr>
        <w:t>Bias</w:t>
      </w:r>
      <w:r>
        <w:rPr>
          <w:spacing w:val="41"/>
          <w:sz w:val="24"/>
        </w:rPr>
        <w:t xml:space="preserve"> </w:t>
      </w:r>
      <w:r>
        <w:rPr>
          <w:sz w:val="24"/>
        </w:rPr>
        <w:t>and</w:t>
      </w:r>
      <w:r>
        <w:rPr>
          <w:spacing w:val="41"/>
          <w:sz w:val="24"/>
        </w:rPr>
        <w:t xml:space="preserve"> </w:t>
      </w:r>
      <w:r>
        <w:rPr>
          <w:sz w:val="24"/>
        </w:rPr>
        <w:t>Interracial</w:t>
      </w:r>
      <w:r>
        <w:rPr>
          <w:spacing w:val="42"/>
          <w:sz w:val="24"/>
        </w:rPr>
        <w:t xml:space="preserve"> </w:t>
      </w:r>
      <w:r>
        <w:rPr>
          <w:spacing w:val="-2"/>
          <w:sz w:val="24"/>
        </w:rPr>
        <w:t>Marriages</w:t>
      </w:r>
    </w:p>
    <w:p w14:paraId="4DEA61CA" w14:textId="77777777" w:rsidR="00C76957" w:rsidRDefault="006D0C1A">
      <w:pPr>
        <w:spacing w:after="246" w:line="259" w:lineRule="auto"/>
        <w:ind w:left="424"/>
        <w:rPr>
          <w:ins w:id="219" w:author="Hussain Hadah" w:date="2026-10-25T19:27:00Z" w16du:dateUtc="2026-10-25T23:27:00Z"/>
        </w:rPr>
      </w:pPr>
      <w:ins w:id="220" w:author="Hussain Hadah" w:date="2026-10-25T19:27:00Z" w16du:dateUtc="2026-10-25T23:27:00Z">
        <w:r>
          <w:rPr>
            <w:noProof/>
          </w:rPr>
          <mc:AlternateContent>
            <mc:Choice Requires="wpg">
              <w:drawing>
                <wp:inline distT="0" distB="0" distL="0" distR="0" wp14:anchorId="16889940" wp14:editId="116BE8DF">
                  <wp:extent cx="4902264" cy="12141"/>
                  <wp:effectExtent l="0" t="0" r="0" b="0"/>
                  <wp:docPr id="20303" name="Group 20303"/>
                  <wp:cNvGraphicFramePr/>
                  <a:graphic xmlns:a="http://schemas.openxmlformats.org/drawingml/2006/main">
                    <a:graphicData uri="http://schemas.microsoft.com/office/word/2010/wordprocessingGroup">
                      <wpg:wgp>
                        <wpg:cNvGrpSpPr/>
                        <wpg:grpSpPr>
                          <a:xfrm>
                            <a:off x="0" y="0"/>
                            <a:ext cx="4902264" cy="12141"/>
                            <a:chOff x="0" y="0"/>
                            <a:chExt cx="4902264" cy="12141"/>
                          </a:xfrm>
                        </wpg:grpSpPr>
                        <wps:wsp>
                          <wps:cNvPr id="352" name="Shape 352"/>
                          <wps:cNvSpPr/>
                          <wps:spPr>
                            <a:xfrm>
                              <a:off x="0" y="0"/>
                              <a:ext cx="4902264" cy="0"/>
                            </a:xfrm>
                            <a:custGeom>
                              <a:avLst/>
                              <a:gdLst/>
                              <a:ahLst/>
                              <a:cxnLst/>
                              <a:rect l="0" t="0" r="0" b="0"/>
                              <a:pathLst>
                                <a:path w="4902264">
                                  <a:moveTo>
                                    <a:pt x="0" y="0"/>
                                  </a:moveTo>
                                  <a:lnTo>
                                    <a:pt x="4902264"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03" style="width:386.005pt;height:0.956pt;mso-position-horizontal-relative:char;mso-position-vertical-relative:line" coordsize="49022,121">
                  <v:shape id="Shape 352" style="position:absolute;width:49022;height:0;left:0;top:0;" coordsize="4902264,0" path="m0,0l4902264,0">
                    <v:stroke weight="0.956pt" endcap="flat" joinstyle="miter" miterlimit="10" on="true" color="#000000"/>
                    <v:fill on="false" color="#000000" opacity="0"/>
                  </v:shape>
                </v:group>
              </w:pict>
            </mc:Fallback>
          </mc:AlternateContent>
        </w:r>
      </w:ins>
    </w:p>
    <w:p w14:paraId="33B6661D" w14:textId="77777777" w:rsidR="00C76957" w:rsidRDefault="006D0C1A">
      <w:pPr>
        <w:tabs>
          <w:tab w:val="center" w:pos="5720"/>
          <w:tab w:val="center" w:pos="7281"/>
        </w:tabs>
        <w:spacing w:line="265" w:lineRule="auto"/>
        <w:rPr>
          <w:ins w:id="221" w:author="Hussain Hadah" w:date="2026-10-25T19:27:00Z" w16du:dateUtc="2026-10-25T23:27:00Z"/>
        </w:rPr>
      </w:pPr>
      <w:ins w:id="222" w:author="Hussain Hadah" w:date="2026-10-25T19:27:00Z" w16du:dateUtc="2026-10-25T23:27:00Z">
        <w:r>
          <w:tab/>
        </w:r>
        <w:r>
          <w:rPr>
            <w:sz w:val="24"/>
          </w:rPr>
          <w:t>Asian Men</w:t>
        </w:r>
        <w:r>
          <w:rPr>
            <w:sz w:val="24"/>
          </w:rPr>
          <w:tab/>
          <w:t>Asian Women</w:t>
        </w:r>
      </w:ins>
    </w:p>
    <w:p w14:paraId="4DE109D9" w14:textId="77777777" w:rsidR="00450D64" w:rsidRDefault="006D0C1A">
      <w:pPr>
        <w:pStyle w:val="BodyText"/>
        <w:rPr>
          <w:sz w:val="9"/>
        </w:rPr>
      </w:pPr>
      <w:ins w:id="223" w:author="Hussain Hadah" w:date="2026-10-25T19:27:00Z" w16du:dateUtc="2026-10-25T23:27:00Z">
        <w:r>
          <w:rPr>
            <w:noProof/>
            <w:sz w:val="22"/>
          </w:rPr>
          <mc:AlternateContent>
            <mc:Choice Requires="wpg">
              <w:drawing>
                <wp:inline distT="0" distB="0" distL="0" distR="0" wp14:anchorId="73D16476" wp14:editId="4307FE93">
                  <wp:extent cx="1906219" cy="4559"/>
                  <wp:effectExtent l="0" t="0" r="0" b="0"/>
                  <wp:docPr id="20304" name="Group 20304"/>
                  <wp:cNvGraphicFramePr/>
                  <a:graphic xmlns:a="http://schemas.openxmlformats.org/drawingml/2006/main">
                    <a:graphicData uri="http://schemas.microsoft.com/office/word/2010/wordprocessingGroup">
                      <wpg:wgp>
                        <wpg:cNvGrpSpPr/>
                        <wpg:grpSpPr>
                          <a:xfrm>
                            <a:off x="0" y="0"/>
                            <a:ext cx="1906219" cy="4559"/>
                            <a:chOff x="0" y="0"/>
                            <a:chExt cx="1906219" cy="4559"/>
                          </a:xfrm>
                        </wpg:grpSpPr>
                        <wps:wsp>
                          <wps:cNvPr id="354" name="Shape 354"/>
                          <wps:cNvSpPr/>
                          <wps:spPr>
                            <a:xfrm>
                              <a:off x="0" y="0"/>
                              <a:ext cx="809549" cy="0"/>
                            </a:xfrm>
                            <a:custGeom>
                              <a:avLst/>
                              <a:gdLst/>
                              <a:ahLst/>
                              <a:cxnLst/>
                              <a:rect l="0" t="0" r="0" b="0"/>
                              <a:pathLst>
                                <a:path w="809549">
                                  <a:moveTo>
                                    <a:pt x="0" y="0"/>
                                  </a:moveTo>
                                  <a:lnTo>
                                    <a:pt x="809549"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355" name="Shape 355"/>
                          <wps:cNvSpPr/>
                          <wps:spPr>
                            <a:xfrm>
                              <a:off x="885470" y="0"/>
                              <a:ext cx="1020750" cy="0"/>
                            </a:xfrm>
                            <a:custGeom>
                              <a:avLst/>
                              <a:gdLst/>
                              <a:ahLst/>
                              <a:cxnLst/>
                              <a:rect l="0" t="0" r="0" b="0"/>
                              <a:pathLst>
                                <a:path w="1020750">
                                  <a:moveTo>
                                    <a:pt x="0" y="0"/>
                                  </a:moveTo>
                                  <a:lnTo>
                                    <a:pt x="1020750"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04" style="width:150.096pt;height:0.359pt;mso-position-horizontal-relative:char;mso-position-vertical-relative:line" coordsize="19062,45">
                  <v:shape id="Shape 354" style="position:absolute;width:8095;height:0;left:0;top:0;" coordsize="809549,0" path="m0,0l809549,0">
                    <v:stroke weight="0.359pt" endcap="flat" joinstyle="miter" miterlimit="10" on="true" color="#000000"/>
                    <v:fill on="false" color="#000000" opacity="0"/>
                  </v:shape>
                  <v:shape id="Shape 355" style="position:absolute;width:10207;height:0;left:8854;top:0;" coordsize="1020750,0" path="m0,0l1020750,0">
                    <v:stroke weight="0.359pt" endcap="flat" joinstyle="miter" miterlimit="10" on="true" color="#000000"/>
                    <v:fill on="false" color="#000000" opacity="0"/>
                  </v:shape>
                </v:group>
              </w:pict>
            </mc:Fallback>
          </mc:AlternateContent>
        </w:r>
      </w:ins>
    </w:p>
    <w:tbl>
      <w:tblPr>
        <w:tblW w:w="0" w:type="auto"/>
        <w:tblInd w:w="409" w:type="dxa"/>
        <w:tblLayout w:type="fixed"/>
        <w:tblCellMar>
          <w:left w:w="0" w:type="dxa"/>
          <w:right w:w="0" w:type="dxa"/>
        </w:tblCellMar>
        <w:tblLook w:val="01E0" w:firstRow="1" w:lastRow="1" w:firstColumn="1" w:lastColumn="1" w:noHBand="0" w:noVBand="0"/>
      </w:tblPr>
      <w:tblGrid>
        <w:gridCol w:w="3334"/>
        <w:gridCol w:w="4722"/>
        <w:gridCol w:w="1328"/>
        <w:gridCol w:w="119"/>
        <w:gridCol w:w="1607"/>
        <w:gridCol w:w="59"/>
      </w:tblGrid>
      <w:tr w:rsidR="00450D64" w14:paraId="6932E1EC" w14:textId="77777777">
        <w:trPr>
          <w:trHeight w:val="591"/>
          <w:del w:id="224" w:author="Hussain Hadah" w:date="2026-10-25T19:27:00Z" w16du:dateUtc="2026-10-25T23:27:00Z"/>
        </w:trPr>
        <w:tc>
          <w:tcPr>
            <w:tcW w:w="4722" w:type="dxa"/>
            <w:gridSpan w:val="2"/>
            <w:tcBorders>
              <w:top w:val="single" w:sz="8" w:space="0" w:color="000000"/>
            </w:tcBorders>
          </w:tcPr>
          <w:p w14:paraId="4D43B0A2" w14:textId="77777777" w:rsidR="00450D64" w:rsidRDefault="00450D64">
            <w:pPr>
              <w:pStyle w:val="TableParagraph"/>
              <w:jc w:val="left"/>
              <w:rPr>
                <w:del w:id="225" w:author="Hussain Hadah" w:date="2026-10-25T19:27:00Z" w16du:dateUtc="2026-10-25T23:27:00Z"/>
                <w:sz w:val="20"/>
              </w:rPr>
            </w:pPr>
          </w:p>
        </w:tc>
        <w:tc>
          <w:tcPr>
            <w:tcW w:w="1328" w:type="dxa"/>
            <w:tcBorders>
              <w:top w:val="single" w:sz="8" w:space="0" w:color="000000"/>
              <w:bottom w:val="single" w:sz="4" w:space="0" w:color="000000"/>
            </w:tcBorders>
          </w:tcPr>
          <w:p w14:paraId="38DC18C9" w14:textId="77777777" w:rsidR="00450D64" w:rsidRDefault="00A86461">
            <w:pPr>
              <w:pStyle w:val="TableParagraph"/>
              <w:spacing w:before="183"/>
              <w:rPr>
                <w:del w:id="226" w:author="Hussain Hadah" w:date="2026-10-25T19:27:00Z" w16du:dateUtc="2026-10-25T23:27:00Z"/>
                <w:sz w:val="24"/>
              </w:rPr>
            </w:pPr>
            <w:del w:id="227" w:author="Hussain Hadah" w:date="2026-10-25T19:27:00Z" w16du:dateUtc="2026-10-25T23:27:00Z">
              <w:r>
                <w:rPr>
                  <w:w w:val="110"/>
                  <w:sz w:val="24"/>
                </w:rPr>
                <w:delText>Asian</w:delText>
              </w:r>
              <w:r>
                <w:rPr>
                  <w:spacing w:val="-13"/>
                  <w:w w:val="110"/>
                  <w:sz w:val="24"/>
                </w:rPr>
                <w:delText xml:space="preserve"> </w:delText>
              </w:r>
              <w:r>
                <w:rPr>
                  <w:spacing w:val="-5"/>
                  <w:w w:val="110"/>
                  <w:sz w:val="24"/>
                </w:rPr>
                <w:delText>Men</w:delText>
              </w:r>
            </w:del>
          </w:p>
        </w:tc>
        <w:tc>
          <w:tcPr>
            <w:tcW w:w="119" w:type="dxa"/>
            <w:tcBorders>
              <w:top w:val="single" w:sz="8" w:space="0" w:color="000000"/>
            </w:tcBorders>
          </w:tcPr>
          <w:p w14:paraId="6EAF9A01" w14:textId="77777777" w:rsidR="00450D64" w:rsidRDefault="00450D64">
            <w:pPr>
              <w:pStyle w:val="TableParagraph"/>
              <w:jc w:val="left"/>
              <w:rPr>
                <w:del w:id="228" w:author="Hussain Hadah" w:date="2026-10-25T19:27:00Z" w16du:dateUtc="2026-10-25T23:27:00Z"/>
                <w:sz w:val="20"/>
              </w:rPr>
            </w:pPr>
          </w:p>
        </w:tc>
        <w:tc>
          <w:tcPr>
            <w:tcW w:w="1607" w:type="dxa"/>
            <w:tcBorders>
              <w:top w:val="single" w:sz="8" w:space="0" w:color="000000"/>
              <w:bottom w:val="single" w:sz="4" w:space="0" w:color="000000"/>
            </w:tcBorders>
          </w:tcPr>
          <w:p w14:paraId="61B40109" w14:textId="77777777" w:rsidR="00450D64" w:rsidRDefault="00A86461">
            <w:pPr>
              <w:pStyle w:val="TableParagraph"/>
              <w:spacing w:before="183"/>
              <w:ind w:left="1"/>
              <w:rPr>
                <w:del w:id="229" w:author="Hussain Hadah" w:date="2026-10-25T19:27:00Z" w16du:dateUtc="2026-10-25T23:27:00Z"/>
                <w:sz w:val="24"/>
              </w:rPr>
            </w:pPr>
            <w:del w:id="230" w:author="Hussain Hadah" w:date="2026-10-25T19:27:00Z" w16du:dateUtc="2026-10-25T23:27:00Z">
              <w:r>
                <w:rPr>
                  <w:w w:val="110"/>
                  <w:sz w:val="24"/>
                </w:rPr>
                <w:delText>Asian</w:delText>
              </w:r>
              <w:r>
                <w:rPr>
                  <w:spacing w:val="-13"/>
                  <w:w w:val="110"/>
                  <w:sz w:val="24"/>
                </w:rPr>
                <w:delText xml:space="preserve"> </w:delText>
              </w:r>
              <w:r>
                <w:rPr>
                  <w:spacing w:val="-2"/>
                  <w:w w:val="110"/>
                  <w:sz w:val="24"/>
                </w:rPr>
                <w:delText>Women</w:delText>
              </w:r>
            </w:del>
          </w:p>
        </w:tc>
        <w:tc>
          <w:tcPr>
            <w:tcW w:w="59" w:type="dxa"/>
            <w:vMerge w:val="restart"/>
            <w:tcBorders>
              <w:top w:val="single" w:sz="8" w:space="0" w:color="000000"/>
              <w:bottom w:val="single" w:sz="6" w:space="0" w:color="000000"/>
            </w:tcBorders>
          </w:tcPr>
          <w:p w14:paraId="5198AD08" w14:textId="77777777" w:rsidR="00450D64" w:rsidRDefault="00450D64">
            <w:pPr>
              <w:pStyle w:val="TableParagraph"/>
              <w:jc w:val="left"/>
              <w:rPr>
                <w:del w:id="231" w:author="Hussain Hadah" w:date="2026-10-25T19:27:00Z" w16du:dateUtc="2026-10-25T23:27:00Z"/>
                <w:sz w:val="20"/>
              </w:rPr>
            </w:pPr>
          </w:p>
        </w:tc>
      </w:tr>
      <w:tr w:rsidR="00450D64" w14:paraId="578F6005" w14:textId="77777777">
        <w:trPr>
          <w:trHeight w:val="556"/>
        </w:trPr>
        <w:tc>
          <w:tcPr>
            <w:tcW w:w="3334" w:type="dxa"/>
            <w:tcBorders>
              <w:top w:val="nil"/>
              <w:left w:val="nil"/>
              <w:bottom w:val="single" w:sz="5" w:space="0" w:color="000000"/>
              <w:right w:val="nil"/>
            </w:tcBorders>
            <w:cellIns w:id="232" w:author="Hussain Hadah" w:date="2026-10-25T19:27:00Z"/>
          </w:tcPr>
          <w:p w14:paraId="59EEA432" w14:textId="77777777" w:rsidR="00C76957" w:rsidRDefault="00C76957">
            <w:pPr>
              <w:widowControl/>
              <w:autoSpaceDE/>
              <w:autoSpaceDN/>
              <w:spacing w:after="160" w:line="259" w:lineRule="auto"/>
              <w:rPr>
                <w:rFonts w:ascii="Calibri" w:eastAsia="Calibri" w:hAnsi="Calibri" w:cs="Calibri"/>
                <w:color w:val="000000"/>
                <w:kern w:val="2"/>
                <w:sz w:val="20"/>
                <w:szCs w:val="24"/>
                <w14:ligatures w14:val="standardContextual"/>
              </w:rPr>
            </w:pPr>
          </w:p>
        </w:tc>
        <w:tc>
          <w:tcPr>
            <w:tcW w:w="4722" w:type="dxa"/>
          </w:tcPr>
          <w:p w14:paraId="331DEB8E" w14:textId="77777777" w:rsidR="00C76957" w:rsidRDefault="00A86461">
            <w:pPr>
              <w:spacing w:after="163" w:line="259" w:lineRule="auto"/>
              <w:ind w:left="403"/>
              <w:rPr>
                <w:ins w:id="233" w:author="Hussain Hadah" w:date="2026-10-25T19:27:00Z" w16du:dateUtc="2026-10-25T23:27:00Z"/>
              </w:rPr>
            </w:pPr>
            <w:r>
              <w:rPr>
                <w:spacing w:val="-5"/>
                <w:sz w:val="24"/>
              </w:rPr>
              <w:t>(</w:t>
            </w:r>
            <w:r>
              <w:rPr>
                <w:spacing w:val="-5"/>
                <w:sz w:val="24"/>
              </w:rPr>
              <w:t>1)</w:t>
            </w:r>
          </w:p>
          <w:p w14:paraId="601208A7" w14:textId="1FEE399B" w:rsidR="00450D64" w:rsidRDefault="006D0C1A">
            <w:pPr>
              <w:pStyle w:val="TableParagraph"/>
              <w:spacing w:before="179"/>
              <w:ind w:right="672"/>
              <w:jc w:val="right"/>
              <w:rPr>
                <w:sz w:val="24"/>
              </w:rPr>
            </w:pPr>
            <w:ins w:id="234" w:author="Hussain Hadah" w:date="2026-10-25T19:27:00Z" w16du:dateUtc="2026-10-25T23:27:00Z">
              <w:r>
                <w:rPr>
                  <w:sz w:val="24"/>
                </w:rPr>
                <w:t>Interracial</w:t>
              </w:r>
            </w:ins>
          </w:p>
        </w:tc>
        <w:tc>
          <w:tcPr>
            <w:tcW w:w="1328" w:type="dxa"/>
            <w:tcBorders>
              <w:top w:val="single" w:sz="4" w:space="0" w:color="000000"/>
            </w:tcBorders>
          </w:tcPr>
          <w:p w14:paraId="13A81B51" w14:textId="77777777" w:rsidR="00C76957" w:rsidRDefault="00A86461">
            <w:pPr>
              <w:spacing w:after="163" w:line="259" w:lineRule="auto"/>
              <w:ind w:left="403"/>
              <w:rPr>
                <w:ins w:id="235" w:author="Hussain Hadah" w:date="2026-10-25T19:27:00Z" w16du:dateUtc="2026-10-25T23:27:00Z"/>
              </w:rPr>
            </w:pPr>
            <w:r>
              <w:rPr>
                <w:spacing w:val="-5"/>
                <w:sz w:val="24"/>
              </w:rPr>
              <w:t>(2)</w:t>
            </w:r>
          </w:p>
          <w:p w14:paraId="2EE2DA6B" w14:textId="77777777" w:rsidR="00450D64" w:rsidRDefault="006D0C1A">
            <w:pPr>
              <w:pStyle w:val="TableParagraph"/>
              <w:spacing w:before="179"/>
              <w:ind w:right="58"/>
              <w:rPr>
                <w:sz w:val="24"/>
              </w:rPr>
            </w:pPr>
            <w:ins w:id="236" w:author="Hussain Hadah" w:date="2026-10-25T19:27:00Z" w16du:dateUtc="2026-10-25T23:27:00Z">
              <w:r>
                <w:rPr>
                  <w:sz w:val="24"/>
                </w:rPr>
                <w:t>Interracial</w:t>
              </w:r>
            </w:ins>
          </w:p>
        </w:tc>
        <w:tc>
          <w:tcPr>
            <w:tcW w:w="119" w:type="dxa"/>
            <w:cellDel w:id="237" w:author="Hussain Hadah" w:date="2026-10-25T19:27:00Z"/>
          </w:tcPr>
          <w:p w14:paraId="4FE1F5FD" w14:textId="77777777" w:rsidR="00450D64" w:rsidRDefault="00450D64">
            <w:pPr>
              <w:pStyle w:val="TableParagraph"/>
              <w:jc w:val="left"/>
              <w:rPr>
                <w:sz w:val="20"/>
              </w:rPr>
            </w:pPr>
          </w:p>
        </w:tc>
        <w:tc>
          <w:tcPr>
            <w:tcW w:w="1607" w:type="dxa"/>
            <w:tcBorders>
              <w:top w:val="single" w:sz="4" w:space="0" w:color="000000"/>
            </w:tcBorders>
          </w:tcPr>
          <w:p w14:paraId="5691564D" w14:textId="77777777" w:rsidR="00C76957" w:rsidRDefault="00A86461">
            <w:pPr>
              <w:spacing w:after="163" w:line="259" w:lineRule="auto"/>
              <w:ind w:left="403"/>
              <w:rPr>
                <w:ins w:id="238" w:author="Hussain Hadah" w:date="2026-10-25T19:27:00Z" w16du:dateUtc="2026-10-25T23:27:00Z"/>
              </w:rPr>
            </w:pPr>
            <w:r>
              <w:rPr>
                <w:spacing w:val="-5"/>
                <w:sz w:val="24"/>
              </w:rPr>
              <w:t>(3)</w:t>
            </w:r>
          </w:p>
          <w:p w14:paraId="2AA6D0D0" w14:textId="77777777" w:rsidR="00450D64" w:rsidRDefault="006D0C1A">
            <w:pPr>
              <w:pStyle w:val="TableParagraph"/>
              <w:spacing w:before="179"/>
              <w:ind w:left="1"/>
              <w:rPr>
                <w:sz w:val="24"/>
              </w:rPr>
            </w:pPr>
            <w:ins w:id="239" w:author="Hussain Hadah" w:date="2026-10-25T19:27:00Z" w16du:dateUtc="2026-10-25T23:27:00Z">
              <w:r>
                <w:rPr>
                  <w:sz w:val="24"/>
                </w:rPr>
                <w:t>Interracial</w:t>
              </w:r>
            </w:ins>
          </w:p>
        </w:tc>
        <w:tc>
          <w:tcPr>
            <w:tcW w:w="59" w:type="dxa"/>
            <w:vMerge/>
            <w:tcBorders>
              <w:top w:val="nil"/>
              <w:bottom w:val="single" w:sz="6" w:space="0" w:color="000000"/>
            </w:tcBorders>
            <w:cellDel w:id="240" w:author="Hussain Hadah" w:date="2026-10-25T19:27:00Z"/>
          </w:tcPr>
          <w:p w14:paraId="5CA59699" w14:textId="77777777" w:rsidR="00450D64" w:rsidRDefault="00450D64">
            <w:pPr>
              <w:rPr>
                <w:sz w:val="2"/>
                <w:szCs w:val="2"/>
              </w:rPr>
            </w:pPr>
          </w:p>
        </w:tc>
      </w:tr>
      <w:tr w:rsidR="00450D64" w14:paraId="701B06B2" w14:textId="77777777">
        <w:trPr>
          <w:trHeight w:val="497"/>
          <w:del w:id="241" w:author="Hussain Hadah" w:date="2026-10-25T19:27:00Z" w16du:dateUtc="2026-10-25T23:27:00Z"/>
        </w:trPr>
        <w:tc>
          <w:tcPr>
            <w:tcW w:w="4722" w:type="dxa"/>
            <w:gridSpan w:val="2"/>
            <w:tcBorders>
              <w:bottom w:val="single" w:sz="6" w:space="0" w:color="000000"/>
            </w:tcBorders>
          </w:tcPr>
          <w:p w14:paraId="326383FF" w14:textId="77777777" w:rsidR="00450D64" w:rsidRDefault="00A86461">
            <w:pPr>
              <w:pStyle w:val="TableParagraph"/>
              <w:spacing w:before="86"/>
              <w:ind w:right="237"/>
              <w:jc w:val="right"/>
              <w:rPr>
                <w:del w:id="242" w:author="Hussain Hadah" w:date="2026-10-25T19:27:00Z" w16du:dateUtc="2026-10-25T23:27:00Z"/>
                <w:sz w:val="24"/>
              </w:rPr>
            </w:pPr>
            <w:del w:id="243" w:author="Hussain Hadah" w:date="2026-10-25T19:27:00Z" w16du:dateUtc="2026-10-25T23:27:00Z">
              <w:r>
                <w:rPr>
                  <w:spacing w:val="-2"/>
                  <w:w w:val="110"/>
                  <w:sz w:val="24"/>
                </w:rPr>
                <w:delText>Interethnic</w:delText>
              </w:r>
            </w:del>
          </w:p>
        </w:tc>
        <w:tc>
          <w:tcPr>
            <w:tcW w:w="1328" w:type="dxa"/>
            <w:tcBorders>
              <w:bottom w:val="single" w:sz="6" w:space="0" w:color="000000"/>
            </w:tcBorders>
          </w:tcPr>
          <w:p w14:paraId="2ECBA1DC" w14:textId="77777777" w:rsidR="00450D64" w:rsidRDefault="00A86461">
            <w:pPr>
              <w:pStyle w:val="TableParagraph"/>
              <w:spacing w:before="86"/>
              <w:ind w:right="58"/>
              <w:rPr>
                <w:del w:id="244" w:author="Hussain Hadah" w:date="2026-10-25T19:27:00Z" w16du:dateUtc="2026-10-25T23:27:00Z"/>
                <w:sz w:val="24"/>
              </w:rPr>
            </w:pPr>
            <w:del w:id="245" w:author="Hussain Hadah" w:date="2026-10-25T19:27:00Z" w16du:dateUtc="2026-10-25T23:27:00Z">
              <w:r>
                <w:rPr>
                  <w:spacing w:val="-2"/>
                  <w:w w:val="110"/>
                  <w:sz w:val="24"/>
                </w:rPr>
                <w:delText>Interethnic</w:delText>
              </w:r>
            </w:del>
          </w:p>
        </w:tc>
        <w:tc>
          <w:tcPr>
            <w:tcW w:w="119" w:type="dxa"/>
            <w:tcBorders>
              <w:bottom w:val="single" w:sz="6" w:space="0" w:color="000000"/>
            </w:tcBorders>
          </w:tcPr>
          <w:p w14:paraId="550D2EB1" w14:textId="77777777" w:rsidR="00450D64" w:rsidRDefault="00450D64">
            <w:pPr>
              <w:pStyle w:val="TableParagraph"/>
              <w:jc w:val="left"/>
              <w:rPr>
                <w:del w:id="246" w:author="Hussain Hadah" w:date="2026-10-25T19:27:00Z" w16du:dateUtc="2026-10-25T23:27:00Z"/>
                <w:sz w:val="20"/>
              </w:rPr>
            </w:pPr>
          </w:p>
        </w:tc>
        <w:tc>
          <w:tcPr>
            <w:tcW w:w="1607" w:type="dxa"/>
            <w:tcBorders>
              <w:bottom w:val="single" w:sz="6" w:space="0" w:color="000000"/>
            </w:tcBorders>
          </w:tcPr>
          <w:p w14:paraId="75C517DC" w14:textId="77777777" w:rsidR="00450D64" w:rsidRDefault="00A86461">
            <w:pPr>
              <w:pStyle w:val="TableParagraph"/>
              <w:spacing w:before="86"/>
              <w:ind w:left="1"/>
              <w:rPr>
                <w:del w:id="247" w:author="Hussain Hadah" w:date="2026-10-25T19:27:00Z" w16du:dateUtc="2026-10-25T23:27:00Z"/>
                <w:sz w:val="24"/>
              </w:rPr>
            </w:pPr>
            <w:del w:id="248" w:author="Hussain Hadah" w:date="2026-10-25T19:27:00Z" w16du:dateUtc="2026-10-25T23:27:00Z">
              <w:r>
                <w:rPr>
                  <w:spacing w:val="-2"/>
                  <w:w w:val="110"/>
                  <w:sz w:val="24"/>
                </w:rPr>
                <w:delText>Interethnic</w:delText>
              </w:r>
            </w:del>
          </w:p>
        </w:tc>
        <w:tc>
          <w:tcPr>
            <w:tcW w:w="59" w:type="dxa"/>
            <w:vMerge/>
            <w:tcBorders>
              <w:top w:val="nil"/>
              <w:bottom w:val="single" w:sz="6" w:space="0" w:color="000000"/>
            </w:tcBorders>
          </w:tcPr>
          <w:p w14:paraId="253151C7" w14:textId="77777777" w:rsidR="00450D64" w:rsidRDefault="00450D64">
            <w:pPr>
              <w:rPr>
                <w:del w:id="249" w:author="Hussain Hadah" w:date="2026-10-25T19:27:00Z" w16du:dateUtc="2026-10-25T23:27:00Z"/>
                <w:sz w:val="2"/>
                <w:szCs w:val="2"/>
              </w:rPr>
            </w:pPr>
          </w:p>
        </w:tc>
      </w:tr>
      <w:tr w:rsidR="00450D64" w14:paraId="039D7693" w14:textId="77777777">
        <w:trPr>
          <w:trHeight w:val="566"/>
        </w:trPr>
        <w:tc>
          <w:tcPr>
            <w:tcW w:w="4722" w:type="dxa"/>
            <w:gridSpan w:val="2"/>
            <w:tcBorders>
              <w:top w:val="single" w:sz="6" w:space="0" w:color="000000"/>
            </w:tcBorders>
          </w:tcPr>
          <w:p w14:paraId="57DCDED6" w14:textId="77777777" w:rsidR="00450D64" w:rsidRDefault="00A86461">
            <w:pPr>
              <w:pStyle w:val="TableParagraph"/>
              <w:tabs>
                <w:tab w:val="left" w:pos="3589"/>
              </w:tabs>
              <w:spacing w:before="182"/>
              <w:ind w:left="119"/>
              <w:jc w:val="left"/>
              <w:rPr>
                <w:sz w:val="24"/>
              </w:rPr>
            </w:pPr>
            <w:r>
              <w:rPr>
                <w:spacing w:val="-4"/>
                <w:sz w:val="24"/>
              </w:rPr>
              <w:t>Bias</w:t>
            </w:r>
            <w:del w:id="250" w:author="Hussain Hadah" w:date="2026-10-25T19:27:00Z" w16du:dateUtc="2026-10-25T23:27:00Z">
              <w:r>
                <w:rPr>
                  <w:sz w:val="24"/>
                </w:rPr>
                <w:tab/>
              </w:r>
              <w:r>
                <w:rPr>
                  <w:spacing w:val="-2"/>
                  <w:sz w:val="24"/>
                </w:rPr>
                <w:delText>0.38***</w:delText>
              </w:r>
            </w:del>
          </w:p>
        </w:tc>
        <w:tc>
          <w:tcPr>
            <w:tcW w:w="1328" w:type="dxa"/>
            <w:tcBorders>
              <w:top w:val="single" w:sz="6" w:space="0" w:color="000000"/>
            </w:tcBorders>
          </w:tcPr>
          <w:p w14:paraId="4F5DA177" w14:textId="77777777" w:rsidR="00450D64" w:rsidRDefault="006D0C1A">
            <w:pPr>
              <w:pStyle w:val="TableParagraph"/>
              <w:spacing w:before="181"/>
              <w:rPr>
                <w:sz w:val="24"/>
              </w:rPr>
            </w:pPr>
            <w:ins w:id="251" w:author="Hussain Hadah" w:date="2026-10-25T19:27:00Z" w16du:dateUtc="2026-10-25T23:27:00Z">
              <w:r>
                <w:rPr>
                  <w:sz w:val="24"/>
                </w:rPr>
                <w:t>1.47</w:t>
              </w:r>
            </w:ins>
            <w:del w:id="252" w:author="Hussain Hadah" w:date="2026-10-25T19:27:00Z" w16du:dateUtc="2026-10-25T23:27:00Z">
              <w:r w:rsidR="00A86461">
                <w:rPr>
                  <w:rFonts w:ascii="Arial"/>
                  <w:spacing w:val="-2"/>
                  <w:w w:val="135"/>
                  <w:sz w:val="24"/>
                </w:rPr>
                <w:delText>!</w:delText>
              </w:r>
              <w:r w:rsidR="00A86461">
                <w:rPr>
                  <w:spacing w:val="-2"/>
                  <w:w w:val="135"/>
                  <w:sz w:val="24"/>
                </w:rPr>
                <w:delText>0.19</w:delText>
              </w:r>
            </w:del>
          </w:p>
        </w:tc>
        <w:tc>
          <w:tcPr>
            <w:tcW w:w="119" w:type="dxa"/>
            <w:tcBorders>
              <w:top w:val="single" w:sz="6" w:space="0" w:color="000000"/>
            </w:tcBorders>
            <w:cellDel w:id="253" w:author="Hussain Hadah" w:date="2026-10-25T19:27:00Z"/>
          </w:tcPr>
          <w:p w14:paraId="56083762" w14:textId="77777777" w:rsidR="00450D64" w:rsidRDefault="00450D64">
            <w:pPr>
              <w:pStyle w:val="TableParagraph"/>
              <w:jc w:val="left"/>
              <w:rPr>
                <w:sz w:val="20"/>
              </w:rPr>
            </w:pPr>
          </w:p>
        </w:tc>
        <w:tc>
          <w:tcPr>
            <w:tcW w:w="1607" w:type="dxa"/>
            <w:tcBorders>
              <w:top w:val="single" w:sz="6" w:space="0" w:color="000000"/>
            </w:tcBorders>
          </w:tcPr>
          <w:p w14:paraId="14418CB0" w14:textId="77777777" w:rsidR="00450D64" w:rsidRDefault="00A86461">
            <w:pPr>
              <w:pStyle w:val="TableParagraph"/>
              <w:spacing w:before="182"/>
              <w:ind w:left="1"/>
              <w:rPr>
                <w:sz w:val="24"/>
              </w:rPr>
            </w:pPr>
            <w:r>
              <w:rPr>
                <w:spacing w:val="-2"/>
                <w:sz w:val="24"/>
              </w:rPr>
              <w:t>0.</w:t>
            </w:r>
            <w:ins w:id="254" w:author="Hussain Hadah" w:date="2026-10-25T19:27:00Z" w16du:dateUtc="2026-10-25T23:27:00Z">
              <w:r w:rsidR="006D0C1A">
                <w:rPr>
                  <w:sz w:val="24"/>
                </w:rPr>
                <w:t>83</w:t>
              </w:r>
            </w:ins>
            <w:del w:id="255" w:author="Hussain Hadah" w:date="2026-10-25T19:27:00Z" w16du:dateUtc="2026-10-25T23:27:00Z">
              <w:r>
                <w:rPr>
                  <w:spacing w:val="-2"/>
                  <w:sz w:val="24"/>
                </w:rPr>
                <w:delText>33**</w:delText>
              </w:r>
            </w:del>
          </w:p>
        </w:tc>
        <w:tc>
          <w:tcPr>
            <w:tcW w:w="59" w:type="dxa"/>
            <w:tcBorders>
              <w:top w:val="single" w:sz="6" w:space="0" w:color="000000"/>
            </w:tcBorders>
          </w:tcPr>
          <w:p w14:paraId="31BEE67F" w14:textId="77777777" w:rsidR="00450D64" w:rsidRDefault="006D0C1A">
            <w:pPr>
              <w:pStyle w:val="TableParagraph"/>
              <w:jc w:val="left"/>
              <w:rPr>
                <w:sz w:val="20"/>
              </w:rPr>
            </w:pPr>
            <w:ins w:id="256" w:author="Hussain Hadah" w:date="2026-10-25T19:27:00Z" w16du:dateUtc="2026-10-25T23:27:00Z">
              <w:r>
                <w:rPr>
                  <w:sz w:val="24"/>
                </w:rPr>
                <w:t>1.39</w:t>
              </w:r>
            </w:ins>
          </w:p>
        </w:tc>
      </w:tr>
      <w:tr w:rsidR="00450D64" w14:paraId="25322541" w14:textId="77777777">
        <w:trPr>
          <w:trHeight w:val="478"/>
        </w:trPr>
        <w:tc>
          <w:tcPr>
            <w:tcW w:w="3334" w:type="dxa"/>
            <w:tcBorders>
              <w:top w:val="nil"/>
              <w:left w:val="nil"/>
              <w:bottom w:val="nil"/>
              <w:right w:val="nil"/>
            </w:tcBorders>
            <w:cellIns w:id="257" w:author="Hussain Hadah" w:date="2026-10-25T19:27:00Z"/>
          </w:tcPr>
          <w:p w14:paraId="785E8DCC" w14:textId="77777777" w:rsidR="00C76957" w:rsidRDefault="00C76957">
            <w:pPr>
              <w:widowControl/>
              <w:autoSpaceDE/>
              <w:autoSpaceDN/>
              <w:spacing w:after="160" w:line="259" w:lineRule="auto"/>
              <w:rPr>
                <w:rFonts w:ascii="Calibri" w:eastAsia="Calibri" w:hAnsi="Calibri" w:cs="Calibri"/>
                <w:color w:val="000000"/>
                <w:kern w:val="2"/>
                <w:sz w:val="20"/>
                <w:szCs w:val="24"/>
                <w14:ligatures w14:val="standardContextual"/>
              </w:rPr>
            </w:pPr>
          </w:p>
        </w:tc>
        <w:tc>
          <w:tcPr>
            <w:tcW w:w="4722" w:type="dxa"/>
          </w:tcPr>
          <w:p w14:paraId="4ADA901C" w14:textId="59605C45" w:rsidR="00450D64" w:rsidRDefault="00A86461">
            <w:pPr>
              <w:pStyle w:val="TableParagraph"/>
              <w:spacing w:before="94"/>
              <w:ind w:right="493"/>
              <w:jc w:val="right"/>
              <w:rPr>
                <w:sz w:val="24"/>
              </w:rPr>
            </w:pPr>
            <w:r>
              <w:rPr>
                <w:spacing w:val="-2"/>
                <w:sz w:val="24"/>
              </w:rPr>
              <w:t>(</w:t>
            </w:r>
            <w:r>
              <w:rPr>
                <w:spacing w:val="-2"/>
                <w:sz w:val="24"/>
              </w:rPr>
              <w:t>0.</w:t>
            </w:r>
            <w:ins w:id="258" w:author="Hussain Hadah" w:date="2026-10-25T19:27:00Z" w16du:dateUtc="2026-10-25T23:27:00Z">
              <w:r w:rsidR="006D0C1A">
                <w:rPr>
                  <w:sz w:val="24"/>
                </w:rPr>
                <w:t>43</w:t>
              </w:r>
            </w:ins>
            <w:del w:id="259" w:author="Hussain Hadah" w:date="2026-10-25T19:27:00Z" w16du:dateUtc="2026-10-25T23:27:00Z">
              <w:r>
                <w:rPr>
                  <w:spacing w:val="-2"/>
                  <w:sz w:val="24"/>
                </w:rPr>
                <w:delText>11</w:delText>
              </w:r>
            </w:del>
            <w:r>
              <w:rPr>
                <w:spacing w:val="-2"/>
                <w:sz w:val="24"/>
              </w:rPr>
              <w:t>)</w:t>
            </w:r>
          </w:p>
        </w:tc>
        <w:tc>
          <w:tcPr>
            <w:tcW w:w="1328" w:type="dxa"/>
          </w:tcPr>
          <w:p w14:paraId="3DD7708B" w14:textId="77777777" w:rsidR="00450D64" w:rsidRDefault="00A86461">
            <w:pPr>
              <w:pStyle w:val="TableParagraph"/>
              <w:spacing w:before="94"/>
              <w:rPr>
                <w:sz w:val="24"/>
              </w:rPr>
            </w:pPr>
            <w:r>
              <w:rPr>
                <w:spacing w:val="-2"/>
                <w:sz w:val="24"/>
              </w:rPr>
              <w:t>(0.</w:t>
            </w:r>
            <w:ins w:id="260" w:author="Hussain Hadah" w:date="2026-10-25T19:27:00Z" w16du:dateUtc="2026-10-25T23:27:00Z">
              <w:r w:rsidR="006D0C1A">
                <w:rPr>
                  <w:sz w:val="24"/>
                </w:rPr>
                <w:t>33</w:t>
              </w:r>
            </w:ins>
            <w:del w:id="261" w:author="Hussain Hadah" w:date="2026-10-25T19:27:00Z" w16du:dateUtc="2026-10-25T23:27:00Z">
              <w:r>
                <w:rPr>
                  <w:spacing w:val="-2"/>
                  <w:sz w:val="24"/>
                </w:rPr>
                <w:delText>16</w:delText>
              </w:r>
            </w:del>
            <w:r>
              <w:rPr>
                <w:spacing w:val="-2"/>
                <w:sz w:val="24"/>
              </w:rPr>
              <w:t>)</w:t>
            </w:r>
          </w:p>
        </w:tc>
        <w:tc>
          <w:tcPr>
            <w:tcW w:w="119" w:type="dxa"/>
            <w:cellDel w:id="262" w:author="Hussain Hadah" w:date="2026-10-25T19:27:00Z"/>
          </w:tcPr>
          <w:p w14:paraId="0D054D54" w14:textId="77777777" w:rsidR="00450D64" w:rsidRDefault="00450D64">
            <w:pPr>
              <w:pStyle w:val="TableParagraph"/>
              <w:jc w:val="left"/>
              <w:rPr>
                <w:sz w:val="20"/>
              </w:rPr>
            </w:pPr>
          </w:p>
        </w:tc>
        <w:tc>
          <w:tcPr>
            <w:tcW w:w="1607" w:type="dxa"/>
          </w:tcPr>
          <w:p w14:paraId="1F745846" w14:textId="77777777" w:rsidR="00450D64" w:rsidRDefault="00A86461">
            <w:pPr>
              <w:pStyle w:val="TableParagraph"/>
              <w:spacing w:before="94"/>
              <w:ind w:left="1"/>
              <w:rPr>
                <w:sz w:val="24"/>
              </w:rPr>
            </w:pPr>
            <w:r>
              <w:rPr>
                <w:spacing w:val="-2"/>
                <w:sz w:val="24"/>
              </w:rPr>
              <w:t>(0.</w:t>
            </w:r>
            <w:ins w:id="263" w:author="Hussain Hadah" w:date="2026-10-25T19:27:00Z" w16du:dateUtc="2026-10-25T23:27:00Z">
              <w:r w:rsidR="006D0C1A">
                <w:rPr>
                  <w:sz w:val="24"/>
                </w:rPr>
                <w:t>44</w:t>
              </w:r>
            </w:ins>
            <w:del w:id="264" w:author="Hussain Hadah" w:date="2026-10-25T19:27:00Z" w16du:dateUtc="2026-10-25T23:27:00Z">
              <w:r>
                <w:rPr>
                  <w:spacing w:val="-2"/>
                  <w:sz w:val="24"/>
                </w:rPr>
                <w:delText>14</w:delText>
              </w:r>
            </w:del>
            <w:r>
              <w:rPr>
                <w:spacing w:val="-2"/>
                <w:sz w:val="24"/>
              </w:rPr>
              <w:t>)</w:t>
            </w:r>
          </w:p>
        </w:tc>
        <w:tc>
          <w:tcPr>
            <w:tcW w:w="59" w:type="dxa"/>
            <w:cellDel w:id="265" w:author="Hussain Hadah" w:date="2026-10-25T19:27:00Z"/>
          </w:tcPr>
          <w:p w14:paraId="4D6B3737" w14:textId="77777777" w:rsidR="00450D64" w:rsidRDefault="00450D64">
            <w:pPr>
              <w:pStyle w:val="TableParagraph"/>
              <w:jc w:val="left"/>
              <w:rPr>
                <w:sz w:val="20"/>
              </w:rPr>
            </w:pPr>
          </w:p>
        </w:tc>
      </w:tr>
      <w:tr w:rsidR="00450D64" w14:paraId="620C24C0" w14:textId="77777777">
        <w:trPr>
          <w:trHeight w:val="478"/>
        </w:trPr>
        <w:tc>
          <w:tcPr>
            <w:tcW w:w="4722" w:type="dxa"/>
            <w:gridSpan w:val="2"/>
          </w:tcPr>
          <w:p w14:paraId="0FCBF426" w14:textId="77777777" w:rsidR="00450D64" w:rsidRDefault="00A86461">
            <w:pPr>
              <w:pStyle w:val="TableParagraph"/>
              <w:tabs>
                <w:tab w:val="left" w:pos="3589"/>
              </w:tabs>
              <w:spacing w:before="94"/>
              <w:ind w:left="119"/>
              <w:jc w:val="left"/>
              <w:rPr>
                <w:sz w:val="24"/>
              </w:rPr>
            </w:pPr>
            <w:r>
              <w:rPr>
                <w:w w:val="105"/>
                <w:sz w:val="24"/>
              </w:rPr>
              <w:t>College</w:t>
            </w:r>
            <w:r>
              <w:rPr>
                <w:spacing w:val="27"/>
                <w:w w:val="105"/>
                <w:sz w:val="24"/>
              </w:rPr>
              <w:t xml:space="preserve"> </w:t>
            </w:r>
            <w:r>
              <w:rPr>
                <w:w w:val="105"/>
                <w:sz w:val="24"/>
              </w:rPr>
              <w:t>Graduate:</w:t>
            </w:r>
            <w:r>
              <w:rPr>
                <w:spacing w:val="51"/>
                <w:w w:val="105"/>
                <w:sz w:val="24"/>
              </w:rPr>
              <w:t xml:space="preserve"> </w:t>
            </w:r>
            <w:r>
              <w:rPr>
                <w:spacing w:val="-4"/>
                <w:w w:val="105"/>
                <w:sz w:val="24"/>
              </w:rPr>
              <w:t>Wife</w:t>
            </w:r>
            <w:del w:id="266" w:author="Hussain Hadah" w:date="2026-10-25T19:27:00Z" w16du:dateUtc="2026-10-25T23:27:00Z">
              <w:r>
                <w:rPr>
                  <w:sz w:val="24"/>
                </w:rPr>
                <w:tab/>
              </w:r>
              <w:r>
                <w:rPr>
                  <w:spacing w:val="-2"/>
                  <w:w w:val="105"/>
                  <w:sz w:val="24"/>
                </w:rPr>
                <w:delText>0.35***</w:delText>
              </w:r>
            </w:del>
          </w:p>
        </w:tc>
        <w:tc>
          <w:tcPr>
            <w:tcW w:w="1328" w:type="dxa"/>
          </w:tcPr>
          <w:p w14:paraId="1E621EDD" w14:textId="77777777" w:rsidR="00450D64" w:rsidRDefault="006D0C1A">
            <w:pPr>
              <w:pStyle w:val="TableParagraph"/>
              <w:spacing w:before="94"/>
              <w:rPr>
                <w:sz w:val="24"/>
              </w:rPr>
            </w:pPr>
            <w:ins w:id="267" w:author="Hussain Hadah" w:date="2026-10-25T19:27:00Z" w16du:dateUtc="2026-10-25T23:27:00Z">
              <w:r>
                <w:rPr>
                  <w:sz w:val="24"/>
                </w:rPr>
                <w:t>1.42</w:t>
              </w:r>
            </w:ins>
            <w:del w:id="268" w:author="Hussain Hadah" w:date="2026-10-25T19:27:00Z" w16du:dateUtc="2026-10-25T23:27:00Z">
              <w:r w:rsidR="00A86461">
                <w:rPr>
                  <w:spacing w:val="-2"/>
                  <w:sz w:val="24"/>
                </w:rPr>
                <w:delText>0.44</w:delText>
              </w:r>
            </w:del>
            <w:r w:rsidR="00A86461">
              <w:rPr>
                <w:spacing w:val="-2"/>
                <w:sz w:val="24"/>
              </w:rPr>
              <w:t>***</w:t>
            </w:r>
          </w:p>
        </w:tc>
        <w:tc>
          <w:tcPr>
            <w:tcW w:w="119" w:type="dxa"/>
          </w:tcPr>
          <w:p w14:paraId="3546BB95" w14:textId="77777777" w:rsidR="00450D64" w:rsidRDefault="006D0C1A">
            <w:pPr>
              <w:pStyle w:val="TableParagraph"/>
              <w:jc w:val="left"/>
              <w:rPr>
                <w:sz w:val="20"/>
              </w:rPr>
            </w:pPr>
            <w:ins w:id="269" w:author="Hussain Hadah" w:date="2026-10-25T19:27:00Z" w16du:dateUtc="2026-10-25T23:27:00Z">
              <w:r>
                <w:rPr>
                  <w:sz w:val="24"/>
                </w:rPr>
                <w:t>1.55***</w:t>
              </w:r>
            </w:ins>
          </w:p>
        </w:tc>
        <w:tc>
          <w:tcPr>
            <w:tcW w:w="1607" w:type="dxa"/>
          </w:tcPr>
          <w:p w14:paraId="75971EEA" w14:textId="77777777" w:rsidR="00450D64" w:rsidRDefault="006D0C1A">
            <w:pPr>
              <w:pStyle w:val="TableParagraph"/>
              <w:spacing w:before="94"/>
              <w:ind w:left="1"/>
              <w:rPr>
                <w:sz w:val="24"/>
              </w:rPr>
            </w:pPr>
            <w:ins w:id="270" w:author="Hussain Hadah" w:date="2026-10-25T19:27:00Z" w16du:dateUtc="2026-10-25T23:27:00Z">
              <w:r>
                <w:rPr>
                  <w:sz w:val="24"/>
                </w:rPr>
                <w:t>1.75</w:t>
              </w:r>
            </w:ins>
            <w:del w:id="271" w:author="Hussain Hadah" w:date="2026-10-25T19:27:00Z" w16du:dateUtc="2026-10-25T23:27:00Z">
              <w:r w:rsidR="00A86461">
                <w:rPr>
                  <w:spacing w:val="-2"/>
                  <w:sz w:val="24"/>
                </w:rPr>
                <w:delText>0.56</w:delText>
              </w:r>
            </w:del>
            <w:r w:rsidR="00A86461">
              <w:rPr>
                <w:spacing w:val="-2"/>
                <w:sz w:val="24"/>
              </w:rPr>
              <w:t>***</w:t>
            </w:r>
          </w:p>
        </w:tc>
        <w:tc>
          <w:tcPr>
            <w:tcW w:w="59" w:type="dxa"/>
            <w:cellDel w:id="272" w:author="Hussain Hadah" w:date="2026-10-25T19:27:00Z"/>
          </w:tcPr>
          <w:p w14:paraId="4189E467" w14:textId="77777777" w:rsidR="00450D64" w:rsidRDefault="00450D64">
            <w:pPr>
              <w:pStyle w:val="TableParagraph"/>
              <w:jc w:val="left"/>
              <w:rPr>
                <w:sz w:val="20"/>
              </w:rPr>
            </w:pPr>
          </w:p>
        </w:tc>
      </w:tr>
    </w:tbl>
    <w:tbl>
      <w:tblPr>
        <w:tblStyle w:val="TableGrid"/>
        <w:tblW w:w="7720" w:type="dxa"/>
        <w:tblInd w:w="424" w:type="dxa"/>
        <w:tblCellMar>
          <w:bottom w:w="116" w:type="dxa"/>
          <w:right w:w="115" w:type="dxa"/>
        </w:tblCellMar>
        <w:tblLook w:val="04A0" w:firstRow="1" w:lastRow="0" w:firstColumn="1" w:lastColumn="0" w:noHBand="0" w:noVBand="1"/>
      </w:tblPr>
      <w:tblGrid>
        <w:gridCol w:w="3334"/>
        <w:gridCol w:w="1389"/>
        <w:gridCol w:w="1591"/>
        <w:gridCol w:w="1406"/>
      </w:tblGrid>
      <w:tr w:rsidR="00C76957" w14:paraId="6C1F4EB7" w14:textId="77777777">
        <w:trPr>
          <w:trHeight w:val="478"/>
          <w:ins w:id="273" w:author="Hussain Hadah" w:date="2026-10-25T19:27:00Z" w16du:dateUtc="2026-10-25T23:27:00Z"/>
        </w:trPr>
        <w:tc>
          <w:tcPr>
            <w:tcW w:w="3334" w:type="dxa"/>
            <w:tcBorders>
              <w:top w:val="nil"/>
              <w:left w:val="nil"/>
              <w:bottom w:val="nil"/>
              <w:right w:val="nil"/>
            </w:tcBorders>
          </w:tcPr>
          <w:p w14:paraId="59C31145" w14:textId="77777777" w:rsidR="00C76957" w:rsidRDefault="00C76957">
            <w:pPr>
              <w:spacing w:after="160" w:line="259" w:lineRule="auto"/>
              <w:rPr>
                <w:ins w:id="274" w:author="Hussain Hadah" w:date="2026-10-25T19:27:00Z" w16du:dateUtc="2026-10-25T23:27:00Z"/>
              </w:rPr>
            </w:pPr>
          </w:p>
        </w:tc>
        <w:tc>
          <w:tcPr>
            <w:tcW w:w="1389" w:type="dxa"/>
            <w:tcBorders>
              <w:top w:val="nil"/>
              <w:left w:val="nil"/>
              <w:bottom w:val="nil"/>
              <w:right w:val="nil"/>
            </w:tcBorders>
            <w:vAlign w:val="center"/>
          </w:tcPr>
          <w:p w14:paraId="2B7A62ED" w14:textId="77777777" w:rsidR="00C76957" w:rsidRDefault="006D0C1A">
            <w:pPr>
              <w:spacing w:line="259" w:lineRule="auto"/>
              <w:ind w:left="284"/>
              <w:rPr>
                <w:ins w:id="275" w:author="Hussain Hadah" w:date="2026-10-25T19:27:00Z" w16du:dateUtc="2026-10-25T23:27:00Z"/>
              </w:rPr>
            </w:pPr>
            <w:ins w:id="276" w:author="Hussain Hadah" w:date="2026-10-25T19:27:00Z" w16du:dateUtc="2026-10-25T23:27:00Z">
              <w:r>
                <w:t>(0.08)</w:t>
              </w:r>
            </w:ins>
          </w:p>
        </w:tc>
        <w:tc>
          <w:tcPr>
            <w:tcW w:w="1591" w:type="dxa"/>
            <w:tcBorders>
              <w:top w:val="nil"/>
              <w:left w:val="nil"/>
              <w:bottom w:val="nil"/>
              <w:right w:val="nil"/>
            </w:tcBorders>
            <w:vAlign w:val="center"/>
          </w:tcPr>
          <w:p w14:paraId="1131F64B" w14:textId="77777777" w:rsidR="00C76957" w:rsidRDefault="006D0C1A">
            <w:pPr>
              <w:spacing w:line="259" w:lineRule="auto"/>
              <w:ind w:left="284"/>
              <w:rPr>
                <w:ins w:id="277" w:author="Hussain Hadah" w:date="2026-10-25T19:27:00Z" w16du:dateUtc="2026-10-25T23:27:00Z"/>
              </w:rPr>
            </w:pPr>
            <w:ins w:id="278" w:author="Hussain Hadah" w:date="2026-10-25T19:27:00Z" w16du:dateUtc="2026-10-25T23:27:00Z">
              <w:r>
                <w:t>(0.19)</w:t>
              </w:r>
            </w:ins>
          </w:p>
        </w:tc>
        <w:tc>
          <w:tcPr>
            <w:tcW w:w="1406" w:type="dxa"/>
            <w:tcBorders>
              <w:top w:val="nil"/>
              <w:left w:val="nil"/>
              <w:bottom w:val="nil"/>
              <w:right w:val="nil"/>
            </w:tcBorders>
            <w:vAlign w:val="center"/>
          </w:tcPr>
          <w:p w14:paraId="44C246B4" w14:textId="77777777" w:rsidR="00C76957" w:rsidRDefault="006D0C1A">
            <w:pPr>
              <w:spacing w:line="259" w:lineRule="auto"/>
              <w:ind w:left="254"/>
              <w:rPr>
                <w:ins w:id="279" w:author="Hussain Hadah" w:date="2026-10-25T19:27:00Z" w16du:dateUtc="2026-10-25T23:27:00Z"/>
              </w:rPr>
            </w:pPr>
            <w:ins w:id="280" w:author="Hussain Hadah" w:date="2026-10-25T19:27:00Z" w16du:dateUtc="2026-10-25T23:27:00Z">
              <w:r>
                <w:t>(0.18)</w:t>
              </w:r>
            </w:ins>
          </w:p>
        </w:tc>
      </w:tr>
    </w:tbl>
    <w:tbl>
      <w:tblPr>
        <w:tblW w:w="0" w:type="auto"/>
        <w:tblInd w:w="409" w:type="dxa"/>
        <w:tblLayout w:type="fixed"/>
        <w:tblCellMar>
          <w:left w:w="0" w:type="dxa"/>
          <w:right w:w="0" w:type="dxa"/>
        </w:tblCellMar>
        <w:tblLook w:val="01E0" w:firstRow="1" w:lastRow="1" w:firstColumn="1" w:lastColumn="1" w:noHBand="0" w:noVBand="0"/>
      </w:tblPr>
      <w:tblGrid>
        <w:gridCol w:w="4722"/>
        <w:gridCol w:w="4722"/>
        <w:gridCol w:w="1328"/>
        <w:gridCol w:w="119"/>
        <w:gridCol w:w="1607"/>
        <w:gridCol w:w="59"/>
      </w:tblGrid>
      <w:tr w:rsidR="00450D64" w14:paraId="14E2F735" w14:textId="77777777">
        <w:trPr>
          <w:trHeight w:val="956"/>
        </w:trPr>
        <w:tc>
          <w:tcPr>
            <w:tcW w:w="4722" w:type="dxa"/>
            <w:gridSpan w:val="2"/>
          </w:tcPr>
          <w:p w14:paraId="06EAB1B8" w14:textId="77777777" w:rsidR="00450D64" w:rsidRDefault="00A86461">
            <w:pPr>
              <w:pStyle w:val="TableParagraph"/>
              <w:spacing w:before="94"/>
              <w:ind w:right="493"/>
              <w:jc w:val="right"/>
              <w:rPr>
                <w:del w:id="281" w:author="Hussain Hadah" w:date="2026-10-25T19:27:00Z" w16du:dateUtc="2026-10-25T23:27:00Z"/>
                <w:sz w:val="24"/>
              </w:rPr>
            </w:pPr>
            <w:del w:id="282" w:author="Hussain Hadah" w:date="2026-10-25T19:27:00Z" w16du:dateUtc="2026-10-25T23:27:00Z">
              <w:r>
                <w:rPr>
                  <w:spacing w:val="-2"/>
                  <w:sz w:val="24"/>
                </w:rPr>
                <w:delText>(0.04)</w:delText>
              </w:r>
            </w:del>
          </w:p>
          <w:p w14:paraId="74B09CC2" w14:textId="77777777" w:rsidR="00450D64" w:rsidRDefault="00A86461">
            <w:pPr>
              <w:pStyle w:val="TableParagraph"/>
              <w:tabs>
                <w:tab w:val="left" w:pos="3518"/>
              </w:tabs>
              <w:spacing w:before="201"/>
              <w:ind w:right="482"/>
              <w:jc w:val="right"/>
              <w:rPr>
                <w:sz w:val="24"/>
              </w:rPr>
            </w:pPr>
            <w:r>
              <w:rPr>
                <w:w w:val="110"/>
                <w:sz w:val="24"/>
              </w:rPr>
              <w:t>College</w:t>
            </w:r>
            <w:r>
              <w:rPr>
                <w:spacing w:val="-13"/>
                <w:w w:val="110"/>
                <w:sz w:val="24"/>
              </w:rPr>
              <w:t xml:space="preserve"> </w:t>
            </w:r>
            <w:r>
              <w:rPr>
                <w:w w:val="110"/>
                <w:sz w:val="24"/>
              </w:rPr>
              <w:t>Graduate:</w:t>
            </w:r>
            <w:r>
              <w:rPr>
                <w:spacing w:val="1"/>
                <w:w w:val="110"/>
                <w:sz w:val="24"/>
              </w:rPr>
              <w:t xml:space="preserve"> </w:t>
            </w:r>
            <w:r>
              <w:rPr>
                <w:spacing w:val="-2"/>
                <w:w w:val="110"/>
                <w:sz w:val="24"/>
              </w:rPr>
              <w:t>Husband</w:t>
            </w:r>
            <w:del w:id="283" w:author="Hussain Hadah" w:date="2026-10-25T19:27:00Z" w16du:dateUtc="2026-10-25T23:27:00Z">
              <w:r>
                <w:rPr>
                  <w:sz w:val="24"/>
                </w:rPr>
                <w:tab/>
              </w:r>
              <w:r>
                <w:rPr>
                  <w:rFonts w:ascii="Arial"/>
                  <w:spacing w:val="-2"/>
                  <w:w w:val="115"/>
                  <w:sz w:val="24"/>
                </w:rPr>
                <w:delText>!</w:delText>
              </w:r>
              <w:r>
                <w:rPr>
                  <w:spacing w:val="-2"/>
                  <w:w w:val="115"/>
                  <w:sz w:val="24"/>
                </w:rPr>
                <w:delText>0.06</w:delText>
              </w:r>
            </w:del>
          </w:p>
        </w:tc>
        <w:tc>
          <w:tcPr>
            <w:tcW w:w="1328" w:type="dxa"/>
          </w:tcPr>
          <w:p w14:paraId="367AB22B" w14:textId="77777777" w:rsidR="00450D64" w:rsidRDefault="00A86461">
            <w:pPr>
              <w:pStyle w:val="TableParagraph"/>
              <w:spacing w:before="94"/>
              <w:ind w:left="375"/>
              <w:jc w:val="left"/>
              <w:rPr>
                <w:del w:id="284" w:author="Hussain Hadah" w:date="2026-10-25T19:27:00Z" w16du:dateUtc="2026-10-25T23:27:00Z"/>
                <w:sz w:val="24"/>
              </w:rPr>
            </w:pPr>
            <w:del w:id="285" w:author="Hussain Hadah" w:date="2026-10-25T19:27:00Z" w16du:dateUtc="2026-10-25T23:27:00Z">
              <w:r>
                <w:rPr>
                  <w:spacing w:val="-2"/>
                  <w:sz w:val="24"/>
                </w:rPr>
                <w:delText>(</w:delText>
              </w:r>
            </w:del>
            <w:r>
              <w:rPr>
                <w:spacing w:val="-2"/>
                <w:sz w:val="24"/>
              </w:rPr>
              <w:t>0.</w:t>
            </w:r>
            <w:ins w:id="286" w:author="Hussain Hadah" w:date="2026-10-25T19:27:00Z" w16du:dateUtc="2026-10-25T23:27:00Z">
              <w:r w:rsidR="006D0C1A">
                <w:rPr>
                  <w:sz w:val="24"/>
                </w:rPr>
                <w:t>94</w:t>
              </w:r>
            </w:ins>
            <w:del w:id="287" w:author="Hussain Hadah" w:date="2026-10-25T19:27:00Z" w16du:dateUtc="2026-10-25T23:27:00Z">
              <w:r>
                <w:rPr>
                  <w:spacing w:val="-2"/>
                  <w:sz w:val="24"/>
                </w:rPr>
                <w:delText>06)</w:delText>
              </w:r>
            </w:del>
          </w:p>
          <w:p w14:paraId="1C11E07C" w14:textId="77777777" w:rsidR="00450D64" w:rsidRDefault="00A86461">
            <w:pPr>
              <w:pStyle w:val="TableParagraph"/>
              <w:spacing w:before="201"/>
              <w:ind w:left="364"/>
              <w:jc w:val="left"/>
              <w:rPr>
                <w:sz w:val="24"/>
              </w:rPr>
            </w:pPr>
            <w:del w:id="288" w:author="Hussain Hadah" w:date="2026-10-25T19:27:00Z" w16du:dateUtc="2026-10-25T23:27:00Z">
              <w:r>
                <w:rPr>
                  <w:rFonts w:ascii="Arial"/>
                  <w:spacing w:val="-2"/>
                  <w:w w:val="135"/>
                  <w:sz w:val="24"/>
                </w:rPr>
                <w:delText>!</w:delText>
              </w:r>
              <w:r>
                <w:rPr>
                  <w:spacing w:val="-2"/>
                  <w:w w:val="135"/>
                  <w:sz w:val="24"/>
                </w:rPr>
                <w:delText>0.03</w:delText>
              </w:r>
            </w:del>
          </w:p>
        </w:tc>
        <w:tc>
          <w:tcPr>
            <w:tcW w:w="119" w:type="dxa"/>
          </w:tcPr>
          <w:p w14:paraId="74DDA5BF" w14:textId="77777777" w:rsidR="00450D64" w:rsidRDefault="006D0C1A">
            <w:pPr>
              <w:pStyle w:val="TableParagraph"/>
              <w:jc w:val="left"/>
              <w:rPr>
                <w:sz w:val="20"/>
              </w:rPr>
            </w:pPr>
            <w:ins w:id="289" w:author="Hussain Hadah" w:date="2026-10-25T19:27:00Z" w16du:dateUtc="2026-10-25T23:27:00Z">
              <w:r>
                <w:rPr>
                  <w:sz w:val="24"/>
                </w:rPr>
                <w:t>0.97</w:t>
              </w:r>
            </w:ins>
          </w:p>
        </w:tc>
        <w:tc>
          <w:tcPr>
            <w:tcW w:w="1607" w:type="dxa"/>
          </w:tcPr>
          <w:p w14:paraId="762C9322" w14:textId="77777777" w:rsidR="00450D64" w:rsidRDefault="00A86461">
            <w:pPr>
              <w:pStyle w:val="TableParagraph"/>
              <w:spacing w:before="94"/>
              <w:ind w:left="61"/>
              <w:rPr>
                <w:del w:id="290" w:author="Hussain Hadah" w:date="2026-10-25T19:27:00Z" w16du:dateUtc="2026-10-25T23:27:00Z"/>
                <w:sz w:val="24"/>
              </w:rPr>
            </w:pPr>
            <w:del w:id="291" w:author="Hussain Hadah" w:date="2026-10-25T19:27:00Z" w16du:dateUtc="2026-10-25T23:27:00Z">
              <w:r>
                <w:rPr>
                  <w:spacing w:val="-2"/>
                  <w:sz w:val="24"/>
                </w:rPr>
                <w:delText>(</w:delText>
              </w:r>
            </w:del>
            <w:r>
              <w:rPr>
                <w:spacing w:val="-2"/>
                <w:sz w:val="24"/>
              </w:rPr>
              <w:t>0.</w:t>
            </w:r>
            <w:ins w:id="292" w:author="Hussain Hadah" w:date="2026-10-25T19:27:00Z" w16du:dateUtc="2026-10-25T23:27:00Z">
              <w:r w:rsidR="006D0C1A">
                <w:rPr>
                  <w:sz w:val="24"/>
                </w:rPr>
                <w:t>86*</w:t>
              </w:r>
            </w:ins>
            <w:del w:id="293" w:author="Hussain Hadah" w:date="2026-10-25T19:27:00Z" w16du:dateUtc="2026-10-25T23:27:00Z">
              <w:r>
                <w:rPr>
                  <w:spacing w:val="-2"/>
                  <w:sz w:val="24"/>
                </w:rPr>
                <w:delText>05)</w:delText>
              </w:r>
            </w:del>
          </w:p>
          <w:p w14:paraId="27157E35" w14:textId="77777777" w:rsidR="00450D64" w:rsidRDefault="00A86461">
            <w:pPr>
              <w:pStyle w:val="TableParagraph"/>
              <w:spacing w:before="201"/>
              <w:ind w:left="1"/>
              <w:rPr>
                <w:sz w:val="24"/>
              </w:rPr>
            </w:pPr>
            <w:del w:id="294" w:author="Hussain Hadah" w:date="2026-10-25T19:27:00Z" w16du:dateUtc="2026-10-25T23:27:00Z">
              <w:r>
                <w:rPr>
                  <w:rFonts w:ascii="Arial"/>
                  <w:spacing w:val="-2"/>
                  <w:w w:val="110"/>
                  <w:sz w:val="24"/>
                </w:rPr>
                <w:delText>!</w:delText>
              </w:r>
              <w:r>
                <w:rPr>
                  <w:spacing w:val="-2"/>
                  <w:w w:val="110"/>
                  <w:sz w:val="24"/>
                </w:rPr>
                <w:delText>0.15***</w:delText>
              </w:r>
            </w:del>
          </w:p>
        </w:tc>
        <w:tc>
          <w:tcPr>
            <w:tcW w:w="59" w:type="dxa"/>
            <w:cellDel w:id="295" w:author="Hussain Hadah" w:date="2026-10-25T19:27:00Z"/>
          </w:tcPr>
          <w:p w14:paraId="7E977EA8" w14:textId="77777777" w:rsidR="00450D64" w:rsidRDefault="00450D64">
            <w:pPr>
              <w:pStyle w:val="TableParagraph"/>
              <w:jc w:val="left"/>
              <w:rPr>
                <w:sz w:val="20"/>
              </w:rPr>
            </w:pPr>
          </w:p>
        </w:tc>
      </w:tr>
      <w:tr w:rsidR="00450D64" w14:paraId="4515514B" w14:textId="77777777">
        <w:trPr>
          <w:trHeight w:val="504"/>
        </w:trPr>
        <w:tc>
          <w:tcPr>
            <w:tcW w:w="3334" w:type="dxa"/>
            <w:tcBorders>
              <w:top w:val="nil"/>
              <w:left w:val="nil"/>
              <w:bottom w:val="single" w:sz="5" w:space="0" w:color="000000"/>
              <w:right w:val="nil"/>
            </w:tcBorders>
            <w:cellIns w:id="296" w:author="Hussain Hadah" w:date="2026-10-25T19:27:00Z"/>
          </w:tcPr>
          <w:p w14:paraId="730BB259" w14:textId="77777777" w:rsidR="00C76957" w:rsidRDefault="00C76957">
            <w:pPr>
              <w:widowControl/>
              <w:autoSpaceDE/>
              <w:autoSpaceDN/>
              <w:spacing w:after="160" w:line="259" w:lineRule="auto"/>
              <w:rPr>
                <w:rFonts w:ascii="Calibri" w:eastAsia="Calibri" w:hAnsi="Calibri" w:cs="Calibri"/>
                <w:color w:val="000000"/>
                <w:kern w:val="2"/>
                <w:sz w:val="20"/>
                <w:szCs w:val="24"/>
                <w14:ligatures w14:val="standardContextual"/>
              </w:rPr>
            </w:pPr>
          </w:p>
        </w:tc>
        <w:tc>
          <w:tcPr>
            <w:tcW w:w="4722" w:type="dxa"/>
            <w:tcBorders>
              <w:bottom w:val="single" w:sz="6" w:space="0" w:color="000000"/>
            </w:tcBorders>
          </w:tcPr>
          <w:p w14:paraId="62326F9D" w14:textId="4B551D87" w:rsidR="00450D64" w:rsidRDefault="00A86461">
            <w:pPr>
              <w:pStyle w:val="TableParagraph"/>
              <w:spacing w:before="94"/>
              <w:ind w:right="493"/>
              <w:jc w:val="right"/>
              <w:rPr>
                <w:sz w:val="24"/>
              </w:rPr>
            </w:pPr>
            <w:r>
              <w:rPr>
                <w:spacing w:val="-2"/>
                <w:sz w:val="24"/>
              </w:rPr>
              <w:t>(</w:t>
            </w:r>
            <w:r>
              <w:rPr>
                <w:spacing w:val="-2"/>
                <w:sz w:val="24"/>
              </w:rPr>
              <w:t>0.</w:t>
            </w:r>
            <w:ins w:id="297" w:author="Hussain Hadah" w:date="2026-10-25T19:27:00Z" w16du:dateUtc="2026-10-25T23:27:00Z">
              <w:r w:rsidR="006D0C1A">
                <w:rPr>
                  <w:sz w:val="24"/>
                </w:rPr>
                <w:t>09</w:t>
              </w:r>
            </w:ins>
            <w:del w:id="298" w:author="Hussain Hadah" w:date="2026-10-25T19:27:00Z" w16du:dateUtc="2026-10-25T23:27:00Z">
              <w:r>
                <w:rPr>
                  <w:spacing w:val="-2"/>
                  <w:sz w:val="24"/>
                </w:rPr>
                <w:delText>04</w:delText>
              </w:r>
            </w:del>
            <w:r>
              <w:rPr>
                <w:spacing w:val="-2"/>
                <w:sz w:val="24"/>
              </w:rPr>
              <w:t>)</w:t>
            </w:r>
          </w:p>
        </w:tc>
        <w:tc>
          <w:tcPr>
            <w:tcW w:w="1328" w:type="dxa"/>
            <w:tcBorders>
              <w:bottom w:val="single" w:sz="6" w:space="0" w:color="000000"/>
            </w:tcBorders>
          </w:tcPr>
          <w:p w14:paraId="43F0BF30" w14:textId="77777777" w:rsidR="00450D64" w:rsidRDefault="00A86461">
            <w:pPr>
              <w:pStyle w:val="TableParagraph"/>
              <w:spacing w:before="94"/>
              <w:rPr>
                <w:sz w:val="24"/>
              </w:rPr>
            </w:pPr>
            <w:r>
              <w:rPr>
                <w:spacing w:val="-2"/>
                <w:sz w:val="24"/>
              </w:rPr>
              <w:t>(0.</w:t>
            </w:r>
            <w:ins w:id="299" w:author="Hussain Hadah" w:date="2026-10-25T19:27:00Z" w16du:dateUtc="2026-10-25T23:27:00Z">
              <w:r w:rsidR="006D0C1A">
                <w:rPr>
                  <w:sz w:val="24"/>
                </w:rPr>
                <w:t>08</w:t>
              </w:r>
            </w:ins>
            <w:del w:id="300" w:author="Hussain Hadah" w:date="2026-10-25T19:27:00Z" w16du:dateUtc="2026-10-25T23:27:00Z">
              <w:r>
                <w:rPr>
                  <w:spacing w:val="-2"/>
                  <w:sz w:val="24"/>
                </w:rPr>
                <w:delText>06</w:delText>
              </w:r>
            </w:del>
            <w:r>
              <w:rPr>
                <w:spacing w:val="-2"/>
                <w:sz w:val="24"/>
              </w:rPr>
              <w:t>)</w:t>
            </w:r>
          </w:p>
        </w:tc>
        <w:tc>
          <w:tcPr>
            <w:tcW w:w="119" w:type="dxa"/>
            <w:tcBorders>
              <w:bottom w:val="single" w:sz="6" w:space="0" w:color="000000"/>
            </w:tcBorders>
            <w:cellDel w:id="301" w:author="Hussain Hadah" w:date="2026-10-25T19:27:00Z"/>
          </w:tcPr>
          <w:p w14:paraId="05E37686" w14:textId="77777777" w:rsidR="00450D64" w:rsidRDefault="00450D64">
            <w:pPr>
              <w:pStyle w:val="TableParagraph"/>
              <w:jc w:val="left"/>
              <w:rPr>
                <w:sz w:val="20"/>
              </w:rPr>
            </w:pPr>
          </w:p>
        </w:tc>
        <w:tc>
          <w:tcPr>
            <w:tcW w:w="1607" w:type="dxa"/>
            <w:tcBorders>
              <w:bottom w:val="single" w:sz="6" w:space="0" w:color="000000"/>
            </w:tcBorders>
          </w:tcPr>
          <w:p w14:paraId="02469D3E" w14:textId="77777777" w:rsidR="00450D64" w:rsidRDefault="00A86461">
            <w:pPr>
              <w:pStyle w:val="TableParagraph"/>
              <w:spacing w:before="94"/>
              <w:ind w:left="1"/>
              <w:rPr>
                <w:sz w:val="24"/>
              </w:rPr>
            </w:pPr>
            <w:r>
              <w:rPr>
                <w:spacing w:val="-2"/>
                <w:sz w:val="24"/>
              </w:rPr>
              <w:t>(0.</w:t>
            </w:r>
            <w:ins w:id="302" w:author="Hussain Hadah" w:date="2026-10-25T19:27:00Z" w16du:dateUtc="2026-10-25T23:27:00Z">
              <w:r w:rsidR="006D0C1A">
                <w:rPr>
                  <w:sz w:val="24"/>
                </w:rPr>
                <w:t>07</w:t>
              </w:r>
            </w:ins>
            <w:del w:id="303" w:author="Hussain Hadah" w:date="2026-10-25T19:27:00Z" w16du:dateUtc="2026-10-25T23:27:00Z">
              <w:r>
                <w:rPr>
                  <w:spacing w:val="-2"/>
                  <w:sz w:val="24"/>
                </w:rPr>
                <w:delText>05</w:delText>
              </w:r>
            </w:del>
            <w:r>
              <w:rPr>
                <w:spacing w:val="-2"/>
                <w:sz w:val="24"/>
              </w:rPr>
              <w:t>)</w:t>
            </w:r>
          </w:p>
        </w:tc>
        <w:tc>
          <w:tcPr>
            <w:tcW w:w="59" w:type="dxa"/>
            <w:tcBorders>
              <w:bottom w:val="single" w:sz="6" w:space="0" w:color="000000"/>
            </w:tcBorders>
            <w:cellDel w:id="304" w:author="Hussain Hadah" w:date="2026-10-25T19:27:00Z"/>
          </w:tcPr>
          <w:p w14:paraId="6A0B0D97" w14:textId="77777777" w:rsidR="00450D64" w:rsidRDefault="00450D64">
            <w:pPr>
              <w:pStyle w:val="TableParagraph"/>
              <w:jc w:val="left"/>
              <w:rPr>
                <w:sz w:val="20"/>
              </w:rPr>
            </w:pPr>
          </w:p>
        </w:tc>
      </w:tr>
      <w:tr w:rsidR="00450D64" w14:paraId="14066DEB" w14:textId="77777777">
        <w:trPr>
          <w:trHeight w:val="566"/>
        </w:trPr>
        <w:tc>
          <w:tcPr>
            <w:tcW w:w="4722" w:type="dxa"/>
            <w:tcBorders>
              <w:top w:val="single" w:sz="6" w:space="0" w:color="000000"/>
            </w:tcBorders>
          </w:tcPr>
          <w:p w14:paraId="5DDC8941" w14:textId="77777777" w:rsidR="00450D64" w:rsidRDefault="00A86461">
            <w:pPr>
              <w:pStyle w:val="TableParagraph"/>
              <w:tabs>
                <w:tab w:val="left" w:pos="3589"/>
              </w:tabs>
              <w:spacing w:before="182"/>
              <w:ind w:left="119"/>
              <w:jc w:val="left"/>
              <w:rPr>
                <w:sz w:val="24"/>
              </w:rPr>
            </w:pPr>
            <w:r>
              <w:rPr>
                <w:spacing w:val="-2"/>
                <w:sz w:val="24"/>
              </w:rPr>
              <w:t>Observations</w:t>
            </w:r>
            <w:del w:id="305" w:author="Hussain Hadah" w:date="2026-10-25T19:27:00Z" w16du:dateUtc="2026-10-25T23:27:00Z">
              <w:r>
                <w:rPr>
                  <w:sz w:val="24"/>
                </w:rPr>
                <w:tab/>
              </w:r>
              <w:r>
                <w:rPr>
                  <w:spacing w:val="-2"/>
                  <w:sz w:val="24"/>
                </w:rPr>
                <w:delText>69,</w:delText>
              </w:r>
              <w:r>
                <w:rPr>
                  <w:spacing w:val="-20"/>
                  <w:sz w:val="24"/>
                </w:rPr>
                <w:delText xml:space="preserve"> </w:delText>
              </w:r>
              <w:r>
                <w:rPr>
                  <w:spacing w:val="-5"/>
                  <w:sz w:val="24"/>
                </w:rPr>
                <w:delText>800</w:delText>
              </w:r>
            </w:del>
          </w:p>
        </w:tc>
        <w:tc>
          <w:tcPr>
            <w:tcW w:w="1389" w:type="dxa"/>
            <w:tcBorders>
              <w:top w:val="single" w:sz="5" w:space="0" w:color="000000"/>
              <w:left w:val="nil"/>
              <w:bottom w:val="nil"/>
              <w:right w:val="nil"/>
            </w:tcBorders>
            <w:cellIns w:id="306" w:author="Hussain Hadah" w:date="2026-10-25T19:27:00Z"/>
          </w:tcPr>
          <w:p w14:paraId="68DB98F6" w14:textId="77777777" w:rsidR="006D0C1A" w:rsidRDefault="006D0C1A">
            <w:pPr>
              <w:widowControl/>
              <w:autoSpaceDE/>
              <w:autoSpaceDN/>
              <w:spacing w:line="259" w:lineRule="auto"/>
              <w:ind w:left="224"/>
              <w:rPr>
                <w:rFonts w:ascii="Calibri" w:eastAsia="Calibri" w:hAnsi="Calibri" w:cs="Calibri"/>
                <w:color w:val="000000"/>
                <w:kern w:val="2"/>
                <w:sz w:val="24"/>
                <w:szCs w:val="24"/>
                <w14:ligatures w14:val="standardContextual"/>
              </w:rPr>
            </w:pPr>
            <w:ins w:id="307" w:author="Hussain Hadah" w:date="2026-10-25T19:27:00Z" w16du:dateUtc="2026-10-25T23:27:00Z">
              <w:r>
                <w:rPr>
                  <w:sz w:val="24"/>
                </w:rPr>
                <w:t>69, 800</w:t>
              </w:r>
            </w:ins>
          </w:p>
        </w:tc>
        <w:tc>
          <w:tcPr>
            <w:tcW w:w="1328" w:type="dxa"/>
            <w:tcBorders>
              <w:top w:val="single" w:sz="6" w:space="0" w:color="000000"/>
            </w:tcBorders>
          </w:tcPr>
          <w:p w14:paraId="708A68BD" w14:textId="6D0A857B" w:rsidR="00450D64" w:rsidRDefault="00A86461">
            <w:pPr>
              <w:pStyle w:val="TableParagraph"/>
              <w:spacing w:before="182"/>
              <w:rPr>
                <w:sz w:val="24"/>
              </w:rPr>
            </w:pPr>
            <w:r>
              <w:rPr>
                <w:spacing w:val="-2"/>
                <w:sz w:val="24"/>
              </w:rPr>
              <w:t>5</w:t>
            </w:r>
            <w:r>
              <w:rPr>
                <w:spacing w:val="-2"/>
                <w:sz w:val="24"/>
              </w:rPr>
              <w:t>2,</w:t>
            </w:r>
            <w:r>
              <w:rPr>
                <w:spacing w:val="-18"/>
                <w:sz w:val="24"/>
              </w:rPr>
              <w:t xml:space="preserve"> </w:t>
            </w:r>
            <w:r>
              <w:rPr>
                <w:spacing w:val="-5"/>
                <w:sz w:val="24"/>
              </w:rPr>
              <w:t>032</w:t>
            </w:r>
          </w:p>
        </w:tc>
        <w:tc>
          <w:tcPr>
            <w:tcW w:w="119" w:type="dxa"/>
            <w:tcBorders>
              <w:top w:val="single" w:sz="6" w:space="0" w:color="000000"/>
            </w:tcBorders>
            <w:cellDel w:id="308" w:author="Hussain Hadah" w:date="2026-10-25T19:27:00Z"/>
          </w:tcPr>
          <w:p w14:paraId="08E10A9B" w14:textId="77777777" w:rsidR="00450D64" w:rsidRDefault="00450D64">
            <w:pPr>
              <w:pStyle w:val="TableParagraph"/>
              <w:jc w:val="left"/>
              <w:rPr>
                <w:sz w:val="20"/>
              </w:rPr>
            </w:pPr>
          </w:p>
        </w:tc>
        <w:tc>
          <w:tcPr>
            <w:tcW w:w="1607" w:type="dxa"/>
            <w:tcBorders>
              <w:top w:val="single" w:sz="6" w:space="0" w:color="000000"/>
            </w:tcBorders>
          </w:tcPr>
          <w:p w14:paraId="3C609E05" w14:textId="77777777" w:rsidR="00450D64" w:rsidRDefault="00A86461">
            <w:pPr>
              <w:pStyle w:val="TableParagraph"/>
              <w:spacing w:before="182"/>
              <w:ind w:left="1"/>
              <w:rPr>
                <w:sz w:val="24"/>
              </w:rPr>
            </w:pPr>
            <w:r>
              <w:rPr>
                <w:spacing w:val="-2"/>
                <w:sz w:val="24"/>
              </w:rPr>
              <w:t>60,</w:t>
            </w:r>
            <w:r>
              <w:rPr>
                <w:spacing w:val="-18"/>
                <w:sz w:val="24"/>
              </w:rPr>
              <w:t xml:space="preserve"> </w:t>
            </w:r>
            <w:r>
              <w:rPr>
                <w:spacing w:val="-5"/>
                <w:sz w:val="24"/>
              </w:rPr>
              <w:t>171</w:t>
            </w:r>
          </w:p>
        </w:tc>
        <w:tc>
          <w:tcPr>
            <w:tcW w:w="59" w:type="dxa"/>
            <w:tcBorders>
              <w:top w:val="single" w:sz="6" w:space="0" w:color="000000"/>
            </w:tcBorders>
            <w:cellDel w:id="309" w:author="Hussain Hadah" w:date="2026-10-25T19:27:00Z"/>
          </w:tcPr>
          <w:p w14:paraId="619B0B1E" w14:textId="77777777" w:rsidR="00450D64" w:rsidRDefault="00450D64">
            <w:pPr>
              <w:pStyle w:val="TableParagraph"/>
              <w:jc w:val="left"/>
              <w:rPr>
                <w:sz w:val="20"/>
              </w:rPr>
            </w:pPr>
          </w:p>
        </w:tc>
      </w:tr>
      <w:tr w:rsidR="00450D64" w14:paraId="48EA576C" w14:textId="77777777">
        <w:trPr>
          <w:trHeight w:val="505"/>
        </w:trPr>
        <w:tc>
          <w:tcPr>
            <w:tcW w:w="4722" w:type="dxa"/>
            <w:gridSpan w:val="2"/>
            <w:tcBorders>
              <w:bottom w:val="single" w:sz="8" w:space="0" w:color="000000"/>
            </w:tcBorders>
          </w:tcPr>
          <w:p w14:paraId="55B3990D" w14:textId="77777777" w:rsidR="00450D64" w:rsidRDefault="00A86461">
            <w:pPr>
              <w:pStyle w:val="TableParagraph"/>
              <w:tabs>
                <w:tab w:val="left" w:pos="3858"/>
              </w:tabs>
              <w:spacing w:before="93"/>
              <w:ind w:left="119"/>
              <w:jc w:val="left"/>
              <w:rPr>
                <w:sz w:val="24"/>
              </w:rPr>
            </w:pPr>
            <w:r>
              <w:rPr>
                <w:sz w:val="24"/>
              </w:rPr>
              <w:t>Year</w:t>
            </w:r>
            <w:r>
              <w:rPr>
                <w:spacing w:val="-4"/>
                <w:sz w:val="24"/>
              </w:rPr>
              <w:t xml:space="preserve"> </w:t>
            </w:r>
            <w:ins w:id="310" w:author="Hussain Hadah" w:date="2026-10-25T19:27:00Z" w16du:dateUtc="2026-10-25T23:27:00Z">
              <w:r w:rsidR="006D0C1A">
                <w:rPr>
                  <w:rFonts w:ascii="Cambria" w:eastAsia="Cambria" w:hAnsi="Cambria" w:cs="Cambria"/>
                  <w:sz w:val="24"/>
                </w:rPr>
                <w:t>×</w:t>
              </w:r>
            </w:ins>
            <w:del w:id="311" w:author="Hussain Hadah" w:date="2026-10-25T19:27:00Z" w16du:dateUtc="2026-10-25T23:27:00Z">
              <w:r>
                <w:rPr>
                  <w:rFonts w:ascii="Arial" w:hAnsi="Arial"/>
                  <w:i/>
                  <w:sz w:val="24"/>
                </w:rPr>
                <w:delText>→</w:delText>
              </w:r>
            </w:del>
            <w:r>
              <w:rPr>
                <w:rFonts w:ascii="Arial" w:hAnsi="Arial"/>
                <w:i/>
                <w:spacing w:val="-10"/>
                <w:sz w:val="24"/>
              </w:rPr>
              <w:t xml:space="preserve"> </w:t>
            </w:r>
            <w:r>
              <w:rPr>
                <w:sz w:val="24"/>
              </w:rPr>
              <w:t>Region</w:t>
            </w:r>
            <w:r>
              <w:rPr>
                <w:spacing w:val="-4"/>
                <w:sz w:val="24"/>
              </w:rPr>
              <w:t xml:space="preserve"> </w:t>
            </w:r>
            <w:r>
              <w:rPr>
                <w:spacing w:val="-5"/>
                <w:sz w:val="24"/>
              </w:rPr>
              <w:t>FE</w:t>
            </w:r>
            <w:del w:id="312" w:author="Hussain Hadah" w:date="2026-10-25T19:27:00Z" w16du:dateUtc="2026-10-25T23:27:00Z">
              <w:r>
                <w:rPr>
                  <w:sz w:val="24"/>
                </w:rPr>
                <w:tab/>
              </w:r>
              <w:r>
                <w:rPr>
                  <w:spacing w:val="-10"/>
                  <w:sz w:val="24"/>
                </w:rPr>
                <w:delText>X</w:delText>
              </w:r>
            </w:del>
          </w:p>
        </w:tc>
        <w:tc>
          <w:tcPr>
            <w:tcW w:w="1328" w:type="dxa"/>
            <w:tcBorders>
              <w:bottom w:val="single" w:sz="8" w:space="0" w:color="000000"/>
            </w:tcBorders>
          </w:tcPr>
          <w:p w14:paraId="660368E7" w14:textId="77777777" w:rsidR="00450D64" w:rsidRDefault="00A86461">
            <w:pPr>
              <w:pStyle w:val="TableParagraph"/>
              <w:spacing w:before="94"/>
              <w:rPr>
                <w:sz w:val="24"/>
              </w:rPr>
            </w:pPr>
            <w:r>
              <w:rPr>
                <w:spacing w:val="-10"/>
                <w:sz w:val="24"/>
              </w:rPr>
              <w:t>X</w:t>
            </w:r>
          </w:p>
        </w:tc>
        <w:tc>
          <w:tcPr>
            <w:tcW w:w="119" w:type="dxa"/>
            <w:tcBorders>
              <w:bottom w:val="single" w:sz="8" w:space="0" w:color="000000"/>
            </w:tcBorders>
          </w:tcPr>
          <w:p w14:paraId="2BDC5650" w14:textId="77777777" w:rsidR="00450D64" w:rsidRDefault="006D0C1A">
            <w:pPr>
              <w:pStyle w:val="TableParagraph"/>
              <w:jc w:val="left"/>
              <w:rPr>
                <w:sz w:val="20"/>
              </w:rPr>
            </w:pPr>
            <w:ins w:id="313" w:author="Hussain Hadah" w:date="2026-10-25T19:27:00Z" w16du:dateUtc="2026-10-25T23:27:00Z">
              <w:r>
                <w:rPr>
                  <w:sz w:val="24"/>
                </w:rPr>
                <w:t>X</w:t>
              </w:r>
            </w:ins>
          </w:p>
        </w:tc>
        <w:tc>
          <w:tcPr>
            <w:tcW w:w="1607" w:type="dxa"/>
            <w:tcBorders>
              <w:bottom w:val="single" w:sz="8" w:space="0" w:color="000000"/>
            </w:tcBorders>
          </w:tcPr>
          <w:p w14:paraId="3EE80039" w14:textId="77777777" w:rsidR="00450D64" w:rsidRDefault="00A86461">
            <w:pPr>
              <w:pStyle w:val="TableParagraph"/>
              <w:spacing w:before="94"/>
              <w:ind w:left="1"/>
              <w:rPr>
                <w:sz w:val="24"/>
              </w:rPr>
            </w:pPr>
            <w:r>
              <w:rPr>
                <w:spacing w:val="-10"/>
                <w:sz w:val="24"/>
              </w:rPr>
              <w:t>X</w:t>
            </w:r>
          </w:p>
        </w:tc>
        <w:tc>
          <w:tcPr>
            <w:tcW w:w="59" w:type="dxa"/>
            <w:tcBorders>
              <w:bottom w:val="single" w:sz="8" w:space="0" w:color="000000"/>
            </w:tcBorders>
            <w:cellDel w:id="314" w:author="Hussain Hadah" w:date="2026-10-25T19:27:00Z"/>
          </w:tcPr>
          <w:p w14:paraId="655D5748" w14:textId="77777777" w:rsidR="00450D64" w:rsidRDefault="00450D64">
            <w:pPr>
              <w:pStyle w:val="TableParagraph"/>
              <w:jc w:val="left"/>
              <w:rPr>
                <w:sz w:val="20"/>
              </w:rPr>
            </w:pPr>
          </w:p>
        </w:tc>
      </w:tr>
      <w:tr w:rsidR="00450D64" w14:paraId="48CA1180" w14:textId="77777777">
        <w:trPr>
          <w:trHeight w:val="401"/>
          <w:del w:id="315" w:author="Hussain Hadah" w:date="2026-10-25T19:27:00Z" w16du:dateUtc="2026-10-25T23:27:00Z"/>
        </w:trPr>
        <w:tc>
          <w:tcPr>
            <w:tcW w:w="4722" w:type="dxa"/>
            <w:gridSpan w:val="2"/>
            <w:tcBorders>
              <w:top w:val="single" w:sz="8" w:space="0" w:color="000000"/>
            </w:tcBorders>
          </w:tcPr>
          <w:p w14:paraId="6128A426" w14:textId="77777777" w:rsidR="00450D64" w:rsidRDefault="00A86461">
            <w:pPr>
              <w:pStyle w:val="TableParagraph"/>
              <w:spacing w:before="110" w:line="272" w:lineRule="exact"/>
              <w:ind w:left="119"/>
              <w:jc w:val="left"/>
              <w:rPr>
                <w:del w:id="316" w:author="Hussain Hadah" w:date="2026-10-25T19:27:00Z" w16du:dateUtc="2026-10-25T23:27:00Z"/>
                <w:sz w:val="24"/>
              </w:rPr>
            </w:pPr>
            <w:del w:id="317" w:author="Hussain Hadah" w:date="2026-10-25T19:27:00Z" w16du:dateUtc="2026-10-25T23:27:00Z">
              <w:r>
                <w:rPr>
                  <w:spacing w:val="29"/>
                  <w:sz w:val="24"/>
                </w:rPr>
                <w:delText>*p</w:delText>
              </w:r>
              <w:r>
                <w:rPr>
                  <w:spacing w:val="-3"/>
                  <w:sz w:val="24"/>
                </w:rPr>
                <w:delText xml:space="preserve"> </w:delText>
              </w:r>
              <w:r>
                <w:rPr>
                  <w:w w:val="110"/>
                  <w:sz w:val="24"/>
                </w:rPr>
                <w:delText>&lt;</w:delText>
              </w:r>
              <w:r>
                <w:rPr>
                  <w:spacing w:val="-8"/>
                  <w:w w:val="110"/>
                  <w:sz w:val="24"/>
                </w:rPr>
                <w:delText xml:space="preserve"> </w:delText>
              </w:r>
              <w:r>
                <w:rPr>
                  <w:sz w:val="24"/>
                </w:rPr>
                <w:delText>0.1,</w:delText>
              </w:r>
              <w:r>
                <w:rPr>
                  <w:spacing w:val="-2"/>
                  <w:sz w:val="24"/>
                </w:rPr>
                <w:delText xml:space="preserve"> </w:delText>
              </w:r>
              <w:r>
                <w:rPr>
                  <w:sz w:val="24"/>
                </w:rPr>
                <w:delText>**</w:delText>
              </w:r>
              <w:r>
                <w:rPr>
                  <w:spacing w:val="-2"/>
                  <w:sz w:val="24"/>
                </w:rPr>
                <w:delText xml:space="preserve"> </w:delText>
              </w:r>
              <w:r>
                <w:rPr>
                  <w:sz w:val="24"/>
                </w:rPr>
                <w:delText>p</w:delText>
              </w:r>
              <w:r>
                <w:rPr>
                  <w:spacing w:val="-2"/>
                  <w:sz w:val="24"/>
                </w:rPr>
                <w:delText xml:space="preserve"> </w:delText>
              </w:r>
              <w:r>
                <w:rPr>
                  <w:w w:val="110"/>
                  <w:sz w:val="24"/>
                </w:rPr>
                <w:delText>&lt;</w:delText>
              </w:r>
              <w:r>
                <w:rPr>
                  <w:spacing w:val="-8"/>
                  <w:w w:val="110"/>
                  <w:sz w:val="24"/>
                </w:rPr>
                <w:delText xml:space="preserve"> </w:delText>
              </w:r>
              <w:r>
                <w:rPr>
                  <w:sz w:val="24"/>
                </w:rPr>
                <w:delText>0.05,</w:delText>
              </w:r>
              <w:r>
                <w:rPr>
                  <w:spacing w:val="-2"/>
                  <w:sz w:val="24"/>
                </w:rPr>
                <w:delText xml:space="preserve"> </w:delText>
              </w:r>
              <w:r>
                <w:rPr>
                  <w:sz w:val="24"/>
                </w:rPr>
                <w:delText>***</w:delText>
              </w:r>
              <w:r>
                <w:rPr>
                  <w:spacing w:val="-2"/>
                  <w:sz w:val="24"/>
                </w:rPr>
                <w:delText xml:space="preserve"> </w:delText>
              </w:r>
              <w:r>
                <w:rPr>
                  <w:sz w:val="24"/>
                </w:rPr>
                <w:delText>p</w:delText>
              </w:r>
              <w:r>
                <w:rPr>
                  <w:spacing w:val="-3"/>
                  <w:sz w:val="24"/>
                </w:rPr>
                <w:delText xml:space="preserve"> </w:delText>
              </w:r>
              <w:r>
                <w:rPr>
                  <w:w w:val="110"/>
                  <w:sz w:val="24"/>
                </w:rPr>
                <w:delText>&lt;</w:delText>
              </w:r>
              <w:r>
                <w:rPr>
                  <w:spacing w:val="-8"/>
                  <w:w w:val="110"/>
                  <w:sz w:val="24"/>
                </w:rPr>
                <w:delText xml:space="preserve"> </w:delText>
              </w:r>
              <w:r>
                <w:rPr>
                  <w:spacing w:val="-4"/>
                  <w:sz w:val="24"/>
                </w:rPr>
                <w:delText>0.01</w:delText>
              </w:r>
            </w:del>
          </w:p>
        </w:tc>
        <w:tc>
          <w:tcPr>
            <w:tcW w:w="1328" w:type="dxa"/>
            <w:tcBorders>
              <w:top w:val="single" w:sz="8" w:space="0" w:color="000000"/>
            </w:tcBorders>
          </w:tcPr>
          <w:p w14:paraId="6F2E1E71" w14:textId="77777777" w:rsidR="00450D64" w:rsidRDefault="00450D64">
            <w:pPr>
              <w:pStyle w:val="TableParagraph"/>
              <w:jc w:val="left"/>
              <w:rPr>
                <w:del w:id="318" w:author="Hussain Hadah" w:date="2026-10-25T19:27:00Z" w16du:dateUtc="2026-10-25T23:27:00Z"/>
                <w:sz w:val="20"/>
              </w:rPr>
            </w:pPr>
          </w:p>
        </w:tc>
        <w:tc>
          <w:tcPr>
            <w:tcW w:w="119" w:type="dxa"/>
            <w:tcBorders>
              <w:top w:val="single" w:sz="8" w:space="0" w:color="000000"/>
            </w:tcBorders>
          </w:tcPr>
          <w:p w14:paraId="5752D0AE" w14:textId="77777777" w:rsidR="00450D64" w:rsidRDefault="00450D64">
            <w:pPr>
              <w:pStyle w:val="TableParagraph"/>
              <w:jc w:val="left"/>
              <w:rPr>
                <w:del w:id="319" w:author="Hussain Hadah" w:date="2026-10-25T19:27:00Z" w16du:dateUtc="2026-10-25T23:27:00Z"/>
                <w:sz w:val="20"/>
              </w:rPr>
            </w:pPr>
          </w:p>
        </w:tc>
        <w:tc>
          <w:tcPr>
            <w:tcW w:w="1607" w:type="dxa"/>
            <w:tcBorders>
              <w:top w:val="single" w:sz="8" w:space="0" w:color="000000"/>
            </w:tcBorders>
          </w:tcPr>
          <w:p w14:paraId="1F1C982D" w14:textId="77777777" w:rsidR="00450D64" w:rsidRDefault="00450D64">
            <w:pPr>
              <w:pStyle w:val="TableParagraph"/>
              <w:jc w:val="left"/>
              <w:rPr>
                <w:del w:id="320" w:author="Hussain Hadah" w:date="2026-10-25T19:27:00Z" w16du:dateUtc="2026-10-25T23:27:00Z"/>
                <w:sz w:val="20"/>
              </w:rPr>
            </w:pPr>
          </w:p>
        </w:tc>
        <w:tc>
          <w:tcPr>
            <w:tcW w:w="59" w:type="dxa"/>
            <w:tcBorders>
              <w:top w:val="single" w:sz="8" w:space="0" w:color="000000"/>
            </w:tcBorders>
          </w:tcPr>
          <w:p w14:paraId="2706BE95" w14:textId="77777777" w:rsidR="00450D64" w:rsidRDefault="00450D64">
            <w:pPr>
              <w:pStyle w:val="TableParagraph"/>
              <w:jc w:val="left"/>
              <w:rPr>
                <w:del w:id="321" w:author="Hussain Hadah" w:date="2026-10-25T19:27:00Z" w16du:dateUtc="2026-10-25T23:27:00Z"/>
                <w:sz w:val="20"/>
              </w:rPr>
            </w:pPr>
          </w:p>
        </w:tc>
      </w:tr>
    </w:tbl>
    <w:p w14:paraId="4BBF58A8" w14:textId="77777777" w:rsidR="00C76957" w:rsidRDefault="006D0C1A">
      <w:pPr>
        <w:spacing w:after="306"/>
        <w:ind w:left="553" w:right="1"/>
        <w:rPr>
          <w:ins w:id="322" w:author="Hussain Hadah" w:date="2026-10-25T19:27:00Z" w16du:dateUtc="2026-10-25T23:27:00Z"/>
        </w:rPr>
      </w:pPr>
      <w:ins w:id="323" w:author="Hussain Hadah" w:date="2026-10-25T19:27:00Z" w16du:dateUtc="2026-10-25T23:27:00Z">
        <w:r>
          <w:rPr>
            <w:sz w:val="24"/>
          </w:rPr>
          <w:t>* p &lt; 0.</w:t>
        </w:r>
      </w:ins>
      <w:r w:rsidR="00A86461">
        <w:rPr>
          <w:w w:val="120"/>
          <w:position w:val="8"/>
          <w:sz w:val="16"/>
          <w:szCs w:val="16"/>
        </w:rPr>
        <w:t>1</w:t>
      </w:r>
      <w:ins w:id="324" w:author="Hussain Hadah" w:date="2026-10-25T19:27:00Z" w16du:dateUtc="2026-10-25T23:27:00Z">
        <w:r>
          <w:rPr>
            <w:sz w:val="24"/>
          </w:rPr>
          <w:t>, ** p &lt; 0.05, *** p &lt; 0.01</w:t>
        </w:r>
      </w:ins>
    </w:p>
    <w:p w14:paraId="06B8F655" w14:textId="77777777" w:rsidR="00C76957" w:rsidRDefault="00A86461">
      <w:pPr>
        <w:widowControl/>
        <w:numPr>
          <w:ilvl w:val="0"/>
          <w:numId w:val="2"/>
        </w:numPr>
        <w:autoSpaceDE/>
        <w:autoSpaceDN/>
        <w:spacing w:after="141" w:line="259" w:lineRule="auto"/>
        <w:ind w:right="204" w:hanging="167"/>
        <w:jc w:val="both"/>
        <w:rPr>
          <w:ins w:id="325" w:author="Hussain Hadah" w:date="2026-10-25T19:27:00Z" w16du:dateUtc="2026-10-25T23:27:00Z"/>
        </w:rPr>
      </w:pPr>
      <w:del w:id="326" w:author="Hussain Hadah" w:date="2026-10-25T19:27:00Z" w16du:dateUtc="2026-10-25T23:27:00Z">
        <w:r>
          <w:rPr>
            <w:w w:val="120"/>
            <w:position w:val="8"/>
            <w:sz w:val="16"/>
            <w:szCs w:val="16"/>
          </w:rPr>
          <w:lastRenderedPageBreak/>
          <w:delText xml:space="preserve"> </w:delText>
        </w:r>
      </w:del>
      <w:r>
        <w:rPr>
          <w:w w:val="120"/>
        </w:rPr>
        <w:t>Each</w:t>
      </w:r>
      <w:ins w:id="327" w:author="Hussain Hadah" w:date="2026-10-25T19:27:00Z" w16du:dateUtc="2026-10-25T23:27:00Z">
        <w:r w:rsidR="006D0C1A">
          <w:tab/>
        </w:r>
      </w:ins>
      <w:del w:id="328" w:author="Hussain Hadah" w:date="2026-10-25T19:27:00Z" w16du:dateUtc="2026-10-25T23:27:00Z">
        <w:r>
          <w:rPr>
            <w:w w:val="120"/>
          </w:rPr>
          <w:delText xml:space="preserve"> </w:delText>
        </w:r>
      </w:del>
      <w:r>
        <w:rPr>
          <w:w w:val="120"/>
        </w:rPr>
        <w:t>column</w:t>
      </w:r>
      <w:ins w:id="329" w:author="Hussain Hadah" w:date="2026-10-25T19:27:00Z" w16du:dateUtc="2026-10-25T23:27:00Z">
        <w:r w:rsidR="006D0C1A">
          <w:tab/>
        </w:r>
      </w:ins>
      <w:del w:id="330" w:author="Hussain Hadah" w:date="2026-10-25T19:27:00Z" w16du:dateUtc="2026-10-25T23:27:00Z">
        <w:r>
          <w:rPr>
            <w:w w:val="120"/>
          </w:rPr>
          <w:delText xml:space="preserve"> </w:delText>
        </w:r>
      </w:del>
      <w:r>
        <w:rPr>
          <w:w w:val="120"/>
        </w:rPr>
        <w:t>estimates</w:t>
      </w:r>
      <w:ins w:id="331" w:author="Hussain Hadah" w:date="2026-10-25T19:27:00Z" w16du:dateUtc="2026-10-25T23:27:00Z">
        <w:r w:rsidR="006D0C1A">
          <w:tab/>
        </w:r>
      </w:ins>
      <w:del w:id="332" w:author="Hussain Hadah" w:date="2026-10-25T19:27:00Z" w16du:dateUtc="2026-10-25T23:27:00Z">
        <w:r>
          <w:rPr>
            <w:w w:val="120"/>
          </w:rPr>
          <w:delText xml:space="preserve"> </w:delText>
        </w:r>
      </w:del>
      <w:r>
        <w:rPr>
          <w:w w:val="120"/>
        </w:rPr>
        <w:t>a</w:t>
      </w:r>
      <w:ins w:id="333" w:author="Hussain Hadah" w:date="2026-10-25T19:27:00Z" w16du:dateUtc="2026-10-25T23:27:00Z">
        <w:r w:rsidR="006D0C1A">
          <w:tab/>
        </w:r>
      </w:ins>
      <w:del w:id="334" w:author="Hussain Hadah" w:date="2026-10-25T19:27:00Z" w16du:dateUtc="2026-10-25T23:27:00Z">
        <w:r>
          <w:rPr>
            <w:w w:val="120"/>
          </w:rPr>
          <w:delText xml:space="preserve"> </w:delText>
        </w:r>
      </w:del>
      <w:r>
        <w:rPr>
          <w:w w:val="120"/>
        </w:rPr>
        <w:t>logistic</w:t>
      </w:r>
      <w:ins w:id="335" w:author="Hussain Hadah" w:date="2026-10-25T19:27:00Z" w16du:dateUtc="2026-10-25T23:27:00Z">
        <w:r w:rsidR="006D0C1A">
          <w:tab/>
        </w:r>
      </w:ins>
      <w:del w:id="336" w:author="Hussain Hadah" w:date="2026-10-25T19:27:00Z" w16du:dateUtc="2026-10-25T23:27:00Z">
        <w:r>
          <w:rPr>
            <w:w w:val="120"/>
          </w:rPr>
          <w:delText xml:space="preserve"> </w:delText>
        </w:r>
      </w:del>
      <w:r>
        <w:rPr>
          <w:w w:val="120"/>
        </w:rPr>
        <w:t>regression:</w:t>
      </w:r>
      <w:ins w:id="337" w:author="Hussain Hadah" w:date="2026-10-25T19:27:00Z" w16du:dateUtc="2026-10-25T23:27:00Z">
        <w:r w:rsidR="006D0C1A">
          <w:tab/>
        </w:r>
      </w:ins>
      <w:del w:id="338" w:author="Hussain Hadah" w:date="2026-10-25T19:27:00Z" w16du:dateUtc="2026-10-25T23:27:00Z">
        <w:r>
          <w:rPr>
            <w:spacing w:val="40"/>
            <w:w w:val="120"/>
          </w:rPr>
          <w:delText xml:space="preserve"> </w:delText>
        </w:r>
      </w:del>
      <w:r>
        <w:rPr>
          <w:w w:val="120"/>
        </w:rPr>
        <w:t>Pr</w:t>
      </w:r>
      <w:r>
        <w:rPr>
          <w:rFonts w:ascii="Arial" w:eastAsia="Arial" w:hAnsi="Arial" w:cs="Arial"/>
          <w:w w:val="120"/>
        </w:rPr>
        <w:t>(</w:t>
      </w:r>
      <w:r>
        <w:rPr>
          <w:w w:val="120"/>
        </w:rPr>
        <w:t>interracial</w:t>
      </w:r>
      <w:r>
        <w:rPr>
          <w:rFonts w:ascii="Arial" w:eastAsia="Arial" w:hAnsi="Arial" w:cs="Arial"/>
          <w:w w:val="120"/>
          <w:vertAlign w:val="subscript"/>
        </w:rPr>
        <w:t>ist</w:t>
      </w:r>
      <w:ins w:id="339" w:author="Hussain Hadah" w:date="2026-10-25T19:27:00Z" w16du:dateUtc="2026-10-25T23:27:00Z">
        <w:r w:rsidR="006D0C1A">
          <w:rPr>
            <w:vertAlign w:val="subscript"/>
          </w:rPr>
          <w:tab/>
        </w:r>
        <w:r w:rsidR="006D0C1A">
          <w:t>=</w:t>
        </w:r>
        <w:r w:rsidR="006D0C1A">
          <w:tab/>
        </w:r>
      </w:ins>
      <w:del w:id="340" w:author="Hussain Hadah" w:date="2026-10-25T19:27:00Z" w16du:dateUtc="2026-10-25T23:27:00Z">
        <w:r>
          <w:rPr>
            <w:rFonts w:ascii="Arial" w:eastAsia="Arial" w:hAnsi="Arial" w:cs="Arial"/>
            <w:w w:val="120"/>
          </w:rPr>
          <w:delText xml:space="preserve"> = </w:delText>
        </w:r>
      </w:del>
      <w:r>
        <w:rPr>
          <w:w w:val="120"/>
        </w:rPr>
        <w:t>1</w:t>
      </w:r>
      <w:r>
        <w:rPr>
          <w:rFonts w:ascii="Arial" w:eastAsia="Arial" w:hAnsi="Arial" w:cs="Arial"/>
          <w:w w:val="120"/>
        </w:rPr>
        <w:t>)</w:t>
      </w:r>
      <w:ins w:id="341" w:author="Hussain Hadah" w:date="2026-10-25T19:27:00Z" w16du:dateUtc="2026-10-25T23:27:00Z">
        <w:r w:rsidR="006D0C1A">
          <w:tab/>
          <w:t>=</w:t>
        </w:r>
      </w:ins>
    </w:p>
    <w:p w14:paraId="0B0E3E42" w14:textId="77777777" w:rsidR="00450D64" w:rsidRDefault="006D0C1A">
      <w:pPr>
        <w:pStyle w:val="BodyText"/>
        <w:spacing w:before="237" w:line="412" w:lineRule="auto"/>
        <w:ind w:left="760" w:right="399" w:hanging="168"/>
        <w:jc w:val="both"/>
      </w:pPr>
      <w:ins w:id="342" w:author="Hussain Hadah" w:date="2026-10-25T19:27:00Z" w16du:dateUtc="2026-10-25T23:27:00Z">
        <w:r>
          <w:t>Λ(β</w:t>
        </w:r>
        <w:r>
          <w:rPr>
            <w:vertAlign w:val="subscript"/>
          </w:rPr>
          <w:t>1</w:t>
        </w:r>
        <w:r>
          <w:t>AntiAsianBias</w:t>
        </w:r>
        <w:r>
          <w:rPr>
            <w:vertAlign w:val="subscript"/>
          </w:rPr>
          <w:t xml:space="preserve">st </w:t>
        </w:r>
        <w:r>
          <w:t>+X</w:t>
        </w:r>
        <w:r>
          <w:rPr>
            <w:vertAlign w:val="subscript"/>
          </w:rPr>
          <w:t>ist</w:t>
        </w:r>
        <w:r>
          <w:t>π+γ</w:t>
        </w:r>
        <w:r>
          <w:rPr>
            <w:vertAlign w:val="subscript"/>
          </w:rPr>
          <w:t>rt</w:t>
        </w:r>
      </w:ins>
      <w:del w:id="343" w:author="Hussain Hadah" w:date="2026-10-25T19:27:00Z" w16du:dateUtc="2026-10-25T23:27:00Z">
        <w:r w:rsidR="00A86461">
          <w:rPr>
            <w:rFonts w:ascii="Arial" w:eastAsia="Arial" w:hAnsi="Arial" w:cs="Arial"/>
            <w:w w:val="120"/>
          </w:rPr>
          <w:delText xml:space="preserve"> = </w:delText>
        </w:r>
        <w:r w:rsidR="00A86461">
          <w:rPr>
            <w:w w:val="120"/>
          </w:rPr>
          <w:delText>ω</w:delText>
        </w:r>
        <w:r w:rsidR="00A86461">
          <w:rPr>
            <w:rFonts w:ascii="Arial" w:eastAsia="Arial" w:hAnsi="Arial" w:cs="Arial"/>
            <w:w w:val="120"/>
          </w:rPr>
          <w:delText>(</w:delText>
        </w:r>
        <w:r w:rsidR="00A86461">
          <w:rPr>
            <w:w w:val="120"/>
          </w:rPr>
          <w:delText>ε</w:delText>
        </w:r>
        <w:r w:rsidR="00A86461">
          <w:rPr>
            <w:w w:val="120"/>
            <w:vertAlign w:val="subscript"/>
          </w:rPr>
          <w:delText>1</w:delText>
        </w:r>
        <w:r w:rsidR="00A86461">
          <w:rPr>
            <w:w w:val="120"/>
          </w:rPr>
          <w:delText>AntiAsianBias</w:delText>
        </w:r>
        <w:r w:rsidR="00A86461">
          <w:rPr>
            <w:rFonts w:ascii="Arial" w:eastAsia="Arial" w:hAnsi="Arial" w:cs="Arial"/>
            <w:w w:val="120"/>
            <w:vertAlign w:val="subscript"/>
          </w:rPr>
          <w:delText>st</w:delText>
        </w:r>
        <w:r w:rsidR="00A86461">
          <w:rPr>
            <w:rFonts w:ascii="Arial" w:eastAsia="Arial" w:hAnsi="Arial" w:cs="Arial"/>
            <w:spacing w:val="-17"/>
            <w:w w:val="120"/>
          </w:rPr>
          <w:delText xml:space="preserve"> </w:delText>
        </w:r>
        <w:r w:rsidR="00A86461">
          <w:rPr>
            <w:rFonts w:ascii="Arial" w:eastAsia="Arial" w:hAnsi="Arial" w:cs="Arial"/>
            <w:w w:val="120"/>
          </w:rPr>
          <w:delText>+</w:delText>
        </w:r>
        <w:r w:rsidR="00A86461">
          <w:rPr>
            <w:rFonts w:ascii="Arial" w:eastAsia="Arial" w:hAnsi="Arial" w:cs="Arial"/>
            <w:spacing w:val="-17"/>
            <w:w w:val="120"/>
          </w:rPr>
          <w:delText xml:space="preserve"> </w:delText>
        </w:r>
        <w:r w:rsidR="00A86461">
          <w:rPr>
            <w:w w:val="135"/>
          </w:rPr>
          <w:delText>X</w:delText>
        </w:r>
        <w:r w:rsidR="00A86461">
          <w:rPr>
            <w:rFonts w:ascii="Arial" w:eastAsia="Arial" w:hAnsi="Arial" w:cs="Arial"/>
            <w:w w:val="135"/>
            <w:vertAlign w:val="subscript"/>
          </w:rPr>
          <w:delText>ist</w:delText>
        </w:r>
        <w:r w:rsidR="00A86461">
          <w:rPr>
            <w:w w:val="135"/>
          </w:rPr>
          <w:delText>ϑ</w:delText>
        </w:r>
        <w:r w:rsidR="00A86461">
          <w:rPr>
            <w:spacing w:val="-17"/>
            <w:w w:val="135"/>
          </w:rPr>
          <w:delText xml:space="preserve"> </w:delText>
        </w:r>
        <w:r w:rsidR="00A86461">
          <w:rPr>
            <w:rFonts w:ascii="Arial" w:eastAsia="Arial" w:hAnsi="Arial" w:cs="Arial"/>
            <w:w w:val="120"/>
          </w:rPr>
          <w:delText>+</w:delText>
        </w:r>
        <w:r w:rsidR="00A86461">
          <w:rPr>
            <w:rFonts w:ascii="Arial" w:eastAsia="Arial" w:hAnsi="Arial" w:cs="Arial"/>
            <w:spacing w:val="-16"/>
            <w:w w:val="120"/>
          </w:rPr>
          <w:delText xml:space="preserve"> </w:delText>
        </w:r>
        <w:r w:rsidR="00A86461">
          <w:rPr>
            <w:w w:val="120"/>
          </w:rPr>
          <w:delText>ϖ</w:delText>
        </w:r>
        <w:r w:rsidR="00A86461">
          <w:rPr>
            <w:rFonts w:ascii="Arial" w:eastAsia="Arial" w:hAnsi="Arial" w:cs="Arial"/>
            <w:w w:val="120"/>
            <w:vertAlign w:val="subscript"/>
          </w:rPr>
          <w:delText>rt</w:delText>
        </w:r>
      </w:del>
      <w:r w:rsidR="00A86461">
        <w:rPr>
          <w:rFonts w:ascii="Arial" w:eastAsia="Arial" w:hAnsi="Arial" w:cs="Arial"/>
          <w:w w:val="120"/>
        </w:rPr>
        <w:t>)</w:t>
      </w:r>
      <w:r w:rsidR="00A86461">
        <w:rPr>
          <w:w w:val="120"/>
        </w:rPr>
        <w:t>, where interracial</w:t>
      </w:r>
      <w:r w:rsidR="00A86461">
        <w:rPr>
          <w:rFonts w:ascii="Arial" w:eastAsia="Arial" w:hAnsi="Arial" w:cs="Arial"/>
          <w:w w:val="120"/>
          <w:vertAlign w:val="subscript"/>
        </w:rPr>
        <w:t>ist</w:t>
      </w:r>
      <w:r w:rsidR="00A86461">
        <w:rPr>
          <w:rFonts w:ascii="Arial" w:eastAsia="Arial" w:hAnsi="Arial" w:cs="Arial"/>
          <w:w w:val="120"/>
        </w:rPr>
        <w:t xml:space="preserve"> </w:t>
      </w:r>
      <w:r w:rsidR="00A86461">
        <w:rPr>
          <w:w w:val="120"/>
        </w:rPr>
        <w:t xml:space="preserve">indicates </w:t>
      </w:r>
      <w:ins w:id="344" w:author="Hussain Hadah" w:date="2026-10-25T19:27:00Z" w16du:dateUtc="2026-10-25T23:27:00Z">
        <w:r>
          <w:t>a</w:t>
        </w:r>
      </w:ins>
      <w:del w:id="345" w:author="Hussain Hadah" w:date="2026-10-25T19:27:00Z" w16du:dateUtc="2026-10-25T23:27:00Z">
        <w:r w:rsidR="00A86461">
          <w:rPr>
            <w:w w:val="120"/>
          </w:rPr>
          <w:delText>an interracial</w:delText>
        </w:r>
      </w:del>
      <w:r w:rsidR="00A86461">
        <w:rPr>
          <w:w w:val="120"/>
        </w:rPr>
        <w:t xml:space="preserve"> </w:t>
      </w:r>
      <w:r w:rsidR="00A86461">
        <w:rPr>
          <w:w w:val="110"/>
        </w:rPr>
        <w:t xml:space="preserve">couple </w:t>
      </w:r>
      <w:ins w:id="346" w:author="Hussain Hadah" w:date="2026-10-25T19:27:00Z" w16du:dateUtc="2026-10-25T23:27:00Z">
        <w:r>
          <w:t xml:space="preserve">in which one partner was born in an Asian country and the other was not (labelled </w:t>
        </w:r>
      </w:ins>
      <w:del w:id="347" w:author="Hussain Hadah" w:date="2026-10-25T19:27:00Z" w16du:dateUtc="2026-10-25T23:27:00Z">
        <w:r w:rsidR="00A86461">
          <w:rPr>
            <w:w w:val="110"/>
          </w:rPr>
          <w:delText>(</w:delText>
        </w:r>
      </w:del>
      <w:r w:rsidR="00A86461">
        <w:rPr>
          <w:w w:val="110"/>
        </w:rPr>
        <w:t>Asian husband–White wife or White husband–Asian wife</w:t>
      </w:r>
      <w:ins w:id="348" w:author="Hussain Hadah" w:date="2026-10-25T19:27:00Z" w16du:dateUtc="2026-10-25T23:27:00Z">
        <w:r>
          <w:t>, following the paper’s convention</w:t>
        </w:r>
      </w:ins>
      <w:r w:rsidR="00A86461">
        <w:rPr>
          <w:w w:val="110"/>
        </w:rPr>
        <w:t>), AntiAsianBias</w:t>
      </w:r>
      <w:r w:rsidR="00A86461">
        <w:rPr>
          <w:rFonts w:ascii="Arial" w:eastAsia="Arial" w:hAnsi="Arial" w:cs="Arial"/>
          <w:w w:val="110"/>
          <w:vertAlign w:val="subscript"/>
        </w:rPr>
        <w:t>st</w:t>
      </w:r>
      <w:r w:rsidR="00A86461">
        <w:rPr>
          <w:rFonts w:ascii="Arial" w:eastAsia="Arial" w:hAnsi="Arial" w:cs="Arial"/>
          <w:w w:val="110"/>
        </w:rPr>
        <w:t xml:space="preserve"> </w:t>
      </w:r>
      <w:r w:rsidR="00A86461">
        <w:rPr>
          <w:w w:val="115"/>
        </w:rPr>
        <w:t>is</w:t>
      </w:r>
      <w:r w:rsidR="00A86461">
        <w:rPr>
          <w:spacing w:val="-15"/>
          <w:w w:val="115"/>
        </w:rPr>
        <w:t xml:space="preserve"> </w:t>
      </w:r>
      <w:r w:rsidR="00A86461">
        <w:rPr>
          <w:w w:val="115"/>
        </w:rPr>
        <w:t>average</w:t>
      </w:r>
      <w:r w:rsidR="00A86461">
        <w:rPr>
          <w:spacing w:val="-14"/>
          <w:w w:val="115"/>
        </w:rPr>
        <w:t xml:space="preserve"> </w:t>
      </w:r>
      <w:r w:rsidR="00A86461">
        <w:rPr>
          <w:w w:val="115"/>
        </w:rPr>
        <w:t>anti-Asian</w:t>
      </w:r>
      <w:r w:rsidR="00A86461">
        <w:rPr>
          <w:spacing w:val="-15"/>
          <w:w w:val="115"/>
        </w:rPr>
        <w:t xml:space="preserve"> </w:t>
      </w:r>
      <w:r w:rsidR="00A86461">
        <w:rPr>
          <w:w w:val="115"/>
        </w:rPr>
        <w:t>bias</w:t>
      </w:r>
      <w:r w:rsidR="00A86461">
        <w:rPr>
          <w:spacing w:val="-14"/>
          <w:w w:val="115"/>
        </w:rPr>
        <w:t xml:space="preserve"> </w:t>
      </w:r>
      <w:r w:rsidR="00A86461">
        <w:rPr>
          <w:w w:val="115"/>
        </w:rPr>
        <w:t>in</w:t>
      </w:r>
      <w:r w:rsidR="00A86461">
        <w:rPr>
          <w:spacing w:val="-14"/>
          <w:w w:val="115"/>
        </w:rPr>
        <w:t xml:space="preserve"> </w:t>
      </w:r>
      <w:r w:rsidR="00A86461">
        <w:rPr>
          <w:w w:val="115"/>
        </w:rPr>
        <w:t>state</w:t>
      </w:r>
      <w:r w:rsidR="00A86461">
        <w:rPr>
          <w:spacing w:val="-15"/>
          <w:w w:val="115"/>
        </w:rPr>
        <w:t xml:space="preserve"> </w:t>
      </w:r>
      <w:r w:rsidR="00A86461">
        <w:rPr>
          <w:w w:val="115"/>
        </w:rPr>
        <w:t>s</w:t>
      </w:r>
      <w:r w:rsidR="00A86461">
        <w:rPr>
          <w:spacing w:val="-14"/>
          <w:w w:val="115"/>
        </w:rPr>
        <w:t xml:space="preserve"> </w:t>
      </w:r>
      <w:r w:rsidR="00A86461">
        <w:rPr>
          <w:w w:val="115"/>
        </w:rPr>
        <w:t>at</w:t>
      </w:r>
      <w:r w:rsidR="00A86461">
        <w:rPr>
          <w:spacing w:val="-14"/>
          <w:w w:val="115"/>
        </w:rPr>
        <w:t xml:space="preserve"> </w:t>
      </w:r>
      <w:r w:rsidR="00A86461">
        <w:rPr>
          <w:w w:val="115"/>
        </w:rPr>
        <w:t>time</w:t>
      </w:r>
      <w:r w:rsidR="00A86461">
        <w:rPr>
          <w:spacing w:val="-15"/>
          <w:w w:val="115"/>
        </w:rPr>
        <w:t xml:space="preserve"> </w:t>
      </w:r>
      <w:r w:rsidR="00A86461">
        <w:rPr>
          <w:w w:val="115"/>
        </w:rPr>
        <w:t>t,</w:t>
      </w:r>
      <w:r w:rsidR="00A86461">
        <w:rPr>
          <w:spacing w:val="-14"/>
          <w:w w:val="115"/>
        </w:rPr>
        <w:t xml:space="preserve"> </w:t>
      </w:r>
      <w:r w:rsidR="00A86461">
        <w:rPr>
          <w:w w:val="115"/>
        </w:rPr>
        <w:t>and</w:t>
      </w:r>
      <w:r w:rsidR="00A86461">
        <w:rPr>
          <w:spacing w:val="-15"/>
          <w:w w:val="115"/>
        </w:rPr>
        <w:t xml:space="preserve"> </w:t>
      </w:r>
      <w:r w:rsidR="00A86461">
        <w:rPr>
          <w:w w:val="115"/>
        </w:rPr>
        <w:t>X</w:t>
      </w:r>
      <w:r w:rsidR="00A86461">
        <w:rPr>
          <w:rFonts w:ascii="Arial" w:eastAsia="Arial" w:hAnsi="Arial" w:cs="Arial"/>
          <w:w w:val="115"/>
          <w:vertAlign w:val="subscript"/>
        </w:rPr>
        <w:t>ist</w:t>
      </w:r>
      <w:r w:rsidR="00A86461">
        <w:rPr>
          <w:rFonts w:ascii="Arial" w:eastAsia="Arial" w:hAnsi="Arial" w:cs="Arial"/>
          <w:spacing w:val="-16"/>
          <w:w w:val="115"/>
        </w:rPr>
        <w:t xml:space="preserve"> </w:t>
      </w:r>
      <w:r w:rsidR="00A86461">
        <w:rPr>
          <w:w w:val="115"/>
        </w:rPr>
        <w:t>includes</w:t>
      </w:r>
      <w:r w:rsidR="00A86461">
        <w:rPr>
          <w:spacing w:val="-14"/>
          <w:w w:val="115"/>
        </w:rPr>
        <w:t xml:space="preserve"> </w:t>
      </w:r>
      <w:r w:rsidR="00A86461">
        <w:rPr>
          <w:w w:val="115"/>
        </w:rPr>
        <w:t>partner-specific</w:t>
      </w:r>
      <w:r w:rsidR="00A86461">
        <w:rPr>
          <w:spacing w:val="-14"/>
          <w:w w:val="115"/>
        </w:rPr>
        <w:t xml:space="preserve"> </w:t>
      </w:r>
      <w:ins w:id="349" w:author="Hussain Hadah" w:date="2026-10-25T19:27:00Z" w16du:dateUtc="2026-10-25T23:27:00Z">
        <w:r>
          <w:t>controls</w:t>
        </w:r>
      </w:ins>
      <w:del w:id="350" w:author="Hussain Hadah" w:date="2026-10-25T19:27:00Z" w16du:dateUtc="2026-10-25T23:27:00Z">
        <w:r w:rsidR="00A86461">
          <w:rPr>
            <w:w w:val="115"/>
          </w:rPr>
          <w:delText>con-</w:delText>
        </w:r>
        <w:r w:rsidR="00A86461">
          <w:rPr>
            <w:w w:val="110"/>
          </w:rPr>
          <w:delText>trols</w:delText>
        </w:r>
      </w:del>
      <w:r w:rsidR="00A86461">
        <w:rPr>
          <w:w w:val="110"/>
        </w:rPr>
        <w:t xml:space="preserve"> (sex, age, education, and years since immigrating to the United States).</w:t>
      </w:r>
      <w:r w:rsidR="00A86461">
        <w:rPr>
          <w:spacing w:val="31"/>
          <w:w w:val="110"/>
        </w:rPr>
        <w:t xml:space="preserve"> </w:t>
      </w:r>
      <w:ins w:id="351" w:author="Hussain Hadah" w:date="2026-10-25T19:27:00Z" w16du:dateUtc="2026-10-25T23:27:00Z">
        <w:r>
          <w:t>The unit of observation is a second-generation child; columns (2) and (3) restrict to children of Asian-born fathers and Asian-born mothers, respectively. Coefficients</w:t>
        </w:r>
      </w:ins>
      <w:del w:id="352" w:author="Hussain Hadah" w:date="2026-10-25T19:27:00Z" w16du:dateUtc="2026-10-25T23:27:00Z">
        <w:r w:rsidR="00A86461">
          <w:rPr>
            <w:w w:val="110"/>
          </w:rPr>
          <w:delText>Coeffi-cients</w:delText>
        </w:r>
      </w:del>
      <w:r w:rsidR="00A86461">
        <w:rPr>
          <w:spacing w:val="-2"/>
          <w:w w:val="110"/>
        </w:rPr>
        <w:t xml:space="preserve"> </w:t>
      </w:r>
      <w:r w:rsidR="00A86461">
        <w:rPr>
          <w:w w:val="110"/>
        </w:rPr>
        <w:t>are</w:t>
      </w:r>
      <w:r w:rsidR="00A86461">
        <w:rPr>
          <w:spacing w:val="-3"/>
          <w:w w:val="110"/>
        </w:rPr>
        <w:t xml:space="preserve"> </w:t>
      </w:r>
      <w:r w:rsidR="00A86461">
        <w:rPr>
          <w:w w:val="110"/>
        </w:rPr>
        <w:t>exponentiated</w:t>
      </w:r>
      <w:r w:rsidR="00A86461">
        <w:rPr>
          <w:spacing w:val="-2"/>
          <w:w w:val="110"/>
        </w:rPr>
        <w:t xml:space="preserve"> </w:t>
      </w:r>
      <w:r w:rsidR="00A86461">
        <w:rPr>
          <w:w w:val="110"/>
        </w:rPr>
        <w:t>and</w:t>
      </w:r>
      <w:r w:rsidR="00A86461">
        <w:rPr>
          <w:spacing w:val="-3"/>
          <w:w w:val="110"/>
        </w:rPr>
        <w:t xml:space="preserve"> </w:t>
      </w:r>
      <w:r w:rsidR="00A86461">
        <w:rPr>
          <w:w w:val="110"/>
        </w:rPr>
        <w:t>should</w:t>
      </w:r>
      <w:r w:rsidR="00A86461">
        <w:rPr>
          <w:spacing w:val="-2"/>
          <w:w w:val="110"/>
        </w:rPr>
        <w:t xml:space="preserve"> </w:t>
      </w:r>
      <w:r w:rsidR="00A86461">
        <w:rPr>
          <w:w w:val="110"/>
        </w:rPr>
        <w:t>be</w:t>
      </w:r>
      <w:r w:rsidR="00A86461">
        <w:rPr>
          <w:spacing w:val="-3"/>
          <w:w w:val="110"/>
        </w:rPr>
        <w:t xml:space="preserve"> </w:t>
      </w:r>
      <w:r w:rsidR="00A86461">
        <w:rPr>
          <w:w w:val="110"/>
        </w:rPr>
        <w:t>interpreted</w:t>
      </w:r>
      <w:r w:rsidR="00A86461">
        <w:rPr>
          <w:spacing w:val="-2"/>
          <w:w w:val="110"/>
        </w:rPr>
        <w:t xml:space="preserve"> </w:t>
      </w:r>
      <w:r w:rsidR="00A86461">
        <w:rPr>
          <w:w w:val="110"/>
        </w:rPr>
        <w:t>as</w:t>
      </w:r>
      <w:r w:rsidR="00A86461">
        <w:rPr>
          <w:spacing w:val="-3"/>
          <w:w w:val="110"/>
        </w:rPr>
        <w:t xml:space="preserve"> </w:t>
      </w:r>
      <w:r w:rsidR="00A86461">
        <w:rPr>
          <w:w w:val="110"/>
        </w:rPr>
        <w:t>odds</w:t>
      </w:r>
      <w:r w:rsidR="00A86461">
        <w:rPr>
          <w:spacing w:val="-2"/>
          <w:w w:val="110"/>
        </w:rPr>
        <w:t xml:space="preserve"> </w:t>
      </w:r>
      <w:r w:rsidR="00A86461">
        <w:rPr>
          <w:w w:val="110"/>
        </w:rPr>
        <w:t>ratios. Standard</w:t>
      </w:r>
      <w:r w:rsidR="00A86461">
        <w:rPr>
          <w:spacing w:val="-2"/>
          <w:w w:val="110"/>
        </w:rPr>
        <w:t xml:space="preserve"> </w:t>
      </w:r>
      <w:r w:rsidR="00A86461">
        <w:rPr>
          <w:w w:val="110"/>
        </w:rPr>
        <w:t>errors</w:t>
      </w:r>
      <w:r w:rsidR="00A86461">
        <w:rPr>
          <w:spacing w:val="-3"/>
          <w:w w:val="110"/>
        </w:rPr>
        <w:t xml:space="preserve"> </w:t>
      </w:r>
      <w:r w:rsidR="00A86461">
        <w:rPr>
          <w:w w:val="110"/>
        </w:rPr>
        <w:t xml:space="preserve">are </w:t>
      </w:r>
      <w:r w:rsidR="00A86461">
        <w:rPr>
          <w:spacing w:val="-2"/>
          <w:w w:val="120"/>
        </w:rPr>
        <w:t>clustered</w:t>
      </w:r>
      <w:r w:rsidR="00A86461">
        <w:rPr>
          <w:spacing w:val="-9"/>
          <w:w w:val="120"/>
        </w:rPr>
        <w:t xml:space="preserve"> </w:t>
      </w:r>
      <w:r w:rsidR="00A86461">
        <w:rPr>
          <w:spacing w:val="-2"/>
          <w:w w:val="120"/>
        </w:rPr>
        <w:t>on</w:t>
      </w:r>
      <w:r w:rsidR="00A86461">
        <w:rPr>
          <w:spacing w:val="-9"/>
          <w:w w:val="120"/>
        </w:rPr>
        <w:t xml:space="preserve"> </w:t>
      </w:r>
      <w:r w:rsidR="00A86461">
        <w:rPr>
          <w:spacing w:val="-2"/>
          <w:w w:val="120"/>
        </w:rPr>
        <w:t>the</w:t>
      </w:r>
      <w:r w:rsidR="00A86461">
        <w:rPr>
          <w:spacing w:val="-9"/>
          <w:w w:val="120"/>
        </w:rPr>
        <w:t xml:space="preserve"> </w:t>
      </w:r>
      <w:ins w:id="353" w:author="Hussain Hadah" w:date="2026-10-25T19:27:00Z" w16du:dateUtc="2026-10-25T23:27:00Z">
        <w:r>
          <w:t>state</w:t>
        </w:r>
      </w:ins>
      <w:del w:id="354" w:author="Hussain Hadah" w:date="2026-10-25T19:27:00Z" w16du:dateUtc="2026-10-25T23:27:00Z">
        <w:r w:rsidR="00A86461">
          <w:rPr>
            <w:spacing w:val="-2"/>
            <w:w w:val="120"/>
          </w:rPr>
          <w:delText>household</w:delText>
        </w:r>
      </w:del>
      <w:r w:rsidR="00A86461">
        <w:rPr>
          <w:spacing w:val="-9"/>
          <w:w w:val="120"/>
        </w:rPr>
        <w:t xml:space="preserve"> </w:t>
      </w:r>
      <w:r w:rsidR="00A86461">
        <w:rPr>
          <w:spacing w:val="-2"/>
          <w:w w:val="120"/>
        </w:rPr>
        <w:t>level.</w:t>
      </w:r>
    </w:p>
    <w:p w14:paraId="3C772CE3" w14:textId="77777777" w:rsidR="00450D64" w:rsidRDefault="00A86461">
      <w:pPr>
        <w:pStyle w:val="BodyText"/>
        <w:spacing w:line="228" w:lineRule="exact"/>
        <w:ind w:left="592"/>
        <w:jc w:val="both"/>
      </w:pPr>
      <w:del w:id="355" w:author="Hussain Hadah" w:date="2026-10-25T19:27:00Z" w16du:dateUtc="2026-10-25T23:27:00Z">
        <w:r>
          <w:rPr>
            <w:w w:val="110"/>
            <w:position w:val="7"/>
            <w:sz w:val="15"/>
          </w:rPr>
          <w:delText>3</w:delText>
        </w:r>
        <w:r>
          <w:rPr>
            <w:spacing w:val="33"/>
            <w:w w:val="110"/>
            <w:position w:val="7"/>
            <w:sz w:val="15"/>
          </w:rPr>
          <w:delText xml:space="preserve"> </w:delText>
        </w:r>
      </w:del>
      <w:r>
        <w:rPr>
          <w:w w:val="110"/>
        </w:rPr>
        <w:t>Data</w:t>
      </w:r>
      <w:r>
        <w:rPr>
          <w:spacing w:val="-13"/>
          <w:w w:val="110"/>
        </w:rPr>
        <w:t xml:space="preserve"> </w:t>
      </w:r>
      <w:r>
        <w:rPr>
          <w:w w:val="110"/>
        </w:rPr>
        <w:t>source</w:t>
      </w:r>
      <w:r>
        <w:rPr>
          <w:spacing w:val="-14"/>
          <w:w w:val="110"/>
        </w:rPr>
        <w:t xml:space="preserve"> </w:t>
      </w:r>
      <w:r>
        <w:rPr>
          <w:w w:val="110"/>
        </w:rPr>
        <w:t>is</w:t>
      </w:r>
      <w:r>
        <w:rPr>
          <w:spacing w:val="-14"/>
          <w:w w:val="110"/>
        </w:rPr>
        <w:t xml:space="preserve"> </w:t>
      </w:r>
      <w:r>
        <w:rPr>
          <w:w w:val="110"/>
        </w:rPr>
        <w:t>the</w:t>
      </w:r>
      <w:r>
        <w:rPr>
          <w:spacing w:val="-14"/>
          <w:w w:val="110"/>
        </w:rPr>
        <w:t xml:space="preserve"> </w:t>
      </w:r>
      <w:r>
        <w:rPr>
          <w:w w:val="110"/>
        </w:rPr>
        <w:t>2004-2020</w:t>
      </w:r>
      <w:r>
        <w:rPr>
          <w:spacing w:val="-13"/>
          <w:w w:val="110"/>
        </w:rPr>
        <w:t xml:space="preserve"> </w:t>
      </w:r>
      <w:r>
        <w:rPr>
          <w:w w:val="110"/>
        </w:rPr>
        <w:t>Current</w:t>
      </w:r>
      <w:r>
        <w:rPr>
          <w:spacing w:val="-14"/>
          <w:w w:val="110"/>
        </w:rPr>
        <w:t xml:space="preserve"> </w:t>
      </w:r>
      <w:r>
        <w:rPr>
          <w:w w:val="110"/>
        </w:rPr>
        <w:t>Population</w:t>
      </w:r>
      <w:r>
        <w:rPr>
          <w:spacing w:val="-14"/>
          <w:w w:val="110"/>
        </w:rPr>
        <w:t xml:space="preserve"> </w:t>
      </w:r>
      <w:r>
        <w:rPr>
          <w:w w:val="110"/>
        </w:rPr>
        <w:t>Survey</w:t>
      </w:r>
      <w:r>
        <w:rPr>
          <w:spacing w:val="-14"/>
          <w:w w:val="110"/>
        </w:rPr>
        <w:t xml:space="preserve"> </w:t>
      </w:r>
      <w:r>
        <w:rPr>
          <w:spacing w:val="-2"/>
          <w:w w:val="110"/>
        </w:rPr>
        <w:t>Data.</w:t>
      </w:r>
    </w:p>
    <w:p w14:paraId="4301E22C" w14:textId="77777777" w:rsidR="00450D64" w:rsidRDefault="00450D64">
      <w:pPr>
        <w:pStyle w:val="BodyText"/>
        <w:spacing w:line="228" w:lineRule="exact"/>
        <w:jc w:val="both"/>
        <w:rPr>
          <w:del w:id="356" w:author="Hussain Hadah" w:date="2026-10-25T19:27:00Z" w16du:dateUtc="2026-10-25T23:27:00Z"/>
        </w:rPr>
        <w:sectPr w:rsidR="00450D64">
          <w:pgSz w:w="12240" w:h="15840"/>
          <w:pgMar w:top="1800" w:right="1800" w:bottom="2460" w:left="1800" w:header="0" w:footer="2279" w:gutter="0"/>
          <w:cols w:space="720"/>
        </w:sectPr>
      </w:pPr>
    </w:p>
    <w:p w14:paraId="0CB9B6D8" w14:textId="77777777" w:rsidR="00C76957" w:rsidRDefault="00A86461">
      <w:pPr>
        <w:spacing w:after="6"/>
        <w:ind w:left="-5" w:right="1"/>
        <w:rPr>
          <w:ins w:id="357" w:author="Hussain Hadah" w:date="2026-10-25T19:27:00Z" w16du:dateUtc="2026-10-25T23:27:00Z"/>
        </w:rPr>
      </w:pPr>
      <w:r>
        <w:rPr>
          <w:sz w:val="24"/>
        </w:rPr>
        <w:lastRenderedPageBreak/>
        <w:t>Table</w:t>
      </w:r>
      <w:r>
        <w:rPr>
          <w:spacing w:val="40"/>
          <w:sz w:val="24"/>
        </w:rPr>
        <w:t xml:space="preserve"> </w:t>
      </w:r>
      <w:r>
        <w:rPr>
          <w:sz w:val="24"/>
        </w:rPr>
        <w:t>A.3:</w:t>
      </w:r>
      <w:r>
        <w:rPr>
          <w:spacing w:val="80"/>
          <w:sz w:val="24"/>
        </w:rPr>
        <w:t xml:space="preserve"> </w:t>
      </w:r>
      <w:r>
        <w:rPr>
          <w:sz w:val="24"/>
        </w:rPr>
        <w:t>Between-Model</w:t>
      </w:r>
      <w:r>
        <w:rPr>
          <w:spacing w:val="40"/>
          <w:sz w:val="24"/>
        </w:rPr>
        <w:t xml:space="preserve"> </w:t>
      </w:r>
      <w:r>
        <w:rPr>
          <w:sz w:val="24"/>
        </w:rPr>
        <w:t>Tests</w:t>
      </w:r>
      <w:r>
        <w:rPr>
          <w:spacing w:val="40"/>
          <w:sz w:val="24"/>
        </w:rPr>
        <w:t xml:space="preserve"> </w:t>
      </w:r>
      <w:r>
        <w:rPr>
          <w:sz w:val="24"/>
        </w:rPr>
        <w:t>of</w:t>
      </w:r>
      <w:r>
        <w:rPr>
          <w:spacing w:val="40"/>
          <w:sz w:val="24"/>
        </w:rPr>
        <w:t xml:space="preserve"> </w:t>
      </w:r>
      <w:r>
        <w:rPr>
          <w:sz w:val="24"/>
        </w:rPr>
        <w:t>Average</w:t>
      </w:r>
      <w:r>
        <w:rPr>
          <w:spacing w:val="40"/>
          <w:sz w:val="24"/>
        </w:rPr>
        <w:t xml:space="preserve"> </w:t>
      </w:r>
      <w:r>
        <w:rPr>
          <w:sz w:val="24"/>
        </w:rPr>
        <w:t>Marginal</w:t>
      </w:r>
      <w:r>
        <w:rPr>
          <w:spacing w:val="40"/>
          <w:sz w:val="24"/>
        </w:rPr>
        <w:t xml:space="preserve"> </w:t>
      </w:r>
      <w:r>
        <w:rPr>
          <w:sz w:val="24"/>
        </w:rPr>
        <w:t>Effects:</w:t>
      </w:r>
      <w:r>
        <w:rPr>
          <w:spacing w:val="80"/>
          <w:sz w:val="24"/>
        </w:rPr>
        <w:t xml:space="preserve"> </w:t>
      </w:r>
      <w:r>
        <w:rPr>
          <w:sz w:val="24"/>
        </w:rPr>
        <w:t>Second-Generation</w:t>
      </w:r>
    </w:p>
    <w:p w14:paraId="3A4E866E" w14:textId="77777777" w:rsidR="00450D64" w:rsidRDefault="00A86461">
      <w:pPr>
        <w:spacing w:before="79" w:line="252" w:lineRule="auto"/>
        <w:ind w:left="36"/>
        <w:rPr>
          <w:sz w:val="24"/>
        </w:rPr>
      </w:pPr>
      <w:del w:id="358" w:author="Hussain Hadah" w:date="2026-10-25T19:27:00Z" w16du:dateUtc="2026-10-25T23:27:00Z">
        <w:r>
          <w:rPr>
            <w:sz w:val="24"/>
          </w:rPr>
          <w:delText xml:space="preserve"> </w:delText>
        </w:r>
      </w:del>
      <w:r>
        <w:rPr>
          <w:w w:val="110"/>
          <w:sz w:val="24"/>
        </w:rPr>
        <w:t>AW vs. WA</w:t>
      </w:r>
    </w:p>
    <w:p w14:paraId="108D1E45" w14:textId="77777777" w:rsidR="00C76957" w:rsidRDefault="006D0C1A">
      <w:pPr>
        <w:spacing w:after="212" w:line="259" w:lineRule="auto"/>
        <w:ind w:left="984"/>
        <w:rPr>
          <w:ins w:id="359" w:author="Hussain Hadah" w:date="2026-10-25T19:27:00Z" w16du:dateUtc="2026-10-25T23:27:00Z"/>
        </w:rPr>
      </w:pPr>
      <w:ins w:id="360" w:author="Hussain Hadah" w:date="2026-10-25T19:27:00Z" w16du:dateUtc="2026-10-25T23:27:00Z">
        <w:r>
          <w:rPr>
            <w:noProof/>
          </w:rPr>
          <mc:AlternateContent>
            <mc:Choice Requires="wpg">
              <w:drawing>
                <wp:inline distT="0" distB="0" distL="0" distR="0" wp14:anchorId="24BE230C" wp14:editId="2D534E70">
                  <wp:extent cx="4191242" cy="415226"/>
                  <wp:effectExtent l="0" t="0" r="0" b="0"/>
                  <wp:docPr id="16414" name="Group 16414"/>
                  <wp:cNvGraphicFramePr/>
                  <a:graphic xmlns:a="http://schemas.openxmlformats.org/drawingml/2006/main">
                    <a:graphicData uri="http://schemas.microsoft.com/office/word/2010/wordprocessingGroup">
                      <wpg:wgp>
                        <wpg:cNvGrpSpPr/>
                        <wpg:grpSpPr>
                          <a:xfrm>
                            <a:off x="0" y="0"/>
                            <a:ext cx="4191242" cy="415226"/>
                            <a:chOff x="0" y="0"/>
                            <a:chExt cx="4191242" cy="415226"/>
                          </a:xfrm>
                        </wpg:grpSpPr>
                        <wps:wsp>
                          <wps:cNvPr id="436" name="Shape 436"/>
                          <wps:cNvSpPr/>
                          <wps:spPr>
                            <a:xfrm>
                              <a:off x="0" y="0"/>
                              <a:ext cx="4191242" cy="0"/>
                            </a:xfrm>
                            <a:custGeom>
                              <a:avLst/>
                              <a:gdLst/>
                              <a:ahLst/>
                              <a:cxnLst/>
                              <a:rect l="0" t="0" r="0" b="0"/>
                              <a:pathLst>
                                <a:path w="4191242">
                                  <a:moveTo>
                                    <a:pt x="0" y="0"/>
                                  </a:moveTo>
                                  <a:lnTo>
                                    <a:pt x="4191242"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s:wsp>
                          <wps:cNvPr id="1877" name="Rectangle 1877"/>
                          <wps:cNvSpPr/>
                          <wps:spPr>
                            <a:xfrm>
                              <a:off x="1696949" y="137779"/>
                              <a:ext cx="848123" cy="167773"/>
                            </a:xfrm>
                            <a:prstGeom prst="rect">
                              <a:avLst/>
                            </a:prstGeom>
                            <a:ln>
                              <a:noFill/>
                            </a:ln>
                          </wps:spPr>
                          <wps:txbx>
                            <w:txbxContent>
                              <w:p w14:paraId="12B76BC5" w14:textId="77777777" w:rsidR="00C76957" w:rsidRDefault="006D0C1A">
                                <w:pPr>
                                  <w:spacing w:after="160" w:line="259" w:lineRule="auto"/>
                                  <w:rPr>
                                    <w:ins w:id="361" w:author="Hussain Hadah" w:date="2026-10-25T19:27:00Z" w16du:dateUtc="2026-10-25T23:27:00Z"/>
                                  </w:rPr>
                                </w:pPr>
                                <w:ins w:id="362" w:author="Hussain Hadah" w:date="2026-10-25T19:27:00Z" w16du:dateUtc="2026-10-25T23:27:00Z">
                                  <w:r>
                                    <w:rPr>
                                      <w:w w:val="119"/>
                                    </w:rPr>
                                    <w:t>Asian</w:t>
                                  </w:r>
                                  <w:r>
                                    <w:rPr>
                                      <w:spacing w:val="5"/>
                                      <w:w w:val="119"/>
                                    </w:rPr>
                                    <w:t xml:space="preserve"> </w:t>
                                  </w:r>
                                  <w:r>
                                    <w:rPr>
                                      <w:w w:val="119"/>
                                    </w:rPr>
                                    <w:t>Only</w:t>
                                  </w:r>
                                </w:ins>
                              </w:p>
                            </w:txbxContent>
                          </wps:txbx>
                          <wps:bodyPr horzOverflow="overflow" vert="horz" lIns="0" tIns="0" rIns="0" bIns="0" rtlCol="0">
                            <a:noAutofit/>
                          </wps:bodyPr>
                        </wps:wsp>
                        <wps:wsp>
                          <wps:cNvPr id="1914" name="Rectangle 1914"/>
                          <wps:cNvSpPr/>
                          <wps:spPr>
                            <a:xfrm>
                              <a:off x="2486465" y="137779"/>
                              <a:ext cx="865455" cy="167773"/>
                            </a:xfrm>
                            <a:prstGeom prst="rect">
                              <a:avLst/>
                            </a:prstGeom>
                            <a:ln>
                              <a:noFill/>
                            </a:ln>
                          </wps:spPr>
                          <wps:txbx>
                            <w:txbxContent>
                              <w:p w14:paraId="3066FDF4" w14:textId="77777777" w:rsidR="00C76957" w:rsidRDefault="006D0C1A">
                                <w:pPr>
                                  <w:spacing w:after="160" w:line="259" w:lineRule="auto"/>
                                  <w:rPr>
                                    <w:ins w:id="363" w:author="Hussain Hadah" w:date="2026-10-25T19:27:00Z" w16du:dateUtc="2026-10-25T23:27:00Z"/>
                                  </w:rPr>
                                </w:pPr>
                                <w:ins w:id="364" w:author="Hussain Hadah" w:date="2026-10-25T19:27:00Z" w16du:dateUtc="2026-10-25T23:27:00Z">
                                  <w:r>
                                    <w:rPr>
                                      <w:w w:val="114"/>
                                    </w:rPr>
                                    <w:t>White</w:t>
                                  </w:r>
                                  <w:r>
                                    <w:rPr>
                                      <w:spacing w:val="5"/>
                                      <w:w w:val="114"/>
                                    </w:rPr>
                                    <w:t xml:space="preserve"> </w:t>
                                  </w:r>
                                  <w:r>
                                    <w:rPr>
                                      <w:w w:val="114"/>
                                    </w:rPr>
                                    <w:t>Only</w:t>
                                  </w:r>
                                </w:ins>
                              </w:p>
                            </w:txbxContent>
                          </wps:txbx>
                          <wps:bodyPr horzOverflow="overflow" vert="horz" lIns="0" tIns="0" rIns="0" bIns="0" rtlCol="0">
                            <a:noAutofit/>
                          </wps:bodyPr>
                        </wps:wsp>
                        <wps:wsp>
                          <wps:cNvPr id="1916" name="Rectangle 1916"/>
                          <wps:cNvSpPr/>
                          <wps:spPr>
                            <a:xfrm>
                              <a:off x="3289013" y="137779"/>
                              <a:ext cx="1099025" cy="167773"/>
                            </a:xfrm>
                            <a:prstGeom prst="rect">
                              <a:avLst/>
                            </a:prstGeom>
                            <a:ln>
                              <a:noFill/>
                            </a:ln>
                          </wps:spPr>
                          <wps:txbx>
                            <w:txbxContent>
                              <w:p w14:paraId="1A443799" w14:textId="77777777" w:rsidR="00C76957" w:rsidRDefault="006D0C1A">
                                <w:pPr>
                                  <w:spacing w:after="160" w:line="259" w:lineRule="auto"/>
                                  <w:rPr>
                                    <w:ins w:id="365" w:author="Hussain Hadah" w:date="2026-10-25T19:27:00Z" w16du:dateUtc="2026-10-25T23:27:00Z"/>
                                  </w:rPr>
                                </w:pPr>
                                <w:ins w:id="366" w:author="Hussain Hadah" w:date="2026-10-25T19:27:00Z" w16du:dateUtc="2026-10-25T23:27:00Z">
                                  <w:r>
                                    <w:rPr>
                                      <w:w w:val="114"/>
                                    </w:rPr>
                                    <w:t>Asian</w:t>
                                  </w:r>
                                  <w:r>
                                    <w:rPr>
                                      <w:spacing w:val="5"/>
                                      <w:w w:val="114"/>
                                    </w:rPr>
                                    <w:t xml:space="preserve"> </w:t>
                                  </w:r>
                                  <w:r>
                                    <w:rPr>
                                      <w:w w:val="114"/>
                                    </w:rPr>
                                    <w:t>&amp;</w:t>
                                  </w:r>
                                  <w:r>
                                    <w:rPr>
                                      <w:spacing w:val="5"/>
                                      <w:w w:val="114"/>
                                    </w:rPr>
                                    <w:t xml:space="preserve"> </w:t>
                                  </w:r>
                                  <w:r>
                                    <w:rPr>
                                      <w:w w:val="114"/>
                                    </w:rPr>
                                    <w:t>White</w:t>
                                  </w:r>
                                </w:ins>
                              </w:p>
                            </w:txbxContent>
                          </wps:txbx>
                          <wps:bodyPr horzOverflow="overflow" vert="horz" lIns="0" tIns="0" rIns="0" bIns="0" rtlCol="0">
                            <a:noAutofit/>
                          </wps:bodyPr>
                        </wps:wsp>
                        <wps:wsp>
                          <wps:cNvPr id="438" name="Shape 438"/>
                          <wps:cNvSpPr/>
                          <wps:spPr>
                            <a:xfrm>
                              <a:off x="1658988" y="334390"/>
                              <a:ext cx="713600" cy="0"/>
                            </a:xfrm>
                            <a:custGeom>
                              <a:avLst/>
                              <a:gdLst/>
                              <a:ahLst/>
                              <a:cxnLst/>
                              <a:rect l="0" t="0" r="0" b="0"/>
                              <a:pathLst>
                                <a:path w="713600">
                                  <a:moveTo>
                                    <a:pt x="0" y="0"/>
                                  </a:moveTo>
                                  <a:lnTo>
                                    <a:pt x="713600"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439" name="Shape 439"/>
                          <wps:cNvSpPr/>
                          <wps:spPr>
                            <a:xfrm>
                              <a:off x="2448497" y="334390"/>
                              <a:ext cx="726630" cy="0"/>
                            </a:xfrm>
                            <a:custGeom>
                              <a:avLst/>
                              <a:gdLst/>
                              <a:ahLst/>
                              <a:cxnLst/>
                              <a:rect l="0" t="0" r="0" b="0"/>
                              <a:pathLst>
                                <a:path w="726630">
                                  <a:moveTo>
                                    <a:pt x="0" y="0"/>
                                  </a:moveTo>
                                  <a:lnTo>
                                    <a:pt x="726630"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440" name="Shape 440"/>
                          <wps:cNvSpPr/>
                          <wps:spPr>
                            <a:xfrm>
                              <a:off x="3251048" y="334390"/>
                              <a:ext cx="902246" cy="0"/>
                            </a:xfrm>
                            <a:custGeom>
                              <a:avLst/>
                              <a:gdLst/>
                              <a:ahLst/>
                              <a:cxnLst/>
                              <a:rect l="0" t="0" r="0" b="0"/>
                              <a:pathLst>
                                <a:path w="902246">
                                  <a:moveTo>
                                    <a:pt x="0" y="0"/>
                                  </a:moveTo>
                                  <a:lnTo>
                                    <a:pt x="902246"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441" name="Shape 441"/>
                          <wps:cNvSpPr/>
                          <wps:spPr>
                            <a:xfrm>
                              <a:off x="0" y="415226"/>
                              <a:ext cx="4191242" cy="0"/>
                            </a:xfrm>
                            <a:custGeom>
                              <a:avLst/>
                              <a:gdLst/>
                              <a:ahLst/>
                              <a:cxnLst/>
                              <a:rect l="0" t="0" r="0" b="0"/>
                              <a:pathLst>
                                <a:path w="4191242">
                                  <a:moveTo>
                                    <a:pt x="0" y="0"/>
                                  </a:moveTo>
                                  <a:lnTo>
                                    <a:pt x="4191242"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BE230C" id="Group 16414" o:spid="_x0000_s1030" style="width:330pt;height:32.7pt;mso-position-horizontal-relative:char;mso-position-vertical-relative:line" coordsize="41912,41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">
                  <v:shape id="Shape 436" o:spid="_x0000_s1031" style="position:absolute;width:41912;height:0;visibility:visible;mso-wrap-style:square;v-text-anchor:top" coordsize="4191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" path="m,l4191242,e" filled="f" strokeweight=".33725mm">
                    <v:stroke miterlimit="83231f" joinstyle="miter"/>
                    <v:path arrowok="t" textboxrect="0,0,4191242,0"/>
                  </v:shape>
                  <v:rect id="Rectangle 1877" o:spid="_x0000_s1032" style="position:absolute;left:16969;top:1377;width:8481;height:1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" filled="f" stroked="f">
                    <v:textbox inset="0,0,0,0">
                      <w:txbxContent>
                        <w:p w14:paraId="12B76BC5" w14:textId="77777777" w:rsidR="00C76957" w:rsidRDefault="006D0C1A">
                          <w:pPr>
                            <w:spacing w:after="160" w:line="259" w:lineRule="auto"/>
                            <w:rPr>
                              <w:ins w:id="367" w:author="Hussain Hadah" w:date="2026-10-25T19:27:00Z" w16du:dateUtc="2026-10-25T23:27:00Z"/>
                            </w:rPr>
                          </w:pPr>
                          <w:ins w:id="368" w:author="Hussain Hadah" w:date="2026-10-25T19:27:00Z" w16du:dateUtc="2026-10-25T23:27:00Z">
                            <w:r>
                              <w:rPr>
                                <w:w w:val="119"/>
                              </w:rPr>
                              <w:t>Asian</w:t>
                            </w:r>
                            <w:r>
                              <w:rPr>
                                <w:spacing w:val="5"/>
                                <w:w w:val="119"/>
                              </w:rPr>
                              <w:t xml:space="preserve"> </w:t>
                            </w:r>
                            <w:r>
                              <w:rPr>
                                <w:w w:val="119"/>
                              </w:rPr>
                              <w:t>Only</w:t>
                            </w:r>
                          </w:ins>
                        </w:p>
                      </w:txbxContent>
                    </v:textbox>
                  </v:rect>
                  <v:rect id="Rectangle 1914" o:spid="_x0000_s1033" style="position:absolute;left:24864;top:1377;width:8655;height:1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" filled="f" stroked="f">
                    <v:textbox inset="0,0,0,0">
                      <w:txbxContent>
                        <w:p w14:paraId="3066FDF4" w14:textId="77777777" w:rsidR="00C76957" w:rsidRDefault="006D0C1A">
                          <w:pPr>
                            <w:spacing w:after="160" w:line="259" w:lineRule="auto"/>
                            <w:rPr>
                              <w:ins w:id="369" w:author="Hussain Hadah" w:date="2026-10-25T19:27:00Z" w16du:dateUtc="2026-10-25T23:27:00Z"/>
                            </w:rPr>
                          </w:pPr>
                          <w:ins w:id="370" w:author="Hussain Hadah" w:date="2026-10-25T19:27:00Z" w16du:dateUtc="2026-10-25T23:27:00Z">
                            <w:r>
                              <w:rPr>
                                <w:w w:val="114"/>
                              </w:rPr>
                              <w:t>White</w:t>
                            </w:r>
                            <w:r>
                              <w:rPr>
                                <w:spacing w:val="5"/>
                                <w:w w:val="114"/>
                              </w:rPr>
                              <w:t xml:space="preserve"> </w:t>
                            </w:r>
                            <w:r>
                              <w:rPr>
                                <w:w w:val="114"/>
                              </w:rPr>
                              <w:t>Only</w:t>
                            </w:r>
                          </w:ins>
                        </w:p>
                      </w:txbxContent>
                    </v:textbox>
                  </v:rect>
                  <v:rect id="Rectangle 1916" o:spid="_x0000_s1034" style="position:absolute;left:32890;top:1377;width:10990;height:1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" filled="f" stroked="f">
                    <v:textbox inset="0,0,0,0">
                      <w:txbxContent>
                        <w:p w14:paraId="1A443799" w14:textId="77777777" w:rsidR="00C76957" w:rsidRDefault="006D0C1A">
                          <w:pPr>
                            <w:spacing w:after="160" w:line="259" w:lineRule="auto"/>
                            <w:rPr>
                              <w:ins w:id="371" w:author="Hussain Hadah" w:date="2026-10-25T19:27:00Z" w16du:dateUtc="2026-10-25T23:27:00Z"/>
                            </w:rPr>
                          </w:pPr>
                          <w:ins w:id="372" w:author="Hussain Hadah" w:date="2026-10-25T19:27:00Z" w16du:dateUtc="2026-10-25T23:27:00Z">
                            <w:r>
                              <w:rPr>
                                <w:w w:val="114"/>
                              </w:rPr>
                              <w:t>Asian</w:t>
                            </w:r>
                            <w:r>
                              <w:rPr>
                                <w:spacing w:val="5"/>
                                <w:w w:val="114"/>
                              </w:rPr>
                              <w:t xml:space="preserve"> </w:t>
                            </w:r>
                            <w:r>
                              <w:rPr>
                                <w:w w:val="114"/>
                              </w:rPr>
                              <w:t>&amp;</w:t>
                            </w:r>
                            <w:r>
                              <w:rPr>
                                <w:spacing w:val="5"/>
                                <w:w w:val="114"/>
                              </w:rPr>
                              <w:t xml:space="preserve"> </w:t>
                            </w:r>
                            <w:r>
                              <w:rPr>
                                <w:w w:val="114"/>
                              </w:rPr>
                              <w:t>White</w:t>
                            </w:r>
                          </w:ins>
                        </w:p>
                      </w:txbxContent>
                    </v:textbox>
                  </v:rect>
                  <v:shape id="Shape 438" o:spid="_x0000_s1035" style="position:absolute;left:16589;top:3343;width:7136;height:0;visibility:visible;mso-wrap-style:square;v-text-anchor:top" coordsize="71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" path="m,l713600,e" filled="f" strokeweight=".1266mm">
                    <v:stroke miterlimit="83231f" joinstyle="miter"/>
                    <v:path arrowok="t" textboxrect="0,0,713600,0"/>
                  </v:shape>
                  <v:shape id="Shape 439" o:spid="_x0000_s1036" style="position:absolute;left:24484;top:3343;width:7267;height:0;visibility:visible;mso-wrap-style:square;v-text-anchor:top" coordsize="7266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" path="m,l726630,e" filled="f" strokeweight=".1266mm">
                    <v:stroke miterlimit="83231f" joinstyle="miter"/>
                    <v:path arrowok="t" textboxrect="0,0,726630,0"/>
                  </v:shape>
                  <v:shape id="Shape 440" o:spid="_x0000_s1037" style="position:absolute;left:32510;top:3343;width:9022;height:0;visibility:visible;mso-wrap-style:square;v-text-anchor:top" coordsize="9022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" path="m,l902246,e" filled="f" strokeweight=".1266mm">
                    <v:stroke miterlimit="83231f" joinstyle="miter"/>
                    <v:path arrowok="t" textboxrect="0,0,902246,0"/>
                  </v:shape>
                  <v:shape id="Shape 441" o:spid="_x0000_s1038" style="position:absolute;top:4152;width:41912;height:0;visibility:visible;mso-wrap-style:square;v-text-anchor:top" coordsize="4191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" path="m,l4191242,e" filled="f" strokeweight=".21097mm">
                    <v:stroke miterlimit="83231f" joinstyle="miter"/>
                    <v:path arrowok="t" textboxrect="0,0,4191242,0"/>
                  </v:shape>
                  <w10:anchorlock/>
                </v:group>
              </w:pict>
            </mc:Fallback>
          </mc:AlternateContent>
        </w:r>
      </w:ins>
    </w:p>
    <w:p w14:paraId="7187F8A2" w14:textId="77777777" w:rsidR="00450D64" w:rsidRDefault="00450D64">
      <w:pPr>
        <w:pStyle w:val="BodyText"/>
        <w:spacing w:before="8" w:after="1"/>
        <w:rPr>
          <w:del w:id="373" w:author="Hussain Hadah" w:date="2026-10-25T19:27:00Z" w16du:dateUtc="2026-10-25T23:27:00Z"/>
          <w:sz w:val="7"/>
        </w:rPr>
      </w:pPr>
    </w:p>
    <w:p w14:paraId="10CF08AC" w14:textId="77777777" w:rsidR="00C76957" w:rsidRDefault="006D0C1A">
      <w:pPr>
        <w:spacing w:after="58" w:line="259" w:lineRule="auto"/>
        <w:ind w:left="1103"/>
        <w:rPr>
          <w:ins w:id="374" w:author="Hussain Hadah" w:date="2026-10-25T19:27:00Z" w16du:dateUtc="2026-10-25T23:27:00Z"/>
        </w:rPr>
      </w:pPr>
      <w:ins w:id="375" w:author="Hussain Hadah" w:date="2026-10-25T19:27:00Z" w16du:dateUtc="2026-10-25T23:27:00Z">
        <w:r>
          <w:rPr>
            <w:i/>
          </w:rPr>
          <w:t>Panel A: AW vs. WA</w:t>
        </w:r>
      </w:ins>
    </w:p>
    <w:tbl>
      <w:tblPr>
        <w:tblW w:w="0" w:type="auto"/>
        <w:tblInd w:w="1027" w:type="dxa"/>
        <w:tblLayout w:type="fixed"/>
        <w:tblCellMar>
          <w:left w:w="0" w:type="dxa"/>
          <w:right w:w="0" w:type="dxa"/>
        </w:tblCellMar>
        <w:tblLook w:val="01E0" w:firstRow="1" w:lastRow="1" w:firstColumn="1" w:lastColumn="1" w:noHBand="0" w:noVBand="0"/>
      </w:tblPr>
      <w:tblGrid>
        <w:gridCol w:w="2613"/>
        <w:gridCol w:w="1124"/>
        <w:gridCol w:w="120"/>
        <w:gridCol w:w="1145"/>
        <w:gridCol w:w="120"/>
        <w:gridCol w:w="1421"/>
        <w:gridCol w:w="60"/>
      </w:tblGrid>
      <w:tr w:rsidR="00450D64" w14:paraId="0A1220A2" w14:textId="77777777">
        <w:trPr>
          <w:trHeight w:val="509"/>
        </w:trPr>
        <w:tc>
          <w:tcPr>
            <w:tcW w:w="2613" w:type="dxa"/>
            <w:tcBorders>
              <w:top w:val="single" w:sz="8" w:space="0" w:color="000000"/>
              <w:bottom w:val="single" w:sz="6" w:space="0" w:color="000000"/>
            </w:tcBorders>
            <w:cellDel w:id="376" w:author="Hussain Hadah" w:date="2026-10-25T19:27:00Z"/>
            <w:cellMerge w:id="377" w:author="Hussain Hadah" w:date="2026-10-25T19:27:00Z" w:vMergeOrig="rest"/>
          </w:tcPr>
          <w:p w14:paraId="085A546B" w14:textId="77777777" w:rsidR="00450D64" w:rsidRDefault="00450D64">
            <w:pPr>
              <w:pStyle w:val="TableParagraph"/>
              <w:jc w:val="left"/>
              <w:rPr>
                <w:sz w:val="20"/>
              </w:rPr>
            </w:pPr>
          </w:p>
        </w:tc>
        <w:tc>
          <w:tcPr>
            <w:tcW w:w="1124" w:type="dxa"/>
            <w:tcBorders>
              <w:top w:val="single" w:sz="8" w:space="0" w:color="000000"/>
              <w:bottom w:val="single" w:sz="4" w:space="0" w:color="000000"/>
            </w:tcBorders>
          </w:tcPr>
          <w:p w14:paraId="0C654033" w14:textId="77777777" w:rsidR="00450D64" w:rsidRDefault="006D0C1A">
            <w:pPr>
              <w:pStyle w:val="TableParagraph"/>
              <w:spacing w:before="162"/>
              <w:ind w:right="1"/>
              <w:rPr>
                <w:sz w:val="20"/>
              </w:rPr>
            </w:pPr>
            <w:ins w:id="378" w:author="Hussain Hadah" w:date="2026-10-25T19:27:00Z" w16du:dateUtc="2026-10-25T23:27:00Z">
              <w:r>
                <w:t>Anti-</w:t>
              </w:r>
            </w:ins>
            <w:r w:rsidR="00A86461">
              <w:rPr>
                <w:w w:val="110"/>
                <w:sz w:val="20"/>
              </w:rPr>
              <w:t>Asian</w:t>
            </w:r>
            <w:r w:rsidR="00A86461">
              <w:rPr>
                <w:spacing w:val="-11"/>
                <w:w w:val="110"/>
                <w:sz w:val="20"/>
              </w:rPr>
              <w:t xml:space="preserve"> </w:t>
            </w:r>
            <w:ins w:id="379" w:author="Hussain Hadah" w:date="2026-10-25T19:27:00Z" w16du:dateUtc="2026-10-25T23:27:00Z">
              <w:r>
                <w:t>Bias</w:t>
              </w:r>
            </w:ins>
            <w:del w:id="380" w:author="Hussain Hadah" w:date="2026-10-25T19:27:00Z" w16du:dateUtc="2026-10-25T23:27:00Z">
              <w:r w:rsidR="00A86461">
                <w:rPr>
                  <w:spacing w:val="-4"/>
                  <w:w w:val="110"/>
                  <w:sz w:val="20"/>
                </w:rPr>
                <w:delText>Only</w:delText>
              </w:r>
            </w:del>
          </w:p>
        </w:tc>
        <w:tc>
          <w:tcPr>
            <w:tcW w:w="120" w:type="dxa"/>
            <w:tcBorders>
              <w:top w:val="single" w:sz="8" w:space="0" w:color="000000"/>
            </w:tcBorders>
          </w:tcPr>
          <w:p w14:paraId="235CA844" w14:textId="77777777" w:rsidR="00450D64" w:rsidRDefault="006D0C1A">
            <w:pPr>
              <w:pStyle w:val="TableParagraph"/>
              <w:jc w:val="left"/>
              <w:rPr>
                <w:sz w:val="20"/>
              </w:rPr>
            </w:pPr>
            <w:ins w:id="381" w:author="Hussain Hadah" w:date="2026-10-25T19:27:00Z" w16du:dateUtc="2026-10-25T23:27:00Z">
              <w:r>
                <w:t>−0.024</w:t>
              </w:r>
            </w:ins>
          </w:p>
        </w:tc>
        <w:tc>
          <w:tcPr>
            <w:tcW w:w="1145" w:type="dxa"/>
            <w:tcBorders>
              <w:top w:val="single" w:sz="8" w:space="0" w:color="000000"/>
              <w:bottom w:val="single" w:sz="4" w:space="0" w:color="000000"/>
            </w:tcBorders>
          </w:tcPr>
          <w:p w14:paraId="34AFF3F9" w14:textId="77777777" w:rsidR="00450D64" w:rsidRDefault="006D0C1A">
            <w:pPr>
              <w:pStyle w:val="TableParagraph"/>
              <w:spacing w:before="162"/>
              <w:ind w:right="2"/>
              <w:rPr>
                <w:sz w:val="20"/>
              </w:rPr>
            </w:pPr>
            <w:ins w:id="382" w:author="Hussain Hadah" w:date="2026-10-25T19:27:00Z" w16du:dateUtc="2026-10-25T23:27:00Z">
              <w:r>
                <w:t>0.106**</w:t>
              </w:r>
            </w:ins>
            <w:del w:id="383" w:author="Hussain Hadah" w:date="2026-10-25T19:27:00Z" w16du:dateUtc="2026-10-25T23:27:00Z">
              <w:r w:rsidR="00A86461">
                <w:rPr>
                  <w:w w:val="105"/>
                  <w:sz w:val="20"/>
                </w:rPr>
                <w:delText>White</w:delText>
              </w:r>
              <w:r w:rsidR="00A86461">
                <w:rPr>
                  <w:spacing w:val="8"/>
                  <w:w w:val="110"/>
                  <w:sz w:val="20"/>
                </w:rPr>
                <w:delText xml:space="preserve"> </w:delText>
              </w:r>
              <w:r w:rsidR="00A86461">
                <w:rPr>
                  <w:spacing w:val="-4"/>
                  <w:w w:val="110"/>
                  <w:sz w:val="20"/>
                </w:rPr>
                <w:delText>Only</w:delText>
              </w:r>
            </w:del>
          </w:p>
        </w:tc>
        <w:tc>
          <w:tcPr>
            <w:tcW w:w="120" w:type="dxa"/>
            <w:tcBorders>
              <w:top w:val="single" w:sz="8" w:space="0" w:color="000000"/>
            </w:tcBorders>
          </w:tcPr>
          <w:p w14:paraId="5D2F64EE" w14:textId="77777777" w:rsidR="00450D64" w:rsidRDefault="006D0C1A">
            <w:pPr>
              <w:pStyle w:val="TableParagraph"/>
              <w:jc w:val="left"/>
              <w:rPr>
                <w:sz w:val="20"/>
              </w:rPr>
            </w:pPr>
            <w:ins w:id="384" w:author="Hussain Hadah" w:date="2026-10-25T19:27:00Z" w16du:dateUtc="2026-10-25T23:27:00Z">
              <w:r>
                <w:t>−0.082</w:t>
              </w:r>
            </w:ins>
          </w:p>
        </w:tc>
        <w:tc>
          <w:tcPr>
            <w:tcW w:w="1421" w:type="dxa"/>
            <w:tcBorders>
              <w:top w:val="single" w:sz="8" w:space="0" w:color="000000"/>
              <w:bottom w:val="single" w:sz="4" w:space="0" w:color="000000"/>
            </w:tcBorders>
            <w:cellDel w:id="385" w:author="Hussain Hadah" w:date="2026-10-25T19:27:00Z"/>
          </w:tcPr>
          <w:p w14:paraId="7E3FF79E" w14:textId="77777777" w:rsidR="00450D64" w:rsidRDefault="00A86461">
            <w:pPr>
              <w:pStyle w:val="TableParagraph"/>
              <w:spacing w:before="162"/>
              <w:ind w:right="7"/>
              <w:rPr>
                <w:sz w:val="20"/>
              </w:rPr>
            </w:pPr>
            <w:del w:id="386" w:author="Hussain Hadah" w:date="2026-10-25T19:27:00Z" w16du:dateUtc="2026-10-25T23:27:00Z">
              <w:r>
                <w:rPr>
                  <w:w w:val="105"/>
                  <w:sz w:val="20"/>
                </w:rPr>
                <w:delText>Asian</w:delText>
              </w:r>
              <w:r>
                <w:rPr>
                  <w:spacing w:val="1"/>
                  <w:w w:val="105"/>
                  <w:sz w:val="20"/>
                </w:rPr>
                <w:delText xml:space="preserve"> </w:delText>
              </w:r>
              <w:r>
                <w:rPr>
                  <w:w w:val="105"/>
                  <w:sz w:val="20"/>
                </w:rPr>
                <w:delText>&amp;</w:delText>
              </w:r>
              <w:r>
                <w:rPr>
                  <w:spacing w:val="1"/>
                  <w:w w:val="105"/>
                  <w:sz w:val="20"/>
                </w:rPr>
                <w:delText xml:space="preserve"> </w:delText>
              </w:r>
              <w:r>
                <w:rPr>
                  <w:spacing w:val="-2"/>
                  <w:w w:val="105"/>
                  <w:sz w:val="20"/>
                </w:rPr>
                <w:delText>White</w:delText>
              </w:r>
            </w:del>
          </w:p>
        </w:tc>
        <w:tc>
          <w:tcPr>
            <w:tcW w:w="60" w:type="dxa"/>
            <w:vMerge w:val="restart"/>
            <w:tcBorders>
              <w:top w:val="single" w:sz="8" w:space="0" w:color="000000"/>
              <w:bottom w:val="single" w:sz="6" w:space="0" w:color="000000"/>
            </w:tcBorders>
            <w:cellDel w:id="387" w:author="Hussain Hadah" w:date="2026-10-25T19:27:00Z"/>
          </w:tcPr>
          <w:p w14:paraId="770B5D95" w14:textId="77777777" w:rsidR="00450D64" w:rsidRDefault="00450D64">
            <w:pPr>
              <w:pStyle w:val="TableParagraph"/>
              <w:jc w:val="left"/>
              <w:rPr>
                <w:sz w:val="20"/>
              </w:rPr>
            </w:pPr>
          </w:p>
        </w:tc>
      </w:tr>
      <w:tr w:rsidR="00450D64" w14:paraId="04C31AEA" w14:textId="77777777">
        <w:trPr>
          <w:trHeight w:val="112"/>
        </w:trPr>
        <w:tc>
          <w:tcPr>
            <w:tcW w:w="2613" w:type="dxa"/>
            <w:tcBorders>
              <w:top w:val="nil"/>
              <w:bottom w:val="single" w:sz="6" w:space="0" w:color="000000"/>
            </w:tcBorders>
            <w:cellMerge w:id="388" w:author="Hussain Hadah" w:date="2026-10-25T19:27:00Z" w:vMergeOrig="cont"/>
          </w:tcPr>
          <w:p w14:paraId="747A91EF" w14:textId="77777777" w:rsidR="00450D64" w:rsidRDefault="00450D64">
            <w:pPr>
              <w:rPr>
                <w:sz w:val="2"/>
                <w:szCs w:val="2"/>
              </w:rPr>
            </w:pPr>
          </w:p>
        </w:tc>
        <w:tc>
          <w:tcPr>
            <w:tcW w:w="1124" w:type="dxa"/>
            <w:tcBorders>
              <w:top w:val="single" w:sz="4" w:space="0" w:color="000000"/>
              <w:bottom w:val="single" w:sz="6" w:space="0" w:color="000000"/>
            </w:tcBorders>
          </w:tcPr>
          <w:p w14:paraId="1D3D68AD" w14:textId="77777777" w:rsidR="00450D64" w:rsidRDefault="006D0C1A">
            <w:pPr>
              <w:pStyle w:val="TableParagraph"/>
              <w:jc w:val="left"/>
              <w:rPr>
                <w:sz w:val="6"/>
              </w:rPr>
            </w:pPr>
            <w:ins w:id="389" w:author="Hussain Hadah" w:date="2026-10-25T19:27:00Z" w16du:dateUtc="2026-10-25T23:27:00Z">
              <w:r>
                <w:t>(0.055)</w:t>
              </w:r>
            </w:ins>
          </w:p>
        </w:tc>
        <w:tc>
          <w:tcPr>
            <w:tcW w:w="120" w:type="dxa"/>
            <w:tcBorders>
              <w:bottom w:val="single" w:sz="6" w:space="0" w:color="000000"/>
            </w:tcBorders>
          </w:tcPr>
          <w:p w14:paraId="57E56912" w14:textId="77777777" w:rsidR="00450D64" w:rsidRDefault="006D0C1A">
            <w:pPr>
              <w:pStyle w:val="TableParagraph"/>
              <w:jc w:val="left"/>
              <w:rPr>
                <w:sz w:val="6"/>
              </w:rPr>
            </w:pPr>
            <w:ins w:id="390" w:author="Hussain Hadah" w:date="2026-10-25T19:27:00Z" w16du:dateUtc="2026-10-25T23:27:00Z">
              <w:r>
                <w:t>(0.044)</w:t>
              </w:r>
            </w:ins>
          </w:p>
        </w:tc>
        <w:tc>
          <w:tcPr>
            <w:tcW w:w="1145" w:type="dxa"/>
            <w:tcBorders>
              <w:top w:val="single" w:sz="4" w:space="0" w:color="000000"/>
              <w:bottom w:val="single" w:sz="6" w:space="0" w:color="000000"/>
            </w:tcBorders>
          </w:tcPr>
          <w:p w14:paraId="16FCC889" w14:textId="77777777" w:rsidR="00450D64" w:rsidRDefault="006D0C1A">
            <w:pPr>
              <w:pStyle w:val="TableParagraph"/>
              <w:jc w:val="left"/>
              <w:rPr>
                <w:sz w:val="6"/>
              </w:rPr>
            </w:pPr>
            <w:ins w:id="391" w:author="Hussain Hadah" w:date="2026-10-25T19:27:00Z" w16du:dateUtc="2026-10-25T23:27:00Z">
              <w:r>
                <w:t>(0.062)</w:t>
              </w:r>
            </w:ins>
          </w:p>
        </w:tc>
        <w:tc>
          <w:tcPr>
            <w:tcW w:w="120" w:type="dxa"/>
            <w:tcBorders>
              <w:bottom w:val="single" w:sz="6" w:space="0" w:color="000000"/>
            </w:tcBorders>
            <w:cellDel w:id="392" w:author="Hussain Hadah" w:date="2026-10-25T19:27:00Z"/>
          </w:tcPr>
          <w:p w14:paraId="7AA5DFF2" w14:textId="77777777" w:rsidR="00450D64" w:rsidRDefault="00450D64">
            <w:pPr>
              <w:pStyle w:val="TableParagraph"/>
              <w:jc w:val="left"/>
              <w:rPr>
                <w:sz w:val="6"/>
              </w:rPr>
            </w:pPr>
          </w:p>
        </w:tc>
        <w:tc>
          <w:tcPr>
            <w:tcW w:w="1421" w:type="dxa"/>
            <w:tcBorders>
              <w:top w:val="single" w:sz="4" w:space="0" w:color="000000"/>
              <w:bottom w:val="single" w:sz="6" w:space="0" w:color="000000"/>
            </w:tcBorders>
            <w:cellDel w:id="393" w:author="Hussain Hadah" w:date="2026-10-25T19:27:00Z"/>
          </w:tcPr>
          <w:p w14:paraId="488D3F40" w14:textId="77777777" w:rsidR="00450D64" w:rsidRDefault="00450D64">
            <w:pPr>
              <w:pStyle w:val="TableParagraph"/>
              <w:jc w:val="left"/>
              <w:rPr>
                <w:sz w:val="6"/>
              </w:rPr>
            </w:pPr>
          </w:p>
        </w:tc>
        <w:tc>
          <w:tcPr>
            <w:tcW w:w="60" w:type="dxa"/>
            <w:vMerge/>
            <w:tcBorders>
              <w:top w:val="nil"/>
              <w:bottom w:val="single" w:sz="6" w:space="0" w:color="000000"/>
            </w:tcBorders>
            <w:cellDel w:id="394" w:author="Hussain Hadah" w:date="2026-10-25T19:27:00Z"/>
          </w:tcPr>
          <w:p w14:paraId="6DC04926" w14:textId="77777777" w:rsidR="00450D64" w:rsidRDefault="00450D64">
            <w:pPr>
              <w:rPr>
                <w:sz w:val="2"/>
                <w:szCs w:val="2"/>
              </w:rPr>
            </w:pPr>
          </w:p>
        </w:tc>
      </w:tr>
      <w:tr w:rsidR="00450D64" w14:paraId="50D76E7F" w14:textId="77777777">
        <w:trPr>
          <w:trHeight w:val="542"/>
        </w:trPr>
        <w:tc>
          <w:tcPr>
            <w:tcW w:w="2613" w:type="dxa"/>
            <w:tcBorders>
              <w:top w:val="single" w:sz="6" w:space="0" w:color="000000"/>
            </w:tcBorders>
          </w:tcPr>
          <w:p w14:paraId="4BEC29E5" w14:textId="77777777" w:rsidR="00450D64" w:rsidRDefault="00A86461">
            <w:pPr>
              <w:pStyle w:val="TableParagraph"/>
              <w:spacing w:before="161"/>
              <w:ind w:left="119"/>
              <w:jc w:val="left"/>
              <w:rPr>
                <w:i/>
                <w:sz w:val="20"/>
              </w:rPr>
            </w:pPr>
            <w:del w:id="395" w:author="Hussain Hadah" w:date="2026-10-25T19:27:00Z" w16du:dateUtc="2026-10-25T23:27:00Z">
              <w:r>
                <w:rPr>
                  <w:i/>
                  <w:w w:val="105"/>
                  <w:sz w:val="20"/>
                </w:rPr>
                <w:delText>Panel</w:delText>
              </w:r>
              <w:r>
                <w:rPr>
                  <w:i/>
                  <w:spacing w:val="-11"/>
                  <w:w w:val="105"/>
                  <w:sz w:val="20"/>
                </w:rPr>
                <w:delText xml:space="preserve"> </w:delText>
              </w:r>
              <w:r>
                <w:rPr>
                  <w:i/>
                  <w:w w:val="105"/>
                  <w:sz w:val="20"/>
                </w:rPr>
                <w:delText>A:</w:delText>
              </w:r>
              <w:r>
                <w:rPr>
                  <w:i/>
                  <w:spacing w:val="-11"/>
                  <w:w w:val="105"/>
                  <w:sz w:val="20"/>
                </w:rPr>
                <w:delText xml:space="preserve"> </w:delText>
              </w:r>
              <w:r>
                <w:rPr>
                  <w:i/>
                  <w:w w:val="105"/>
                  <w:sz w:val="20"/>
                </w:rPr>
                <w:delText>AW</w:delText>
              </w:r>
              <w:r>
                <w:rPr>
                  <w:i/>
                  <w:spacing w:val="-11"/>
                  <w:w w:val="105"/>
                  <w:sz w:val="20"/>
                </w:rPr>
                <w:delText xml:space="preserve"> </w:delText>
              </w:r>
              <w:r>
                <w:rPr>
                  <w:i/>
                  <w:w w:val="105"/>
                  <w:sz w:val="20"/>
                </w:rPr>
                <w:delText>vs.</w:delText>
              </w:r>
              <w:r>
                <w:rPr>
                  <w:i/>
                  <w:spacing w:val="-11"/>
                  <w:w w:val="105"/>
                  <w:sz w:val="20"/>
                </w:rPr>
                <w:delText xml:space="preserve"> </w:delText>
              </w:r>
              <w:r>
                <w:rPr>
                  <w:i/>
                  <w:spacing w:val="-5"/>
                  <w:w w:val="105"/>
                  <w:sz w:val="20"/>
                </w:rPr>
                <w:delText>WA</w:delText>
              </w:r>
            </w:del>
            <w:moveToRangeStart w:id="396" w:author="Hussain Hadah" w:date="2026-10-25T19:27:00Z" w:name="move243848886"/>
            <w:moveTo w:id="397" w:author="Hussain Hadah" w:date="2026-10-25T19:27:00Z" w16du:dateUtc="2026-10-25T23:27:00Z">
              <w:r>
                <w:rPr>
                  <w:spacing w:val="-2"/>
                  <w:w w:val="105"/>
                  <w:sz w:val="20"/>
                </w:rPr>
                <w:t>Female</w:t>
              </w:r>
            </w:moveTo>
            <w:moveToRangeEnd w:id="396"/>
          </w:p>
        </w:tc>
        <w:tc>
          <w:tcPr>
            <w:tcW w:w="1124" w:type="dxa"/>
            <w:tcBorders>
              <w:top w:val="single" w:sz="6" w:space="0" w:color="000000"/>
            </w:tcBorders>
          </w:tcPr>
          <w:p w14:paraId="3E101A72" w14:textId="77777777" w:rsidR="00450D64" w:rsidRDefault="006D0C1A">
            <w:pPr>
              <w:pStyle w:val="TableParagraph"/>
              <w:jc w:val="left"/>
              <w:rPr>
                <w:sz w:val="20"/>
              </w:rPr>
            </w:pPr>
            <w:ins w:id="398" w:author="Hussain Hadah" w:date="2026-10-25T19:27:00Z" w16du:dateUtc="2026-10-25T23:27:00Z">
              <w:r>
                <w:t>−0.056*</w:t>
              </w:r>
            </w:ins>
          </w:p>
        </w:tc>
        <w:tc>
          <w:tcPr>
            <w:tcW w:w="120" w:type="dxa"/>
            <w:tcBorders>
              <w:top w:val="single" w:sz="6" w:space="0" w:color="000000"/>
            </w:tcBorders>
          </w:tcPr>
          <w:p w14:paraId="0AD3629B" w14:textId="77777777" w:rsidR="00450D64" w:rsidRDefault="006D0C1A">
            <w:pPr>
              <w:pStyle w:val="TableParagraph"/>
              <w:jc w:val="left"/>
              <w:rPr>
                <w:sz w:val="20"/>
              </w:rPr>
            </w:pPr>
            <w:ins w:id="399" w:author="Hussain Hadah" w:date="2026-10-25T19:27:00Z" w16du:dateUtc="2026-10-25T23:27:00Z">
              <w:r>
                <w:t>−0.044</w:t>
              </w:r>
            </w:ins>
          </w:p>
        </w:tc>
        <w:tc>
          <w:tcPr>
            <w:tcW w:w="1145" w:type="dxa"/>
            <w:tcBorders>
              <w:top w:val="single" w:sz="6" w:space="0" w:color="000000"/>
            </w:tcBorders>
          </w:tcPr>
          <w:p w14:paraId="6A7A89F4" w14:textId="77777777" w:rsidR="00450D64" w:rsidRDefault="006D0C1A">
            <w:pPr>
              <w:pStyle w:val="TableParagraph"/>
              <w:jc w:val="left"/>
              <w:rPr>
                <w:sz w:val="20"/>
              </w:rPr>
            </w:pPr>
            <w:ins w:id="400" w:author="Hussain Hadah" w:date="2026-10-25T19:27:00Z" w16du:dateUtc="2026-10-25T23:27:00Z">
              <w:r>
                <w:t>0.097***</w:t>
              </w:r>
            </w:ins>
          </w:p>
        </w:tc>
        <w:tc>
          <w:tcPr>
            <w:tcW w:w="120" w:type="dxa"/>
            <w:tcBorders>
              <w:top w:val="single" w:sz="6" w:space="0" w:color="000000"/>
            </w:tcBorders>
            <w:cellDel w:id="401" w:author="Hussain Hadah" w:date="2026-10-25T19:27:00Z"/>
          </w:tcPr>
          <w:p w14:paraId="7A0B57F0" w14:textId="77777777" w:rsidR="00450D64" w:rsidRDefault="00450D64">
            <w:pPr>
              <w:pStyle w:val="TableParagraph"/>
              <w:jc w:val="left"/>
              <w:rPr>
                <w:sz w:val="20"/>
              </w:rPr>
            </w:pPr>
          </w:p>
        </w:tc>
        <w:tc>
          <w:tcPr>
            <w:tcW w:w="1421" w:type="dxa"/>
            <w:tcBorders>
              <w:top w:val="single" w:sz="6" w:space="0" w:color="000000"/>
            </w:tcBorders>
            <w:cellDel w:id="402" w:author="Hussain Hadah" w:date="2026-10-25T19:27:00Z"/>
          </w:tcPr>
          <w:p w14:paraId="20398D86" w14:textId="77777777" w:rsidR="00450D64" w:rsidRDefault="00450D64">
            <w:pPr>
              <w:pStyle w:val="TableParagraph"/>
              <w:jc w:val="left"/>
              <w:rPr>
                <w:sz w:val="20"/>
              </w:rPr>
            </w:pPr>
          </w:p>
        </w:tc>
        <w:tc>
          <w:tcPr>
            <w:tcW w:w="60" w:type="dxa"/>
            <w:tcBorders>
              <w:top w:val="single" w:sz="6" w:space="0" w:color="000000"/>
            </w:tcBorders>
            <w:cellDel w:id="403" w:author="Hussain Hadah" w:date="2026-10-25T19:27:00Z"/>
          </w:tcPr>
          <w:p w14:paraId="5AF70068" w14:textId="77777777" w:rsidR="00450D64" w:rsidRDefault="00450D64">
            <w:pPr>
              <w:pStyle w:val="TableParagraph"/>
              <w:jc w:val="left"/>
              <w:rPr>
                <w:sz w:val="20"/>
              </w:rPr>
            </w:pPr>
          </w:p>
        </w:tc>
      </w:tr>
      <w:tr w:rsidR="00450D64" w14:paraId="2759C8F6" w14:textId="77777777">
        <w:trPr>
          <w:trHeight w:val="908"/>
        </w:trPr>
        <w:tc>
          <w:tcPr>
            <w:tcW w:w="2613" w:type="dxa"/>
          </w:tcPr>
          <w:p w14:paraId="73B6DA5F" w14:textId="77777777" w:rsidR="00450D64" w:rsidRDefault="00A86461">
            <w:pPr>
              <w:pStyle w:val="TableParagraph"/>
              <w:spacing w:before="134"/>
              <w:ind w:left="119"/>
              <w:jc w:val="left"/>
              <w:rPr>
                <w:sz w:val="20"/>
              </w:rPr>
            </w:pPr>
            <w:del w:id="404" w:author="Hussain Hadah" w:date="2026-10-25T19:27:00Z" w16du:dateUtc="2026-10-25T23:27:00Z">
              <w:r>
                <w:rPr>
                  <w:w w:val="105"/>
                  <w:sz w:val="20"/>
                </w:rPr>
                <w:delText>Anti-Asian</w:delText>
              </w:r>
              <w:r>
                <w:rPr>
                  <w:spacing w:val="32"/>
                  <w:w w:val="105"/>
                  <w:sz w:val="20"/>
                </w:rPr>
                <w:delText xml:space="preserve"> </w:delText>
              </w:r>
              <w:r>
                <w:rPr>
                  <w:spacing w:val="-4"/>
                  <w:w w:val="105"/>
                  <w:sz w:val="20"/>
                </w:rPr>
                <w:delText>Bias</w:delText>
              </w:r>
            </w:del>
          </w:p>
        </w:tc>
        <w:tc>
          <w:tcPr>
            <w:tcW w:w="1124" w:type="dxa"/>
          </w:tcPr>
          <w:p w14:paraId="48E45F5A" w14:textId="77777777" w:rsidR="00450D64" w:rsidRDefault="006D0C1A">
            <w:pPr>
              <w:pStyle w:val="TableParagraph"/>
              <w:spacing w:before="133"/>
              <w:ind w:left="262"/>
              <w:jc w:val="left"/>
              <w:rPr>
                <w:del w:id="405" w:author="Hussain Hadah" w:date="2026-10-25T19:27:00Z" w16du:dateUtc="2026-10-25T23:27:00Z"/>
                <w:sz w:val="20"/>
              </w:rPr>
            </w:pPr>
            <w:ins w:id="406" w:author="Hussain Hadah" w:date="2026-10-25T19:27:00Z" w16du:dateUtc="2026-10-25T23:27:00Z">
              <w:r>
                <w:t>(</w:t>
              </w:r>
            </w:ins>
            <w:del w:id="407" w:author="Hussain Hadah" w:date="2026-10-25T19:27:00Z" w16du:dateUtc="2026-10-25T23:27:00Z">
              <w:r w:rsidR="00A86461">
                <w:rPr>
                  <w:rFonts w:ascii="Arial"/>
                  <w:spacing w:val="-2"/>
                  <w:w w:val="130"/>
                  <w:sz w:val="20"/>
                </w:rPr>
                <w:delText>!</w:delText>
              </w:r>
            </w:del>
            <w:r w:rsidR="00A86461">
              <w:rPr>
                <w:spacing w:val="-2"/>
                <w:w w:val="130"/>
                <w:sz w:val="20"/>
              </w:rPr>
              <w:t>0.</w:t>
            </w:r>
            <w:ins w:id="408" w:author="Hussain Hadah" w:date="2026-10-25T19:27:00Z" w16du:dateUtc="2026-10-25T23:27:00Z">
              <w:r>
                <w:t>031</w:t>
              </w:r>
            </w:ins>
            <w:del w:id="409" w:author="Hussain Hadah" w:date="2026-10-25T19:27:00Z" w16du:dateUtc="2026-10-25T23:27:00Z">
              <w:r w:rsidR="00A86461">
                <w:rPr>
                  <w:spacing w:val="-2"/>
                  <w:w w:val="130"/>
                  <w:sz w:val="20"/>
                </w:rPr>
                <w:delText>024</w:delText>
              </w:r>
            </w:del>
          </w:p>
          <w:p w14:paraId="7C2AEEA9" w14:textId="77777777" w:rsidR="00450D64" w:rsidRDefault="00A86461">
            <w:pPr>
              <w:pStyle w:val="TableParagraph"/>
              <w:spacing w:before="166"/>
              <w:ind w:left="270"/>
              <w:jc w:val="left"/>
              <w:rPr>
                <w:sz w:val="20"/>
              </w:rPr>
            </w:pPr>
            <w:del w:id="410" w:author="Hussain Hadah" w:date="2026-10-25T19:27:00Z" w16du:dateUtc="2026-10-25T23:27:00Z">
              <w:r>
                <w:rPr>
                  <w:spacing w:val="-2"/>
                  <w:sz w:val="20"/>
                </w:rPr>
                <w:delText>(0.055</w:delText>
              </w:r>
            </w:del>
            <w:r>
              <w:rPr>
                <w:spacing w:val="-2"/>
                <w:sz w:val="20"/>
              </w:rPr>
              <w:t>)</w:t>
            </w:r>
          </w:p>
        </w:tc>
        <w:tc>
          <w:tcPr>
            <w:tcW w:w="120" w:type="dxa"/>
            <w:cellDel w:id="411" w:author="Hussain Hadah" w:date="2026-10-25T19:27:00Z"/>
          </w:tcPr>
          <w:p w14:paraId="1612C9F9" w14:textId="77777777" w:rsidR="00450D64" w:rsidRDefault="00450D64">
            <w:pPr>
              <w:pStyle w:val="TableParagraph"/>
              <w:jc w:val="left"/>
              <w:rPr>
                <w:sz w:val="20"/>
              </w:rPr>
            </w:pPr>
          </w:p>
        </w:tc>
        <w:tc>
          <w:tcPr>
            <w:tcW w:w="1145" w:type="dxa"/>
          </w:tcPr>
          <w:p w14:paraId="69DB239B" w14:textId="77777777" w:rsidR="00450D64" w:rsidRDefault="006D0C1A">
            <w:pPr>
              <w:pStyle w:val="TableParagraph"/>
              <w:spacing w:before="4" w:line="396" w:lineRule="exact"/>
              <w:ind w:left="280" w:hanging="11"/>
              <w:jc w:val="left"/>
              <w:rPr>
                <w:sz w:val="20"/>
              </w:rPr>
            </w:pPr>
            <w:ins w:id="412" w:author="Hussain Hadah" w:date="2026-10-25T19:27:00Z" w16du:dateUtc="2026-10-25T23:27:00Z">
              <w:r>
                <w:t>(</w:t>
              </w:r>
            </w:ins>
            <w:r w:rsidR="00A86461">
              <w:rPr>
                <w:spacing w:val="-2"/>
                <w:w w:val="90"/>
                <w:sz w:val="20"/>
              </w:rPr>
              <w:t>0.</w:t>
            </w:r>
            <w:ins w:id="413" w:author="Hussain Hadah" w:date="2026-10-25T19:27:00Z" w16du:dateUtc="2026-10-25T23:27:00Z">
              <w:r>
                <w:t>029</w:t>
              </w:r>
            </w:ins>
            <w:del w:id="414" w:author="Hussain Hadah" w:date="2026-10-25T19:27:00Z" w16du:dateUtc="2026-10-25T23:27:00Z">
              <w:r w:rsidR="00A86461">
                <w:rPr>
                  <w:spacing w:val="-2"/>
                  <w:w w:val="90"/>
                  <w:sz w:val="20"/>
                </w:rPr>
                <w:delText xml:space="preserve">106** </w:delText>
              </w:r>
              <w:r w:rsidR="00A86461">
                <w:rPr>
                  <w:spacing w:val="-2"/>
                  <w:sz w:val="20"/>
                </w:rPr>
                <w:delText>(0.044</w:delText>
              </w:r>
            </w:del>
            <w:r w:rsidR="00A86461">
              <w:rPr>
                <w:spacing w:val="-2"/>
                <w:sz w:val="20"/>
              </w:rPr>
              <w:t>)</w:t>
            </w:r>
          </w:p>
        </w:tc>
        <w:tc>
          <w:tcPr>
            <w:tcW w:w="120" w:type="dxa"/>
            <w:cellDel w:id="415" w:author="Hussain Hadah" w:date="2026-10-25T19:27:00Z"/>
          </w:tcPr>
          <w:p w14:paraId="16F1DC75" w14:textId="77777777" w:rsidR="00450D64" w:rsidRDefault="00450D64">
            <w:pPr>
              <w:pStyle w:val="TableParagraph"/>
              <w:jc w:val="left"/>
              <w:rPr>
                <w:sz w:val="20"/>
              </w:rPr>
            </w:pPr>
          </w:p>
        </w:tc>
        <w:tc>
          <w:tcPr>
            <w:tcW w:w="1421" w:type="dxa"/>
          </w:tcPr>
          <w:p w14:paraId="57A3449A" w14:textId="77777777" w:rsidR="00450D64" w:rsidRDefault="006D0C1A">
            <w:pPr>
              <w:pStyle w:val="TableParagraph"/>
              <w:spacing w:before="133"/>
              <w:ind w:left="408"/>
              <w:jc w:val="left"/>
              <w:rPr>
                <w:del w:id="416" w:author="Hussain Hadah" w:date="2026-10-25T19:27:00Z" w16du:dateUtc="2026-10-25T23:27:00Z"/>
                <w:sz w:val="20"/>
              </w:rPr>
            </w:pPr>
            <w:ins w:id="417" w:author="Hussain Hadah" w:date="2026-10-25T19:27:00Z" w16du:dateUtc="2026-10-25T23:27:00Z">
              <w:r>
                <w:t>(</w:t>
              </w:r>
            </w:ins>
            <w:del w:id="418" w:author="Hussain Hadah" w:date="2026-10-25T19:27:00Z" w16du:dateUtc="2026-10-25T23:27:00Z">
              <w:r w:rsidR="00A86461">
                <w:rPr>
                  <w:rFonts w:ascii="Arial"/>
                  <w:spacing w:val="-2"/>
                  <w:w w:val="130"/>
                  <w:sz w:val="20"/>
                </w:rPr>
                <w:delText>!</w:delText>
              </w:r>
            </w:del>
            <w:r w:rsidR="00A86461">
              <w:rPr>
                <w:spacing w:val="-2"/>
                <w:w w:val="130"/>
                <w:sz w:val="20"/>
              </w:rPr>
              <w:t>0.</w:t>
            </w:r>
            <w:ins w:id="419" w:author="Hussain Hadah" w:date="2026-10-25T19:27:00Z" w16du:dateUtc="2026-10-25T23:27:00Z">
              <w:r>
                <w:t>028</w:t>
              </w:r>
            </w:ins>
            <w:del w:id="420" w:author="Hussain Hadah" w:date="2026-10-25T19:27:00Z" w16du:dateUtc="2026-10-25T23:27:00Z">
              <w:r w:rsidR="00A86461">
                <w:rPr>
                  <w:spacing w:val="-2"/>
                  <w:w w:val="130"/>
                  <w:sz w:val="20"/>
                </w:rPr>
                <w:delText>082</w:delText>
              </w:r>
            </w:del>
          </w:p>
          <w:p w14:paraId="2D8BA874" w14:textId="77777777" w:rsidR="00450D64" w:rsidRDefault="00A86461">
            <w:pPr>
              <w:pStyle w:val="TableParagraph"/>
              <w:spacing w:before="166"/>
              <w:ind w:left="417"/>
              <w:jc w:val="left"/>
              <w:rPr>
                <w:sz w:val="20"/>
              </w:rPr>
            </w:pPr>
            <w:del w:id="421" w:author="Hussain Hadah" w:date="2026-10-25T19:27:00Z" w16du:dateUtc="2026-10-25T23:27:00Z">
              <w:r>
                <w:rPr>
                  <w:spacing w:val="-2"/>
                  <w:sz w:val="20"/>
                </w:rPr>
                <w:delText>(0.062</w:delText>
              </w:r>
            </w:del>
            <w:r>
              <w:rPr>
                <w:spacing w:val="-2"/>
                <w:sz w:val="20"/>
              </w:rPr>
              <w:t>)</w:t>
            </w:r>
          </w:p>
        </w:tc>
        <w:tc>
          <w:tcPr>
            <w:tcW w:w="60" w:type="dxa"/>
            <w:cellDel w:id="422" w:author="Hussain Hadah" w:date="2026-10-25T19:27:00Z"/>
          </w:tcPr>
          <w:p w14:paraId="61CA422E" w14:textId="77777777" w:rsidR="00450D64" w:rsidRDefault="00450D64">
            <w:pPr>
              <w:pStyle w:val="TableParagraph"/>
              <w:jc w:val="left"/>
              <w:rPr>
                <w:sz w:val="20"/>
              </w:rPr>
            </w:pPr>
          </w:p>
        </w:tc>
      </w:tr>
      <w:tr w:rsidR="00450D64" w14:paraId="145AF583" w14:textId="77777777">
        <w:trPr>
          <w:trHeight w:val="910"/>
        </w:trPr>
        <w:tc>
          <w:tcPr>
            <w:tcW w:w="2613" w:type="dxa"/>
          </w:tcPr>
          <w:p w14:paraId="3A7F4E93" w14:textId="77777777" w:rsidR="00450D64" w:rsidRDefault="00A86461">
            <w:pPr>
              <w:pStyle w:val="TableParagraph"/>
              <w:spacing w:before="136"/>
              <w:ind w:left="119"/>
              <w:jc w:val="left"/>
              <w:rPr>
                <w:sz w:val="20"/>
              </w:rPr>
            </w:pPr>
            <w:moveFromRangeStart w:id="423" w:author="Hussain Hadah" w:date="2026-10-25T19:27:00Z" w:name="move243848886"/>
            <w:moveFrom w:id="424" w:author="Hussain Hadah" w:date="2026-10-25T19:27:00Z" w16du:dateUtc="2026-10-25T23:27:00Z">
              <w:r>
                <w:rPr>
                  <w:spacing w:val="-2"/>
                  <w:w w:val="105"/>
                  <w:sz w:val="20"/>
                </w:rPr>
                <w:t>Female</w:t>
              </w:r>
            </w:moveFrom>
            <w:moveFromRangeEnd w:id="423"/>
            <w:moveToRangeStart w:id="425" w:author="Hussain Hadah" w:date="2026-10-25T19:27:00Z" w:name="move243848887"/>
            <w:moveTo w:id="426" w:author="Hussain Hadah" w:date="2026-10-25T19:27:00Z" w16du:dateUtc="2026-10-25T23:27:00Z">
              <w:r>
                <w:rPr>
                  <w:w w:val="110"/>
                  <w:sz w:val="20"/>
                </w:rPr>
                <w:t>College</w:t>
              </w:r>
              <w:r>
                <w:rPr>
                  <w:spacing w:val="-11"/>
                  <w:w w:val="110"/>
                  <w:sz w:val="20"/>
                </w:rPr>
                <w:t xml:space="preserve"> </w:t>
              </w:r>
              <w:r>
                <w:rPr>
                  <w:w w:val="110"/>
                  <w:sz w:val="20"/>
                </w:rPr>
                <w:t xml:space="preserve">Graduate: </w:t>
              </w:r>
              <w:r>
                <w:rPr>
                  <w:spacing w:val="-2"/>
                  <w:w w:val="110"/>
                  <w:sz w:val="20"/>
                </w:rPr>
                <w:t>Mother</w:t>
              </w:r>
            </w:moveTo>
            <w:moveToRangeEnd w:id="425"/>
          </w:p>
        </w:tc>
        <w:tc>
          <w:tcPr>
            <w:tcW w:w="1124" w:type="dxa"/>
          </w:tcPr>
          <w:p w14:paraId="40F622A3" w14:textId="77777777" w:rsidR="00450D64" w:rsidRDefault="00A86461">
            <w:pPr>
              <w:pStyle w:val="TableParagraph"/>
              <w:spacing w:before="6" w:line="396" w:lineRule="exact"/>
              <w:ind w:left="270" w:hanging="48"/>
              <w:jc w:val="left"/>
              <w:rPr>
                <w:sz w:val="20"/>
              </w:rPr>
            </w:pPr>
            <w:del w:id="427" w:author="Hussain Hadah" w:date="2026-10-25T19:27:00Z" w16du:dateUtc="2026-10-25T23:27:00Z">
              <w:r>
                <w:rPr>
                  <w:rFonts w:ascii="Arial"/>
                  <w:spacing w:val="-2"/>
                  <w:w w:val="110"/>
                  <w:sz w:val="20"/>
                </w:rPr>
                <w:delText>!</w:delText>
              </w:r>
            </w:del>
            <w:r>
              <w:rPr>
                <w:spacing w:val="-2"/>
                <w:w w:val="110"/>
                <w:sz w:val="20"/>
              </w:rPr>
              <w:t>0.</w:t>
            </w:r>
            <w:ins w:id="428" w:author="Hussain Hadah" w:date="2026-10-25T19:27:00Z" w16du:dateUtc="2026-10-25T23:27:00Z">
              <w:r w:rsidR="006D0C1A">
                <w:t>084**</w:t>
              </w:r>
            </w:ins>
            <w:del w:id="429" w:author="Hussain Hadah" w:date="2026-10-25T19:27:00Z" w16du:dateUtc="2026-10-25T23:27:00Z">
              <w:r>
                <w:rPr>
                  <w:spacing w:val="-2"/>
                  <w:w w:val="110"/>
                  <w:sz w:val="20"/>
                </w:rPr>
                <w:delText xml:space="preserve">056* </w:delText>
              </w:r>
              <w:r>
                <w:rPr>
                  <w:spacing w:val="-2"/>
                  <w:sz w:val="20"/>
                </w:rPr>
                <w:delText>(0.031)</w:delText>
              </w:r>
            </w:del>
          </w:p>
        </w:tc>
        <w:tc>
          <w:tcPr>
            <w:tcW w:w="120" w:type="dxa"/>
            <w:cellDel w:id="430" w:author="Hussain Hadah" w:date="2026-10-25T19:27:00Z"/>
          </w:tcPr>
          <w:p w14:paraId="3D9B9AC3" w14:textId="77777777" w:rsidR="00450D64" w:rsidRDefault="00450D64">
            <w:pPr>
              <w:pStyle w:val="TableParagraph"/>
              <w:jc w:val="left"/>
              <w:rPr>
                <w:sz w:val="20"/>
              </w:rPr>
            </w:pPr>
          </w:p>
        </w:tc>
        <w:tc>
          <w:tcPr>
            <w:tcW w:w="1145" w:type="dxa"/>
          </w:tcPr>
          <w:p w14:paraId="158CF2A0" w14:textId="77777777" w:rsidR="00450D64" w:rsidRDefault="006D0C1A">
            <w:pPr>
              <w:pStyle w:val="TableParagraph"/>
              <w:spacing w:before="135"/>
              <w:ind w:left="271"/>
              <w:jc w:val="left"/>
              <w:rPr>
                <w:del w:id="431" w:author="Hussain Hadah" w:date="2026-10-25T19:27:00Z" w16du:dateUtc="2026-10-25T23:27:00Z"/>
                <w:sz w:val="20"/>
              </w:rPr>
            </w:pPr>
            <w:ins w:id="432" w:author="Hussain Hadah" w:date="2026-10-25T19:27:00Z" w16du:dateUtc="2026-10-25T23:27:00Z">
              <w:r>
                <w:t>−</w:t>
              </w:r>
            </w:ins>
            <w:del w:id="433" w:author="Hussain Hadah" w:date="2026-10-25T19:27:00Z" w16du:dateUtc="2026-10-25T23:27:00Z">
              <w:r w:rsidR="00A86461">
                <w:rPr>
                  <w:rFonts w:ascii="Arial"/>
                  <w:spacing w:val="-2"/>
                  <w:w w:val="130"/>
                  <w:sz w:val="20"/>
                </w:rPr>
                <w:delText>!</w:delText>
              </w:r>
            </w:del>
            <w:r w:rsidR="00A86461">
              <w:rPr>
                <w:spacing w:val="-2"/>
                <w:w w:val="130"/>
                <w:sz w:val="20"/>
              </w:rPr>
              <w:t>0.</w:t>
            </w:r>
            <w:ins w:id="434" w:author="Hussain Hadah" w:date="2026-10-25T19:27:00Z" w16du:dateUtc="2026-10-25T23:27:00Z">
              <w:r>
                <w:t>106**</w:t>
              </w:r>
            </w:ins>
            <w:del w:id="435" w:author="Hussain Hadah" w:date="2026-10-25T19:27:00Z" w16du:dateUtc="2026-10-25T23:27:00Z">
              <w:r w:rsidR="00A86461">
                <w:rPr>
                  <w:spacing w:val="-2"/>
                  <w:w w:val="130"/>
                  <w:sz w:val="20"/>
                </w:rPr>
                <w:delText>044</w:delText>
              </w:r>
            </w:del>
          </w:p>
          <w:p w14:paraId="5B44980D" w14:textId="77777777" w:rsidR="00450D64" w:rsidRDefault="00A86461">
            <w:pPr>
              <w:pStyle w:val="TableParagraph"/>
              <w:spacing w:before="166"/>
              <w:ind w:left="280"/>
              <w:jc w:val="left"/>
              <w:rPr>
                <w:sz w:val="20"/>
              </w:rPr>
            </w:pPr>
            <w:del w:id="436" w:author="Hussain Hadah" w:date="2026-10-25T19:27:00Z" w16du:dateUtc="2026-10-25T23:27:00Z">
              <w:r>
                <w:rPr>
                  <w:spacing w:val="-2"/>
                  <w:sz w:val="20"/>
                </w:rPr>
                <w:delText>(0.029)</w:delText>
              </w:r>
            </w:del>
          </w:p>
        </w:tc>
        <w:tc>
          <w:tcPr>
            <w:tcW w:w="120" w:type="dxa"/>
            <w:cellDel w:id="437" w:author="Hussain Hadah" w:date="2026-10-25T19:27:00Z"/>
          </w:tcPr>
          <w:p w14:paraId="7189FFD7" w14:textId="77777777" w:rsidR="00450D64" w:rsidRDefault="00450D64">
            <w:pPr>
              <w:pStyle w:val="TableParagraph"/>
              <w:jc w:val="left"/>
              <w:rPr>
                <w:sz w:val="20"/>
              </w:rPr>
            </w:pPr>
          </w:p>
        </w:tc>
        <w:tc>
          <w:tcPr>
            <w:tcW w:w="1421" w:type="dxa"/>
          </w:tcPr>
          <w:p w14:paraId="5628C221" w14:textId="77777777" w:rsidR="00450D64" w:rsidRDefault="00A86461">
            <w:pPr>
              <w:pStyle w:val="TableParagraph"/>
              <w:spacing w:before="6" w:line="396" w:lineRule="exact"/>
              <w:ind w:left="417" w:hanging="50"/>
              <w:jc w:val="left"/>
              <w:rPr>
                <w:sz w:val="20"/>
              </w:rPr>
            </w:pPr>
            <w:r>
              <w:rPr>
                <w:spacing w:val="-2"/>
                <w:w w:val="90"/>
                <w:sz w:val="20"/>
              </w:rPr>
              <w:t>0.</w:t>
            </w:r>
            <w:ins w:id="438" w:author="Hussain Hadah" w:date="2026-10-25T19:27:00Z" w16du:dateUtc="2026-10-25T23:27:00Z">
              <w:r w:rsidR="006D0C1A">
                <w:t>021</w:t>
              </w:r>
            </w:ins>
            <w:del w:id="439" w:author="Hussain Hadah" w:date="2026-10-25T19:27:00Z" w16du:dateUtc="2026-10-25T23:27:00Z">
              <w:r>
                <w:rPr>
                  <w:spacing w:val="-2"/>
                  <w:w w:val="90"/>
                  <w:sz w:val="20"/>
                </w:rPr>
                <w:delText xml:space="preserve">097*** </w:delText>
              </w:r>
              <w:r>
                <w:rPr>
                  <w:spacing w:val="-2"/>
                  <w:sz w:val="20"/>
                </w:rPr>
                <w:delText>(0.028)</w:delText>
              </w:r>
            </w:del>
          </w:p>
        </w:tc>
        <w:tc>
          <w:tcPr>
            <w:tcW w:w="60" w:type="dxa"/>
            <w:cellDel w:id="440" w:author="Hussain Hadah" w:date="2026-10-25T19:27:00Z"/>
          </w:tcPr>
          <w:p w14:paraId="74AC62E6" w14:textId="77777777" w:rsidR="00450D64" w:rsidRDefault="00450D64">
            <w:pPr>
              <w:pStyle w:val="TableParagraph"/>
              <w:jc w:val="left"/>
              <w:rPr>
                <w:sz w:val="20"/>
              </w:rPr>
            </w:pPr>
          </w:p>
        </w:tc>
      </w:tr>
      <w:tr w:rsidR="00450D64" w14:paraId="170780E5" w14:textId="77777777">
        <w:trPr>
          <w:trHeight w:val="455"/>
        </w:trPr>
        <w:tc>
          <w:tcPr>
            <w:tcW w:w="2613" w:type="dxa"/>
          </w:tcPr>
          <w:p w14:paraId="008961E9" w14:textId="77777777" w:rsidR="00450D64" w:rsidRDefault="00A86461">
            <w:pPr>
              <w:pStyle w:val="TableParagraph"/>
              <w:spacing w:before="136"/>
              <w:ind w:left="119"/>
              <w:jc w:val="left"/>
              <w:rPr>
                <w:sz w:val="20"/>
              </w:rPr>
            </w:pPr>
            <w:moveFromRangeStart w:id="441" w:author="Hussain Hadah" w:date="2026-10-25T19:27:00Z" w:name="move243848887"/>
            <w:moveFrom w:id="442" w:author="Hussain Hadah" w:date="2026-10-25T19:27:00Z" w16du:dateUtc="2026-10-25T23:27:00Z">
              <w:r>
                <w:rPr>
                  <w:w w:val="110"/>
                  <w:sz w:val="20"/>
                </w:rPr>
                <w:t>College</w:t>
              </w:r>
              <w:r>
                <w:rPr>
                  <w:spacing w:val="-11"/>
                  <w:w w:val="110"/>
                  <w:sz w:val="20"/>
                </w:rPr>
                <w:t xml:space="preserve"> </w:t>
              </w:r>
              <w:r>
                <w:rPr>
                  <w:w w:val="110"/>
                  <w:sz w:val="20"/>
                </w:rPr>
                <w:t xml:space="preserve">Graduate: </w:t>
              </w:r>
              <w:r>
                <w:rPr>
                  <w:spacing w:val="-2"/>
                  <w:w w:val="110"/>
                  <w:sz w:val="20"/>
                </w:rPr>
                <w:t>Mother</w:t>
              </w:r>
            </w:moveFrom>
            <w:moveFromRangeEnd w:id="441"/>
          </w:p>
        </w:tc>
        <w:tc>
          <w:tcPr>
            <w:tcW w:w="1124" w:type="dxa"/>
          </w:tcPr>
          <w:p w14:paraId="317DC76A" w14:textId="77777777" w:rsidR="00450D64" w:rsidRDefault="006D0C1A">
            <w:pPr>
              <w:pStyle w:val="TableParagraph"/>
              <w:spacing w:before="136"/>
              <w:ind w:right="1"/>
              <w:rPr>
                <w:sz w:val="20"/>
              </w:rPr>
            </w:pPr>
            <w:ins w:id="443" w:author="Hussain Hadah" w:date="2026-10-25T19:27:00Z" w16du:dateUtc="2026-10-25T23:27:00Z">
              <w:r>
                <w:t>(</w:t>
              </w:r>
            </w:ins>
            <w:r w:rsidR="00A86461">
              <w:rPr>
                <w:spacing w:val="-2"/>
                <w:sz w:val="20"/>
              </w:rPr>
              <w:t>0.</w:t>
            </w:r>
            <w:ins w:id="444" w:author="Hussain Hadah" w:date="2026-10-25T19:27:00Z" w16du:dateUtc="2026-10-25T23:27:00Z">
              <w:r>
                <w:t>036)</w:t>
              </w:r>
            </w:ins>
            <w:del w:id="445" w:author="Hussain Hadah" w:date="2026-10-25T19:27:00Z" w16du:dateUtc="2026-10-25T23:27:00Z">
              <w:r w:rsidR="00A86461">
                <w:rPr>
                  <w:spacing w:val="-2"/>
                  <w:sz w:val="20"/>
                </w:rPr>
                <w:delText>084**</w:delText>
              </w:r>
            </w:del>
          </w:p>
        </w:tc>
        <w:tc>
          <w:tcPr>
            <w:tcW w:w="120" w:type="dxa"/>
            <w:cellDel w:id="446" w:author="Hussain Hadah" w:date="2026-10-25T19:27:00Z"/>
          </w:tcPr>
          <w:p w14:paraId="415807F3" w14:textId="77777777" w:rsidR="00450D64" w:rsidRDefault="00450D64">
            <w:pPr>
              <w:pStyle w:val="TableParagraph"/>
              <w:jc w:val="left"/>
              <w:rPr>
                <w:sz w:val="20"/>
              </w:rPr>
            </w:pPr>
          </w:p>
        </w:tc>
        <w:tc>
          <w:tcPr>
            <w:tcW w:w="1145" w:type="dxa"/>
          </w:tcPr>
          <w:p w14:paraId="6935BD78" w14:textId="77777777" w:rsidR="00450D64" w:rsidRDefault="006D0C1A">
            <w:pPr>
              <w:pStyle w:val="TableParagraph"/>
              <w:spacing w:before="135"/>
              <w:ind w:left="2" w:right="2"/>
              <w:rPr>
                <w:sz w:val="20"/>
              </w:rPr>
            </w:pPr>
            <w:ins w:id="447" w:author="Hussain Hadah" w:date="2026-10-25T19:27:00Z" w16du:dateUtc="2026-10-25T23:27:00Z">
              <w:r>
                <w:t>(</w:t>
              </w:r>
            </w:ins>
            <w:del w:id="448" w:author="Hussain Hadah" w:date="2026-10-25T19:27:00Z" w16du:dateUtc="2026-10-25T23:27:00Z">
              <w:r w:rsidR="00A86461">
                <w:rPr>
                  <w:rFonts w:ascii="Arial"/>
                  <w:spacing w:val="-2"/>
                  <w:w w:val="115"/>
                  <w:sz w:val="20"/>
                </w:rPr>
                <w:delText>!</w:delText>
              </w:r>
            </w:del>
            <w:r w:rsidR="00A86461">
              <w:rPr>
                <w:spacing w:val="-2"/>
                <w:w w:val="115"/>
                <w:sz w:val="20"/>
              </w:rPr>
              <w:t>0.</w:t>
            </w:r>
            <w:ins w:id="449" w:author="Hussain Hadah" w:date="2026-10-25T19:27:00Z" w16du:dateUtc="2026-10-25T23:27:00Z">
              <w:r>
                <w:t>050)</w:t>
              </w:r>
            </w:ins>
            <w:del w:id="450" w:author="Hussain Hadah" w:date="2026-10-25T19:27:00Z" w16du:dateUtc="2026-10-25T23:27:00Z">
              <w:r w:rsidR="00A86461">
                <w:rPr>
                  <w:spacing w:val="-2"/>
                  <w:w w:val="115"/>
                  <w:sz w:val="20"/>
                </w:rPr>
                <w:delText>106**</w:delText>
              </w:r>
            </w:del>
          </w:p>
        </w:tc>
        <w:tc>
          <w:tcPr>
            <w:tcW w:w="120" w:type="dxa"/>
            <w:cellDel w:id="451" w:author="Hussain Hadah" w:date="2026-10-25T19:27:00Z"/>
          </w:tcPr>
          <w:p w14:paraId="4DB29210" w14:textId="77777777" w:rsidR="00450D64" w:rsidRDefault="00450D64">
            <w:pPr>
              <w:pStyle w:val="TableParagraph"/>
              <w:jc w:val="left"/>
              <w:rPr>
                <w:sz w:val="20"/>
              </w:rPr>
            </w:pPr>
          </w:p>
        </w:tc>
        <w:tc>
          <w:tcPr>
            <w:tcW w:w="1421" w:type="dxa"/>
          </w:tcPr>
          <w:p w14:paraId="569A581D" w14:textId="77777777" w:rsidR="00450D64" w:rsidRDefault="006D0C1A">
            <w:pPr>
              <w:pStyle w:val="TableParagraph"/>
              <w:spacing w:before="136"/>
              <w:ind w:left="5" w:right="7"/>
              <w:rPr>
                <w:sz w:val="20"/>
              </w:rPr>
            </w:pPr>
            <w:ins w:id="452" w:author="Hussain Hadah" w:date="2026-10-25T19:27:00Z" w16du:dateUtc="2026-10-25T23:27:00Z">
              <w:r>
                <w:t>(</w:t>
              </w:r>
            </w:ins>
            <w:r w:rsidR="00A86461">
              <w:rPr>
                <w:spacing w:val="-2"/>
                <w:sz w:val="20"/>
              </w:rPr>
              <w:t>0.</w:t>
            </w:r>
            <w:ins w:id="453" w:author="Hussain Hadah" w:date="2026-10-25T19:27:00Z" w16du:dateUtc="2026-10-25T23:27:00Z">
              <w:r>
                <w:t>048)</w:t>
              </w:r>
            </w:ins>
            <w:del w:id="454" w:author="Hussain Hadah" w:date="2026-10-25T19:27:00Z" w16du:dateUtc="2026-10-25T23:27:00Z">
              <w:r w:rsidR="00A86461">
                <w:rPr>
                  <w:spacing w:val="-2"/>
                  <w:sz w:val="20"/>
                </w:rPr>
                <w:delText>021</w:delText>
              </w:r>
            </w:del>
          </w:p>
        </w:tc>
        <w:tc>
          <w:tcPr>
            <w:tcW w:w="60" w:type="dxa"/>
            <w:cellDel w:id="455" w:author="Hussain Hadah" w:date="2026-10-25T19:27:00Z"/>
          </w:tcPr>
          <w:p w14:paraId="7A332460" w14:textId="77777777" w:rsidR="00450D64" w:rsidRDefault="00450D64">
            <w:pPr>
              <w:pStyle w:val="TableParagraph"/>
              <w:jc w:val="left"/>
              <w:rPr>
                <w:sz w:val="20"/>
              </w:rPr>
            </w:pPr>
          </w:p>
        </w:tc>
      </w:tr>
      <w:tr w:rsidR="00450D64" w14:paraId="7FB31F84" w14:textId="77777777">
        <w:trPr>
          <w:trHeight w:val="455"/>
        </w:trPr>
        <w:tc>
          <w:tcPr>
            <w:tcW w:w="2613" w:type="dxa"/>
          </w:tcPr>
          <w:p w14:paraId="15E89B00" w14:textId="77777777" w:rsidR="00450D64" w:rsidRDefault="00A86461">
            <w:pPr>
              <w:pStyle w:val="TableParagraph"/>
              <w:jc w:val="left"/>
              <w:rPr>
                <w:sz w:val="20"/>
              </w:rPr>
            </w:pPr>
            <w:moveToRangeStart w:id="456" w:author="Hussain Hadah" w:date="2026-10-25T19:27:00Z" w:name="move243848888"/>
            <w:moveTo w:id="457" w:author="Hussain Hadah" w:date="2026-10-25T19:27:00Z" w16du:dateUtc="2026-10-25T23:27:00Z">
              <w:r>
                <w:rPr>
                  <w:w w:val="110"/>
                  <w:sz w:val="20"/>
                </w:rPr>
                <w:t>College</w:t>
              </w:r>
              <w:r>
                <w:rPr>
                  <w:spacing w:val="-11"/>
                  <w:w w:val="110"/>
                  <w:sz w:val="20"/>
                </w:rPr>
                <w:t xml:space="preserve"> </w:t>
              </w:r>
              <w:r>
                <w:rPr>
                  <w:w w:val="110"/>
                  <w:sz w:val="20"/>
                </w:rPr>
                <w:t xml:space="preserve">Graduate: </w:t>
              </w:r>
              <w:r>
                <w:rPr>
                  <w:spacing w:val="-2"/>
                  <w:w w:val="110"/>
                  <w:sz w:val="20"/>
                </w:rPr>
                <w:t>Father</w:t>
              </w:r>
            </w:moveTo>
            <w:moveToRangeEnd w:id="456"/>
          </w:p>
        </w:tc>
        <w:tc>
          <w:tcPr>
            <w:tcW w:w="1124" w:type="dxa"/>
          </w:tcPr>
          <w:p w14:paraId="178EFF42" w14:textId="77777777" w:rsidR="00450D64" w:rsidRDefault="006D0C1A">
            <w:pPr>
              <w:pStyle w:val="TableParagraph"/>
              <w:spacing w:before="77"/>
              <w:ind w:right="1"/>
              <w:rPr>
                <w:sz w:val="20"/>
              </w:rPr>
            </w:pPr>
            <w:ins w:id="458" w:author="Hussain Hadah" w:date="2026-10-25T19:27:00Z" w16du:dateUtc="2026-10-25T23:27:00Z">
              <w:r>
                <w:t>−</w:t>
              </w:r>
            </w:ins>
            <w:del w:id="459" w:author="Hussain Hadah" w:date="2026-10-25T19:27:00Z" w16du:dateUtc="2026-10-25T23:27:00Z">
              <w:r w:rsidR="00A86461">
                <w:rPr>
                  <w:spacing w:val="-2"/>
                  <w:sz w:val="20"/>
                </w:rPr>
                <w:delText>(</w:delText>
              </w:r>
            </w:del>
            <w:r w:rsidR="00A86461">
              <w:rPr>
                <w:spacing w:val="-2"/>
                <w:sz w:val="20"/>
              </w:rPr>
              <w:t>0.</w:t>
            </w:r>
            <w:ins w:id="460" w:author="Hussain Hadah" w:date="2026-10-25T19:27:00Z" w16du:dateUtc="2026-10-25T23:27:00Z">
              <w:r>
                <w:t>061**</w:t>
              </w:r>
            </w:ins>
            <w:del w:id="461" w:author="Hussain Hadah" w:date="2026-10-25T19:27:00Z" w16du:dateUtc="2026-10-25T23:27:00Z">
              <w:r w:rsidR="00A86461">
                <w:rPr>
                  <w:spacing w:val="-2"/>
                  <w:sz w:val="20"/>
                </w:rPr>
                <w:delText>036)</w:delText>
              </w:r>
            </w:del>
          </w:p>
        </w:tc>
        <w:tc>
          <w:tcPr>
            <w:tcW w:w="120" w:type="dxa"/>
            <w:cellDel w:id="462" w:author="Hussain Hadah" w:date="2026-10-25T19:27:00Z"/>
          </w:tcPr>
          <w:p w14:paraId="63E3398D" w14:textId="77777777" w:rsidR="00450D64" w:rsidRDefault="00450D64">
            <w:pPr>
              <w:pStyle w:val="TableParagraph"/>
              <w:jc w:val="left"/>
              <w:rPr>
                <w:sz w:val="20"/>
              </w:rPr>
            </w:pPr>
          </w:p>
        </w:tc>
        <w:tc>
          <w:tcPr>
            <w:tcW w:w="1145" w:type="dxa"/>
          </w:tcPr>
          <w:p w14:paraId="1F23C75E" w14:textId="77777777" w:rsidR="00450D64" w:rsidRDefault="00A86461">
            <w:pPr>
              <w:pStyle w:val="TableParagraph"/>
              <w:spacing w:before="77"/>
              <w:ind w:left="1" w:right="2"/>
              <w:rPr>
                <w:sz w:val="20"/>
              </w:rPr>
            </w:pPr>
            <w:del w:id="463" w:author="Hussain Hadah" w:date="2026-10-25T19:27:00Z" w16du:dateUtc="2026-10-25T23:27:00Z">
              <w:r>
                <w:rPr>
                  <w:spacing w:val="-2"/>
                  <w:sz w:val="20"/>
                </w:rPr>
                <w:delText>(</w:delText>
              </w:r>
            </w:del>
            <w:r>
              <w:rPr>
                <w:spacing w:val="-2"/>
                <w:sz w:val="20"/>
              </w:rPr>
              <w:t>0.</w:t>
            </w:r>
            <w:ins w:id="464" w:author="Hussain Hadah" w:date="2026-10-25T19:27:00Z" w16du:dateUtc="2026-10-25T23:27:00Z">
              <w:r w:rsidR="006D0C1A">
                <w:t>069**</w:t>
              </w:r>
            </w:ins>
            <w:del w:id="465" w:author="Hussain Hadah" w:date="2026-10-25T19:27:00Z" w16du:dateUtc="2026-10-25T23:27:00Z">
              <w:r>
                <w:rPr>
                  <w:spacing w:val="-2"/>
                  <w:sz w:val="20"/>
                </w:rPr>
                <w:delText>050)</w:delText>
              </w:r>
            </w:del>
          </w:p>
        </w:tc>
        <w:tc>
          <w:tcPr>
            <w:tcW w:w="120" w:type="dxa"/>
          </w:tcPr>
          <w:p w14:paraId="3AA41F44" w14:textId="77777777" w:rsidR="00450D64" w:rsidRDefault="006D0C1A">
            <w:pPr>
              <w:pStyle w:val="TableParagraph"/>
              <w:jc w:val="left"/>
              <w:rPr>
                <w:sz w:val="20"/>
              </w:rPr>
            </w:pPr>
            <w:ins w:id="466" w:author="Hussain Hadah" w:date="2026-10-25T19:27:00Z" w16du:dateUtc="2026-10-25T23:27:00Z">
              <w:r>
                <w:t>−0.002</w:t>
              </w:r>
            </w:ins>
          </w:p>
        </w:tc>
        <w:tc>
          <w:tcPr>
            <w:tcW w:w="1421" w:type="dxa"/>
            <w:cellDel w:id="467" w:author="Hussain Hadah" w:date="2026-10-25T19:27:00Z"/>
          </w:tcPr>
          <w:p w14:paraId="45503D6F" w14:textId="77777777" w:rsidR="00450D64" w:rsidRDefault="00A86461">
            <w:pPr>
              <w:pStyle w:val="TableParagraph"/>
              <w:spacing w:before="77"/>
              <w:ind w:left="5" w:right="7"/>
              <w:rPr>
                <w:sz w:val="20"/>
              </w:rPr>
            </w:pPr>
            <w:del w:id="468" w:author="Hussain Hadah" w:date="2026-10-25T19:27:00Z" w16du:dateUtc="2026-10-25T23:27:00Z">
              <w:r>
                <w:rPr>
                  <w:spacing w:val="-2"/>
                  <w:sz w:val="20"/>
                </w:rPr>
                <w:delText>(0.048)</w:delText>
              </w:r>
            </w:del>
          </w:p>
        </w:tc>
        <w:tc>
          <w:tcPr>
            <w:tcW w:w="60" w:type="dxa"/>
            <w:cellDel w:id="469" w:author="Hussain Hadah" w:date="2026-10-25T19:27:00Z"/>
          </w:tcPr>
          <w:p w14:paraId="32519AF9" w14:textId="77777777" w:rsidR="00450D64" w:rsidRDefault="00450D64">
            <w:pPr>
              <w:pStyle w:val="TableParagraph"/>
              <w:jc w:val="left"/>
              <w:rPr>
                <w:sz w:val="20"/>
              </w:rPr>
            </w:pPr>
          </w:p>
        </w:tc>
      </w:tr>
      <w:tr w:rsidR="00450D64" w14:paraId="0E9F4B27" w14:textId="77777777">
        <w:trPr>
          <w:trHeight w:val="882"/>
        </w:trPr>
        <w:tc>
          <w:tcPr>
            <w:tcW w:w="2613" w:type="dxa"/>
            <w:tcBorders>
              <w:bottom w:val="single" w:sz="8" w:space="0" w:color="000000"/>
            </w:tcBorders>
          </w:tcPr>
          <w:p w14:paraId="15CCFBB9" w14:textId="77777777" w:rsidR="00450D64" w:rsidRDefault="00A86461">
            <w:pPr>
              <w:pStyle w:val="TableParagraph"/>
              <w:spacing w:before="136"/>
              <w:ind w:left="119"/>
              <w:jc w:val="left"/>
              <w:rPr>
                <w:sz w:val="20"/>
              </w:rPr>
            </w:pPr>
            <w:moveFromRangeStart w:id="470" w:author="Hussain Hadah" w:date="2026-10-25T19:27:00Z" w:name="move243848888"/>
            <w:moveFrom w:id="471" w:author="Hussain Hadah" w:date="2026-10-25T19:27:00Z" w16du:dateUtc="2026-10-25T23:27:00Z">
              <w:r>
                <w:rPr>
                  <w:w w:val="110"/>
                  <w:sz w:val="20"/>
                </w:rPr>
                <w:lastRenderedPageBreak/>
                <w:t>College</w:t>
              </w:r>
              <w:r>
                <w:rPr>
                  <w:spacing w:val="-11"/>
                  <w:w w:val="110"/>
                  <w:sz w:val="20"/>
                </w:rPr>
                <w:t xml:space="preserve"> </w:t>
              </w:r>
              <w:r>
                <w:rPr>
                  <w:w w:val="110"/>
                  <w:sz w:val="20"/>
                </w:rPr>
                <w:t xml:space="preserve">Graduate: </w:t>
              </w:r>
              <w:r>
                <w:rPr>
                  <w:spacing w:val="-2"/>
                  <w:w w:val="110"/>
                  <w:sz w:val="20"/>
                </w:rPr>
                <w:t>Father</w:t>
              </w:r>
            </w:moveFrom>
            <w:moveFromRangeEnd w:id="470"/>
          </w:p>
        </w:tc>
        <w:tc>
          <w:tcPr>
            <w:tcW w:w="1124" w:type="dxa"/>
            <w:tcBorders>
              <w:bottom w:val="single" w:sz="8" w:space="0" w:color="000000"/>
            </w:tcBorders>
          </w:tcPr>
          <w:p w14:paraId="73E1A9EB" w14:textId="77777777" w:rsidR="00450D64" w:rsidRDefault="00A86461">
            <w:pPr>
              <w:pStyle w:val="TableParagraph"/>
              <w:spacing w:before="6" w:line="396" w:lineRule="exact"/>
              <w:ind w:left="270" w:hanging="87"/>
              <w:jc w:val="left"/>
              <w:rPr>
                <w:sz w:val="20"/>
              </w:rPr>
            </w:pPr>
            <w:del w:id="472" w:author="Hussain Hadah" w:date="2026-10-25T19:27:00Z" w16du:dateUtc="2026-10-25T23:27:00Z">
              <w:r>
                <w:rPr>
                  <w:rFonts w:ascii="Arial"/>
                  <w:spacing w:val="-2"/>
                  <w:sz w:val="20"/>
                </w:rPr>
                <w:delText>!</w:delText>
              </w:r>
              <w:r>
                <w:rPr>
                  <w:spacing w:val="-2"/>
                  <w:sz w:val="20"/>
                </w:rPr>
                <w:delText xml:space="preserve">0.061** </w:delText>
              </w:r>
            </w:del>
            <w:r>
              <w:rPr>
                <w:spacing w:val="-2"/>
                <w:w w:val="110"/>
                <w:sz w:val="20"/>
              </w:rPr>
              <w:t>(0.027)</w:t>
            </w:r>
          </w:p>
        </w:tc>
        <w:tc>
          <w:tcPr>
            <w:tcW w:w="120" w:type="dxa"/>
            <w:tcBorders>
              <w:bottom w:val="single" w:sz="8" w:space="0" w:color="000000"/>
            </w:tcBorders>
            <w:cellDel w:id="473" w:author="Hussain Hadah" w:date="2026-10-25T19:27:00Z"/>
          </w:tcPr>
          <w:p w14:paraId="334081AD" w14:textId="77777777" w:rsidR="00450D64" w:rsidRDefault="00450D64">
            <w:pPr>
              <w:pStyle w:val="TableParagraph"/>
              <w:jc w:val="left"/>
              <w:rPr>
                <w:sz w:val="20"/>
              </w:rPr>
            </w:pPr>
          </w:p>
        </w:tc>
        <w:tc>
          <w:tcPr>
            <w:tcW w:w="1145" w:type="dxa"/>
            <w:tcBorders>
              <w:bottom w:val="single" w:sz="8" w:space="0" w:color="000000"/>
            </w:tcBorders>
          </w:tcPr>
          <w:p w14:paraId="4CBB9380" w14:textId="77777777" w:rsidR="00450D64" w:rsidRDefault="00A86461">
            <w:pPr>
              <w:pStyle w:val="TableParagraph"/>
              <w:spacing w:before="6" w:line="396" w:lineRule="exact"/>
              <w:ind w:left="280" w:hanging="12"/>
              <w:jc w:val="left"/>
              <w:rPr>
                <w:sz w:val="20"/>
              </w:rPr>
            </w:pPr>
            <w:del w:id="474" w:author="Hussain Hadah" w:date="2026-10-25T19:27:00Z" w16du:dateUtc="2026-10-25T23:27:00Z">
              <w:r>
                <w:rPr>
                  <w:spacing w:val="-2"/>
                  <w:w w:val="90"/>
                  <w:sz w:val="20"/>
                </w:rPr>
                <w:delText xml:space="preserve">0.069** </w:delText>
              </w:r>
            </w:del>
            <w:r>
              <w:rPr>
                <w:spacing w:val="-2"/>
                <w:sz w:val="20"/>
              </w:rPr>
              <w:t>(0.031)</w:t>
            </w:r>
          </w:p>
        </w:tc>
        <w:tc>
          <w:tcPr>
            <w:tcW w:w="120" w:type="dxa"/>
            <w:tcBorders>
              <w:bottom w:val="single" w:sz="8" w:space="0" w:color="000000"/>
            </w:tcBorders>
            <w:cellDel w:id="475" w:author="Hussain Hadah" w:date="2026-10-25T19:27:00Z"/>
          </w:tcPr>
          <w:p w14:paraId="5316848B" w14:textId="77777777" w:rsidR="00450D64" w:rsidRDefault="00450D64">
            <w:pPr>
              <w:pStyle w:val="TableParagraph"/>
              <w:jc w:val="left"/>
              <w:rPr>
                <w:sz w:val="20"/>
              </w:rPr>
            </w:pPr>
          </w:p>
        </w:tc>
        <w:tc>
          <w:tcPr>
            <w:tcW w:w="1421" w:type="dxa"/>
            <w:tcBorders>
              <w:bottom w:val="single" w:sz="8" w:space="0" w:color="000000"/>
            </w:tcBorders>
          </w:tcPr>
          <w:p w14:paraId="21E7A9AE" w14:textId="77777777" w:rsidR="00450D64" w:rsidRDefault="00A86461">
            <w:pPr>
              <w:pStyle w:val="TableParagraph"/>
              <w:spacing w:before="135"/>
              <w:ind w:left="408"/>
              <w:jc w:val="left"/>
              <w:rPr>
                <w:del w:id="476" w:author="Hussain Hadah" w:date="2026-10-25T19:27:00Z" w16du:dateUtc="2026-10-25T23:27:00Z"/>
                <w:sz w:val="20"/>
              </w:rPr>
            </w:pPr>
            <w:del w:id="477" w:author="Hussain Hadah" w:date="2026-10-25T19:27:00Z" w16du:dateUtc="2026-10-25T23:27:00Z">
              <w:r>
                <w:rPr>
                  <w:rFonts w:ascii="Arial"/>
                  <w:spacing w:val="-2"/>
                  <w:w w:val="130"/>
                  <w:sz w:val="20"/>
                </w:rPr>
                <w:delText>!</w:delText>
              </w:r>
              <w:r>
                <w:rPr>
                  <w:spacing w:val="-2"/>
                  <w:w w:val="130"/>
                  <w:sz w:val="20"/>
                </w:rPr>
                <w:delText>0.002</w:delText>
              </w:r>
            </w:del>
          </w:p>
          <w:p w14:paraId="4F65423D" w14:textId="77777777" w:rsidR="00450D64" w:rsidRDefault="00A86461">
            <w:pPr>
              <w:pStyle w:val="TableParagraph"/>
              <w:spacing w:before="166"/>
              <w:ind w:left="417"/>
              <w:jc w:val="left"/>
              <w:rPr>
                <w:sz w:val="20"/>
              </w:rPr>
            </w:pPr>
            <w:r>
              <w:rPr>
                <w:spacing w:val="-2"/>
                <w:sz w:val="20"/>
              </w:rPr>
              <w:t>(0.037)</w:t>
            </w:r>
          </w:p>
        </w:tc>
        <w:tc>
          <w:tcPr>
            <w:tcW w:w="60" w:type="dxa"/>
            <w:tcBorders>
              <w:bottom w:val="single" w:sz="8" w:space="0" w:color="000000"/>
            </w:tcBorders>
            <w:cellDel w:id="478" w:author="Hussain Hadah" w:date="2026-10-25T19:27:00Z"/>
          </w:tcPr>
          <w:p w14:paraId="7AAB09AE" w14:textId="77777777" w:rsidR="00450D64" w:rsidRDefault="00450D64">
            <w:pPr>
              <w:pStyle w:val="TableParagraph"/>
              <w:jc w:val="left"/>
              <w:rPr>
                <w:sz w:val="20"/>
              </w:rPr>
            </w:pPr>
          </w:p>
        </w:tc>
      </w:tr>
    </w:tbl>
    <w:p w14:paraId="38587432" w14:textId="77777777" w:rsidR="00C76957" w:rsidRDefault="006D0C1A">
      <w:pPr>
        <w:spacing w:after="145" w:line="259" w:lineRule="auto"/>
        <w:ind w:left="984"/>
        <w:rPr>
          <w:ins w:id="479" w:author="Hussain Hadah" w:date="2026-10-25T19:27:00Z" w16du:dateUtc="2026-10-25T23:27:00Z"/>
        </w:rPr>
      </w:pPr>
      <w:ins w:id="480" w:author="Hussain Hadah" w:date="2026-10-25T19:27:00Z" w16du:dateUtc="2026-10-25T23:27:00Z">
        <w:r>
          <w:rPr>
            <w:noProof/>
          </w:rPr>
          <mc:AlternateContent>
            <mc:Choice Requires="wpg">
              <w:drawing>
                <wp:inline distT="0" distB="0" distL="0" distR="0" wp14:anchorId="6FF4F8AC" wp14:editId="23F4E475">
                  <wp:extent cx="4191242" cy="12141"/>
                  <wp:effectExtent l="0" t="0" r="0" b="0"/>
                  <wp:docPr id="16418" name="Group 16418"/>
                  <wp:cNvGraphicFramePr/>
                  <a:graphic xmlns:a="http://schemas.openxmlformats.org/drawingml/2006/main">
                    <a:graphicData uri="http://schemas.microsoft.com/office/word/2010/wordprocessingGroup">
                      <wpg:wgp>
                        <wpg:cNvGrpSpPr/>
                        <wpg:grpSpPr>
                          <a:xfrm>
                            <a:off x="0" y="0"/>
                            <a:ext cx="4191242" cy="12141"/>
                            <a:chOff x="0" y="0"/>
                            <a:chExt cx="4191242" cy="12141"/>
                          </a:xfrm>
                        </wpg:grpSpPr>
                        <wps:wsp>
                          <wps:cNvPr id="465" name="Shape 465"/>
                          <wps:cNvSpPr/>
                          <wps:spPr>
                            <a:xfrm>
                              <a:off x="0" y="0"/>
                              <a:ext cx="4191242" cy="0"/>
                            </a:xfrm>
                            <a:custGeom>
                              <a:avLst/>
                              <a:gdLst/>
                              <a:ahLst/>
                              <a:cxnLst/>
                              <a:rect l="0" t="0" r="0" b="0"/>
                              <a:pathLst>
                                <a:path w="4191242">
                                  <a:moveTo>
                                    <a:pt x="0" y="0"/>
                                  </a:moveTo>
                                  <a:lnTo>
                                    <a:pt x="4191242"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418" style="width:330.019pt;height:0.956pt;mso-position-horizontal-relative:char;mso-position-vertical-relative:line" coordsize="41912,121">
                  <v:shape id="Shape 465" style="position:absolute;width:41912;height:0;left:0;top:0;" coordsize="4191242,0" path="m0,0l4191242,0">
                    <v:stroke weight="0.956pt" endcap="flat" joinstyle="miter" miterlimit="10" on="true" color="#000000"/>
                    <v:fill on="false" color="#000000" opacity="0"/>
                  </v:shape>
                </v:group>
              </w:pict>
            </mc:Fallback>
          </mc:AlternateContent>
        </w:r>
      </w:ins>
    </w:p>
    <w:p w14:paraId="1012E313" w14:textId="77777777" w:rsidR="00450D64" w:rsidRDefault="006D0C1A">
      <w:pPr>
        <w:pStyle w:val="BodyText"/>
        <w:spacing w:before="83"/>
        <w:ind w:left="1139"/>
      </w:pPr>
      <w:ins w:id="481" w:author="Hussain Hadah" w:date="2026-10-25T19:27:00Z" w16du:dateUtc="2026-10-25T23:27:00Z">
        <w:r>
          <w:t xml:space="preserve">* </w:t>
        </w:r>
      </w:ins>
      <w:del w:id="482" w:author="Hussain Hadah" w:date="2026-10-25T19:27:00Z" w16du:dateUtc="2026-10-25T23:27:00Z">
        <w:r w:rsidR="00A86461">
          <w:rPr>
            <w:spacing w:val="24"/>
          </w:rPr>
          <w:delText>*</w:delText>
        </w:r>
      </w:del>
      <w:r w:rsidR="00A86461">
        <w:rPr>
          <w:spacing w:val="24"/>
        </w:rPr>
        <w:t>p</w:t>
      </w:r>
      <w:r w:rsidR="00A86461">
        <w:rPr>
          <w:spacing w:val="-2"/>
        </w:rPr>
        <w:t xml:space="preserve"> </w:t>
      </w:r>
      <w:r w:rsidR="00A86461">
        <w:rPr>
          <w:w w:val="110"/>
        </w:rPr>
        <w:t>&lt;</w:t>
      </w:r>
      <w:r w:rsidR="00A86461">
        <w:rPr>
          <w:spacing w:val="-7"/>
          <w:w w:val="110"/>
        </w:rPr>
        <w:t xml:space="preserve"> </w:t>
      </w:r>
      <w:r w:rsidR="00A86461">
        <w:t>0.1,</w:t>
      </w:r>
      <w:r w:rsidR="00A86461">
        <w:rPr>
          <w:spacing w:val="-2"/>
        </w:rPr>
        <w:t xml:space="preserve"> </w:t>
      </w:r>
      <w:r w:rsidR="00A86461">
        <w:t>**</w:t>
      </w:r>
      <w:r w:rsidR="00A86461">
        <w:rPr>
          <w:spacing w:val="-2"/>
        </w:rPr>
        <w:t xml:space="preserve"> </w:t>
      </w:r>
      <w:r w:rsidR="00A86461">
        <w:t>p</w:t>
      </w:r>
      <w:r w:rsidR="00A86461">
        <w:rPr>
          <w:spacing w:val="-2"/>
        </w:rPr>
        <w:t xml:space="preserve"> </w:t>
      </w:r>
      <w:r w:rsidR="00A86461">
        <w:rPr>
          <w:w w:val="110"/>
        </w:rPr>
        <w:t>&lt;</w:t>
      </w:r>
      <w:r w:rsidR="00A86461">
        <w:rPr>
          <w:spacing w:val="-7"/>
          <w:w w:val="110"/>
        </w:rPr>
        <w:t xml:space="preserve"> </w:t>
      </w:r>
      <w:r w:rsidR="00A86461">
        <w:t>0.05,</w:t>
      </w:r>
      <w:r w:rsidR="00A86461">
        <w:rPr>
          <w:spacing w:val="-2"/>
        </w:rPr>
        <w:t xml:space="preserve"> </w:t>
      </w:r>
      <w:r w:rsidR="00A86461">
        <w:t>***</w:t>
      </w:r>
      <w:r w:rsidR="00A86461">
        <w:rPr>
          <w:spacing w:val="-2"/>
        </w:rPr>
        <w:t xml:space="preserve"> </w:t>
      </w:r>
      <w:r w:rsidR="00A86461">
        <w:t>p</w:t>
      </w:r>
      <w:r w:rsidR="00A86461">
        <w:rPr>
          <w:spacing w:val="-2"/>
        </w:rPr>
        <w:t xml:space="preserve"> </w:t>
      </w:r>
      <w:r w:rsidR="00A86461">
        <w:rPr>
          <w:w w:val="110"/>
        </w:rPr>
        <w:t>&lt;</w:t>
      </w:r>
      <w:r w:rsidR="00A86461">
        <w:rPr>
          <w:spacing w:val="-7"/>
          <w:w w:val="110"/>
        </w:rPr>
        <w:t xml:space="preserve"> </w:t>
      </w:r>
      <w:r w:rsidR="00A86461">
        <w:rPr>
          <w:spacing w:val="-4"/>
        </w:rPr>
        <w:t>0.01</w:t>
      </w:r>
    </w:p>
    <w:p w14:paraId="3F9E0374" w14:textId="77777777" w:rsidR="00450D64" w:rsidRDefault="00A86461">
      <w:pPr>
        <w:pStyle w:val="BodyText"/>
        <w:spacing w:before="155" w:line="396" w:lineRule="exact"/>
        <w:ind w:left="1318" w:right="1017" w:hanging="140"/>
        <w:jc w:val="both"/>
      </w:pPr>
      <w:del w:id="483" w:author="Hussain Hadah" w:date="2026-10-25T19:27:00Z" w16du:dateUtc="2026-10-25T23:27:00Z">
        <w:r>
          <w:rPr>
            <w:w w:val="110"/>
            <w:position w:val="8"/>
            <w:sz w:val="16"/>
          </w:rPr>
          <w:delText xml:space="preserve">1 </w:delText>
        </w:r>
      </w:del>
      <w:r>
        <w:rPr>
          <w:w w:val="110"/>
        </w:rPr>
        <w:t xml:space="preserve">Each cell reports the difference in average marginal effects (AME) </w:t>
      </w:r>
      <w:ins w:id="484" w:author="Hussain Hadah" w:date="2026-10-25T19:27:00Z" w16du:dateUtc="2026-10-25T23:27:00Z">
        <w:r w:rsidR="006D0C1A">
          <w:t>between</w:t>
        </w:r>
      </w:ins>
      <w:del w:id="485" w:author="Hussain Hadah" w:date="2026-10-25T19:27:00Z" w16du:dateUtc="2026-10-25T23:27:00Z">
        <w:r>
          <w:rPr>
            <w:w w:val="110"/>
          </w:rPr>
          <w:delText>be-</w:delText>
        </w:r>
        <w:r>
          <w:rPr>
            <w:w w:val="115"/>
          </w:rPr>
          <w:delText>tween</w:delText>
        </w:r>
      </w:del>
      <w:r>
        <w:rPr>
          <w:spacing w:val="-6"/>
          <w:w w:val="115"/>
        </w:rPr>
        <w:t xml:space="preserve"> </w:t>
      </w:r>
      <w:r>
        <w:rPr>
          <w:w w:val="115"/>
        </w:rPr>
        <w:t>the</w:t>
      </w:r>
      <w:r>
        <w:rPr>
          <w:spacing w:val="-6"/>
          <w:w w:val="115"/>
        </w:rPr>
        <w:t xml:space="preserve"> </w:t>
      </w:r>
      <w:r>
        <w:rPr>
          <w:w w:val="115"/>
        </w:rPr>
        <w:t>Asian</w:t>
      </w:r>
      <w:r>
        <w:rPr>
          <w:spacing w:val="-6"/>
          <w:w w:val="115"/>
        </w:rPr>
        <w:t xml:space="preserve"> </w:t>
      </w:r>
      <w:r>
        <w:rPr>
          <w:w w:val="115"/>
        </w:rPr>
        <w:t>father–White</w:t>
      </w:r>
      <w:r>
        <w:rPr>
          <w:spacing w:val="-6"/>
          <w:w w:val="115"/>
        </w:rPr>
        <w:t xml:space="preserve"> </w:t>
      </w:r>
      <w:r>
        <w:rPr>
          <w:w w:val="115"/>
        </w:rPr>
        <w:t>mother</w:t>
      </w:r>
      <w:r>
        <w:rPr>
          <w:spacing w:val="-6"/>
          <w:w w:val="115"/>
        </w:rPr>
        <w:t xml:space="preserve"> </w:t>
      </w:r>
      <w:r>
        <w:rPr>
          <w:w w:val="115"/>
        </w:rPr>
        <w:t>(AW)</w:t>
      </w:r>
      <w:r>
        <w:rPr>
          <w:spacing w:val="-6"/>
          <w:w w:val="115"/>
        </w:rPr>
        <w:t xml:space="preserve"> </w:t>
      </w:r>
      <w:r>
        <w:rPr>
          <w:w w:val="115"/>
        </w:rPr>
        <w:t>and</w:t>
      </w:r>
      <w:r>
        <w:rPr>
          <w:spacing w:val="-6"/>
          <w:w w:val="115"/>
        </w:rPr>
        <w:t xml:space="preserve"> </w:t>
      </w:r>
      <w:r>
        <w:rPr>
          <w:w w:val="115"/>
        </w:rPr>
        <w:t>White</w:t>
      </w:r>
      <w:r>
        <w:rPr>
          <w:spacing w:val="-6"/>
          <w:w w:val="115"/>
        </w:rPr>
        <w:t xml:space="preserve"> </w:t>
      </w:r>
      <w:r>
        <w:rPr>
          <w:w w:val="115"/>
        </w:rPr>
        <w:t>father–Asian mother</w:t>
      </w:r>
      <w:r>
        <w:rPr>
          <w:spacing w:val="-17"/>
          <w:w w:val="115"/>
        </w:rPr>
        <w:t xml:space="preserve"> </w:t>
      </w:r>
      <w:r>
        <w:rPr>
          <w:w w:val="115"/>
        </w:rPr>
        <w:t>(WA)</w:t>
      </w:r>
      <w:r>
        <w:rPr>
          <w:spacing w:val="-14"/>
          <w:w w:val="115"/>
        </w:rPr>
        <w:t xml:space="preserve"> </w:t>
      </w:r>
      <w:r>
        <w:rPr>
          <w:w w:val="115"/>
        </w:rPr>
        <w:t>models,</w:t>
      </w:r>
      <w:r>
        <w:rPr>
          <w:spacing w:val="-15"/>
          <w:w w:val="115"/>
        </w:rPr>
        <w:t xml:space="preserve"> </w:t>
      </w:r>
      <w:r>
        <w:rPr>
          <w:w w:val="115"/>
        </w:rPr>
        <w:t>estimated</w:t>
      </w:r>
      <w:r>
        <w:rPr>
          <w:spacing w:val="-14"/>
          <w:w w:val="115"/>
        </w:rPr>
        <w:t xml:space="preserve"> </w:t>
      </w:r>
      <w:r>
        <w:rPr>
          <w:w w:val="115"/>
        </w:rPr>
        <w:t>from</w:t>
      </w:r>
      <w:r>
        <w:rPr>
          <w:spacing w:val="-14"/>
          <w:w w:val="115"/>
        </w:rPr>
        <w:t xml:space="preserve"> </w:t>
      </w:r>
      <w:r>
        <w:rPr>
          <w:w w:val="115"/>
        </w:rPr>
        <w:t>equation</w:t>
      </w:r>
      <w:r>
        <w:rPr>
          <w:spacing w:val="-15"/>
          <w:w w:val="115"/>
        </w:rPr>
        <w:t xml:space="preserve"> </w:t>
      </w:r>
      <w:ins w:id="486" w:author="Hussain Hadah" w:date="2026-10-25T19:27:00Z" w16du:dateUtc="2026-10-25T23:27:00Z">
        <w:r w:rsidR="006D0C1A">
          <w:t>(</w:t>
        </w:r>
        <w:r w:rsidR="006D0C1A">
          <w:rPr>
            <w:b/>
          </w:rPr>
          <w:t>??</w:t>
        </w:r>
        <w:r w:rsidR="006D0C1A">
          <w:t>)</w:t>
        </w:r>
      </w:ins>
      <w:del w:id="487" w:author="Hussain Hadah" w:date="2026-10-25T19:27:00Z" w16du:dateUtc="2026-10-25T23:27:00Z">
        <w:r>
          <w:rPr>
            <w:w w:val="115"/>
          </w:rPr>
          <w:delText>(</w:delText>
        </w:r>
        <w:r w:rsidR="00450D64">
          <w:fldChar w:fldCharType="begin"/>
        </w:r>
        <w:r w:rsidR="00450D64">
          <w:delInstrText>HYPERLINK \l "_bookmark1"</w:delInstrText>
        </w:r>
        <w:r w:rsidR="00450D64">
          <w:fldChar w:fldCharType="separate"/>
        </w:r>
        <w:r w:rsidR="00450D64">
          <w:rPr>
            <w:color w:val="0000FF"/>
            <w:w w:val="115"/>
          </w:rPr>
          <w:delText>4</w:delText>
        </w:r>
        <w:r w:rsidR="00450D64">
          <w:fldChar w:fldCharType="end"/>
        </w:r>
        <w:r>
          <w:rPr>
            <w:w w:val="115"/>
          </w:rPr>
          <w:delText>)</w:delText>
        </w:r>
      </w:del>
      <w:r>
        <w:rPr>
          <w:spacing w:val="-14"/>
          <w:w w:val="115"/>
        </w:rPr>
        <w:t xml:space="preserve"> </w:t>
      </w:r>
      <w:r>
        <w:rPr>
          <w:w w:val="115"/>
        </w:rPr>
        <w:t>using</w:t>
      </w:r>
      <w:r>
        <w:rPr>
          <w:spacing w:val="-14"/>
          <w:w w:val="115"/>
        </w:rPr>
        <w:t xml:space="preserve"> </w:t>
      </w:r>
      <w:r>
        <w:rPr>
          <w:w w:val="115"/>
        </w:rPr>
        <w:t>multinomial</w:t>
      </w:r>
      <w:del w:id="488" w:author="Hussain Hadah" w:date="2026-10-25T19:27:00Z" w16du:dateUtc="2026-10-25T23:27:00Z">
        <w:r>
          <w:rPr>
            <w:w w:val="115"/>
          </w:rPr>
          <w:delText xml:space="preserve"> logit. The difference is computed as </w:delText>
        </w:r>
        <w:r>
          <w:rPr>
            <w:spacing w:val="-155"/>
            <w:w w:val="89"/>
          </w:rPr>
          <w:delText>A</w:delText>
        </w:r>
        <w:r>
          <w:rPr>
            <w:rFonts w:ascii="Apple SD Gothic Neo Light" w:hAnsi="Apple SD Gothic Neo Light"/>
            <w:spacing w:val="-310"/>
            <w:w w:val="250"/>
            <w:position w:val="5"/>
          </w:rPr>
          <w:delText>⊋</w:delText>
        </w:r>
        <w:r>
          <w:rPr>
            <w:w w:val="87"/>
          </w:rPr>
          <w:delText>M</w:delText>
        </w:r>
        <w:r>
          <w:rPr>
            <w:w w:val="81"/>
          </w:rPr>
          <w:delText>E</w:delText>
        </w:r>
        <w:r>
          <w:rPr>
            <w:spacing w:val="-10"/>
            <w:w w:val="106"/>
            <w:vertAlign w:val="subscript"/>
          </w:rPr>
          <w:delText>A</w:delText>
        </w:r>
        <w:r>
          <w:rPr>
            <w:w w:val="106"/>
            <w:vertAlign w:val="subscript"/>
          </w:rPr>
          <w:delText>W</w:delText>
        </w:r>
        <w:r>
          <w:rPr>
            <w:w w:val="119"/>
          </w:rPr>
          <w:delText xml:space="preserve"> </w:delText>
        </w:r>
        <w:r>
          <w:rPr>
            <w:rFonts w:ascii="Arial" w:hAnsi="Arial"/>
            <w:w w:val="240"/>
          </w:rPr>
          <w:delText>!</w:delText>
        </w:r>
        <w:r>
          <w:rPr>
            <w:rFonts w:ascii="Arial" w:hAnsi="Arial"/>
            <w:spacing w:val="-69"/>
            <w:w w:val="240"/>
          </w:rPr>
          <w:delText xml:space="preserve"> </w:delText>
        </w:r>
        <w:r>
          <w:rPr>
            <w:spacing w:val="-155"/>
            <w:w w:val="94"/>
          </w:rPr>
          <w:delText>A</w:delText>
        </w:r>
        <w:r>
          <w:rPr>
            <w:rFonts w:ascii="Apple SD Gothic Neo Light" w:hAnsi="Apple SD Gothic Neo Light"/>
            <w:spacing w:val="-310"/>
            <w:w w:val="255"/>
            <w:position w:val="5"/>
          </w:rPr>
          <w:delText>⊋</w:delText>
        </w:r>
        <w:r>
          <w:rPr>
            <w:w w:val="92"/>
          </w:rPr>
          <w:delText>M</w:delText>
        </w:r>
        <w:r>
          <w:rPr>
            <w:spacing w:val="-1"/>
            <w:w w:val="86"/>
          </w:rPr>
          <w:delText>E</w:delText>
        </w:r>
        <w:r>
          <w:rPr>
            <w:spacing w:val="-14"/>
            <w:w w:val="111"/>
            <w:vertAlign w:val="subscript"/>
          </w:rPr>
          <w:delText>W</w:delText>
        </w:r>
        <w:r>
          <w:rPr>
            <w:spacing w:val="11"/>
            <w:w w:val="111"/>
            <w:vertAlign w:val="subscript"/>
          </w:rPr>
          <w:delText>A</w:delText>
        </w:r>
        <w:r>
          <w:rPr>
            <w:w w:val="86"/>
          </w:rPr>
          <w:delText>.</w:delText>
        </w:r>
      </w:del>
    </w:p>
    <w:p w14:paraId="373ACE32" w14:textId="77777777" w:rsidR="00C76957" w:rsidRDefault="006D0C1A">
      <w:pPr>
        <w:spacing w:after="143"/>
        <w:ind w:left="1293"/>
        <w:rPr>
          <w:ins w:id="489" w:author="Hussain Hadah" w:date="2026-10-25T19:27:00Z" w16du:dateUtc="2026-10-25T23:27:00Z"/>
        </w:rPr>
      </w:pPr>
      <w:ins w:id="490" w:author="Hussain Hadah" w:date="2026-10-25T19:27:00Z" w16du:dateUtc="2026-10-25T23:27:00Z">
        <w:r>
          <w:t xml:space="preserve">logit. The difference is computed as </w:t>
        </w:r>
        <w:r>
          <w:rPr>
            <w:noProof/>
          </w:rPr>
          <w:drawing>
            <wp:inline distT="0" distB="0" distL="0" distR="0" wp14:anchorId="04ED2DA8" wp14:editId="19FD2EA5">
              <wp:extent cx="1069848" cy="164592"/>
              <wp:effectExtent l="0" t="0" r="0" b="0"/>
              <wp:docPr id="23394" name="Picture 23394"/>
              <wp:cNvGraphicFramePr/>
              <a:graphic xmlns:a="http://schemas.openxmlformats.org/drawingml/2006/main">
                <a:graphicData uri="http://schemas.openxmlformats.org/drawingml/2006/picture">
                  <pic:pic xmlns:pic="http://schemas.openxmlformats.org/drawingml/2006/picture">
                    <pic:nvPicPr>
                      <pic:cNvPr id="23394" name="Picture 23394"/>
                      <pic:cNvPicPr/>
                    </pic:nvPicPr>
                    <pic:blipFill>
                      <a:blip r:embed="rId59"/>
                      <a:stretch>
                        <a:fillRect/>
                      </a:stretch>
                    </pic:blipFill>
                    <pic:spPr>
                      <a:xfrm>
                        <a:off x="0" y="0"/>
                        <a:ext cx="1069848" cy="164592"/>
                      </a:xfrm>
                      <a:prstGeom prst="rect">
                        <a:avLst/>
                      </a:prstGeom>
                    </pic:spPr>
                  </pic:pic>
                </a:graphicData>
              </a:graphic>
            </wp:inline>
          </w:drawing>
        </w:r>
        <w:r>
          <w:t>\ .</w:t>
        </w:r>
      </w:ins>
    </w:p>
    <w:p w14:paraId="2BF751C8" w14:textId="77777777" w:rsidR="00450D64" w:rsidRDefault="00A86461">
      <w:pPr>
        <w:pStyle w:val="BodyText"/>
        <w:spacing w:before="105" w:line="412" w:lineRule="auto"/>
        <w:ind w:left="1318" w:right="1017" w:hanging="140"/>
        <w:jc w:val="both"/>
      </w:pPr>
      <w:del w:id="491" w:author="Hussain Hadah" w:date="2026-10-25T19:27:00Z" w16du:dateUtc="2026-10-25T23:27:00Z">
        <w:r>
          <w:rPr>
            <w:w w:val="110"/>
            <w:position w:val="7"/>
            <w:sz w:val="15"/>
          </w:rPr>
          <w:delText xml:space="preserve">2 </w:delText>
        </w:r>
      </w:del>
      <w:r>
        <w:rPr>
          <w:w w:val="110"/>
        </w:rPr>
        <w:t xml:space="preserve">Standard errors of the difference are computed from the bootstrap </w:t>
      </w:r>
      <w:ins w:id="492" w:author="Hussain Hadah" w:date="2026-10-25T19:27:00Z" w16du:dateUtc="2026-10-25T23:27:00Z">
        <w:r w:rsidR="006D0C1A">
          <w:t>distributions</w:t>
        </w:r>
      </w:ins>
      <w:del w:id="493" w:author="Hussain Hadah" w:date="2026-10-25T19:27:00Z" w16du:dateUtc="2026-10-25T23:27:00Z">
        <w:r>
          <w:rPr>
            <w:w w:val="110"/>
          </w:rPr>
          <w:delText>dis-tributions</w:delText>
        </w:r>
      </w:del>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two</w:t>
      </w:r>
      <w:r>
        <w:rPr>
          <w:spacing w:val="-7"/>
          <w:w w:val="110"/>
        </w:rPr>
        <w:t xml:space="preserve"> </w:t>
      </w:r>
      <w:r>
        <w:rPr>
          <w:w w:val="110"/>
        </w:rPr>
        <w:t>models. z-statistics</w:t>
      </w:r>
      <w:r>
        <w:rPr>
          <w:spacing w:val="-5"/>
          <w:w w:val="110"/>
        </w:rPr>
        <w:t xml:space="preserve"> </w:t>
      </w:r>
      <w:r>
        <w:rPr>
          <w:w w:val="110"/>
        </w:rPr>
        <w:t>test</w:t>
      </w:r>
      <w:r>
        <w:rPr>
          <w:spacing w:val="-5"/>
          <w:w w:val="110"/>
        </w:rPr>
        <w:t xml:space="preserve"> </w:t>
      </w:r>
      <w:r>
        <w:rPr>
          <w:w w:val="110"/>
        </w:rPr>
        <w:t>the</w:t>
      </w:r>
      <w:r>
        <w:rPr>
          <w:spacing w:val="-7"/>
          <w:w w:val="110"/>
        </w:rPr>
        <w:t xml:space="preserve"> </w:t>
      </w:r>
      <w:r>
        <w:rPr>
          <w:w w:val="110"/>
        </w:rPr>
        <w:t>null</w:t>
      </w:r>
      <w:r>
        <w:rPr>
          <w:spacing w:val="-5"/>
          <w:w w:val="110"/>
        </w:rPr>
        <w:t xml:space="preserve"> </w:t>
      </w:r>
      <w:r>
        <w:rPr>
          <w:w w:val="110"/>
        </w:rPr>
        <w:t>hypothesis</w:t>
      </w:r>
      <w:r>
        <w:rPr>
          <w:spacing w:val="-5"/>
          <w:w w:val="110"/>
        </w:rPr>
        <w:t xml:space="preserve"> </w:t>
      </w:r>
      <w:r>
        <w:rPr>
          <w:w w:val="110"/>
        </w:rPr>
        <w:t>that</w:t>
      </w:r>
      <w:r>
        <w:rPr>
          <w:spacing w:val="-5"/>
          <w:w w:val="110"/>
        </w:rPr>
        <w:t xml:space="preserve"> </w:t>
      </w:r>
      <w:r>
        <w:rPr>
          <w:w w:val="110"/>
        </w:rPr>
        <w:t>the marginal effects are equal across models.</w:t>
      </w:r>
    </w:p>
    <w:p w14:paraId="4A093AED" w14:textId="77777777" w:rsidR="00450D64" w:rsidRDefault="00A86461">
      <w:pPr>
        <w:pStyle w:val="BodyText"/>
        <w:spacing w:line="230" w:lineRule="exact"/>
        <w:ind w:left="1179"/>
        <w:jc w:val="both"/>
        <w:rPr>
          <w:del w:id="494" w:author="Hussain Hadah" w:date="2026-10-25T19:27:00Z" w16du:dateUtc="2026-10-25T23:27:00Z"/>
        </w:rPr>
      </w:pPr>
      <w:del w:id="495" w:author="Hussain Hadah" w:date="2026-10-25T19:27:00Z" w16du:dateUtc="2026-10-25T23:27:00Z">
        <w:r>
          <w:rPr>
            <w:w w:val="105"/>
            <w:position w:val="7"/>
            <w:sz w:val="15"/>
          </w:rPr>
          <w:delText>3</w:delText>
        </w:r>
        <w:r>
          <w:rPr>
            <w:spacing w:val="32"/>
            <w:w w:val="105"/>
            <w:position w:val="7"/>
            <w:sz w:val="15"/>
          </w:rPr>
          <w:delText xml:space="preserve"> </w:delText>
        </w:r>
      </w:del>
      <w:r>
        <w:rPr>
          <w:w w:val="105"/>
        </w:rPr>
        <w:t>I</w:t>
      </w:r>
      <w:r>
        <w:rPr>
          <w:spacing w:val="27"/>
          <w:w w:val="105"/>
        </w:rPr>
        <w:t xml:space="preserve"> </w:t>
      </w:r>
      <w:r>
        <w:rPr>
          <w:w w:val="105"/>
        </w:rPr>
        <w:t>include</w:t>
      </w:r>
      <w:r>
        <w:rPr>
          <w:spacing w:val="28"/>
          <w:w w:val="105"/>
        </w:rPr>
        <w:t xml:space="preserve"> </w:t>
      </w:r>
      <w:r>
        <w:rPr>
          <w:w w:val="105"/>
        </w:rPr>
        <w:t>region</w:t>
      </w:r>
      <w:r>
        <w:rPr>
          <w:spacing w:val="27"/>
          <w:w w:val="105"/>
        </w:rPr>
        <w:t xml:space="preserve"> </w:t>
      </w:r>
      <w:ins w:id="496" w:author="Hussain Hadah" w:date="2026-10-25T19:27:00Z" w16du:dateUtc="2026-10-25T23:27:00Z">
        <w:r w:rsidR="006D0C1A">
          <w:rPr>
            <w:rFonts w:ascii="Cambria" w:eastAsia="Cambria" w:hAnsi="Cambria" w:cs="Cambria"/>
          </w:rPr>
          <w:t>×</w:t>
        </w:r>
      </w:ins>
      <w:del w:id="497" w:author="Hussain Hadah" w:date="2026-10-25T19:27:00Z" w16du:dateUtc="2026-10-25T23:27:00Z">
        <w:r>
          <w:rPr>
            <w:rFonts w:ascii="Arial" w:hAnsi="Arial"/>
            <w:i/>
            <w:w w:val="105"/>
          </w:rPr>
          <w:delText>→</w:delText>
        </w:r>
      </w:del>
      <w:r>
        <w:rPr>
          <w:rFonts w:ascii="Arial" w:hAnsi="Arial"/>
          <w:i/>
          <w:spacing w:val="23"/>
          <w:w w:val="105"/>
        </w:rPr>
        <w:t xml:space="preserve"> </w:t>
      </w:r>
      <w:r>
        <w:rPr>
          <w:w w:val="105"/>
        </w:rPr>
        <w:t>year</w:t>
      </w:r>
      <w:r>
        <w:rPr>
          <w:spacing w:val="27"/>
          <w:w w:val="105"/>
        </w:rPr>
        <w:t xml:space="preserve"> </w:t>
      </w:r>
      <w:r>
        <w:rPr>
          <w:w w:val="105"/>
        </w:rPr>
        <w:t>fixed</w:t>
      </w:r>
      <w:r>
        <w:rPr>
          <w:spacing w:val="28"/>
          <w:w w:val="105"/>
        </w:rPr>
        <w:t xml:space="preserve"> </w:t>
      </w:r>
      <w:r>
        <w:rPr>
          <w:w w:val="105"/>
        </w:rPr>
        <w:t>effects</w:t>
      </w:r>
      <w:r>
        <w:rPr>
          <w:spacing w:val="28"/>
          <w:w w:val="105"/>
        </w:rPr>
        <w:t xml:space="preserve"> </w:t>
      </w:r>
      <w:r>
        <w:rPr>
          <w:w w:val="105"/>
        </w:rPr>
        <w:t>with</w:t>
      </w:r>
      <w:r>
        <w:rPr>
          <w:spacing w:val="27"/>
          <w:w w:val="105"/>
        </w:rPr>
        <w:t xml:space="preserve"> </w:t>
      </w:r>
      <w:r>
        <w:rPr>
          <w:w w:val="105"/>
        </w:rPr>
        <w:t>controls</w:t>
      </w:r>
      <w:r>
        <w:rPr>
          <w:spacing w:val="28"/>
          <w:w w:val="105"/>
        </w:rPr>
        <w:t xml:space="preserve"> </w:t>
      </w:r>
      <w:r>
        <w:rPr>
          <w:w w:val="105"/>
        </w:rPr>
        <w:t>for</w:t>
      </w:r>
      <w:r>
        <w:rPr>
          <w:spacing w:val="28"/>
          <w:w w:val="105"/>
        </w:rPr>
        <w:t xml:space="preserve"> </w:t>
      </w:r>
      <w:r>
        <w:rPr>
          <w:w w:val="105"/>
        </w:rPr>
        <w:t>quartic</w:t>
      </w:r>
      <w:r>
        <w:rPr>
          <w:spacing w:val="27"/>
          <w:w w:val="105"/>
        </w:rPr>
        <w:t xml:space="preserve"> </w:t>
      </w:r>
      <w:r>
        <w:rPr>
          <w:w w:val="105"/>
        </w:rPr>
        <w:t>age</w:t>
      </w:r>
      <w:r>
        <w:rPr>
          <w:spacing w:val="28"/>
          <w:w w:val="105"/>
        </w:rPr>
        <w:t xml:space="preserve"> </w:t>
      </w:r>
      <w:r>
        <w:rPr>
          <w:spacing w:val="-5"/>
          <w:w w:val="105"/>
        </w:rPr>
        <w:t>and</w:t>
      </w:r>
      <w:ins w:id="498" w:author="Hussain Hadah" w:date="2026-10-25T19:27:00Z" w16du:dateUtc="2026-10-25T23:27:00Z">
        <w:r w:rsidR="006D0C1A">
          <w:t xml:space="preserve"> </w:t>
        </w:r>
      </w:ins>
    </w:p>
    <w:p w14:paraId="5F2664B2" w14:textId="77777777" w:rsidR="00450D64" w:rsidRDefault="00A86461">
      <w:pPr>
        <w:pStyle w:val="BodyText"/>
        <w:spacing w:before="166" w:line="412" w:lineRule="auto"/>
        <w:ind w:left="1318" w:right="1017"/>
        <w:jc w:val="both"/>
      </w:pPr>
      <w:r>
        <w:rPr>
          <w:w w:val="110"/>
        </w:rPr>
        <w:t>local Asian population share.</w:t>
      </w:r>
      <w:r>
        <w:rPr>
          <w:spacing w:val="31"/>
          <w:w w:val="110"/>
        </w:rPr>
        <w:t xml:space="preserve"> </w:t>
      </w:r>
      <w:r>
        <w:rPr>
          <w:w w:val="110"/>
        </w:rPr>
        <w:t>Each estimate is the median across 1,000 bootstrap resamples, with 95% percentile confidence intervals.</w:t>
      </w:r>
    </w:p>
    <w:p w14:paraId="5EF1EF42" w14:textId="77777777" w:rsidR="00450D64" w:rsidRDefault="00450D64">
      <w:pPr>
        <w:pStyle w:val="BodyText"/>
        <w:spacing w:line="412" w:lineRule="auto"/>
        <w:jc w:val="both"/>
        <w:rPr>
          <w:del w:id="499" w:author="Hussain Hadah" w:date="2026-10-25T19:27:00Z" w16du:dateUtc="2026-10-25T23:27:00Z"/>
        </w:rPr>
        <w:sectPr w:rsidR="00450D64">
          <w:pgSz w:w="12240" w:h="15840"/>
          <w:pgMar w:top="1800" w:right="1800" w:bottom="2460" w:left="1800" w:header="0" w:footer="2279" w:gutter="0"/>
          <w:cols w:space="720"/>
        </w:sectPr>
      </w:pPr>
    </w:p>
    <w:p w14:paraId="027494B7" w14:textId="77777777" w:rsidR="00450D64" w:rsidRDefault="00A86461">
      <w:pPr>
        <w:spacing w:before="133" w:line="252" w:lineRule="auto"/>
        <w:ind w:left="36"/>
        <w:rPr>
          <w:sz w:val="24"/>
        </w:rPr>
      </w:pPr>
      <w:r>
        <w:rPr>
          <w:w w:val="110"/>
          <w:sz w:val="24"/>
        </w:rPr>
        <w:lastRenderedPageBreak/>
        <w:t>Table</w:t>
      </w:r>
      <w:r>
        <w:rPr>
          <w:spacing w:val="-14"/>
          <w:w w:val="110"/>
          <w:sz w:val="24"/>
        </w:rPr>
        <w:t xml:space="preserve"> </w:t>
      </w:r>
      <w:r>
        <w:rPr>
          <w:w w:val="110"/>
          <w:sz w:val="24"/>
        </w:rPr>
        <w:t>A.4:</w:t>
      </w:r>
      <w:r>
        <w:rPr>
          <w:spacing w:val="10"/>
          <w:w w:val="110"/>
          <w:sz w:val="24"/>
        </w:rPr>
        <w:t xml:space="preserve"> </w:t>
      </w:r>
      <w:r>
        <w:rPr>
          <w:w w:val="110"/>
          <w:sz w:val="24"/>
        </w:rPr>
        <w:t>Between-Model</w:t>
      </w:r>
      <w:r>
        <w:rPr>
          <w:spacing w:val="-13"/>
          <w:w w:val="110"/>
          <w:sz w:val="24"/>
        </w:rPr>
        <w:t xml:space="preserve"> </w:t>
      </w:r>
      <w:r>
        <w:rPr>
          <w:w w:val="110"/>
          <w:sz w:val="24"/>
        </w:rPr>
        <w:t>Tests</w:t>
      </w:r>
      <w:r>
        <w:rPr>
          <w:spacing w:val="-13"/>
          <w:w w:val="110"/>
          <w:sz w:val="24"/>
        </w:rPr>
        <w:t xml:space="preserve"> </w:t>
      </w:r>
      <w:r>
        <w:rPr>
          <w:w w:val="110"/>
          <w:sz w:val="24"/>
        </w:rPr>
        <w:t>of</w:t>
      </w:r>
      <w:r>
        <w:rPr>
          <w:spacing w:val="-14"/>
          <w:w w:val="110"/>
          <w:sz w:val="24"/>
        </w:rPr>
        <w:t xml:space="preserve"> </w:t>
      </w:r>
      <w:r>
        <w:rPr>
          <w:w w:val="110"/>
          <w:sz w:val="24"/>
        </w:rPr>
        <w:t>Average</w:t>
      </w:r>
      <w:r>
        <w:rPr>
          <w:spacing w:val="-13"/>
          <w:w w:val="110"/>
          <w:sz w:val="24"/>
        </w:rPr>
        <w:t xml:space="preserve"> </w:t>
      </w:r>
      <w:r>
        <w:rPr>
          <w:w w:val="110"/>
          <w:sz w:val="24"/>
        </w:rPr>
        <w:t>Marginal</w:t>
      </w:r>
      <w:r>
        <w:rPr>
          <w:spacing w:val="-14"/>
          <w:w w:val="110"/>
          <w:sz w:val="24"/>
        </w:rPr>
        <w:t xml:space="preserve"> </w:t>
      </w:r>
      <w:r>
        <w:rPr>
          <w:w w:val="110"/>
          <w:sz w:val="24"/>
        </w:rPr>
        <w:t>Effects:</w:t>
      </w:r>
      <w:r>
        <w:rPr>
          <w:spacing w:val="11"/>
          <w:w w:val="110"/>
          <w:sz w:val="24"/>
        </w:rPr>
        <w:t xml:space="preserve"> </w:t>
      </w:r>
      <w:r>
        <w:rPr>
          <w:w w:val="110"/>
          <w:sz w:val="24"/>
        </w:rPr>
        <w:t>Third-Generation by Asian Grandparent Count</w:t>
      </w:r>
    </w:p>
    <w:p w14:paraId="4D79ECDF" w14:textId="77777777" w:rsidR="00450D64" w:rsidRDefault="006D0C1A">
      <w:pPr>
        <w:pStyle w:val="BodyText"/>
        <w:spacing w:before="9"/>
        <w:rPr>
          <w:sz w:val="7"/>
        </w:rPr>
      </w:pPr>
      <w:ins w:id="500" w:author="Hussain Hadah" w:date="2026-10-25T19:27:00Z" w16du:dateUtc="2026-10-25T23:27:00Z">
        <w:r>
          <w:rPr>
            <w:noProof/>
            <w:sz w:val="22"/>
          </w:rPr>
          <mc:AlternateContent>
            <mc:Choice Requires="wpg">
              <w:drawing>
                <wp:inline distT="0" distB="0" distL="0" distR="0" wp14:anchorId="20F334A7" wp14:editId="2D37B3CD">
                  <wp:extent cx="4191242" cy="334391"/>
                  <wp:effectExtent l="0" t="0" r="0" b="0"/>
                  <wp:docPr id="21546" name="Group 21546"/>
                  <wp:cNvGraphicFramePr/>
                  <a:graphic xmlns:a="http://schemas.openxmlformats.org/drawingml/2006/main">
                    <a:graphicData uri="http://schemas.microsoft.com/office/word/2010/wordprocessingGroup">
                      <wpg:wgp>
                        <wpg:cNvGrpSpPr/>
                        <wpg:grpSpPr>
                          <a:xfrm>
                            <a:off x="0" y="0"/>
                            <a:ext cx="4191242" cy="334391"/>
                            <a:chOff x="0" y="0"/>
                            <a:chExt cx="4191242" cy="334391"/>
                          </a:xfrm>
                        </wpg:grpSpPr>
                        <wps:wsp>
                          <wps:cNvPr id="513" name="Shape 513"/>
                          <wps:cNvSpPr/>
                          <wps:spPr>
                            <a:xfrm>
                              <a:off x="0" y="0"/>
                              <a:ext cx="4191242" cy="0"/>
                            </a:xfrm>
                            <a:custGeom>
                              <a:avLst/>
                              <a:gdLst/>
                              <a:ahLst/>
                              <a:cxnLst/>
                              <a:rect l="0" t="0" r="0" b="0"/>
                              <a:pathLst>
                                <a:path w="4191242">
                                  <a:moveTo>
                                    <a:pt x="0" y="0"/>
                                  </a:moveTo>
                                  <a:lnTo>
                                    <a:pt x="4191242"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s:wsp>
                          <wps:cNvPr id="1560" name="Rectangle 1560"/>
                          <wps:cNvSpPr/>
                          <wps:spPr>
                            <a:xfrm>
                              <a:off x="1696949" y="137779"/>
                              <a:ext cx="848123" cy="167773"/>
                            </a:xfrm>
                            <a:prstGeom prst="rect">
                              <a:avLst/>
                            </a:prstGeom>
                            <a:ln>
                              <a:noFill/>
                            </a:ln>
                          </wps:spPr>
                          <wps:txbx>
                            <w:txbxContent>
                              <w:p w14:paraId="4666F93E" w14:textId="77777777" w:rsidR="00C76957" w:rsidRDefault="006D0C1A">
                                <w:pPr>
                                  <w:spacing w:after="160" w:line="259" w:lineRule="auto"/>
                                  <w:rPr>
                                    <w:ins w:id="501" w:author="Hussain Hadah" w:date="2026-10-25T19:27:00Z" w16du:dateUtc="2026-10-25T23:27:00Z"/>
                                  </w:rPr>
                                </w:pPr>
                                <w:ins w:id="502" w:author="Hussain Hadah" w:date="2026-10-25T19:27:00Z" w16du:dateUtc="2026-10-25T23:27:00Z">
                                  <w:r>
                                    <w:rPr>
                                      <w:w w:val="119"/>
                                    </w:rPr>
                                    <w:t>Asian</w:t>
                                  </w:r>
                                  <w:r>
                                    <w:rPr>
                                      <w:spacing w:val="5"/>
                                      <w:w w:val="119"/>
                                    </w:rPr>
                                    <w:t xml:space="preserve"> </w:t>
                                  </w:r>
                                  <w:r>
                                    <w:rPr>
                                      <w:w w:val="119"/>
                                    </w:rPr>
                                    <w:t>Only</w:t>
                                  </w:r>
                                </w:ins>
                              </w:p>
                            </w:txbxContent>
                          </wps:txbx>
                          <wps:bodyPr horzOverflow="overflow" vert="horz" lIns="0" tIns="0" rIns="0" bIns="0" rtlCol="0">
                            <a:noAutofit/>
                          </wps:bodyPr>
                        </wps:wsp>
                        <wps:wsp>
                          <wps:cNvPr id="1561" name="Rectangle 1561"/>
                          <wps:cNvSpPr/>
                          <wps:spPr>
                            <a:xfrm>
                              <a:off x="2486465" y="137779"/>
                              <a:ext cx="865455" cy="167773"/>
                            </a:xfrm>
                            <a:prstGeom prst="rect">
                              <a:avLst/>
                            </a:prstGeom>
                            <a:ln>
                              <a:noFill/>
                            </a:ln>
                          </wps:spPr>
                          <wps:txbx>
                            <w:txbxContent>
                              <w:p w14:paraId="4DD365FA" w14:textId="77777777" w:rsidR="00C76957" w:rsidRDefault="006D0C1A">
                                <w:pPr>
                                  <w:spacing w:after="160" w:line="259" w:lineRule="auto"/>
                                  <w:rPr>
                                    <w:ins w:id="503" w:author="Hussain Hadah" w:date="2026-10-25T19:27:00Z" w16du:dateUtc="2026-10-25T23:27:00Z"/>
                                  </w:rPr>
                                </w:pPr>
                                <w:ins w:id="504" w:author="Hussain Hadah" w:date="2026-10-25T19:27:00Z" w16du:dateUtc="2026-10-25T23:27:00Z">
                                  <w:r>
                                    <w:rPr>
                                      <w:w w:val="114"/>
                                    </w:rPr>
                                    <w:t>White</w:t>
                                  </w:r>
                                  <w:r>
                                    <w:rPr>
                                      <w:spacing w:val="5"/>
                                      <w:w w:val="114"/>
                                    </w:rPr>
                                    <w:t xml:space="preserve"> </w:t>
                                  </w:r>
                                  <w:r>
                                    <w:rPr>
                                      <w:w w:val="114"/>
                                    </w:rPr>
                                    <w:t>Only</w:t>
                                  </w:r>
                                </w:ins>
                              </w:p>
                            </w:txbxContent>
                          </wps:txbx>
                          <wps:bodyPr horzOverflow="overflow" vert="horz" lIns="0" tIns="0" rIns="0" bIns="0" rtlCol="0">
                            <a:noAutofit/>
                          </wps:bodyPr>
                        </wps:wsp>
                        <wps:wsp>
                          <wps:cNvPr id="1562" name="Rectangle 1562"/>
                          <wps:cNvSpPr/>
                          <wps:spPr>
                            <a:xfrm>
                              <a:off x="3289013" y="137779"/>
                              <a:ext cx="1099025" cy="167773"/>
                            </a:xfrm>
                            <a:prstGeom prst="rect">
                              <a:avLst/>
                            </a:prstGeom>
                            <a:ln>
                              <a:noFill/>
                            </a:ln>
                          </wps:spPr>
                          <wps:txbx>
                            <w:txbxContent>
                              <w:p w14:paraId="7B264A15" w14:textId="77777777" w:rsidR="00C76957" w:rsidRDefault="006D0C1A">
                                <w:pPr>
                                  <w:spacing w:after="160" w:line="259" w:lineRule="auto"/>
                                  <w:rPr>
                                    <w:ins w:id="505" w:author="Hussain Hadah" w:date="2026-10-25T19:27:00Z" w16du:dateUtc="2026-10-25T23:27:00Z"/>
                                  </w:rPr>
                                </w:pPr>
                                <w:ins w:id="506" w:author="Hussain Hadah" w:date="2026-10-25T19:27:00Z" w16du:dateUtc="2026-10-25T23:27:00Z">
                                  <w:r>
                                    <w:rPr>
                                      <w:w w:val="114"/>
                                    </w:rPr>
                                    <w:t>Asian</w:t>
                                  </w:r>
                                  <w:r>
                                    <w:rPr>
                                      <w:spacing w:val="5"/>
                                      <w:w w:val="114"/>
                                    </w:rPr>
                                    <w:t xml:space="preserve"> </w:t>
                                  </w:r>
                                  <w:r>
                                    <w:rPr>
                                      <w:w w:val="114"/>
                                    </w:rPr>
                                    <w:t>&amp;</w:t>
                                  </w:r>
                                  <w:r>
                                    <w:rPr>
                                      <w:spacing w:val="5"/>
                                      <w:w w:val="114"/>
                                    </w:rPr>
                                    <w:t xml:space="preserve"> </w:t>
                                  </w:r>
                                  <w:r>
                                    <w:rPr>
                                      <w:w w:val="114"/>
                                    </w:rPr>
                                    <w:t>White</w:t>
                                  </w:r>
                                </w:ins>
                              </w:p>
                            </w:txbxContent>
                          </wps:txbx>
                          <wps:bodyPr horzOverflow="overflow" vert="horz" lIns="0" tIns="0" rIns="0" bIns="0" rtlCol="0">
                            <a:noAutofit/>
                          </wps:bodyPr>
                        </wps:wsp>
                        <wps:wsp>
                          <wps:cNvPr id="515" name="Shape 515"/>
                          <wps:cNvSpPr/>
                          <wps:spPr>
                            <a:xfrm>
                              <a:off x="1658988" y="334391"/>
                              <a:ext cx="713600" cy="0"/>
                            </a:xfrm>
                            <a:custGeom>
                              <a:avLst/>
                              <a:gdLst/>
                              <a:ahLst/>
                              <a:cxnLst/>
                              <a:rect l="0" t="0" r="0" b="0"/>
                              <a:pathLst>
                                <a:path w="713600">
                                  <a:moveTo>
                                    <a:pt x="0" y="0"/>
                                  </a:moveTo>
                                  <a:lnTo>
                                    <a:pt x="713600"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516" name="Shape 516"/>
                          <wps:cNvSpPr/>
                          <wps:spPr>
                            <a:xfrm>
                              <a:off x="2448497" y="334391"/>
                              <a:ext cx="726630" cy="0"/>
                            </a:xfrm>
                            <a:custGeom>
                              <a:avLst/>
                              <a:gdLst/>
                              <a:ahLst/>
                              <a:cxnLst/>
                              <a:rect l="0" t="0" r="0" b="0"/>
                              <a:pathLst>
                                <a:path w="726630">
                                  <a:moveTo>
                                    <a:pt x="0" y="0"/>
                                  </a:moveTo>
                                  <a:lnTo>
                                    <a:pt x="726630"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517" name="Shape 517"/>
                          <wps:cNvSpPr/>
                          <wps:spPr>
                            <a:xfrm>
                              <a:off x="3251048" y="334391"/>
                              <a:ext cx="902246" cy="0"/>
                            </a:xfrm>
                            <a:custGeom>
                              <a:avLst/>
                              <a:gdLst/>
                              <a:ahLst/>
                              <a:cxnLst/>
                              <a:rect l="0" t="0" r="0" b="0"/>
                              <a:pathLst>
                                <a:path w="902246">
                                  <a:moveTo>
                                    <a:pt x="0" y="0"/>
                                  </a:moveTo>
                                  <a:lnTo>
                                    <a:pt x="902246"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F334A7" id="Group 21546" o:spid="_x0000_s1039" style="width:330pt;height:26.35pt;mso-position-horizontal-relative:char;mso-position-vertical-relative:line" coordsize="41912,33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">
                  <v:shape id="Shape 513" o:spid="_x0000_s1040" style="position:absolute;width:41912;height:0;visibility:visible;mso-wrap-style:square;v-text-anchor:top" coordsize="4191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" path="m,l4191242,e" filled="f" strokeweight=".33725mm">
                    <v:stroke miterlimit="83231f" joinstyle="miter"/>
                    <v:path arrowok="t" textboxrect="0,0,4191242,0"/>
                  </v:shape>
                  <v:rect id="Rectangle 1560" o:spid="_x0000_s1041" style="position:absolute;left:16969;top:1377;width:8481;height:1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" filled="f" stroked="f">
                    <v:textbox inset="0,0,0,0">
                      <w:txbxContent>
                        <w:p w14:paraId="4666F93E" w14:textId="77777777" w:rsidR="00C76957" w:rsidRDefault="006D0C1A">
                          <w:pPr>
                            <w:spacing w:after="160" w:line="259" w:lineRule="auto"/>
                            <w:rPr>
                              <w:ins w:id="507" w:author="Hussain Hadah" w:date="2026-10-25T19:27:00Z" w16du:dateUtc="2026-10-25T23:27:00Z"/>
                            </w:rPr>
                          </w:pPr>
                          <w:ins w:id="508" w:author="Hussain Hadah" w:date="2026-10-25T19:27:00Z" w16du:dateUtc="2026-10-25T23:27:00Z">
                            <w:r>
                              <w:rPr>
                                <w:w w:val="119"/>
                              </w:rPr>
                              <w:t>Asian</w:t>
                            </w:r>
                            <w:r>
                              <w:rPr>
                                <w:spacing w:val="5"/>
                                <w:w w:val="119"/>
                              </w:rPr>
                              <w:t xml:space="preserve"> </w:t>
                            </w:r>
                            <w:r>
                              <w:rPr>
                                <w:w w:val="119"/>
                              </w:rPr>
                              <w:t>Only</w:t>
                            </w:r>
                          </w:ins>
                        </w:p>
                      </w:txbxContent>
                    </v:textbox>
                  </v:rect>
                  <v:rect id="Rectangle 1561" o:spid="_x0000_s1042" style="position:absolute;left:24864;top:1377;width:8655;height:1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" filled="f" stroked="f">
                    <v:textbox inset="0,0,0,0">
                      <w:txbxContent>
                        <w:p w14:paraId="4DD365FA" w14:textId="77777777" w:rsidR="00C76957" w:rsidRDefault="006D0C1A">
                          <w:pPr>
                            <w:spacing w:after="160" w:line="259" w:lineRule="auto"/>
                            <w:rPr>
                              <w:ins w:id="509" w:author="Hussain Hadah" w:date="2026-10-25T19:27:00Z" w16du:dateUtc="2026-10-25T23:27:00Z"/>
                            </w:rPr>
                          </w:pPr>
                          <w:ins w:id="510" w:author="Hussain Hadah" w:date="2026-10-25T19:27:00Z" w16du:dateUtc="2026-10-25T23:27:00Z">
                            <w:r>
                              <w:rPr>
                                <w:w w:val="114"/>
                              </w:rPr>
                              <w:t>White</w:t>
                            </w:r>
                            <w:r>
                              <w:rPr>
                                <w:spacing w:val="5"/>
                                <w:w w:val="114"/>
                              </w:rPr>
                              <w:t xml:space="preserve"> </w:t>
                            </w:r>
                            <w:r>
                              <w:rPr>
                                <w:w w:val="114"/>
                              </w:rPr>
                              <w:t>Only</w:t>
                            </w:r>
                          </w:ins>
                        </w:p>
                      </w:txbxContent>
                    </v:textbox>
                  </v:rect>
                  <v:rect id="Rectangle 1562" o:spid="_x0000_s1043" style="position:absolute;left:32890;top:1377;width:10990;height:1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" filled="f" stroked="f">
                    <v:textbox inset="0,0,0,0">
                      <w:txbxContent>
                        <w:p w14:paraId="7B264A15" w14:textId="77777777" w:rsidR="00C76957" w:rsidRDefault="006D0C1A">
                          <w:pPr>
                            <w:spacing w:after="160" w:line="259" w:lineRule="auto"/>
                            <w:rPr>
                              <w:ins w:id="511" w:author="Hussain Hadah" w:date="2026-10-25T19:27:00Z" w16du:dateUtc="2026-10-25T23:27:00Z"/>
                            </w:rPr>
                          </w:pPr>
                          <w:ins w:id="512" w:author="Hussain Hadah" w:date="2026-10-25T19:27:00Z" w16du:dateUtc="2026-10-25T23:27:00Z">
                            <w:r>
                              <w:rPr>
                                <w:w w:val="114"/>
                              </w:rPr>
                              <w:t>Asian</w:t>
                            </w:r>
                            <w:r>
                              <w:rPr>
                                <w:spacing w:val="5"/>
                                <w:w w:val="114"/>
                              </w:rPr>
                              <w:t xml:space="preserve"> </w:t>
                            </w:r>
                            <w:r>
                              <w:rPr>
                                <w:w w:val="114"/>
                              </w:rPr>
                              <w:t>&amp;</w:t>
                            </w:r>
                            <w:r>
                              <w:rPr>
                                <w:spacing w:val="5"/>
                                <w:w w:val="114"/>
                              </w:rPr>
                              <w:t xml:space="preserve"> </w:t>
                            </w:r>
                            <w:r>
                              <w:rPr>
                                <w:w w:val="114"/>
                              </w:rPr>
                              <w:t>White</w:t>
                            </w:r>
                          </w:ins>
                        </w:p>
                      </w:txbxContent>
                    </v:textbox>
                  </v:rect>
                  <v:shape id="Shape 515" o:spid="_x0000_s1044" style="position:absolute;left:16589;top:3343;width:7136;height:0;visibility:visible;mso-wrap-style:square;v-text-anchor:top" coordsize="71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" path="m,l713600,e" filled="f" strokeweight=".1266mm">
                    <v:stroke miterlimit="83231f" joinstyle="miter"/>
                    <v:path arrowok="t" textboxrect="0,0,713600,0"/>
                  </v:shape>
                  <v:shape id="Shape 516" o:spid="_x0000_s1045" style="position:absolute;left:24484;top:3343;width:7267;height:0;visibility:visible;mso-wrap-style:square;v-text-anchor:top" coordsize="7266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" path="m,l726630,e" filled="f" strokeweight=".1266mm">
                    <v:stroke miterlimit="83231f" joinstyle="miter"/>
                    <v:path arrowok="t" textboxrect="0,0,726630,0"/>
                  </v:shape>
                  <v:shape id="Shape 517" o:spid="_x0000_s1046" style="position:absolute;left:32510;top:3343;width:9022;height:0;visibility:visible;mso-wrap-style:square;v-text-anchor:top" coordsize="9022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" path="m,l902246,e" filled="f" strokeweight=".1266mm">
                    <v:stroke miterlimit="83231f" joinstyle="miter"/>
                    <v:path arrowok="t" textboxrect="0,0,902246,0"/>
                  </v:shape>
                  <w10:anchorlock/>
                </v:group>
              </w:pict>
            </mc:Fallback>
          </mc:AlternateContent>
        </w:r>
      </w:ins>
    </w:p>
    <w:tbl>
      <w:tblPr>
        <w:tblW w:w="0" w:type="auto"/>
        <w:tblInd w:w="1027" w:type="dxa"/>
        <w:tblLayout w:type="fixed"/>
        <w:tblCellMar>
          <w:left w:w="0" w:type="dxa"/>
          <w:right w:w="0" w:type="dxa"/>
        </w:tblCellMar>
        <w:tblLook w:val="01E0" w:firstRow="1" w:lastRow="1" w:firstColumn="1" w:lastColumn="1" w:noHBand="0" w:noVBand="0"/>
      </w:tblPr>
      <w:tblGrid>
        <w:gridCol w:w="2596"/>
        <w:gridCol w:w="1200"/>
        <w:gridCol w:w="1262"/>
        <w:gridCol w:w="1542"/>
        <w:gridCol w:w="1111"/>
      </w:tblGrid>
      <w:tr w:rsidR="00450D64" w14:paraId="2FE41610" w14:textId="77777777">
        <w:trPr>
          <w:trHeight w:val="636"/>
          <w:del w:id="513" w:author="Hussain Hadah" w:date="2026-10-25T19:27:00Z" w16du:dateUtc="2026-10-25T23:27:00Z"/>
        </w:trPr>
        <w:tc>
          <w:tcPr>
            <w:tcW w:w="3796" w:type="dxa"/>
            <w:gridSpan w:val="2"/>
            <w:tcBorders>
              <w:top w:val="single" w:sz="8" w:space="0" w:color="000000"/>
              <w:bottom w:val="single" w:sz="6" w:space="0" w:color="000000"/>
            </w:tcBorders>
          </w:tcPr>
          <w:p w14:paraId="59811049" w14:textId="77777777" w:rsidR="00450D64" w:rsidRDefault="00A86461">
            <w:pPr>
              <w:pStyle w:val="TableParagraph"/>
              <w:spacing w:before="162"/>
              <w:ind w:right="117"/>
              <w:jc w:val="right"/>
              <w:rPr>
                <w:del w:id="514" w:author="Hussain Hadah" w:date="2026-10-25T19:27:00Z" w16du:dateUtc="2026-10-25T23:27:00Z"/>
                <w:sz w:val="20"/>
              </w:rPr>
            </w:pPr>
            <w:del w:id="515" w:author="Hussain Hadah" w:date="2026-10-25T19:27:00Z" w16du:dateUtc="2026-10-25T23:27:00Z">
              <w:r>
                <w:rPr>
                  <w:noProof/>
                  <w:sz w:val="20"/>
                </w:rPr>
                <mc:AlternateContent>
                  <mc:Choice Requires="wps">
                    <w:drawing>
                      <wp:anchor distT="0" distB="0" distL="0" distR="0" simplePos="0" relativeHeight="486791680" behindDoc="1" locked="0" layoutInCell="1" allowOverlap="1" wp14:anchorId="56308ABC" wp14:editId="1F4743B6">
                        <wp:simplePos x="0" y="0"/>
                        <wp:positionH relativeFrom="column">
                          <wp:posOffset>1658988</wp:posOffset>
                        </wp:positionH>
                        <wp:positionV relativeFrom="paragraph">
                          <wp:posOffset>325303</wp:posOffset>
                        </wp:positionV>
                        <wp:extent cx="713740" cy="50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3740" cy="5080"/>
                                  <a:chOff x="0" y="0"/>
                                  <a:chExt cx="713740" cy="5080"/>
                                </a:xfrm>
                              </wpg:grpSpPr>
                              <wps:wsp>
                                <wps:cNvPr id="9" name="Graphic 9"/>
                                <wps:cNvSpPr/>
                                <wps:spPr>
                                  <a:xfrm>
                                    <a:off x="0" y="2279"/>
                                    <a:ext cx="713740" cy="1270"/>
                                  </a:xfrm>
                                  <a:custGeom>
                                    <a:avLst/>
                                    <a:gdLst/>
                                    <a:ahLst/>
                                    <a:cxnLst/>
                                    <a:rect l="l" t="t" r="r" b="b"/>
                                    <a:pathLst>
                                      <a:path w="713740">
                                        <a:moveTo>
                                          <a:pt x="0" y="0"/>
                                        </a:moveTo>
                                        <a:lnTo>
                                          <a:pt x="713600"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30.628998pt;margin-top:25.614452pt;width:56.2pt;height:.4pt;mso-position-horizontal-relative:column;mso-position-vertical-relative:paragraph;z-index:-16524800" id="docshapegroup8" coordorigin="2613,512" coordsize="1124,8">
                        <v:line style="position:absolute" from="2613,516" to="3736,516" stroked="true" strokeweight=".359pt" strokecolor="#000000">
                          <v:stroke dashstyle="solid"/>
                        </v:line>
                        <w10:wrap type="none"/>
                      </v:group>
                    </w:pict>
                  </mc:Fallback>
                </mc:AlternateContent>
              </w:r>
              <w:r>
                <w:rPr>
                  <w:w w:val="110"/>
                  <w:sz w:val="20"/>
                </w:rPr>
                <w:delText>Asian</w:delText>
              </w:r>
              <w:r>
                <w:rPr>
                  <w:spacing w:val="-11"/>
                  <w:w w:val="110"/>
                  <w:sz w:val="20"/>
                </w:rPr>
                <w:delText xml:space="preserve"> </w:delText>
              </w:r>
              <w:r>
                <w:rPr>
                  <w:spacing w:val="-4"/>
                  <w:w w:val="110"/>
                  <w:sz w:val="20"/>
                </w:rPr>
                <w:delText>Only</w:delText>
              </w:r>
            </w:del>
          </w:p>
        </w:tc>
        <w:tc>
          <w:tcPr>
            <w:tcW w:w="1262" w:type="dxa"/>
            <w:tcBorders>
              <w:top w:val="single" w:sz="8" w:space="0" w:color="000000"/>
              <w:bottom w:val="single" w:sz="6" w:space="0" w:color="000000"/>
            </w:tcBorders>
          </w:tcPr>
          <w:p w14:paraId="475AB93B" w14:textId="77777777" w:rsidR="00450D64" w:rsidRDefault="00A86461">
            <w:pPr>
              <w:pStyle w:val="TableParagraph"/>
              <w:spacing w:before="162"/>
              <w:ind w:left="2" w:right="2"/>
              <w:rPr>
                <w:del w:id="516" w:author="Hussain Hadah" w:date="2026-10-25T19:27:00Z" w16du:dateUtc="2026-10-25T23:27:00Z"/>
                <w:sz w:val="20"/>
              </w:rPr>
            </w:pPr>
            <w:del w:id="517" w:author="Hussain Hadah" w:date="2026-10-25T19:27:00Z" w16du:dateUtc="2026-10-25T23:27:00Z">
              <w:r>
                <w:rPr>
                  <w:noProof/>
                  <w:sz w:val="20"/>
                </w:rPr>
                <mc:AlternateContent>
                  <mc:Choice Requires="wps">
                    <w:drawing>
                      <wp:anchor distT="0" distB="0" distL="0" distR="0" simplePos="0" relativeHeight="486792192" behindDoc="1" locked="0" layoutInCell="1" allowOverlap="1" wp14:anchorId="0BFD68CC" wp14:editId="13AA1F1F">
                        <wp:simplePos x="0" y="0"/>
                        <wp:positionH relativeFrom="column">
                          <wp:posOffset>37946</wp:posOffset>
                        </wp:positionH>
                        <wp:positionV relativeFrom="paragraph">
                          <wp:posOffset>325303</wp:posOffset>
                        </wp:positionV>
                        <wp:extent cx="727075" cy="508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7075" cy="5080"/>
                                  <a:chOff x="0" y="0"/>
                                  <a:chExt cx="727075" cy="5080"/>
                                </a:xfrm>
                              </wpg:grpSpPr>
                              <wps:wsp>
                                <wps:cNvPr id="11" name="Graphic 11"/>
                                <wps:cNvSpPr/>
                                <wps:spPr>
                                  <a:xfrm>
                                    <a:off x="0" y="2279"/>
                                    <a:ext cx="727075" cy="1270"/>
                                  </a:xfrm>
                                  <a:custGeom>
                                    <a:avLst/>
                                    <a:gdLst/>
                                    <a:ahLst/>
                                    <a:cxnLst/>
                                    <a:rect l="l" t="t" r="r" b="b"/>
                                    <a:pathLst>
                                      <a:path w="727075">
                                        <a:moveTo>
                                          <a:pt x="0" y="0"/>
                                        </a:moveTo>
                                        <a:lnTo>
                                          <a:pt x="726630"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2.987934pt;margin-top:25.614452pt;width:57.25pt;height:.4pt;mso-position-horizontal-relative:column;mso-position-vertical-relative:paragraph;z-index:-16524288" id="docshapegroup9" coordorigin="60,512" coordsize="1145,8">
                        <v:line style="position:absolute" from="60,516" to="1204,516" stroked="true" strokeweight=".359pt" strokecolor="#000000">
                          <v:stroke dashstyle="solid"/>
                        </v:line>
                        <w10:wrap type="none"/>
                      </v:group>
                    </w:pict>
                  </mc:Fallback>
                </mc:AlternateContent>
              </w:r>
              <w:r>
                <w:rPr>
                  <w:w w:val="105"/>
                  <w:sz w:val="20"/>
                </w:rPr>
                <w:delText>White</w:delText>
              </w:r>
              <w:r>
                <w:rPr>
                  <w:spacing w:val="8"/>
                  <w:w w:val="110"/>
                  <w:sz w:val="20"/>
                </w:rPr>
                <w:delText xml:space="preserve"> </w:delText>
              </w:r>
              <w:r>
                <w:rPr>
                  <w:spacing w:val="-4"/>
                  <w:w w:val="110"/>
                  <w:sz w:val="20"/>
                </w:rPr>
                <w:delText>Only</w:delText>
              </w:r>
            </w:del>
          </w:p>
        </w:tc>
        <w:tc>
          <w:tcPr>
            <w:tcW w:w="1542" w:type="dxa"/>
            <w:gridSpan w:val="2"/>
            <w:tcBorders>
              <w:top w:val="single" w:sz="8" w:space="0" w:color="000000"/>
              <w:bottom w:val="single" w:sz="6" w:space="0" w:color="000000"/>
            </w:tcBorders>
          </w:tcPr>
          <w:p w14:paraId="7E80D7CF" w14:textId="77777777" w:rsidR="00450D64" w:rsidRDefault="00A86461">
            <w:pPr>
              <w:pStyle w:val="TableParagraph"/>
              <w:spacing w:before="162"/>
              <w:ind w:left="2" w:right="2"/>
              <w:rPr>
                <w:del w:id="518" w:author="Hussain Hadah" w:date="2026-10-25T19:27:00Z" w16du:dateUtc="2026-10-25T23:27:00Z"/>
                <w:sz w:val="20"/>
              </w:rPr>
            </w:pPr>
            <w:del w:id="519" w:author="Hussain Hadah" w:date="2026-10-25T19:27:00Z" w16du:dateUtc="2026-10-25T23:27:00Z">
              <w:r>
                <w:rPr>
                  <w:noProof/>
                  <w:sz w:val="20"/>
                </w:rPr>
                <mc:AlternateContent>
                  <mc:Choice Requires="wps">
                    <w:drawing>
                      <wp:anchor distT="0" distB="0" distL="0" distR="0" simplePos="0" relativeHeight="486792704" behindDoc="1" locked="0" layoutInCell="1" allowOverlap="1" wp14:anchorId="0078A6E8" wp14:editId="2FA7C010">
                        <wp:simplePos x="0" y="0"/>
                        <wp:positionH relativeFrom="column">
                          <wp:posOffset>38961</wp:posOffset>
                        </wp:positionH>
                        <wp:positionV relativeFrom="paragraph">
                          <wp:posOffset>325303</wp:posOffset>
                        </wp:positionV>
                        <wp:extent cx="902335" cy="508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2335" cy="5080"/>
                                  <a:chOff x="0" y="0"/>
                                  <a:chExt cx="902335" cy="5080"/>
                                </a:xfrm>
                              </wpg:grpSpPr>
                              <wps:wsp>
                                <wps:cNvPr id="13" name="Graphic 13"/>
                                <wps:cNvSpPr/>
                                <wps:spPr>
                                  <a:xfrm>
                                    <a:off x="0" y="2279"/>
                                    <a:ext cx="902335" cy="1270"/>
                                  </a:xfrm>
                                  <a:custGeom>
                                    <a:avLst/>
                                    <a:gdLst/>
                                    <a:ahLst/>
                                    <a:cxnLst/>
                                    <a:rect l="l" t="t" r="r" b="b"/>
                                    <a:pathLst>
                                      <a:path w="902335">
                                        <a:moveTo>
                                          <a:pt x="0" y="0"/>
                                        </a:moveTo>
                                        <a:lnTo>
                                          <a:pt x="902246"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067861pt;margin-top:25.614452pt;width:71.05pt;height:.4pt;mso-position-horizontal-relative:column;mso-position-vertical-relative:paragraph;z-index:-16523776" id="docshapegroup10" coordorigin="61,512" coordsize="1421,8">
                        <v:line style="position:absolute" from="61,516" to="1482,516" stroked="true" strokeweight=".359pt" strokecolor="#000000">
                          <v:stroke dashstyle="solid"/>
                        </v:line>
                        <w10:wrap type="none"/>
                      </v:group>
                    </w:pict>
                  </mc:Fallback>
                </mc:AlternateContent>
              </w:r>
              <w:r>
                <w:rPr>
                  <w:w w:val="105"/>
                  <w:sz w:val="20"/>
                </w:rPr>
                <w:delText>Asian</w:delText>
              </w:r>
              <w:r>
                <w:rPr>
                  <w:spacing w:val="1"/>
                  <w:w w:val="105"/>
                  <w:sz w:val="20"/>
                </w:rPr>
                <w:delText xml:space="preserve"> </w:delText>
              </w:r>
              <w:r>
                <w:rPr>
                  <w:w w:val="105"/>
                  <w:sz w:val="20"/>
                </w:rPr>
                <w:delText>&amp;</w:delText>
              </w:r>
              <w:r>
                <w:rPr>
                  <w:spacing w:val="1"/>
                  <w:w w:val="105"/>
                  <w:sz w:val="20"/>
                </w:rPr>
                <w:delText xml:space="preserve"> </w:delText>
              </w:r>
              <w:r>
                <w:rPr>
                  <w:spacing w:val="-2"/>
                  <w:w w:val="105"/>
                  <w:sz w:val="20"/>
                </w:rPr>
                <w:delText>White</w:delText>
              </w:r>
            </w:del>
          </w:p>
        </w:tc>
      </w:tr>
      <w:tr w:rsidR="00450D64" w14:paraId="5B946B11" w14:textId="58539A10">
        <w:trPr>
          <w:trHeight w:val="409"/>
        </w:trPr>
        <w:tc>
          <w:tcPr>
            <w:tcW w:w="3796" w:type="dxa"/>
            <w:gridSpan w:val="2"/>
          </w:tcPr>
          <w:p w14:paraId="2E365E4B" w14:textId="77777777" w:rsidR="00450D64" w:rsidRDefault="00A86461">
            <w:pPr>
              <w:pStyle w:val="TableParagraph"/>
              <w:spacing w:before="37"/>
              <w:jc w:val="left"/>
              <w:rPr>
                <w:moveTo w:id="520" w:author="Hussain Hadah" w:date="2026-10-25T19:27:00Z" w16du:dateUtc="2026-10-25T23:27:00Z"/>
                <w:sz w:val="20"/>
              </w:rPr>
            </w:pPr>
            <w:r>
              <w:rPr>
                <w:i/>
                <w:sz w:val="20"/>
              </w:rPr>
              <w:t>Panel</w:t>
            </w:r>
            <w:r>
              <w:rPr>
                <w:i/>
                <w:spacing w:val="2"/>
                <w:sz w:val="20"/>
              </w:rPr>
              <w:t xml:space="preserve"> </w:t>
            </w:r>
            <w:r>
              <w:rPr>
                <w:i/>
                <w:sz w:val="20"/>
              </w:rPr>
              <w:t>A:</w:t>
            </w:r>
            <w:r>
              <w:rPr>
                <w:i/>
                <w:spacing w:val="3"/>
                <w:sz w:val="20"/>
              </w:rPr>
              <w:t xml:space="preserve"> </w:t>
            </w:r>
            <w:r>
              <w:rPr>
                <w:i/>
                <w:sz w:val="20"/>
              </w:rPr>
              <w:t>One</w:t>
            </w:r>
            <w:r>
              <w:rPr>
                <w:i/>
                <w:spacing w:val="3"/>
                <w:sz w:val="20"/>
              </w:rPr>
              <w:t xml:space="preserve"> </w:t>
            </w:r>
            <w:r>
              <w:rPr>
                <w:i/>
                <w:sz w:val="20"/>
              </w:rPr>
              <w:t>Asian</w:t>
            </w:r>
            <w:r>
              <w:rPr>
                <w:i/>
                <w:spacing w:val="3"/>
                <w:sz w:val="20"/>
              </w:rPr>
              <w:t xml:space="preserve"> </w:t>
            </w:r>
            <w:r>
              <w:rPr>
                <w:i/>
                <w:sz w:val="20"/>
              </w:rPr>
              <w:t>GP</w:t>
            </w:r>
            <w:r>
              <w:rPr>
                <w:i/>
                <w:spacing w:val="3"/>
                <w:sz w:val="20"/>
              </w:rPr>
              <w:t xml:space="preserve"> </w:t>
            </w:r>
            <w:r>
              <w:rPr>
                <w:i/>
                <w:sz w:val="20"/>
              </w:rPr>
              <w:t>vs.</w:t>
            </w:r>
            <w:r>
              <w:rPr>
                <w:i/>
                <w:spacing w:val="3"/>
                <w:sz w:val="20"/>
              </w:rPr>
              <w:t xml:space="preserve"> </w:t>
            </w:r>
            <w:r>
              <w:rPr>
                <w:i/>
                <w:sz w:val="20"/>
              </w:rPr>
              <w:t>Two</w:t>
            </w:r>
            <w:del w:id="521" w:author="Hussain Hadah" w:date="2026-10-25T19:27:00Z" w16du:dateUtc="2026-10-25T23:27:00Z">
              <w:r>
                <w:rPr>
                  <w:i/>
                  <w:spacing w:val="3"/>
                  <w:sz w:val="20"/>
                </w:rPr>
                <w:delText xml:space="preserve"> </w:delText>
              </w:r>
            </w:del>
            <w:moveToRangeStart w:id="522" w:author="Hussain Hadah" w:date="2026-10-25T19:27:00Z" w:name="move243848889"/>
          </w:p>
          <w:p w14:paraId="5C2F3303" w14:textId="77777777" w:rsidR="00450D64" w:rsidRDefault="00A86461">
            <w:pPr>
              <w:pStyle w:val="TableParagraph"/>
              <w:spacing w:before="161" w:line="227" w:lineRule="exact"/>
              <w:ind w:left="119"/>
              <w:jc w:val="left"/>
              <w:rPr>
                <w:i/>
                <w:sz w:val="20"/>
              </w:rPr>
            </w:pPr>
            <w:moveTo w:id="523" w:author="Hussain Hadah" w:date="2026-10-25T19:27:00Z" w16du:dateUtc="2026-10-25T23:27:00Z">
              <w:r>
                <w:rPr>
                  <w:w w:val="105"/>
                  <w:sz w:val="20"/>
                </w:rPr>
                <w:t>Anti-</w:t>
              </w:r>
            </w:moveTo>
            <w:moveToRangeEnd w:id="522"/>
            <w:r>
              <w:rPr>
                <w:i/>
                <w:sz w:val="20"/>
              </w:rPr>
              <w:t>Asian</w:t>
            </w:r>
            <w:r>
              <w:rPr>
                <w:i/>
                <w:spacing w:val="2"/>
                <w:sz w:val="20"/>
              </w:rPr>
              <w:t xml:space="preserve"> </w:t>
            </w:r>
            <w:ins w:id="524" w:author="Hussain Hadah" w:date="2026-10-25T19:27:00Z" w16du:dateUtc="2026-10-25T23:27:00Z">
              <w:r w:rsidR="006D0C1A">
                <w:t>Bias</w:t>
              </w:r>
            </w:ins>
            <w:del w:id="525" w:author="Hussain Hadah" w:date="2026-10-25T19:27:00Z" w16du:dateUtc="2026-10-25T23:27:00Z">
              <w:r>
                <w:rPr>
                  <w:i/>
                  <w:spacing w:val="-5"/>
                  <w:sz w:val="20"/>
                </w:rPr>
                <w:delText>GP</w:delText>
              </w:r>
            </w:del>
          </w:p>
        </w:tc>
        <w:tc>
          <w:tcPr>
            <w:tcW w:w="1262" w:type="dxa"/>
          </w:tcPr>
          <w:p w14:paraId="675D875C" w14:textId="77777777" w:rsidR="00C76957" w:rsidRDefault="006D0C1A">
            <w:pPr>
              <w:spacing w:after="253" w:line="259" w:lineRule="auto"/>
              <w:ind w:left="-112"/>
              <w:rPr>
                <w:ins w:id="526" w:author="Hussain Hadah" w:date="2026-10-25T19:27:00Z" w16du:dateUtc="2026-10-25T23:27:00Z"/>
              </w:rPr>
            </w:pPr>
            <w:ins w:id="527" w:author="Hussain Hadah" w:date="2026-10-25T19:27:00Z" w16du:dateUtc="2026-10-25T23:27:00Z">
              <w:r>
                <w:rPr>
                  <w:i/>
                </w:rPr>
                <w:t>Asian GP</w:t>
              </w:r>
            </w:ins>
          </w:p>
          <w:p w14:paraId="19C4D3B5" w14:textId="77777777" w:rsidR="00450D64" w:rsidRDefault="006D0C1A">
            <w:pPr>
              <w:pStyle w:val="TableParagraph"/>
              <w:jc w:val="left"/>
              <w:rPr>
                <w:sz w:val="20"/>
              </w:rPr>
            </w:pPr>
            <w:ins w:id="528" w:author="Hussain Hadah" w:date="2026-10-25T19:27:00Z" w16du:dateUtc="2026-10-25T23:27:00Z">
              <w:r>
                <w:t>0.102*</w:t>
              </w:r>
            </w:ins>
          </w:p>
        </w:tc>
        <w:tc>
          <w:tcPr>
            <w:tcW w:w="1542" w:type="dxa"/>
          </w:tcPr>
          <w:p w14:paraId="2EFA8386" w14:textId="77777777" w:rsidR="00450D64" w:rsidRDefault="006D0C1A">
            <w:pPr>
              <w:pStyle w:val="TableParagraph"/>
              <w:jc w:val="left"/>
              <w:rPr>
                <w:sz w:val="20"/>
              </w:rPr>
            </w:pPr>
            <w:ins w:id="529" w:author="Hussain Hadah" w:date="2026-10-25T19:27:00Z" w16du:dateUtc="2026-10-25T23:27:00Z">
              <w:r>
                <w:t>−0.059</w:t>
              </w:r>
            </w:ins>
          </w:p>
        </w:tc>
        <w:tc>
          <w:tcPr>
            <w:tcW w:w="1111" w:type="dxa"/>
            <w:tcBorders>
              <w:top w:val="single" w:sz="5" w:space="0" w:color="000000"/>
              <w:left w:val="nil"/>
              <w:bottom w:val="nil"/>
              <w:right w:val="nil"/>
            </w:tcBorders>
            <w:cellIns w:id="530" w:author="Hussain Hadah" w:date="2026-10-25T19:27:00Z"/>
          </w:tcPr>
          <w:p w14:paraId="2F78E90D" w14:textId="77777777" w:rsidR="006D0C1A" w:rsidRDefault="006D0C1A">
            <w:pPr>
              <w:widowControl/>
              <w:autoSpaceDE/>
              <w:autoSpaceDN/>
              <w:spacing w:line="259" w:lineRule="auto"/>
              <w:ind w:left="41"/>
              <w:rPr>
                <w:rFonts w:ascii="Calibri" w:eastAsia="Calibri" w:hAnsi="Calibri" w:cs="Calibri"/>
                <w:color w:val="000000"/>
                <w:kern w:val="2"/>
                <w:sz w:val="20"/>
                <w:szCs w:val="24"/>
                <w14:ligatures w14:val="standardContextual"/>
              </w:rPr>
            </w:pPr>
            <w:ins w:id="531" w:author="Hussain Hadah" w:date="2026-10-25T19:27:00Z" w16du:dateUtc="2026-10-25T23:27:00Z">
              <w:r>
                <w:t>−0.047</w:t>
              </w:r>
            </w:ins>
          </w:p>
        </w:tc>
      </w:tr>
      <w:tr w:rsidR="00450D64" w14:paraId="3A166997" w14:textId="77777777">
        <w:trPr>
          <w:trHeight w:val="1042"/>
        </w:trPr>
        <w:tc>
          <w:tcPr>
            <w:tcW w:w="2596" w:type="dxa"/>
          </w:tcPr>
          <w:p w14:paraId="67DC5EA3" w14:textId="77777777" w:rsidR="00450D64" w:rsidRDefault="00450D64">
            <w:pPr>
              <w:pStyle w:val="TableParagraph"/>
              <w:spacing w:before="37"/>
              <w:jc w:val="left"/>
              <w:rPr>
                <w:moveFrom w:id="532" w:author="Hussain Hadah" w:date="2026-10-25T19:27:00Z" w16du:dateUtc="2026-10-25T23:27:00Z"/>
                <w:sz w:val="20"/>
              </w:rPr>
            </w:pPr>
            <w:moveFromRangeStart w:id="533" w:author="Hussain Hadah" w:date="2026-10-25T19:27:00Z" w:name="move243848889"/>
          </w:p>
          <w:p w14:paraId="0C278FE6" w14:textId="77777777" w:rsidR="00450D64" w:rsidRDefault="00A86461">
            <w:pPr>
              <w:pStyle w:val="TableParagraph"/>
              <w:ind w:left="119"/>
              <w:jc w:val="left"/>
              <w:rPr>
                <w:sz w:val="20"/>
              </w:rPr>
            </w:pPr>
            <w:moveFrom w:id="534" w:author="Hussain Hadah" w:date="2026-10-25T19:27:00Z" w16du:dateUtc="2026-10-25T23:27:00Z">
              <w:r>
                <w:rPr>
                  <w:w w:val="105"/>
                  <w:sz w:val="20"/>
                </w:rPr>
                <w:t>Anti-</w:t>
              </w:r>
            </w:moveFrom>
            <w:moveFromRangeEnd w:id="533"/>
            <w:del w:id="535" w:author="Hussain Hadah" w:date="2026-10-25T19:27:00Z" w16du:dateUtc="2026-10-25T23:27:00Z">
              <w:r>
                <w:rPr>
                  <w:w w:val="105"/>
                  <w:sz w:val="20"/>
                </w:rPr>
                <w:delText>Asian</w:delText>
              </w:r>
              <w:r>
                <w:rPr>
                  <w:spacing w:val="32"/>
                  <w:w w:val="105"/>
                  <w:sz w:val="20"/>
                </w:rPr>
                <w:delText xml:space="preserve"> </w:delText>
              </w:r>
              <w:r>
                <w:rPr>
                  <w:spacing w:val="-4"/>
                  <w:w w:val="105"/>
                  <w:sz w:val="20"/>
                </w:rPr>
                <w:delText>Bias</w:delText>
              </w:r>
            </w:del>
          </w:p>
        </w:tc>
        <w:tc>
          <w:tcPr>
            <w:tcW w:w="1200" w:type="dxa"/>
          </w:tcPr>
          <w:p w14:paraId="64C8279F" w14:textId="77777777" w:rsidR="00450D64" w:rsidRDefault="00A86461">
            <w:pPr>
              <w:pStyle w:val="TableParagraph"/>
              <w:spacing w:before="107" w:line="390" w:lineRule="atLeast"/>
              <w:ind w:left="287" w:right="323" w:firstLine="27"/>
              <w:jc w:val="left"/>
              <w:rPr>
                <w:sz w:val="20"/>
              </w:rPr>
            </w:pPr>
            <w:del w:id="536" w:author="Hussain Hadah" w:date="2026-10-25T19:27:00Z" w16du:dateUtc="2026-10-25T23:27:00Z">
              <w:r>
                <w:rPr>
                  <w:spacing w:val="-2"/>
                  <w:sz w:val="20"/>
                </w:rPr>
                <w:delText xml:space="preserve">0.102* </w:delText>
              </w:r>
            </w:del>
            <w:r>
              <w:rPr>
                <w:spacing w:val="-2"/>
                <w:sz w:val="20"/>
              </w:rPr>
              <w:t>(0.059)</w:t>
            </w:r>
          </w:p>
        </w:tc>
        <w:tc>
          <w:tcPr>
            <w:tcW w:w="1262" w:type="dxa"/>
          </w:tcPr>
          <w:p w14:paraId="6DA4DA06" w14:textId="77777777" w:rsidR="00450D64" w:rsidRDefault="00450D64">
            <w:pPr>
              <w:pStyle w:val="TableParagraph"/>
              <w:spacing w:before="36"/>
              <w:jc w:val="left"/>
              <w:rPr>
                <w:del w:id="537" w:author="Hussain Hadah" w:date="2026-10-25T19:27:00Z" w16du:dateUtc="2026-10-25T23:27:00Z"/>
                <w:sz w:val="20"/>
              </w:rPr>
            </w:pPr>
          </w:p>
          <w:p w14:paraId="684CFB28" w14:textId="77777777" w:rsidR="00450D64" w:rsidRDefault="00A86461">
            <w:pPr>
              <w:pStyle w:val="TableParagraph"/>
              <w:spacing w:before="1"/>
              <w:ind w:left="332"/>
              <w:jc w:val="left"/>
              <w:rPr>
                <w:del w:id="538" w:author="Hussain Hadah" w:date="2026-10-25T19:27:00Z" w16du:dateUtc="2026-10-25T23:27:00Z"/>
                <w:sz w:val="20"/>
              </w:rPr>
            </w:pPr>
            <w:del w:id="539" w:author="Hussain Hadah" w:date="2026-10-25T19:27:00Z" w16du:dateUtc="2026-10-25T23:27:00Z">
              <w:r>
                <w:rPr>
                  <w:rFonts w:ascii="Arial"/>
                  <w:spacing w:val="-2"/>
                  <w:w w:val="130"/>
                  <w:sz w:val="20"/>
                </w:rPr>
                <w:delText>!</w:delText>
              </w:r>
              <w:r>
                <w:rPr>
                  <w:spacing w:val="-2"/>
                  <w:w w:val="130"/>
                  <w:sz w:val="20"/>
                </w:rPr>
                <w:delText>0.059</w:delText>
              </w:r>
            </w:del>
          </w:p>
          <w:p w14:paraId="6C4C2BC8" w14:textId="77777777" w:rsidR="00450D64" w:rsidRDefault="00A86461">
            <w:pPr>
              <w:pStyle w:val="TableParagraph"/>
              <w:spacing w:before="165"/>
              <w:ind w:left="341"/>
              <w:jc w:val="left"/>
              <w:rPr>
                <w:sz w:val="20"/>
              </w:rPr>
            </w:pPr>
            <w:r>
              <w:rPr>
                <w:spacing w:val="-2"/>
                <w:sz w:val="20"/>
              </w:rPr>
              <w:t>(0.077)</w:t>
            </w:r>
          </w:p>
        </w:tc>
        <w:tc>
          <w:tcPr>
            <w:tcW w:w="1542" w:type="dxa"/>
            <w:gridSpan w:val="2"/>
          </w:tcPr>
          <w:p w14:paraId="41389A55" w14:textId="77777777" w:rsidR="00450D64" w:rsidRDefault="00450D64">
            <w:pPr>
              <w:pStyle w:val="TableParagraph"/>
              <w:spacing w:before="36"/>
              <w:jc w:val="left"/>
              <w:rPr>
                <w:del w:id="540" w:author="Hussain Hadah" w:date="2026-10-25T19:27:00Z" w16du:dateUtc="2026-10-25T23:27:00Z"/>
                <w:sz w:val="20"/>
              </w:rPr>
            </w:pPr>
          </w:p>
          <w:p w14:paraId="33858054" w14:textId="77777777" w:rsidR="00450D64" w:rsidRDefault="00A86461">
            <w:pPr>
              <w:pStyle w:val="TableParagraph"/>
              <w:spacing w:before="1"/>
              <w:ind w:left="472"/>
              <w:jc w:val="left"/>
              <w:rPr>
                <w:del w:id="541" w:author="Hussain Hadah" w:date="2026-10-25T19:27:00Z" w16du:dateUtc="2026-10-25T23:27:00Z"/>
                <w:sz w:val="20"/>
              </w:rPr>
            </w:pPr>
            <w:del w:id="542" w:author="Hussain Hadah" w:date="2026-10-25T19:27:00Z" w16du:dateUtc="2026-10-25T23:27:00Z">
              <w:r>
                <w:rPr>
                  <w:rFonts w:ascii="Arial"/>
                  <w:spacing w:val="-2"/>
                  <w:w w:val="130"/>
                  <w:sz w:val="20"/>
                </w:rPr>
                <w:delText>!</w:delText>
              </w:r>
              <w:r>
                <w:rPr>
                  <w:spacing w:val="-2"/>
                  <w:w w:val="130"/>
                  <w:sz w:val="20"/>
                </w:rPr>
                <w:delText>0.047</w:delText>
              </w:r>
            </w:del>
          </w:p>
          <w:p w14:paraId="2398DB01" w14:textId="77777777" w:rsidR="00450D64" w:rsidRDefault="00A86461">
            <w:pPr>
              <w:pStyle w:val="TableParagraph"/>
              <w:spacing w:before="165"/>
              <w:ind w:left="481"/>
              <w:jc w:val="left"/>
              <w:rPr>
                <w:sz w:val="20"/>
              </w:rPr>
            </w:pPr>
            <w:r>
              <w:rPr>
                <w:spacing w:val="-2"/>
                <w:sz w:val="20"/>
              </w:rPr>
              <w:t>(0.084)</w:t>
            </w:r>
          </w:p>
        </w:tc>
      </w:tr>
    </w:tbl>
    <w:tbl>
      <w:tblPr>
        <w:tblStyle w:val="TableGrid"/>
        <w:tblW w:w="6600" w:type="dxa"/>
        <w:tblInd w:w="984" w:type="dxa"/>
        <w:tblCellMar>
          <w:top w:w="99" w:type="dxa"/>
          <w:bottom w:w="99" w:type="dxa"/>
          <w:right w:w="30" w:type="dxa"/>
        </w:tblCellMar>
        <w:tblLook w:val="04A0" w:firstRow="1" w:lastRow="0" w:firstColumn="1" w:lastColumn="0" w:noHBand="0" w:noVBand="1"/>
      </w:tblPr>
      <w:tblGrid>
        <w:gridCol w:w="2874"/>
        <w:gridCol w:w="1137"/>
        <w:gridCol w:w="1478"/>
        <w:gridCol w:w="1111"/>
      </w:tblGrid>
      <w:tr w:rsidR="00C76957" w14:paraId="6F6547C6" w14:textId="77777777">
        <w:trPr>
          <w:trHeight w:val="455"/>
          <w:ins w:id="543" w:author="Hussain Hadah" w:date="2026-10-25T19:27:00Z" w16du:dateUtc="2026-10-25T23:27:00Z"/>
        </w:trPr>
        <w:tc>
          <w:tcPr>
            <w:tcW w:w="2875" w:type="dxa"/>
            <w:tcBorders>
              <w:top w:val="nil"/>
              <w:left w:val="nil"/>
              <w:bottom w:val="nil"/>
              <w:right w:val="nil"/>
            </w:tcBorders>
          </w:tcPr>
          <w:p w14:paraId="2BD5800A" w14:textId="77777777" w:rsidR="00C76957" w:rsidRDefault="006D0C1A">
            <w:pPr>
              <w:spacing w:line="259" w:lineRule="auto"/>
              <w:ind w:left="120"/>
              <w:rPr>
                <w:ins w:id="544" w:author="Hussain Hadah" w:date="2026-10-25T19:27:00Z" w16du:dateUtc="2026-10-25T23:27:00Z"/>
              </w:rPr>
            </w:pPr>
            <w:ins w:id="545" w:author="Hussain Hadah" w:date="2026-10-25T19:27:00Z" w16du:dateUtc="2026-10-25T23:27:00Z">
              <w:r>
                <w:t>Female</w:t>
              </w:r>
            </w:ins>
          </w:p>
        </w:tc>
        <w:tc>
          <w:tcPr>
            <w:tcW w:w="1137" w:type="dxa"/>
            <w:tcBorders>
              <w:top w:val="nil"/>
              <w:left w:val="nil"/>
              <w:bottom w:val="nil"/>
              <w:right w:val="nil"/>
            </w:tcBorders>
            <w:vAlign w:val="center"/>
          </w:tcPr>
          <w:p w14:paraId="389DC983" w14:textId="77777777" w:rsidR="00C76957" w:rsidRDefault="006D0C1A">
            <w:pPr>
              <w:spacing w:line="259" w:lineRule="auto"/>
              <w:rPr>
                <w:ins w:id="546" w:author="Hussain Hadah" w:date="2026-10-25T19:27:00Z" w16du:dateUtc="2026-10-25T23:27:00Z"/>
              </w:rPr>
            </w:pPr>
            <w:ins w:id="547" w:author="Hussain Hadah" w:date="2026-10-25T19:27:00Z" w16du:dateUtc="2026-10-25T23:27:00Z">
              <w:r>
                <w:t>−0.010</w:t>
              </w:r>
            </w:ins>
          </w:p>
        </w:tc>
        <w:tc>
          <w:tcPr>
            <w:tcW w:w="1478" w:type="dxa"/>
            <w:tcBorders>
              <w:top w:val="nil"/>
              <w:left w:val="nil"/>
              <w:bottom w:val="nil"/>
              <w:right w:val="nil"/>
            </w:tcBorders>
            <w:vAlign w:val="center"/>
          </w:tcPr>
          <w:p w14:paraId="1848842E" w14:textId="77777777" w:rsidR="00C76957" w:rsidRDefault="006D0C1A">
            <w:pPr>
              <w:spacing w:line="259" w:lineRule="auto"/>
              <w:ind w:left="116"/>
              <w:rPr>
                <w:ins w:id="548" w:author="Hussain Hadah" w:date="2026-10-25T19:27:00Z" w16du:dateUtc="2026-10-25T23:27:00Z"/>
              </w:rPr>
            </w:pPr>
            <w:ins w:id="549" w:author="Hussain Hadah" w:date="2026-10-25T19:27:00Z" w16du:dateUtc="2026-10-25T23:27:00Z">
              <w:r>
                <w:t>−0.073</w:t>
              </w:r>
            </w:ins>
          </w:p>
        </w:tc>
        <w:tc>
          <w:tcPr>
            <w:tcW w:w="1111" w:type="dxa"/>
            <w:tcBorders>
              <w:top w:val="nil"/>
              <w:left w:val="nil"/>
              <w:bottom w:val="nil"/>
              <w:right w:val="nil"/>
            </w:tcBorders>
          </w:tcPr>
          <w:p w14:paraId="3103872B" w14:textId="77777777" w:rsidR="00C76957" w:rsidRDefault="006D0C1A">
            <w:pPr>
              <w:spacing w:line="259" w:lineRule="auto"/>
              <w:ind w:left="77"/>
              <w:rPr>
                <w:ins w:id="550" w:author="Hussain Hadah" w:date="2026-10-25T19:27:00Z" w16du:dateUtc="2026-10-25T23:27:00Z"/>
              </w:rPr>
            </w:pPr>
            <w:ins w:id="551" w:author="Hussain Hadah" w:date="2026-10-25T19:27:00Z" w16du:dateUtc="2026-10-25T23:27:00Z">
              <w:r>
                <w:t>0.088*</w:t>
              </w:r>
            </w:ins>
          </w:p>
        </w:tc>
      </w:tr>
    </w:tbl>
    <w:tbl>
      <w:tblPr>
        <w:tblW w:w="0" w:type="auto"/>
        <w:tblInd w:w="1027" w:type="dxa"/>
        <w:tblLayout w:type="fixed"/>
        <w:tblCellMar>
          <w:left w:w="0" w:type="dxa"/>
          <w:right w:w="0" w:type="dxa"/>
        </w:tblCellMar>
        <w:tblLook w:val="01E0" w:firstRow="1" w:lastRow="1" w:firstColumn="1" w:lastColumn="1" w:noHBand="0" w:noVBand="0"/>
      </w:tblPr>
      <w:tblGrid>
        <w:gridCol w:w="2596"/>
        <w:gridCol w:w="1200"/>
        <w:gridCol w:w="1262"/>
        <w:gridCol w:w="1542"/>
      </w:tblGrid>
      <w:tr w:rsidR="00450D64" w14:paraId="513DECBD" w14:textId="77777777">
        <w:trPr>
          <w:trHeight w:val="910"/>
        </w:trPr>
        <w:tc>
          <w:tcPr>
            <w:tcW w:w="2596" w:type="dxa"/>
          </w:tcPr>
          <w:p w14:paraId="08DD907D" w14:textId="77777777" w:rsidR="00450D64" w:rsidRDefault="00A86461">
            <w:pPr>
              <w:pStyle w:val="TableParagraph"/>
              <w:spacing w:before="136"/>
              <w:ind w:left="119"/>
              <w:jc w:val="left"/>
              <w:rPr>
                <w:sz w:val="20"/>
              </w:rPr>
            </w:pPr>
            <w:del w:id="552" w:author="Hussain Hadah" w:date="2026-10-25T19:27:00Z" w16du:dateUtc="2026-10-25T23:27:00Z">
              <w:r>
                <w:rPr>
                  <w:spacing w:val="-2"/>
                  <w:w w:val="105"/>
                  <w:sz w:val="20"/>
                </w:rPr>
                <w:delText>Female</w:delText>
              </w:r>
            </w:del>
          </w:p>
        </w:tc>
        <w:tc>
          <w:tcPr>
            <w:tcW w:w="1200" w:type="dxa"/>
          </w:tcPr>
          <w:p w14:paraId="36FCBB97" w14:textId="77777777" w:rsidR="00450D64" w:rsidRDefault="00A86461">
            <w:pPr>
              <w:pStyle w:val="TableParagraph"/>
              <w:spacing w:before="135"/>
              <w:ind w:left="278"/>
              <w:jc w:val="left"/>
              <w:rPr>
                <w:del w:id="553" w:author="Hussain Hadah" w:date="2026-10-25T19:27:00Z" w16du:dateUtc="2026-10-25T23:27:00Z"/>
                <w:sz w:val="20"/>
              </w:rPr>
            </w:pPr>
            <w:del w:id="554" w:author="Hussain Hadah" w:date="2026-10-25T19:27:00Z" w16du:dateUtc="2026-10-25T23:27:00Z">
              <w:r>
                <w:rPr>
                  <w:rFonts w:ascii="Arial"/>
                  <w:spacing w:val="-2"/>
                  <w:w w:val="130"/>
                  <w:sz w:val="20"/>
                </w:rPr>
                <w:delText>!</w:delText>
              </w:r>
              <w:r>
                <w:rPr>
                  <w:spacing w:val="-2"/>
                  <w:w w:val="130"/>
                  <w:sz w:val="20"/>
                </w:rPr>
                <w:delText>0.010</w:delText>
              </w:r>
            </w:del>
          </w:p>
          <w:p w14:paraId="18B561D4" w14:textId="77777777" w:rsidR="00450D64" w:rsidRDefault="00A86461">
            <w:pPr>
              <w:pStyle w:val="TableParagraph"/>
              <w:spacing w:before="166"/>
              <w:ind w:left="287"/>
              <w:jc w:val="left"/>
              <w:rPr>
                <w:sz w:val="20"/>
              </w:rPr>
            </w:pPr>
            <w:r>
              <w:rPr>
                <w:spacing w:val="-2"/>
                <w:sz w:val="20"/>
              </w:rPr>
              <w:t>(0.031)</w:t>
            </w:r>
          </w:p>
        </w:tc>
        <w:tc>
          <w:tcPr>
            <w:tcW w:w="1262" w:type="dxa"/>
          </w:tcPr>
          <w:p w14:paraId="0176D0EB" w14:textId="77777777" w:rsidR="00450D64" w:rsidRDefault="00A86461">
            <w:pPr>
              <w:pStyle w:val="TableParagraph"/>
              <w:spacing w:before="135"/>
              <w:ind w:left="332"/>
              <w:jc w:val="left"/>
              <w:rPr>
                <w:del w:id="555" w:author="Hussain Hadah" w:date="2026-10-25T19:27:00Z" w16du:dateUtc="2026-10-25T23:27:00Z"/>
                <w:sz w:val="20"/>
              </w:rPr>
            </w:pPr>
            <w:del w:id="556" w:author="Hussain Hadah" w:date="2026-10-25T19:27:00Z" w16du:dateUtc="2026-10-25T23:27:00Z">
              <w:r>
                <w:rPr>
                  <w:rFonts w:ascii="Arial"/>
                  <w:spacing w:val="-2"/>
                  <w:w w:val="130"/>
                  <w:sz w:val="20"/>
                </w:rPr>
                <w:delText>!</w:delText>
              </w:r>
              <w:r>
                <w:rPr>
                  <w:spacing w:val="-2"/>
                  <w:w w:val="130"/>
                  <w:sz w:val="20"/>
                </w:rPr>
                <w:delText>0.073</w:delText>
              </w:r>
            </w:del>
          </w:p>
          <w:p w14:paraId="4639851D" w14:textId="77777777" w:rsidR="00450D64" w:rsidRDefault="00A86461">
            <w:pPr>
              <w:pStyle w:val="TableParagraph"/>
              <w:spacing w:before="166"/>
              <w:ind w:left="341"/>
              <w:jc w:val="left"/>
              <w:rPr>
                <w:sz w:val="20"/>
              </w:rPr>
            </w:pPr>
            <w:r>
              <w:rPr>
                <w:spacing w:val="-2"/>
                <w:sz w:val="20"/>
              </w:rPr>
              <w:t>(0.048)</w:t>
            </w:r>
          </w:p>
        </w:tc>
        <w:tc>
          <w:tcPr>
            <w:tcW w:w="1542" w:type="dxa"/>
          </w:tcPr>
          <w:p w14:paraId="27B476CA" w14:textId="77777777" w:rsidR="00450D64" w:rsidRDefault="00A86461">
            <w:pPr>
              <w:pStyle w:val="TableParagraph"/>
              <w:spacing w:before="6" w:line="396" w:lineRule="exact"/>
              <w:ind w:left="481" w:right="471" w:firstLine="27"/>
              <w:jc w:val="left"/>
              <w:rPr>
                <w:sz w:val="20"/>
              </w:rPr>
            </w:pPr>
            <w:del w:id="557" w:author="Hussain Hadah" w:date="2026-10-25T19:27:00Z" w16du:dateUtc="2026-10-25T23:27:00Z">
              <w:r>
                <w:rPr>
                  <w:spacing w:val="-2"/>
                  <w:sz w:val="20"/>
                </w:rPr>
                <w:delText xml:space="preserve">0.088* </w:delText>
              </w:r>
            </w:del>
            <w:r>
              <w:rPr>
                <w:spacing w:val="-2"/>
                <w:sz w:val="20"/>
              </w:rPr>
              <w:t>(0.050)</w:t>
            </w:r>
          </w:p>
        </w:tc>
      </w:tr>
      <w:tr w:rsidR="00450D64" w14:paraId="2D66F0D5" w14:textId="77777777">
        <w:trPr>
          <w:trHeight w:val="910"/>
        </w:trPr>
        <w:tc>
          <w:tcPr>
            <w:tcW w:w="2596" w:type="dxa"/>
          </w:tcPr>
          <w:p w14:paraId="4FAFE1D4" w14:textId="77777777" w:rsidR="00450D64" w:rsidRDefault="00A86461">
            <w:pPr>
              <w:pStyle w:val="TableParagraph"/>
              <w:spacing w:before="136"/>
              <w:ind w:left="119"/>
              <w:jc w:val="left"/>
              <w:rPr>
                <w:sz w:val="20"/>
              </w:rPr>
            </w:pPr>
            <w:r>
              <w:rPr>
                <w:w w:val="110"/>
                <w:sz w:val="20"/>
              </w:rPr>
              <w:t>College</w:t>
            </w:r>
            <w:r>
              <w:rPr>
                <w:spacing w:val="-11"/>
                <w:w w:val="110"/>
                <w:sz w:val="20"/>
              </w:rPr>
              <w:t xml:space="preserve"> </w:t>
            </w:r>
            <w:r>
              <w:rPr>
                <w:w w:val="110"/>
                <w:sz w:val="20"/>
              </w:rPr>
              <w:t xml:space="preserve">Graduate: </w:t>
            </w:r>
            <w:r>
              <w:rPr>
                <w:spacing w:val="-2"/>
                <w:w w:val="110"/>
                <w:sz w:val="20"/>
              </w:rPr>
              <w:t>Mother</w:t>
            </w:r>
          </w:p>
        </w:tc>
        <w:tc>
          <w:tcPr>
            <w:tcW w:w="1200" w:type="dxa"/>
          </w:tcPr>
          <w:p w14:paraId="297773AF" w14:textId="77777777" w:rsidR="00450D64" w:rsidRDefault="006D0C1A">
            <w:pPr>
              <w:pStyle w:val="TableParagraph"/>
              <w:spacing w:before="135"/>
              <w:ind w:left="278"/>
              <w:jc w:val="left"/>
              <w:rPr>
                <w:del w:id="558" w:author="Hussain Hadah" w:date="2026-10-25T19:27:00Z" w16du:dateUtc="2026-10-25T23:27:00Z"/>
                <w:sz w:val="20"/>
              </w:rPr>
            </w:pPr>
            <w:ins w:id="559" w:author="Hussain Hadah" w:date="2026-10-25T19:27:00Z" w16du:dateUtc="2026-10-25T23:27:00Z">
              <w:r>
                <w:t>−</w:t>
              </w:r>
            </w:ins>
            <w:del w:id="560" w:author="Hussain Hadah" w:date="2026-10-25T19:27:00Z" w16du:dateUtc="2026-10-25T23:27:00Z">
              <w:r w:rsidR="00A86461">
                <w:rPr>
                  <w:rFonts w:ascii="Arial"/>
                  <w:spacing w:val="-2"/>
                  <w:w w:val="130"/>
                  <w:sz w:val="20"/>
                </w:rPr>
                <w:delText>!</w:delText>
              </w:r>
            </w:del>
            <w:r w:rsidR="00A86461">
              <w:rPr>
                <w:spacing w:val="-2"/>
                <w:w w:val="130"/>
                <w:sz w:val="20"/>
              </w:rPr>
              <w:t>0.048</w:t>
            </w:r>
          </w:p>
          <w:p w14:paraId="669DC91A" w14:textId="77777777" w:rsidR="00450D64" w:rsidRDefault="00A86461">
            <w:pPr>
              <w:pStyle w:val="TableParagraph"/>
              <w:spacing w:before="166"/>
              <w:ind w:left="287"/>
              <w:jc w:val="left"/>
              <w:rPr>
                <w:sz w:val="20"/>
              </w:rPr>
            </w:pPr>
            <w:moveFromRangeStart w:id="561" w:author="Hussain Hadah" w:date="2026-10-25T19:27:00Z" w:name="move243848890"/>
            <w:moveFrom w:id="562" w:author="Hussain Hadah" w:date="2026-10-25T19:27:00Z" w16du:dateUtc="2026-10-25T23:27:00Z">
              <w:r>
                <w:rPr>
                  <w:spacing w:val="-2"/>
                  <w:sz w:val="20"/>
                </w:rPr>
                <w:t>(0.032)</w:t>
              </w:r>
            </w:moveFrom>
            <w:moveFromRangeEnd w:id="561"/>
          </w:p>
        </w:tc>
        <w:tc>
          <w:tcPr>
            <w:tcW w:w="1262" w:type="dxa"/>
          </w:tcPr>
          <w:p w14:paraId="4E38E40E" w14:textId="77777777" w:rsidR="00450D64" w:rsidRDefault="006D0C1A">
            <w:pPr>
              <w:pStyle w:val="TableParagraph"/>
              <w:spacing w:before="6" w:line="396" w:lineRule="exact"/>
              <w:ind w:left="341" w:hanging="87"/>
              <w:jc w:val="left"/>
              <w:rPr>
                <w:sz w:val="20"/>
              </w:rPr>
            </w:pPr>
            <w:ins w:id="563" w:author="Hussain Hadah" w:date="2026-10-25T19:27:00Z" w16du:dateUtc="2026-10-25T23:27:00Z">
              <w:r>
                <w:t>−</w:t>
              </w:r>
            </w:ins>
            <w:del w:id="564" w:author="Hussain Hadah" w:date="2026-10-25T19:27:00Z" w16du:dateUtc="2026-10-25T23:27:00Z">
              <w:r w:rsidR="00A86461">
                <w:rPr>
                  <w:rFonts w:ascii="Arial"/>
                  <w:spacing w:val="-2"/>
                  <w:sz w:val="20"/>
                </w:rPr>
                <w:delText>!</w:delText>
              </w:r>
            </w:del>
            <w:r w:rsidR="00A86461">
              <w:rPr>
                <w:spacing w:val="-2"/>
                <w:sz w:val="20"/>
              </w:rPr>
              <w:t>0.106**</w:t>
            </w:r>
            <w:del w:id="565" w:author="Hussain Hadah" w:date="2026-10-25T19:27:00Z" w16du:dateUtc="2026-10-25T23:27:00Z">
              <w:r w:rsidR="00A86461">
                <w:rPr>
                  <w:spacing w:val="-2"/>
                  <w:sz w:val="20"/>
                </w:rPr>
                <w:delText xml:space="preserve"> </w:delText>
              </w:r>
              <w:r w:rsidR="00A86461">
                <w:rPr>
                  <w:spacing w:val="-2"/>
                  <w:w w:val="110"/>
                  <w:sz w:val="20"/>
                </w:rPr>
                <w:delText>(0.048)</w:delText>
              </w:r>
            </w:del>
          </w:p>
        </w:tc>
        <w:tc>
          <w:tcPr>
            <w:tcW w:w="1542" w:type="dxa"/>
          </w:tcPr>
          <w:p w14:paraId="7791BF5B" w14:textId="77777777" w:rsidR="00450D64" w:rsidRDefault="00A86461">
            <w:pPr>
              <w:pStyle w:val="TableParagraph"/>
              <w:spacing w:before="6" w:line="396" w:lineRule="exact"/>
              <w:ind w:left="481" w:hanging="50"/>
              <w:jc w:val="left"/>
              <w:rPr>
                <w:sz w:val="20"/>
              </w:rPr>
            </w:pPr>
            <w:r>
              <w:rPr>
                <w:spacing w:val="-2"/>
                <w:w w:val="90"/>
                <w:sz w:val="20"/>
              </w:rPr>
              <w:t>0.160***</w:t>
            </w:r>
            <w:del w:id="566" w:author="Hussain Hadah" w:date="2026-10-25T19:27:00Z" w16du:dateUtc="2026-10-25T23:27:00Z">
              <w:r>
                <w:rPr>
                  <w:spacing w:val="-2"/>
                  <w:w w:val="90"/>
                  <w:sz w:val="20"/>
                </w:rPr>
                <w:delText xml:space="preserve"> </w:delText>
              </w:r>
              <w:r>
                <w:rPr>
                  <w:spacing w:val="-2"/>
                  <w:sz w:val="20"/>
                </w:rPr>
                <w:delText>(0.052)</w:delText>
              </w:r>
            </w:del>
          </w:p>
        </w:tc>
      </w:tr>
    </w:tbl>
    <w:tbl>
      <w:tblPr>
        <w:tblStyle w:val="TableGrid"/>
        <w:tblW w:w="6600" w:type="dxa"/>
        <w:tblInd w:w="984" w:type="dxa"/>
        <w:tblCellMar>
          <w:top w:w="99" w:type="dxa"/>
          <w:bottom w:w="99" w:type="dxa"/>
          <w:right w:w="30" w:type="dxa"/>
        </w:tblCellMar>
        <w:tblLook w:val="04A0" w:firstRow="1" w:lastRow="0" w:firstColumn="1" w:lastColumn="0" w:noHBand="0" w:noVBand="1"/>
      </w:tblPr>
      <w:tblGrid>
        <w:gridCol w:w="2874"/>
        <w:gridCol w:w="1137"/>
        <w:gridCol w:w="1478"/>
        <w:gridCol w:w="1111"/>
      </w:tblGrid>
      <w:tr w:rsidR="00C76957" w14:paraId="25D9E67C" w14:textId="77777777">
        <w:trPr>
          <w:trHeight w:val="456"/>
          <w:ins w:id="567" w:author="Hussain Hadah" w:date="2026-10-25T19:27:00Z" w16du:dateUtc="2026-10-25T23:27:00Z"/>
        </w:trPr>
        <w:tc>
          <w:tcPr>
            <w:tcW w:w="2875" w:type="dxa"/>
            <w:tcBorders>
              <w:top w:val="nil"/>
              <w:left w:val="nil"/>
              <w:bottom w:val="nil"/>
              <w:right w:val="nil"/>
            </w:tcBorders>
          </w:tcPr>
          <w:p w14:paraId="35946EA9" w14:textId="77777777" w:rsidR="00C76957" w:rsidRDefault="00C76957">
            <w:pPr>
              <w:spacing w:after="160" w:line="259" w:lineRule="auto"/>
              <w:rPr>
                <w:ins w:id="568" w:author="Hussain Hadah" w:date="2026-10-25T19:27:00Z" w16du:dateUtc="2026-10-25T23:27:00Z"/>
              </w:rPr>
            </w:pPr>
          </w:p>
        </w:tc>
        <w:tc>
          <w:tcPr>
            <w:tcW w:w="1137" w:type="dxa"/>
            <w:tcBorders>
              <w:top w:val="nil"/>
              <w:left w:val="nil"/>
              <w:bottom w:val="nil"/>
              <w:right w:val="nil"/>
            </w:tcBorders>
          </w:tcPr>
          <w:p w14:paraId="1A661B5E" w14:textId="77777777" w:rsidR="00C76957" w:rsidRDefault="006D0C1A">
            <w:pPr>
              <w:spacing w:line="259" w:lineRule="auto"/>
              <w:ind w:left="9"/>
              <w:rPr>
                <w:ins w:id="569" w:author="Hussain Hadah" w:date="2026-10-25T19:27:00Z" w16du:dateUtc="2026-10-25T23:27:00Z"/>
              </w:rPr>
            </w:pPr>
            <w:moveToRangeStart w:id="570" w:author="Hussain Hadah" w:date="2026-10-25T19:27:00Z" w:name="move243848890"/>
            <w:moveTo w:id="571" w:author="Hussain Hadah" w:date="2026-10-25T19:27:00Z" w16du:dateUtc="2026-10-25T23:27:00Z">
              <w:r>
                <w:t>(0.032)</w:t>
              </w:r>
            </w:moveTo>
            <w:moveToRangeEnd w:id="570"/>
          </w:p>
        </w:tc>
        <w:tc>
          <w:tcPr>
            <w:tcW w:w="1478" w:type="dxa"/>
            <w:tcBorders>
              <w:top w:val="nil"/>
              <w:left w:val="nil"/>
              <w:bottom w:val="nil"/>
              <w:right w:val="nil"/>
            </w:tcBorders>
          </w:tcPr>
          <w:p w14:paraId="5A34B40C" w14:textId="77777777" w:rsidR="00C76957" w:rsidRDefault="006D0C1A">
            <w:pPr>
              <w:spacing w:line="259" w:lineRule="auto"/>
              <w:ind w:left="125"/>
              <w:rPr>
                <w:ins w:id="572" w:author="Hussain Hadah" w:date="2026-10-25T19:27:00Z" w16du:dateUtc="2026-10-25T23:27:00Z"/>
              </w:rPr>
            </w:pPr>
            <w:ins w:id="573" w:author="Hussain Hadah" w:date="2026-10-25T19:27:00Z" w16du:dateUtc="2026-10-25T23:27:00Z">
              <w:r>
                <w:t>(0.048)</w:t>
              </w:r>
            </w:ins>
          </w:p>
        </w:tc>
        <w:tc>
          <w:tcPr>
            <w:tcW w:w="1111" w:type="dxa"/>
            <w:tcBorders>
              <w:top w:val="nil"/>
              <w:left w:val="nil"/>
              <w:bottom w:val="nil"/>
              <w:right w:val="nil"/>
            </w:tcBorders>
          </w:tcPr>
          <w:p w14:paraId="32EC1477" w14:textId="77777777" w:rsidR="00C76957" w:rsidRDefault="006D0C1A">
            <w:pPr>
              <w:spacing w:line="259" w:lineRule="auto"/>
              <w:ind w:left="50"/>
              <w:rPr>
                <w:ins w:id="574" w:author="Hussain Hadah" w:date="2026-10-25T19:27:00Z" w16du:dateUtc="2026-10-25T23:27:00Z"/>
              </w:rPr>
            </w:pPr>
            <w:ins w:id="575" w:author="Hussain Hadah" w:date="2026-10-25T19:27:00Z" w16du:dateUtc="2026-10-25T23:27:00Z">
              <w:r>
                <w:t>(0.052)</w:t>
              </w:r>
            </w:ins>
          </w:p>
        </w:tc>
      </w:tr>
    </w:tbl>
    <w:tbl>
      <w:tblPr>
        <w:tblW w:w="0" w:type="auto"/>
        <w:tblInd w:w="1027" w:type="dxa"/>
        <w:tblLayout w:type="fixed"/>
        <w:tblCellMar>
          <w:left w:w="0" w:type="dxa"/>
          <w:right w:w="0" w:type="dxa"/>
        </w:tblCellMar>
        <w:tblLook w:val="01E0" w:firstRow="1" w:lastRow="1" w:firstColumn="1" w:lastColumn="1" w:noHBand="0" w:noVBand="0"/>
      </w:tblPr>
      <w:tblGrid>
        <w:gridCol w:w="2596"/>
        <w:gridCol w:w="4004"/>
        <w:gridCol w:w="1254"/>
        <w:gridCol w:w="8"/>
        <w:gridCol w:w="1470"/>
        <w:gridCol w:w="1111"/>
      </w:tblGrid>
      <w:tr w:rsidR="00450D64" w14:paraId="77420D28" w14:textId="77777777">
        <w:trPr>
          <w:trHeight w:val="455"/>
        </w:trPr>
        <w:tc>
          <w:tcPr>
            <w:tcW w:w="2596" w:type="dxa"/>
          </w:tcPr>
          <w:p w14:paraId="6131EF12" w14:textId="77777777" w:rsidR="00450D64" w:rsidRDefault="00A86461">
            <w:pPr>
              <w:pStyle w:val="TableParagraph"/>
              <w:spacing w:before="136"/>
              <w:ind w:left="119"/>
              <w:jc w:val="left"/>
              <w:rPr>
                <w:sz w:val="20"/>
              </w:rPr>
            </w:pPr>
            <w:r>
              <w:rPr>
                <w:w w:val="110"/>
                <w:sz w:val="20"/>
              </w:rPr>
              <w:t>College</w:t>
            </w:r>
            <w:r>
              <w:rPr>
                <w:spacing w:val="-11"/>
                <w:w w:val="110"/>
                <w:sz w:val="20"/>
              </w:rPr>
              <w:t xml:space="preserve"> </w:t>
            </w:r>
            <w:r>
              <w:rPr>
                <w:w w:val="110"/>
                <w:sz w:val="20"/>
              </w:rPr>
              <w:t xml:space="preserve">Graduate: </w:t>
            </w:r>
            <w:r>
              <w:rPr>
                <w:spacing w:val="-2"/>
                <w:w w:val="110"/>
                <w:sz w:val="20"/>
              </w:rPr>
              <w:t>Father</w:t>
            </w:r>
          </w:p>
        </w:tc>
        <w:tc>
          <w:tcPr>
            <w:tcW w:w="1200" w:type="dxa"/>
          </w:tcPr>
          <w:p w14:paraId="53AD819F" w14:textId="77777777" w:rsidR="00450D64" w:rsidRDefault="006D0C1A">
            <w:pPr>
              <w:pStyle w:val="TableParagraph"/>
              <w:spacing w:before="135"/>
              <w:ind w:right="41"/>
              <w:rPr>
                <w:sz w:val="20"/>
              </w:rPr>
            </w:pPr>
            <w:ins w:id="576" w:author="Hussain Hadah" w:date="2026-10-25T19:27:00Z" w16du:dateUtc="2026-10-25T23:27:00Z">
              <w:r>
                <w:t>−</w:t>
              </w:r>
            </w:ins>
            <w:del w:id="577" w:author="Hussain Hadah" w:date="2026-10-25T19:27:00Z" w16du:dateUtc="2026-10-25T23:27:00Z">
              <w:r w:rsidR="00A86461">
                <w:rPr>
                  <w:rFonts w:ascii="Arial"/>
                  <w:spacing w:val="-2"/>
                  <w:w w:val="130"/>
                  <w:sz w:val="20"/>
                </w:rPr>
                <w:delText>!</w:delText>
              </w:r>
            </w:del>
            <w:r w:rsidR="00A86461">
              <w:rPr>
                <w:spacing w:val="-2"/>
                <w:w w:val="130"/>
                <w:sz w:val="20"/>
              </w:rPr>
              <w:t>0.021</w:t>
            </w:r>
          </w:p>
        </w:tc>
        <w:tc>
          <w:tcPr>
            <w:tcW w:w="1262" w:type="dxa"/>
            <w:gridSpan w:val="2"/>
          </w:tcPr>
          <w:p w14:paraId="425282CF" w14:textId="77777777" w:rsidR="00450D64" w:rsidRDefault="00A86461">
            <w:pPr>
              <w:pStyle w:val="TableParagraph"/>
              <w:spacing w:before="136"/>
              <w:ind w:left="2"/>
              <w:rPr>
                <w:sz w:val="20"/>
              </w:rPr>
            </w:pPr>
            <w:r>
              <w:rPr>
                <w:spacing w:val="-2"/>
                <w:sz w:val="20"/>
              </w:rPr>
              <w:t>0.060</w:t>
            </w:r>
          </w:p>
        </w:tc>
        <w:tc>
          <w:tcPr>
            <w:tcW w:w="1542" w:type="dxa"/>
            <w:gridSpan w:val="2"/>
          </w:tcPr>
          <w:p w14:paraId="72711510" w14:textId="77777777" w:rsidR="00450D64" w:rsidRDefault="006D0C1A">
            <w:pPr>
              <w:pStyle w:val="TableParagraph"/>
              <w:spacing w:before="135"/>
              <w:ind w:left="2"/>
              <w:rPr>
                <w:sz w:val="20"/>
              </w:rPr>
            </w:pPr>
            <w:ins w:id="578" w:author="Hussain Hadah" w:date="2026-10-25T19:27:00Z" w16du:dateUtc="2026-10-25T23:27:00Z">
              <w:r>
                <w:t>−</w:t>
              </w:r>
            </w:ins>
            <w:del w:id="579" w:author="Hussain Hadah" w:date="2026-10-25T19:27:00Z" w16du:dateUtc="2026-10-25T23:27:00Z">
              <w:r w:rsidR="00A86461">
                <w:rPr>
                  <w:rFonts w:ascii="Arial"/>
                  <w:spacing w:val="-2"/>
                  <w:w w:val="130"/>
                  <w:sz w:val="20"/>
                </w:rPr>
                <w:delText>!</w:delText>
              </w:r>
            </w:del>
            <w:r w:rsidR="00A86461">
              <w:rPr>
                <w:spacing w:val="-2"/>
                <w:w w:val="130"/>
                <w:sz w:val="20"/>
              </w:rPr>
              <w:t>0.041</w:t>
            </w:r>
          </w:p>
        </w:tc>
      </w:tr>
      <w:tr w:rsidR="00450D64" w14:paraId="4609F99C" w14:textId="77777777">
        <w:trPr>
          <w:trHeight w:val="425"/>
        </w:trPr>
        <w:tc>
          <w:tcPr>
            <w:tcW w:w="2596" w:type="dxa"/>
            <w:tcBorders>
              <w:bottom w:val="single" w:sz="6" w:space="0" w:color="000000"/>
            </w:tcBorders>
          </w:tcPr>
          <w:p w14:paraId="3BFFAB99" w14:textId="77777777" w:rsidR="00450D64" w:rsidRDefault="00450D64">
            <w:pPr>
              <w:pStyle w:val="TableParagraph"/>
              <w:jc w:val="left"/>
              <w:rPr>
                <w:sz w:val="20"/>
              </w:rPr>
            </w:pPr>
          </w:p>
        </w:tc>
        <w:tc>
          <w:tcPr>
            <w:tcW w:w="1200" w:type="dxa"/>
            <w:tcBorders>
              <w:bottom w:val="single" w:sz="6" w:space="0" w:color="000000"/>
            </w:tcBorders>
          </w:tcPr>
          <w:p w14:paraId="5A66CDFE" w14:textId="77777777" w:rsidR="00450D64" w:rsidRDefault="00A86461">
            <w:pPr>
              <w:pStyle w:val="TableParagraph"/>
              <w:spacing w:before="77"/>
              <w:ind w:right="41"/>
              <w:rPr>
                <w:sz w:val="20"/>
              </w:rPr>
            </w:pPr>
            <w:r>
              <w:rPr>
                <w:spacing w:val="-2"/>
                <w:sz w:val="20"/>
              </w:rPr>
              <w:t>(0.031)</w:t>
            </w:r>
          </w:p>
        </w:tc>
        <w:tc>
          <w:tcPr>
            <w:tcW w:w="1262" w:type="dxa"/>
            <w:gridSpan w:val="2"/>
            <w:tcBorders>
              <w:bottom w:val="single" w:sz="6" w:space="0" w:color="000000"/>
            </w:tcBorders>
          </w:tcPr>
          <w:p w14:paraId="34F97911" w14:textId="77777777" w:rsidR="00450D64" w:rsidRDefault="00A86461">
            <w:pPr>
              <w:pStyle w:val="TableParagraph"/>
              <w:spacing w:before="77"/>
              <w:ind w:left="2" w:right="1"/>
              <w:rPr>
                <w:sz w:val="20"/>
              </w:rPr>
            </w:pPr>
            <w:r>
              <w:rPr>
                <w:spacing w:val="-2"/>
                <w:sz w:val="20"/>
              </w:rPr>
              <w:t>(0.058)</w:t>
            </w:r>
          </w:p>
        </w:tc>
        <w:tc>
          <w:tcPr>
            <w:tcW w:w="1542" w:type="dxa"/>
            <w:gridSpan w:val="2"/>
            <w:tcBorders>
              <w:bottom w:val="single" w:sz="6" w:space="0" w:color="000000"/>
            </w:tcBorders>
          </w:tcPr>
          <w:p w14:paraId="61A65B50" w14:textId="77777777" w:rsidR="00450D64" w:rsidRDefault="00A86461">
            <w:pPr>
              <w:pStyle w:val="TableParagraph"/>
              <w:spacing w:before="77"/>
              <w:ind w:left="2"/>
              <w:rPr>
                <w:sz w:val="20"/>
              </w:rPr>
            </w:pPr>
            <w:r>
              <w:rPr>
                <w:spacing w:val="-2"/>
                <w:sz w:val="20"/>
              </w:rPr>
              <w:t>(0.061)</w:t>
            </w:r>
          </w:p>
        </w:tc>
      </w:tr>
      <w:tr w:rsidR="00450D64" w14:paraId="7705637C" w14:textId="4B4BA57D">
        <w:trPr>
          <w:trHeight w:val="409"/>
        </w:trPr>
        <w:tc>
          <w:tcPr>
            <w:tcW w:w="6600" w:type="dxa"/>
            <w:gridSpan w:val="2"/>
          </w:tcPr>
          <w:p w14:paraId="49697EEF" w14:textId="77777777" w:rsidR="00C76957" w:rsidRDefault="00A86461">
            <w:pPr>
              <w:spacing w:after="253" w:line="259" w:lineRule="auto"/>
              <w:ind w:left="120"/>
              <w:rPr>
                <w:ins w:id="580" w:author="Hussain Hadah" w:date="2026-10-25T19:27:00Z" w16du:dateUtc="2026-10-25T23:27:00Z"/>
              </w:rPr>
            </w:pPr>
            <w:r>
              <w:rPr>
                <w:i/>
                <w:sz w:val="20"/>
              </w:rPr>
              <w:t>Panel</w:t>
            </w:r>
            <w:r>
              <w:rPr>
                <w:i/>
                <w:spacing w:val="-1"/>
                <w:sz w:val="20"/>
              </w:rPr>
              <w:t xml:space="preserve"> </w:t>
            </w:r>
            <w:r>
              <w:rPr>
                <w:i/>
                <w:sz w:val="20"/>
              </w:rPr>
              <w:t>B:</w:t>
            </w:r>
            <w:r>
              <w:rPr>
                <w:i/>
                <w:spacing w:val="-1"/>
                <w:sz w:val="20"/>
              </w:rPr>
              <w:t xml:space="preserve"> </w:t>
            </w:r>
            <w:r>
              <w:rPr>
                <w:i/>
                <w:sz w:val="20"/>
              </w:rPr>
              <w:t>One</w:t>
            </w:r>
            <w:r>
              <w:rPr>
                <w:i/>
                <w:spacing w:val="-1"/>
                <w:sz w:val="20"/>
              </w:rPr>
              <w:t xml:space="preserve"> </w:t>
            </w:r>
            <w:r>
              <w:rPr>
                <w:i/>
                <w:sz w:val="20"/>
              </w:rPr>
              <w:t>Asian</w:t>
            </w:r>
            <w:r>
              <w:rPr>
                <w:i/>
                <w:spacing w:val="-1"/>
                <w:sz w:val="20"/>
              </w:rPr>
              <w:t xml:space="preserve"> </w:t>
            </w:r>
            <w:r>
              <w:rPr>
                <w:i/>
                <w:sz w:val="20"/>
              </w:rPr>
              <w:t>GP</w:t>
            </w:r>
            <w:r>
              <w:rPr>
                <w:i/>
                <w:spacing w:val="-1"/>
                <w:sz w:val="20"/>
              </w:rPr>
              <w:t xml:space="preserve"> </w:t>
            </w:r>
            <w:r>
              <w:rPr>
                <w:i/>
                <w:sz w:val="20"/>
              </w:rPr>
              <w:t>vs.</w:t>
            </w:r>
            <w:r>
              <w:rPr>
                <w:i/>
                <w:spacing w:val="-1"/>
                <w:sz w:val="20"/>
              </w:rPr>
              <w:t xml:space="preserve"> </w:t>
            </w:r>
            <w:ins w:id="581" w:author="Hussain Hadah" w:date="2026-10-25T19:27:00Z" w16du:dateUtc="2026-10-25T23:27:00Z">
              <w:r w:rsidR="006D0C1A">
                <w:rPr>
                  <w:i/>
                </w:rPr>
                <w:t>Thre</w:t>
              </w:r>
            </w:ins>
          </w:p>
          <w:p w14:paraId="07B99E95" w14:textId="77777777" w:rsidR="00450D64" w:rsidRDefault="006D0C1A">
            <w:pPr>
              <w:pStyle w:val="TableParagraph"/>
              <w:spacing w:before="161" w:line="227" w:lineRule="exact"/>
              <w:ind w:left="119"/>
              <w:jc w:val="left"/>
              <w:rPr>
                <w:i/>
                <w:sz w:val="20"/>
              </w:rPr>
            </w:pPr>
            <w:ins w:id="582" w:author="Hussain Hadah" w:date="2026-10-25T19:27:00Z" w16du:dateUtc="2026-10-25T23:27:00Z">
              <w:r>
                <w:t>Anti-</w:t>
              </w:r>
            </w:ins>
            <w:del w:id="583" w:author="Hussain Hadah" w:date="2026-10-25T19:27:00Z" w16du:dateUtc="2026-10-25T23:27:00Z">
              <w:r w:rsidR="00A86461">
                <w:rPr>
                  <w:i/>
                  <w:sz w:val="20"/>
                </w:rPr>
                <w:delText xml:space="preserve">Three </w:delText>
              </w:r>
            </w:del>
            <w:r w:rsidR="00A86461">
              <w:rPr>
                <w:i/>
                <w:sz w:val="20"/>
              </w:rPr>
              <w:t>Asian</w:t>
            </w:r>
            <w:r w:rsidR="00A86461">
              <w:rPr>
                <w:i/>
                <w:spacing w:val="-1"/>
                <w:sz w:val="20"/>
              </w:rPr>
              <w:t xml:space="preserve"> </w:t>
            </w:r>
            <w:ins w:id="584" w:author="Hussain Hadah" w:date="2026-10-25T19:27:00Z" w16du:dateUtc="2026-10-25T23:27:00Z">
              <w:r>
                <w:t>Bias</w:t>
              </w:r>
            </w:ins>
            <w:del w:id="585" w:author="Hussain Hadah" w:date="2026-10-25T19:27:00Z" w16du:dateUtc="2026-10-25T23:27:00Z">
              <w:r w:rsidR="00A86461">
                <w:rPr>
                  <w:i/>
                  <w:spacing w:val="-5"/>
                  <w:sz w:val="20"/>
                </w:rPr>
                <w:delText>GP</w:delText>
              </w:r>
            </w:del>
          </w:p>
        </w:tc>
        <w:tc>
          <w:tcPr>
            <w:tcW w:w="1254" w:type="dxa"/>
            <w:tcBorders>
              <w:top w:val="single" w:sz="5" w:space="0" w:color="000000"/>
              <w:left w:val="nil"/>
              <w:bottom w:val="nil"/>
              <w:right w:val="nil"/>
            </w:tcBorders>
            <w:cellIns w:id="586" w:author="Hussain Hadah" w:date="2026-10-25T19:27:00Z"/>
          </w:tcPr>
          <w:p w14:paraId="3C997F0D" w14:textId="77777777" w:rsidR="00C76957" w:rsidRDefault="006D0C1A">
            <w:pPr>
              <w:spacing w:after="253" w:line="259" w:lineRule="auto"/>
              <w:ind w:left="-30"/>
              <w:rPr>
                <w:ins w:id="587" w:author="Hussain Hadah" w:date="2026-10-25T19:27:00Z" w16du:dateUtc="2026-10-25T23:27:00Z"/>
              </w:rPr>
            </w:pPr>
            <w:ins w:id="588" w:author="Hussain Hadah" w:date="2026-10-25T19:27:00Z" w16du:dateUtc="2026-10-25T23:27:00Z">
              <w:r>
                <w:rPr>
                  <w:i/>
                </w:rPr>
                <w:t>e Asian GP</w:t>
              </w:r>
            </w:ins>
          </w:p>
          <w:p w14:paraId="67ABEF69" w14:textId="77777777" w:rsidR="006D0C1A" w:rsidRDefault="006D0C1A">
            <w:pPr>
              <w:widowControl/>
              <w:autoSpaceDE/>
              <w:autoSpaceDN/>
              <w:spacing w:after="253" w:line="259" w:lineRule="auto"/>
              <w:ind w:left="-30"/>
              <w:rPr>
                <w:rFonts w:ascii="Calibri" w:eastAsia="Calibri" w:hAnsi="Calibri" w:cs="Calibri"/>
                <w:i/>
                <w:color w:val="000000"/>
                <w:kern w:val="2"/>
                <w:sz w:val="20"/>
                <w:szCs w:val="24"/>
                <w14:ligatures w14:val="standardContextual"/>
              </w:rPr>
            </w:pPr>
            <w:ins w:id="589" w:author="Hussain Hadah" w:date="2026-10-25T19:27:00Z" w16du:dateUtc="2026-10-25T23:27:00Z">
              <w:r>
                <w:t>0.201</w:t>
              </w:r>
            </w:ins>
          </w:p>
        </w:tc>
        <w:tc>
          <w:tcPr>
            <w:tcW w:w="1478" w:type="dxa"/>
            <w:gridSpan w:val="2"/>
            <w:tcBorders>
              <w:top w:val="single" w:sz="5" w:space="0" w:color="000000"/>
              <w:left w:val="nil"/>
              <w:bottom w:val="nil"/>
              <w:right w:val="nil"/>
            </w:tcBorders>
            <w:cellIns w:id="590" w:author="Hussain Hadah" w:date="2026-10-25T19:27:00Z"/>
          </w:tcPr>
          <w:p w14:paraId="4A0C793E" w14:textId="77777777" w:rsidR="006D0C1A" w:rsidRDefault="006D0C1A">
            <w:pPr>
              <w:widowControl/>
              <w:autoSpaceDE/>
              <w:autoSpaceDN/>
              <w:spacing w:line="259" w:lineRule="auto"/>
              <w:rPr>
                <w:rFonts w:ascii="Calibri" w:eastAsia="Calibri" w:hAnsi="Calibri" w:cs="Calibri"/>
                <w:color w:val="000000"/>
                <w:kern w:val="2"/>
                <w:sz w:val="20"/>
                <w:szCs w:val="24"/>
                <w14:ligatures w14:val="standardContextual"/>
              </w:rPr>
            </w:pPr>
            <w:ins w:id="591" w:author="Hussain Hadah" w:date="2026-10-25T19:27:00Z" w16du:dateUtc="2026-10-25T23:27:00Z">
              <w:r>
                <w:t>−0.203***</w:t>
              </w:r>
            </w:ins>
          </w:p>
        </w:tc>
        <w:tc>
          <w:tcPr>
            <w:tcW w:w="1111" w:type="dxa"/>
            <w:tcBorders>
              <w:top w:val="single" w:sz="5" w:space="0" w:color="000000"/>
              <w:left w:val="nil"/>
              <w:bottom w:val="nil"/>
              <w:right w:val="nil"/>
            </w:tcBorders>
            <w:cellIns w:id="592" w:author="Hussain Hadah" w:date="2026-10-25T19:27:00Z"/>
          </w:tcPr>
          <w:p w14:paraId="5B942127" w14:textId="77777777" w:rsidR="006D0C1A" w:rsidRDefault="006D0C1A">
            <w:pPr>
              <w:widowControl/>
              <w:autoSpaceDE/>
              <w:autoSpaceDN/>
              <w:spacing w:line="259" w:lineRule="auto"/>
              <w:ind w:left="41"/>
              <w:rPr>
                <w:rFonts w:ascii="Calibri" w:eastAsia="Calibri" w:hAnsi="Calibri" w:cs="Calibri"/>
                <w:color w:val="000000"/>
                <w:kern w:val="2"/>
                <w:sz w:val="20"/>
                <w:szCs w:val="24"/>
                <w14:ligatures w14:val="standardContextual"/>
              </w:rPr>
            </w:pPr>
            <w:ins w:id="593" w:author="Hussain Hadah" w:date="2026-10-25T19:27:00Z" w16du:dateUtc="2026-10-25T23:27:00Z">
              <w:r>
                <w:t>−0.028</w:t>
              </w:r>
            </w:ins>
          </w:p>
        </w:tc>
      </w:tr>
      <w:tr w:rsidR="00450D64" w14:paraId="53E8BA1A" w14:textId="77777777">
        <w:trPr>
          <w:trHeight w:val="586"/>
          <w:del w:id="594" w:author="Hussain Hadah" w:date="2026-10-25T19:27:00Z" w16du:dateUtc="2026-10-25T23:27:00Z"/>
        </w:trPr>
        <w:tc>
          <w:tcPr>
            <w:tcW w:w="2596" w:type="dxa"/>
          </w:tcPr>
          <w:p w14:paraId="24C69671" w14:textId="77777777" w:rsidR="00450D64" w:rsidRDefault="00450D64">
            <w:pPr>
              <w:pStyle w:val="TableParagraph"/>
              <w:spacing w:before="37"/>
              <w:jc w:val="left"/>
              <w:rPr>
                <w:del w:id="595" w:author="Hussain Hadah" w:date="2026-10-25T19:27:00Z" w16du:dateUtc="2026-10-25T23:27:00Z"/>
                <w:sz w:val="20"/>
              </w:rPr>
            </w:pPr>
          </w:p>
          <w:p w14:paraId="71863368" w14:textId="77777777" w:rsidR="00450D64" w:rsidRDefault="00A86461">
            <w:pPr>
              <w:pStyle w:val="TableParagraph"/>
              <w:ind w:left="119"/>
              <w:jc w:val="left"/>
              <w:rPr>
                <w:del w:id="596" w:author="Hussain Hadah" w:date="2026-10-25T19:27:00Z" w16du:dateUtc="2026-10-25T23:27:00Z"/>
                <w:sz w:val="20"/>
              </w:rPr>
            </w:pPr>
            <w:del w:id="597" w:author="Hussain Hadah" w:date="2026-10-25T19:27:00Z" w16du:dateUtc="2026-10-25T23:27:00Z">
              <w:r>
                <w:rPr>
                  <w:w w:val="105"/>
                  <w:sz w:val="20"/>
                </w:rPr>
                <w:delText>Anti-Asian</w:delText>
              </w:r>
              <w:r>
                <w:rPr>
                  <w:spacing w:val="32"/>
                  <w:w w:val="105"/>
                  <w:sz w:val="20"/>
                </w:rPr>
                <w:delText xml:space="preserve"> </w:delText>
              </w:r>
              <w:r>
                <w:rPr>
                  <w:spacing w:val="-4"/>
                  <w:w w:val="105"/>
                  <w:sz w:val="20"/>
                </w:rPr>
                <w:delText>Bias</w:delText>
              </w:r>
            </w:del>
          </w:p>
        </w:tc>
        <w:tc>
          <w:tcPr>
            <w:tcW w:w="1200" w:type="dxa"/>
          </w:tcPr>
          <w:p w14:paraId="446F0C20" w14:textId="77777777" w:rsidR="00450D64" w:rsidRDefault="00450D64">
            <w:pPr>
              <w:pStyle w:val="TableParagraph"/>
              <w:spacing w:before="37"/>
              <w:jc w:val="left"/>
              <w:rPr>
                <w:del w:id="598" w:author="Hussain Hadah" w:date="2026-10-25T19:27:00Z" w16du:dateUtc="2026-10-25T23:27:00Z"/>
                <w:sz w:val="20"/>
              </w:rPr>
            </w:pPr>
          </w:p>
          <w:p w14:paraId="7330FE50" w14:textId="77777777" w:rsidR="00450D64" w:rsidRDefault="00A86461">
            <w:pPr>
              <w:pStyle w:val="TableParagraph"/>
              <w:ind w:right="41"/>
              <w:rPr>
                <w:del w:id="599" w:author="Hussain Hadah" w:date="2026-10-25T19:27:00Z" w16du:dateUtc="2026-10-25T23:27:00Z"/>
                <w:sz w:val="20"/>
              </w:rPr>
            </w:pPr>
            <w:del w:id="600" w:author="Hussain Hadah" w:date="2026-10-25T19:27:00Z" w16du:dateUtc="2026-10-25T23:27:00Z">
              <w:r>
                <w:rPr>
                  <w:spacing w:val="-2"/>
                  <w:sz w:val="20"/>
                </w:rPr>
                <w:delText>0.201</w:delText>
              </w:r>
            </w:del>
          </w:p>
        </w:tc>
        <w:tc>
          <w:tcPr>
            <w:tcW w:w="1262" w:type="dxa"/>
            <w:gridSpan w:val="2"/>
          </w:tcPr>
          <w:p w14:paraId="39994956" w14:textId="77777777" w:rsidR="00450D64" w:rsidRDefault="00450D64">
            <w:pPr>
              <w:pStyle w:val="TableParagraph"/>
              <w:spacing w:before="36"/>
              <w:jc w:val="left"/>
              <w:rPr>
                <w:del w:id="601" w:author="Hussain Hadah" w:date="2026-10-25T19:27:00Z" w16du:dateUtc="2026-10-25T23:27:00Z"/>
                <w:sz w:val="20"/>
              </w:rPr>
            </w:pPr>
          </w:p>
          <w:p w14:paraId="489F2EE6" w14:textId="77777777" w:rsidR="00450D64" w:rsidRDefault="00A86461">
            <w:pPr>
              <w:pStyle w:val="TableParagraph"/>
              <w:spacing w:before="1"/>
              <w:ind w:left="2"/>
              <w:rPr>
                <w:del w:id="602" w:author="Hussain Hadah" w:date="2026-10-25T19:27:00Z" w16du:dateUtc="2026-10-25T23:27:00Z"/>
                <w:sz w:val="20"/>
              </w:rPr>
            </w:pPr>
            <w:del w:id="603" w:author="Hussain Hadah" w:date="2026-10-25T19:27:00Z" w16du:dateUtc="2026-10-25T23:27:00Z">
              <w:r>
                <w:rPr>
                  <w:rFonts w:ascii="Arial"/>
                  <w:spacing w:val="-2"/>
                  <w:w w:val="110"/>
                  <w:sz w:val="20"/>
                </w:rPr>
                <w:delText>!</w:delText>
              </w:r>
              <w:r>
                <w:rPr>
                  <w:spacing w:val="-2"/>
                  <w:w w:val="110"/>
                  <w:sz w:val="20"/>
                </w:rPr>
                <w:delText>0.203***</w:delText>
              </w:r>
            </w:del>
          </w:p>
        </w:tc>
        <w:tc>
          <w:tcPr>
            <w:tcW w:w="1542" w:type="dxa"/>
            <w:gridSpan w:val="2"/>
          </w:tcPr>
          <w:p w14:paraId="1DD71269" w14:textId="77777777" w:rsidR="00450D64" w:rsidRDefault="00450D64">
            <w:pPr>
              <w:pStyle w:val="TableParagraph"/>
              <w:spacing w:before="36"/>
              <w:jc w:val="left"/>
              <w:rPr>
                <w:del w:id="604" w:author="Hussain Hadah" w:date="2026-10-25T19:27:00Z" w16du:dateUtc="2026-10-25T23:27:00Z"/>
                <w:sz w:val="20"/>
              </w:rPr>
            </w:pPr>
          </w:p>
          <w:p w14:paraId="5EEA0C5A" w14:textId="77777777" w:rsidR="00450D64" w:rsidRDefault="00A86461">
            <w:pPr>
              <w:pStyle w:val="TableParagraph"/>
              <w:spacing w:before="1"/>
              <w:ind w:left="2"/>
              <w:rPr>
                <w:del w:id="605" w:author="Hussain Hadah" w:date="2026-10-25T19:27:00Z" w16du:dateUtc="2026-10-25T23:27:00Z"/>
                <w:sz w:val="20"/>
              </w:rPr>
            </w:pPr>
            <w:del w:id="606" w:author="Hussain Hadah" w:date="2026-10-25T19:27:00Z" w16du:dateUtc="2026-10-25T23:27:00Z">
              <w:r>
                <w:rPr>
                  <w:rFonts w:ascii="Arial"/>
                  <w:spacing w:val="-2"/>
                  <w:w w:val="130"/>
                  <w:sz w:val="20"/>
                </w:rPr>
                <w:delText>!</w:delText>
              </w:r>
              <w:r>
                <w:rPr>
                  <w:spacing w:val="-2"/>
                  <w:w w:val="130"/>
                  <w:sz w:val="20"/>
                </w:rPr>
                <w:delText>0.028</w:delText>
              </w:r>
            </w:del>
          </w:p>
        </w:tc>
      </w:tr>
      <w:tr w:rsidR="00450D64" w14:paraId="215C3F64" w14:textId="77777777">
        <w:trPr>
          <w:trHeight w:val="455"/>
        </w:trPr>
        <w:tc>
          <w:tcPr>
            <w:tcW w:w="2596" w:type="dxa"/>
          </w:tcPr>
          <w:p w14:paraId="22385662" w14:textId="77777777" w:rsidR="00450D64" w:rsidRDefault="00450D64">
            <w:pPr>
              <w:pStyle w:val="TableParagraph"/>
              <w:jc w:val="left"/>
              <w:rPr>
                <w:sz w:val="20"/>
              </w:rPr>
            </w:pPr>
          </w:p>
        </w:tc>
        <w:tc>
          <w:tcPr>
            <w:tcW w:w="1200" w:type="dxa"/>
          </w:tcPr>
          <w:p w14:paraId="6656A665" w14:textId="77777777" w:rsidR="00450D64" w:rsidRDefault="00A86461">
            <w:pPr>
              <w:pStyle w:val="TableParagraph"/>
              <w:spacing w:before="77"/>
              <w:ind w:right="41"/>
              <w:rPr>
                <w:sz w:val="20"/>
              </w:rPr>
            </w:pPr>
            <w:r>
              <w:rPr>
                <w:spacing w:val="-2"/>
                <w:sz w:val="20"/>
              </w:rPr>
              <w:t>(0.152)</w:t>
            </w:r>
          </w:p>
        </w:tc>
        <w:tc>
          <w:tcPr>
            <w:tcW w:w="1262" w:type="dxa"/>
            <w:gridSpan w:val="2"/>
          </w:tcPr>
          <w:p w14:paraId="253A64C2" w14:textId="77777777" w:rsidR="00450D64" w:rsidRDefault="00A86461">
            <w:pPr>
              <w:pStyle w:val="TableParagraph"/>
              <w:spacing w:before="77"/>
              <w:ind w:left="2" w:right="1"/>
              <w:rPr>
                <w:sz w:val="20"/>
              </w:rPr>
            </w:pPr>
            <w:r>
              <w:rPr>
                <w:spacing w:val="-2"/>
                <w:sz w:val="20"/>
              </w:rPr>
              <w:t>(0.071)</w:t>
            </w:r>
          </w:p>
        </w:tc>
        <w:tc>
          <w:tcPr>
            <w:tcW w:w="1542" w:type="dxa"/>
            <w:gridSpan w:val="2"/>
          </w:tcPr>
          <w:p w14:paraId="4C3827D0" w14:textId="77777777" w:rsidR="00450D64" w:rsidRDefault="00A86461">
            <w:pPr>
              <w:pStyle w:val="TableParagraph"/>
              <w:spacing w:before="77"/>
              <w:ind w:left="2"/>
              <w:rPr>
                <w:sz w:val="20"/>
              </w:rPr>
            </w:pPr>
            <w:r>
              <w:rPr>
                <w:spacing w:val="-2"/>
                <w:sz w:val="20"/>
              </w:rPr>
              <w:t>(0.149)</w:t>
            </w:r>
          </w:p>
        </w:tc>
      </w:tr>
      <w:tr w:rsidR="00450D64" w14:paraId="7E6D1789" w14:textId="77777777">
        <w:trPr>
          <w:trHeight w:val="455"/>
        </w:trPr>
        <w:tc>
          <w:tcPr>
            <w:tcW w:w="2596" w:type="dxa"/>
          </w:tcPr>
          <w:p w14:paraId="6AF89739" w14:textId="77777777" w:rsidR="00450D64" w:rsidRDefault="00A86461">
            <w:pPr>
              <w:pStyle w:val="TableParagraph"/>
              <w:spacing w:before="136"/>
              <w:ind w:left="119"/>
              <w:jc w:val="left"/>
              <w:rPr>
                <w:sz w:val="20"/>
              </w:rPr>
            </w:pPr>
            <w:r>
              <w:rPr>
                <w:spacing w:val="-2"/>
                <w:w w:val="105"/>
                <w:sz w:val="20"/>
              </w:rPr>
              <w:t>Female</w:t>
            </w:r>
          </w:p>
        </w:tc>
        <w:tc>
          <w:tcPr>
            <w:tcW w:w="1200" w:type="dxa"/>
          </w:tcPr>
          <w:p w14:paraId="5DCE52E0" w14:textId="77777777" w:rsidR="00450D64" w:rsidRDefault="00A86461">
            <w:pPr>
              <w:pStyle w:val="TableParagraph"/>
              <w:spacing w:before="136"/>
              <w:ind w:right="41"/>
              <w:rPr>
                <w:sz w:val="20"/>
              </w:rPr>
            </w:pPr>
            <w:r>
              <w:rPr>
                <w:spacing w:val="-2"/>
                <w:sz w:val="20"/>
              </w:rPr>
              <w:t>0.031</w:t>
            </w:r>
          </w:p>
        </w:tc>
        <w:tc>
          <w:tcPr>
            <w:tcW w:w="1262" w:type="dxa"/>
            <w:gridSpan w:val="2"/>
          </w:tcPr>
          <w:p w14:paraId="4F4E4E3D" w14:textId="77777777" w:rsidR="00450D64" w:rsidRDefault="006D0C1A">
            <w:pPr>
              <w:pStyle w:val="TableParagraph"/>
              <w:spacing w:before="135"/>
              <w:ind w:left="2"/>
              <w:rPr>
                <w:sz w:val="20"/>
              </w:rPr>
            </w:pPr>
            <w:ins w:id="607" w:author="Hussain Hadah" w:date="2026-10-25T19:27:00Z" w16du:dateUtc="2026-10-25T23:27:00Z">
              <w:r>
                <w:t>−</w:t>
              </w:r>
            </w:ins>
            <w:del w:id="608" w:author="Hussain Hadah" w:date="2026-10-25T19:27:00Z" w16du:dateUtc="2026-10-25T23:27:00Z">
              <w:r w:rsidR="00A86461">
                <w:rPr>
                  <w:rFonts w:ascii="Arial"/>
                  <w:spacing w:val="-2"/>
                  <w:w w:val="110"/>
                  <w:sz w:val="20"/>
                </w:rPr>
                <w:delText>!</w:delText>
              </w:r>
            </w:del>
            <w:r w:rsidR="00A86461">
              <w:rPr>
                <w:spacing w:val="-2"/>
                <w:w w:val="110"/>
                <w:sz w:val="20"/>
              </w:rPr>
              <w:t>0.118***</w:t>
            </w:r>
          </w:p>
        </w:tc>
        <w:tc>
          <w:tcPr>
            <w:tcW w:w="1542" w:type="dxa"/>
            <w:gridSpan w:val="2"/>
          </w:tcPr>
          <w:p w14:paraId="0A1C6576" w14:textId="77777777" w:rsidR="00450D64" w:rsidRDefault="00A86461">
            <w:pPr>
              <w:pStyle w:val="TableParagraph"/>
              <w:spacing w:before="136"/>
              <w:ind w:left="2"/>
              <w:rPr>
                <w:sz w:val="20"/>
              </w:rPr>
            </w:pPr>
            <w:r>
              <w:rPr>
                <w:spacing w:val="-2"/>
                <w:sz w:val="20"/>
              </w:rPr>
              <w:t>0.087**</w:t>
            </w:r>
          </w:p>
        </w:tc>
      </w:tr>
      <w:tr w:rsidR="00450D64" w14:paraId="56BA203C" w14:textId="77777777">
        <w:trPr>
          <w:trHeight w:val="455"/>
        </w:trPr>
        <w:tc>
          <w:tcPr>
            <w:tcW w:w="2596" w:type="dxa"/>
          </w:tcPr>
          <w:p w14:paraId="3A2CE166" w14:textId="77777777" w:rsidR="00450D64" w:rsidRDefault="00450D64">
            <w:pPr>
              <w:pStyle w:val="TableParagraph"/>
              <w:jc w:val="left"/>
              <w:rPr>
                <w:sz w:val="20"/>
              </w:rPr>
            </w:pPr>
          </w:p>
        </w:tc>
        <w:tc>
          <w:tcPr>
            <w:tcW w:w="1200" w:type="dxa"/>
          </w:tcPr>
          <w:p w14:paraId="66CFDED8" w14:textId="77777777" w:rsidR="00450D64" w:rsidRDefault="00A86461">
            <w:pPr>
              <w:pStyle w:val="TableParagraph"/>
              <w:spacing w:before="77"/>
              <w:ind w:right="41"/>
              <w:rPr>
                <w:sz w:val="20"/>
              </w:rPr>
            </w:pPr>
            <w:r>
              <w:rPr>
                <w:spacing w:val="-2"/>
                <w:sz w:val="20"/>
              </w:rPr>
              <w:t>(0.031)</w:t>
            </w:r>
          </w:p>
        </w:tc>
        <w:tc>
          <w:tcPr>
            <w:tcW w:w="1262" w:type="dxa"/>
            <w:gridSpan w:val="2"/>
          </w:tcPr>
          <w:p w14:paraId="4FA4E7AC" w14:textId="77777777" w:rsidR="00450D64" w:rsidRDefault="00A86461">
            <w:pPr>
              <w:pStyle w:val="TableParagraph"/>
              <w:spacing w:before="77"/>
              <w:ind w:left="2" w:right="1"/>
              <w:rPr>
                <w:sz w:val="20"/>
              </w:rPr>
            </w:pPr>
            <w:r>
              <w:rPr>
                <w:spacing w:val="-2"/>
                <w:sz w:val="20"/>
              </w:rPr>
              <w:t>(0.043)</w:t>
            </w:r>
          </w:p>
        </w:tc>
        <w:tc>
          <w:tcPr>
            <w:tcW w:w="1542" w:type="dxa"/>
            <w:gridSpan w:val="2"/>
          </w:tcPr>
          <w:p w14:paraId="04589E36" w14:textId="77777777" w:rsidR="00450D64" w:rsidRDefault="00A86461">
            <w:pPr>
              <w:pStyle w:val="TableParagraph"/>
              <w:spacing w:before="77"/>
              <w:ind w:left="2"/>
              <w:rPr>
                <w:sz w:val="20"/>
              </w:rPr>
            </w:pPr>
            <w:r>
              <w:rPr>
                <w:spacing w:val="-2"/>
                <w:sz w:val="20"/>
              </w:rPr>
              <w:t>(0.040)</w:t>
            </w:r>
          </w:p>
        </w:tc>
      </w:tr>
      <w:tr w:rsidR="00450D64" w14:paraId="38383A46" w14:textId="77777777">
        <w:trPr>
          <w:trHeight w:val="910"/>
        </w:trPr>
        <w:tc>
          <w:tcPr>
            <w:tcW w:w="2596" w:type="dxa"/>
          </w:tcPr>
          <w:p w14:paraId="3D73747D" w14:textId="77777777" w:rsidR="00450D64" w:rsidRDefault="00A86461">
            <w:pPr>
              <w:pStyle w:val="TableParagraph"/>
              <w:spacing w:before="136"/>
              <w:ind w:left="119"/>
              <w:jc w:val="left"/>
              <w:rPr>
                <w:sz w:val="20"/>
              </w:rPr>
            </w:pPr>
            <w:r>
              <w:rPr>
                <w:w w:val="110"/>
                <w:sz w:val="20"/>
              </w:rPr>
              <w:lastRenderedPageBreak/>
              <w:t>College</w:t>
            </w:r>
            <w:r>
              <w:rPr>
                <w:spacing w:val="-11"/>
                <w:w w:val="110"/>
                <w:sz w:val="20"/>
              </w:rPr>
              <w:t xml:space="preserve"> </w:t>
            </w:r>
            <w:r>
              <w:rPr>
                <w:w w:val="110"/>
                <w:sz w:val="20"/>
              </w:rPr>
              <w:t xml:space="preserve">Graduate: </w:t>
            </w:r>
            <w:r>
              <w:rPr>
                <w:spacing w:val="-2"/>
                <w:w w:val="110"/>
                <w:sz w:val="20"/>
              </w:rPr>
              <w:t>Mother</w:t>
            </w:r>
          </w:p>
        </w:tc>
        <w:tc>
          <w:tcPr>
            <w:tcW w:w="1200" w:type="dxa"/>
          </w:tcPr>
          <w:p w14:paraId="1148BF52" w14:textId="77777777" w:rsidR="00450D64" w:rsidRDefault="006D0C1A">
            <w:pPr>
              <w:pStyle w:val="TableParagraph"/>
              <w:spacing w:before="6" w:line="396" w:lineRule="exact"/>
              <w:ind w:left="287" w:hanging="126"/>
              <w:jc w:val="left"/>
              <w:rPr>
                <w:sz w:val="20"/>
              </w:rPr>
            </w:pPr>
            <w:ins w:id="609" w:author="Hussain Hadah" w:date="2026-10-25T19:27:00Z" w16du:dateUtc="2026-10-25T23:27:00Z">
              <w:r>
                <w:t>−</w:t>
              </w:r>
            </w:ins>
            <w:del w:id="610" w:author="Hussain Hadah" w:date="2026-10-25T19:27:00Z" w16du:dateUtc="2026-10-25T23:27:00Z">
              <w:r w:rsidR="00A86461">
                <w:rPr>
                  <w:rFonts w:ascii="Arial"/>
                  <w:spacing w:val="-2"/>
                  <w:sz w:val="20"/>
                </w:rPr>
                <w:delText>!</w:delText>
              </w:r>
            </w:del>
            <w:r w:rsidR="00A86461">
              <w:rPr>
                <w:spacing w:val="-2"/>
                <w:sz w:val="20"/>
              </w:rPr>
              <w:t>0.318***</w:t>
            </w:r>
            <w:del w:id="611" w:author="Hussain Hadah" w:date="2026-10-25T19:27:00Z" w16du:dateUtc="2026-10-25T23:27:00Z">
              <w:r w:rsidR="00A86461">
                <w:rPr>
                  <w:spacing w:val="-2"/>
                  <w:sz w:val="20"/>
                </w:rPr>
                <w:delText xml:space="preserve"> </w:delText>
              </w:r>
              <w:r w:rsidR="00A86461">
                <w:rPr>
                  <w:spacing w:val="-2"/>
                  <w:w w:val="105"/>
                  <w:sz w:val="20"/>
                </w:rPr>
                <w:delText>(0.046)</w:delText>
              </w:r>
            </w:del>
          </w:p>
        </w:tc>
        <w:tc>
          <w:tcPr>
            <w:tcW w:w="1262" w:type="dxa"/>
            <w:gridSpan w:val="2"/>
          </w:tcPr>
          <w:p w14:paraId="2EE07373" w14:textId="77777777" w:rsidR="00450D64" w:rsidRDefault="00A86461">
            <w:pPr>
              <w:pStyle w:val="TableParagraph"/>
              <w:spacing w:before="6" w:line="396" w:lineRule="exact"/>
              <w:ind w:left="341" w:hanging="50"/>
              <w:jc w:val="left"/>
              <w:rPr>
                <w:sz w:val="20"/>
              </w:rPr>
            </w:pPr>
            <w:r>
              <w:rPr>
                <w:spacing w:val="-2"/>
                <w:w w:val="90"/>
                <w:sz w:val="20"/>
              </w:rPr>
              <w:t>0.198***</w:t>
            </w:r>
            <w:del w:id="612" w:author="Hussain Hadah" w:date="2026-10-25T19:27:00Z" w16du:dateUtc="2026-10-25T23:27:00Z">
              <w:r>
                <w:rPr>
                  <w:spacing w:val="-2"/>
                  <w:w w:val="90"/>
                  <w:sz w:val="20"/>
                </w:rPr>
                <w:delText xml:space="preserve"> </w:delText>
              </w:r>
              <w:r>
                <w:rPr>
                  <w:spacing w:val="-2"/>
                  <w:sz w:val="20"/>
                </w:rPr>
                <w:delText>(0.047)</w:delText>
              </w:r>
            </w:del>
          </w:p>
        </w:tc>
        <w:tc>
          <w:tcPr>
            <w:tcW w:w="1542" w:type="dxa"/>
            <w:gridSpan w:val="2"/>
          </w:tcPr>
          <w:p w14:paraId="73B9C144" w14:textId="77777777" w:rsidR="00450D64" w:rsidRDefault="00A86461">
            <w:pPr>
              <w:pStyle w:val="TableParagraph"/>
              <w:spacing w:before="6" w:line="396" w:lineRule="exact"/>
              <w:ind w:left="481" w:hanging="12"/>
              <w:jc w:val="left"/>
              <w:rPr>
                <w:sz w:val="20"/>
              </w:rPr>
            </w:pPr>
            <w:r>
              <w:rPr>
                <w:spacing w:val="-2"/>
                <w:w w:val="90"/>
                <w:sz w:val="20"/>
              </w:rPr>
              <w:t>0.122**</w:t>
            </w:r>
            <w:del w:id="613" w:author="Hussain Hadah" w:date="2026-10-25T19:27:00Z" w16du:dateUtc="2026-10-25T23:27:00Z">
              <w:r>
                <w:rPr>
                  <w:spacing w:val="-2"/>
                  <w:w w:val="90"/>
                  <w:sz w:val="20"/>
                </w:rPr>
                <w:delText xml:space="preserve"> </w:delText>
              </w:r>
              <w:r>
                <w:rPr>
                  <w:spacing w:val="-2"/>
                  <w:sz w:val="20"/>
                </w:rPr>
                <w:delText>(0.051)</w:delText>
              </w:r>
            </w:del>
          </w:p>
        </w:tc>
      </w:tr>
    </w:tbl>
    <w:tbl>
      <w:tblPr>
        <w:tblStyle w:val="TableGrid"/>
        <w:tblW w:w="6600" w:type="dxa"/>
        <w:tblInd w:w="984" w:type="dxa"/>
        <w:tblCellMar>
          <w:top w:w="99" w:type="dxa"/>
          <w:bottom w:w="99" w:type="dxa"/>
          <w:right w:w="30" w:type="dxa"/>
        </w:tblCellMar>
        <w:tblLook w:val="04A0" w:firstRow="1" w:lastRow="0" w:firstColumn="1" w:lastColumn="0" w:noHBand="0" w:noVBand="1"/>
      </w:tblPr>
      <w:tblGrid>
        <w:gridCol w:w="2757"/>
        <w:gridCol w:w="1254"/>
        <w:gridCol w:w="1478"/>
        <w:gridCol w:w="1111"/>
      </w:tblGrid>
      <w:tr w:rsidR="00C76957" w14:paraId="1C649A90" w14:textId="77777777">
        <w:trPr>
          <w:trHeight w:val="455"/>
          <w:ins w:id="614" w:author="Hussain Hadah" w:date="2026-10-25T19:27:00Z" w16du:dateUtc="2026-10-25T23:27:00Z"/>
        </w:trPr>
        <w:tc>
          <w:tcPr>
            <w:tcW w:w="2759" w:type="dxa"/>
            <w:tcBorders>
              <w:top w:val="nil"/>
              <w:left w:val="nil"/>
              <w:bottom w:val="nil"/>
              <w:right w:val="nil"/>
            </w:tcBorders>
          </w:tcPr>
          <w:p w14:paraId="3B35F0A4" w14:textId="77777777" w:rsidR="00C76957" w:rsidRDefault="00C76957">
            <w:pPr>
              <w:spacing w:after="160" w:line="259" w:lineRule="auto"/>
              <w:rPr>
                <w:ins w:id="615" w:author="Hussain Hadah" w:date="2026-10-25T19:27:00Z" w16du:dateUtc="2026-10-25T23:27:00Z"/>
              </w:rPr>
            </w:pPr>
          </w:p>
        </w:tc>
        <w:tc>
          <w:tcPr>
            <w:tcW w:w="1254" w:type="dxa"/>
            <w:tcBorders>
              <w:top w:val="nil"/>
              <w:left w:val="nil"/>
              <w:bottom w:val="nil"/>
              <w:right w:val="nil"/>
            </w:tcBorders>
          </w:tcPr>
          <w:p w14:paraId="1F5DA4C3" w14:textId="77777777" w:rsidR="00C76957" w:rsidRDefault="006D0C1A">
            <w:pPr>
              <w:spacing w:line="259" w:lineRule="auto"/>
              <w:ind w:left="125"/>
              <w:rPr>
                <w:ins w:id="616" w:author="Hussain Hadah" w:date="2026-10-25T19:27:00Z" w16du:dateUtc="2026-10-25T23:27:00Z"/>
              </w:rPr>
            </w:pPr>
            <w:ins w:id="617" w:author="Hussain Hadah" w:date="2026-10-25T19:27:00Z" w16du:dateUtc="2026-10-25T23:27:00Z">
              <w:r>
                <w:t>(0.046)</w:t>
              </w:r>
            </w:ins>
          </w:p>
        </w:tc>
        <w:tc>
          <w:tcPr>
            <w:tcW w:w="1478" w:type="dxa"/>
            <w:tcBorders>
              <w:top w:val="nil"/>
              <w:left w:val="nil"/>
              <w:bottom w:val="nil"/>
              <w:right w:val="nil"/>
            </w:tcBorders>
          </w:tcPr>
          <w:p w14:paraId="668696DE" w14:textId="77777777" w:rsidR="00C76957" w:rsidRDefault="006D0C1A">
            <w:pPr>
              <w:spacing w:line="259" w:lineRule="auto"/>
              <w:ind w:left="125"/>
              <w:rPr>
                <w:ins w:id="618" w:author="Hussain Hadah" w:date="2026-10-25T19:27:00Z" w16du:dateUtc="2026-10-25T23:27:00Z"/>
              </w:rPr>
            </w:pPr>
            <w:ins w:id="619" w:author="Hussain Hadah" w:date="2026-10-25T19:27:00Z" w16du:dateUtc="2026-10-25T23:27:00Z">
              <w:r>
                <w:t>(0.047)</w:t>
              </w:r>
            </w:ins>
          </w:p>
        </w:tc>
        <w:tc>
          <w:tcPr>
            <w:tcW w:w="1111" w:type="dxa"/>
            <w:tcBorders>
              <w:top w:val="nil"/>
              <w:left w:val="nil"/>
              <w:bottom w:val="nil"/>
              <w:right w:val="nil"/>
            </w:tcBorders>
          </w:tcPr>
          <w:p w14:paraId="5456AE2B" w14:textId="77777777" w:rsidR="00C76957" w:rsidRDefault="006D0C1A">
            <w:pPr>
              <w:spacing w:line="259" w:lineRule="auto"/>
              <w:ind w:left="50"/>
              <w:rPr>
                <w:ins w:id="620" w:author="Hussain Hadah" w:date="2026-10-25T19:27:00Z" w16du:dateUtc="2026-10-25T23:27:00Z"/>
              </w:rPr>
            </w:pPr>
            <w:ins w:id="621" w:author="Hussain Hadah" w:date="2026-10-25T19:27:00Z" w16du:dateUtc="2026-10-25T23:27:00Z">
              <w:r>
                <w:t>(0.051)</w:t>
              </w:r>
            </w:ins>
          </w:p>
        </w:tc>
      </w:tr>
    </w:tbl>
    <w:tbl>
      <w:tblPr>
        <w:tblW w:w="0" w:type="auto"/>
        <w:tblInd w:w="1027" w:type="dxa"/>
        <w:tblLayout w:type="fixed"/>
        <w:tblCellMar>
          <w:left w:w="0" w:type="dxa"/>
          <w:right w:w="0" w:type="dxa"/>
        </w:tblCellMar>
        <w:tblLook w:val="01E0" w:firstRow="1" w:lastRow="1" w:firstColumn="1" w:lastColumn="1" w:noHBand="0" w:noVBand="0"/>
      </w:tblPr>
      <w:tblGrid>
        <w:gridCol w:w="2596"/>
        <w:gridCol w:w="1200"/>
        <w:gridCol w:w="1262"/>
        <w:gridCol w:w="1542"/>
      </w:tblGrid>
      <w:tr w:rsidR="00450D64" w14:paraId="0C5AD2AC" w14:textId="77777777">
        <w:trPr>
          <w:trHeight w:val="455"/>
        </w:trPr>
        <w:tc>
          <w:tcPr>
            <w:tcW w:w="2596" w:type="dxa"/>
          </w:tcPr>
          <w:p w14:paraId="602070E9" w14:textId="77777777" w:rsidR="00450D64" w:rsidRDefault="00A86461">
            <w:pPr>
              <w:pStyle w:val="TableParagraph"/>
              <w:spacing w:before="136"/>
              <w:ind w:left="119"/>
              <w:jc w:val="left"/>
              <w:rPr>
                <w:sz w:val="20"/>
              </w:rPr>
            </w:pPr>
            <w:r>
              <w:rPr>
                <w:w w:val="110"/>
                <w:sz w:val="20"/>
              </w:rPr>
              <w:t>College</w:t>
            </w:r>
            <w:r>
              <w:rPr>
                <w:spacing w:val="-11"/>
                <w:w w:val="110"/>
                <w:sz w:val="20"/>
              </w:rPr>
              <w:t xml:space="preserve"> </w:t>
            </w:r>
            <w:r>
              <w:rPr>
                <w:w w:val="110"/>
                <w:sz w:val="20"/>
              </w:rPr>
              <w:t xml:space="preserve">Graduate: </w:t>
            </w:r>
            <w:r>
              <w:rPr>
                <w:spacing w:val="-2"/>
                <w:w w:val="110"/>
                <w:sz w:val="20"/>
              </w:rPr>
              <w:t>Father</w:t>
            </w:r>
          </w:p>
        </w:tc>
        <w:tc>
          <w:tcPr>
            <w:tcW w:w="1200" w:type="dxa"/>
          </w:tcPr>
          <w:p w14:paraId="5798808C" w14:textId="77777777" w:rsidR="00450D64" w:rsidRDefault="00A86461">
            <w:pPr>
              <w:pStyle w:val="TableParagraph"/>
              <w:spacing w:before="136"/>
              <w:ind w:right="41"/>
              <w:rPr>
                <w:sz w:val="20"/>
              </w:rPr>
            </w:pPr>
            <w:r>
              <w:rPr>
                <w:spacing w:val="-2"/>
                <w:sz w:val="20"/>
              </w:rPr>
              <w:t>0.293***</w:t>
            </w:r>
          </w:p>
        </w:tc>
        <w:tc>
          <w:tcPr>
            <w:tcW w:w="1262" w:type="dxa"/>
          </w:tcPr>
          <w:p w14:paraId="108855E7" w14:textId="77777777" w:rsidR="00450D64" w:rsidRDefault="006D0C1A">
            <w:pPr>
              <w:pStyle w:val="TableParagraph"/>
              <w:spacing w:before="135"/>
              <w:ind w:left="2"/>
              <w:rPr>
                <w:sz w:val="20"/>
              </w:rPr>
            </w:pPr>
            <w:ins w:id="622" w:author="Hussain Hadah" w:date="2026-10-25T19:27:00Z" w16du:dateUtc="2026-10-25T23:27:00Z">
              <w:r>
                <w:t>−</w:t>
              </w:r>
            </w:ins>
            <w:del w:id="623" w:author="Hussain Hadah" w:date="2026-10-25T19:27:00Z" w16du:dateUtc="2026-10-25T23:27:00Z">
              <w:r w:rsidR="00A86461">
                <w:rPr>
                  <w:rFonts w:ascii="Arial"/>
                  <w:spacing w:val="-2"/>
                  <w:w w:val="110"/>
                  <w:sz w:val="20"/>
                </w:rPr>
                <w:delText>!</w:delText>
              </w:r>
            </w:del>
            <w:r w:rsidR="00A86461">
              <w:rPr>
                <w:spacing w:val="-2"/>
                <w:w w:val="110"/>
                <w:sz w:val="20"/>
              </w:rPr>
              <w:t>0.345***</w:t>
            </w:r>
          </w:p>
        </w:tc>
        <w:tc>
          <w:tcPr>
            <w:tcW w:w="1542" w:type="dxa"/>
          </w:tcPr>
          <w:p w14:paraId="595426A1" w14:textId="77777777" w:rsidR="00450D64" w:rsidRDefault="00A86461">
            <w:pPr>
              <w:pStyle w:val="TableParagraph"/>
              <w:spacing w:before="136"/>
              <w:ind w:left="2"/>
              <w:rPr>
                <w:sz w:val="20"/>
              </w:rPr>
            </w:pPr>
            <w:r>
              <w:rPr>
                <w:spacing w:val="-2"/>
                <w:sz w:val="20"/>
              </w:rPr>
              <w:t>0.057</w:t>
            </w:r>
          </w:p>
        </w:tc>
      </w:tr>
      <w:tr w:rsidR="00450D64" w14:paraId="7CBD2BDB" w14:textId="77777777">
        <w:trPr>
          <w:trHeight w:val="425"/>
        </w:trPr>
        <w:tc>
          <w:tcPr>
            <w:tcW w:w="2596" w:type="dxa"/>
            <w:tcBorders>
              <w:bottom w:val="single" w:sz="6" w:space="0" w:color="000000"/>
            </w:tcBorders>
          </w:tcPr>
          <w:p w14:paraId="1350BE58" w14:textId="77777777" w:rsidR="00450D64" w:rsidRDefault="00450D64">
            <w:pPr>
              <w:pStyle w:val="TableParagraph"/>
              <w:jc w:val="left"/>
              <w:rPr>
                <w:sz w:val="20"/>
              </w:rPr>
            </w:pPr>
          </w:p>
        </w:tc>
        <w:tc>
          <w:tcPr>
            <w:tcW w:w="1200" w:type="dxa"/>
            <w:tcBorders>
              <w:bottom w:val="single" w:sz="6" w:space="0" w:color="000000"/>
            </w:tcBorders>
          </w:tcPr>
          <w:p w14:paraId="1BA2EFBE" w14:textId="77777777" w:rsidR="00450D64" w:rsidRDefault="00A86461">
            <w:pPr>
              <w:pStyle w:val="TableParagraph"/>
              <w:spacing w:before="77"/>
              <w:ind w:right="41"/>
              <w:rPr>
                <w:sz w:val="20"/>
              </w:rPr>
            </w:pPr>
            <w:r>
              <w:rPr>
                <w:spacing w:val="-2"/>
                <w:sz w:val="20"/>
              </w:rPr>
              <w:t>(0.049)</w:t>
            </w:r>
          </w:p>
        </w:tc>
        <w:tc>
          <w:tcPr>
            <w:tcW w:w="1262" w:type="dxa"/>
            <w:tcBorders>
              <w:bottom w:val="single" w:sz="6" w:space="0" w:color="000000"/>
            </w:tcBorders>
          </w:tcPr>
          <w:p w14:paraId="54D40139" w14:textId="77777777" w:rsidR="00450D64" w:rsidRDefault="00A86461">
            <w:pPr>
              <w:pStyle w:val="TableParagraph"/>
              <w:spacing w:before="77"/>
              <w:ind w:left="2" w:right="1"/>
              <w:rPr>
                <w:sz w:val="20"/>
              </w:rPr>
            </w:pPr>
            <w:r>
              <w:rPr>
                <w:spacing w:val="-2"/>
                <w:sz w:val="20"/>
              </w:rPr>
              <w:t>(0.065)</w:t>
            </w:r>
          </w:p>
        </w:tc>
        <w:tc>
          <w:tcPr>
            <w:tcW w:w="1542" w:type="dxa"/>
            <w:tcBorders>
              <w:bottom w:val="single" w:sz="6" w:space="0" w:color="000000"/>
            </w:tcBorders>
          </w:tcPr>
          <w:p w14:paraId="643FC032" w14:textId="77777777" w:rsidR="00450D64" w:rsidRDefault="00A86461">
            <w:pPr>
              <w:pStyle w:val="TableParagraph"/>
              <w:spacing w:before="77"/>
              <w:ind w:left="2"/>
              <w:rPr>
                <w:sz w:val="20"/>
              </w:rPr>
            </w:pPr>
            <w:r>
              <w:rPr>
                <w:spacing w:val="-2"/>
                <w:sz w:val="20"/>
              </w:rPr>
              <w:t>(0.062)</w:t>
            </w:r>
          </w:p>
        </w:tc>
      </w:tr>
    </w:tbl>
    <w:tbl>
      <w:tblPr>
        <w:tblStyle w:val="TableGrid"/>
        <w:tblW w:w="6600" w:type="dxa"/>
        <w:tblInd w:w="984" w:type="dxa"/>
        <w:tblCellMar>
          <w:top w:w="99" w:type="dxa"/>
          <w:bottom w:w="99" w:type="dxa"/>
          <w:right w:w="30" w:type="dxa"/>
        </w:tblCellMar>
        <w:tblLook w:val="04A0" w:firstRow="1" w:lastRow="0" w:firstColumn="1" w:lastColumn="0" w:noHBand="0" w:noVBand="1"/>
      </w:tblPr>
      <w:tblGrid>
        <w:gridCol w:w="4011"/>
        <w:gridCol w:w="1478"/>
        <w:gridCol w:w="1111"/>
      </w:tblGrid>
      <w:tr w:rsidR="00C76957" w14:paraId="30EF690F" w14:textId="77777777">
        <w:trPr>
          <w:trHeight w:val="525"/>
          <w:ins w:id="624" w:author="Hussain Hadah" w:date="2026-10-25T19:27:00Z" w16du:dateUtc="2026-10-25T23:27:00Z"/>
        </w:trPr>
        <w:tc>
          <w:tcPr>
            <w:tcW w:w="4012" w:type="dxa"/>
            <w:tcBorders>
              <w:top w:val="single" w:sz="5" w:space="0" w:color="000000"/>
              <w:left w:val="nil"/>
              <w:bottom w:val="single" w:sz="5" w:space="0" w:color="000000"/>
              <w:right w:val="nil"/>
            </w:tcBorders>
            <w:vAlign w:val="center"/>
          </w:tcPr>
          <w:p w14:paraId="16FC9C3A" w14:textId="77777777" w:rsidR="00C76957" w:rsidRDefault="006D0C1A">
            <w:pPr>
              <w:spacing w:line="259" w:lineRule="auto"/>
              <w:ind w:left="120"/>
              <w:rPr>
                <w:ins w:id="625" w:author="Hussain Hadah" w:date="2026-10-25T19:27:00Z" w16du:dateUtc="2026-10-25T23:27:00Z"/>
              </w:rPr>
            </w:pPr>
            <w:ins w:id="626" w:author="Hussain Hadah" w:date="2026-10-25T19:27:00Z" w16du:dateUtc="2026-10-25T23:27:00Z">
              <w:r>
                <w:rPr>
                  <w:i/>
                </w:rPr>
                <w:t>Panel C: Two Asian GP vs. Three Asian GP</w:t>
              </w:r>
            </w:ins>
          </w:p>
        </w:tc>
        <w:tc>
          <w:tcPr>
            <w:tcW w:w="1478" w:type="dxa"/>
            <w:tcBorders>
              <w:top w:val="single" w:sz="5" w:space="0" w:color="000000"/>
              <w:left w:val="nil"/>
              <w:bottom w:val="single" w:sz="5" w:space="0" w:color="000000"/>
              <w:right w:val="nil"/>
            </w:tcBorders>
          </w:tcPr>
          <w:p w14:paraId="740224EC" w14:textId="77777777" w:rsidR="00C76957" w:rsidRDefault="00C76957">
            <w:pPr>
              <w:spacing w:after="160" w:line="259" w:lineRule="auto"/>
              <w:rPr>
                <w:ins w:id="627" w:author="Hussain Hadah" w:date="2026-10-25T19:27:00Z" w16du:dateUtc="2026-10-25T23:27:00Z"/>
              </w:rPr>
            </w:pPr>
          </w:p>
        </w:tc>
        <w:tc>
          <w:tcPr>
            <w:tcW w:w="1111" w:type="dxa"/>
            <w:tcBorders>
              <w:top w:val="single" w:sz="5" w:space="0" w:color="000000"/>
              <w:left w:val="nil"/>
              <w:bottom w:val="single" w:sz="5" w:space="0" w:color="000000"/>
              <w:right w:val="nil"/>
            </w:tcBorders>
          </w:tcPr>
          <w:p w14:paraId="114F795C" w14:textId="77777777" w:rsidR="00C76957" w:rsidRDefault="00C76957">
            <w:pPr>
              <w:spacing w:after="160" w:line="259" w:lineRule="auto"/>
              <w:rPr>
                <w:ins w:id="628" w:author="Hussain Hadah" w:date="2026-10-25T19:27:00Z" w16du:dateUtc="2026-10-25T23:27:00Z"/>
              </w:rPr>
            </w:pPr>
          </w:p>
        </w:tc>
      </w:tr>
    </w:tbl>
    <w:p w14:paraId="00486DC5" w14:textId="77777777" w:rsidR="00450D64" w:rsidRDefault="00A86461">
      <w:pPr>
        <w:spacing w:before="159"/>
        <w:ind w:left="1139"/>
        <w:rPr>
          <w:del w:id="629" w:author="Hussain Hadah" w:date="2026-10-25T19:27:00Z" w16du:dateUtc="2026-10-25T23:27:00Z"/>
          <w:i/>
          <w:sz w:val="20"/>
        </w:rPr>
      </w:pPr>
      <w:del w:id="630" w:author="Hussain Hadah" w:date="2026-10-25T19:27:00Z" w16du:dateUtc="2026-10-25T23:27:00Z">
        <w:r>
          <w:rPr>
            <w:i/>
            <w:sz w:val="20"/>
          </w:rPr>
          <w:delText>Panel</w:delText>
        </w:r>
        <w:r>
          <w:rPr>
            <w:i/>
            <w:spacing w:val="-4"/>
            <w:sz w:val="20"/>
          </w:rPr>
          <w:delText xml:space="preserve"> </w:delText>
        </w:r>
        <w:r>
          <w:rPr>
            <w:i/>
            <w:sz w:val="20"/>
          </w:rPr>
          <w:delText>C:</w:delText>
        </w:r>
        <w:r>
          <w:rPr>
            <w:i/>
            <w:spacing w:val="-3"/>
            <w:sz w:val="20"/>
          </w:rPr>
          <w:delText xml:space="preserve"> </w:delText>
        </w:r>
        <w:r>
          <w:rPr>
            <w:i/>
            <w:sz w:val="20"/>
          </w:rPr>
          <w:delText>Two</w:delText>
        </w:r>
        <w:r>
          <w:rPr>
            <w:i/>
            <w:spacing w:val="-4"/>
            <w:sz w:val="20"/>
          </w:rPr>
          <w:delText xml:space="preserve"> </w:delText>
        </w:r>
        <w:r>
          <w:rPr>
            <w:i/>
            <w:sz w:val="20"/>
          </w:rPr>
          <w:delText>Asian</w:delText>
        </w:r>
        <w:r>
          <w:rPr>
            <w:i/>
            <w:spacing w:val="-3"/>
            <w:sz w:val="20"/>
          </w:rPr>
          <w:delText xml:space="preserve"> </w:delText>
        </w:r>
        <w:r>
          <w:rPr>
            <w:i/>
            <w:sz w:val="20"/>
          </w:rPr>
          <w:delText>GP</w:delText>
        </w:r>
        <w:r>
          <w:rPr>
            <w:i/>
            <w:spacing w:val="-4"/>
            <w:sz w:val="20"/>
          </w:rPr>
          <w:delText xml:space="preserve"> </w:delText>
        </w:r>
        <w:r>
          <w:rPr>
            <w:i/>
            <w:sz w:val="20"/>
          </w:rPr>
          <w:delText>vs.</w:delText>
        </w:r>
        <w:r>
          <w:rPr>
            <w:i/>
            <w:spacing w:val="-3"/>
            <w:sz w:val="20"/>
          </w:rPr>
          <w:delText xml:space="preserve"> </w:delText>
        </w:r>
        <w:r>
          <w:rPr>
            <w:i/>
            <w:sz w:val="20"/>
          </w:rPr>
          <w:delText>Three</w:delText>
        </w:r>
        <w:r>
          <w:rPr>
            <w:i/>
            <w:spacing w:val="-3"/>
            <w:sz w:val="20"/>
          </w:rPr>
          <w:delText xml:space="preserve"> </w:delText>
        </w:r>
        <w:r>
          <w:rPr>
            <w:i/>
            <w:sz w:val="20"/>
          </w:rPr>
          <w:delText>Asian</w:delText>
        </w:r>
        <w:r>
          <w:rPr>
            <w:i/>
            <w:spacing w:val="-4"/>
            <w:sz w:val="20"/>
          </w:rPr>
          <w:delText xml:space="preserve"> </w:delText>
        </w:r>
        <w:r>
          <w:rPr>
            <w:i/>
            <w:spacing w:val="-5"/>
            <w:sz w:val="20"/>
          </w:rPr>
          <w:delText>GP</w:delText>
        </w:r>
      </w:del>
    </w:p>
    <w:p w14:paraId="75A7BFC2" w14:textId="77777777" w:rsidR="00450D64" w:rsidRDefault="00A86461">
      <w:pPr>
        <w:pStyle w:val="BodyText"/>
        <w:spacing w:before="11"/>
        <w:rPr>
          <w:del w:id="631" w:author="Hussain Hadah" w:date="2026-10-25T19:27:00Z" w16du:dateUtc="2026-10-25T23:27:00Z"/>
          <w:i/>
          <w:sz w:val="8"/>
        </w:rPr>
      </w:pPr>
      <w:del w:id="632" w:author="Hussain Hadah" w:date="2026-10-25T19:27:00Z" w16du:dateUtc="2026-10-25T23:27:00Z">
        <w:r>
          <w:rPr>
            <w:i/>
            <w:noProof/>
            <w:sz w:val="8"/>
          </w:rPr>
          <mc:AlternateContent>
            <mc:Choice Requires="wps">
              <w:drawing>
                <wp:anchor distT="0" distB="0" distL="0" distR="0" simplePos="0" relativeHeight="487588864" behindDoc="1" locked="0" layoutInCell="1" allowOverlap="1" wp14:anchorId="517FFEFA" wp14:editId="3665A802">
                  <wp:simplePos x="0" y="0"/>
                  <wp:positionH relativeFrom="page">
                    <wp:posOffset>1790573</wp:posOffset>
                  </wp:positionH>
                  <wp:positionV relativeFrom="paragraph">
                    <wp:posOffset>80670</wp:posOffset>
                  </wp:positionV>
                  <wp:extent cx="419163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635" cy="1270"/>
                          </a:xfrm>
                          <a:custGeom>
                            <a:avLst/>
                            <a:gdLst/>
                            <a:ahLst/>
                            <a:cxnLst/>
                            <a:rect l="l" t="t" r="r" b="b"/>
                            <a:pathLst>
                              <a:path w="4191635">
                                <a:moveTo>
                                  <a:pt x="0" y="0"/>
                                </a:moveTo>
                                <a:lnTo>
                                  <a:pt x="4191241"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40.990005pt;margin-top:6.351976pt;width:330.05pt;height:.1pt;mso-position-horizontal-relative:page;mso-position-vertical-relative:paragraph;z-index:-15727616;mso-wrap-distance-left:0;mso-wrap-distance-right:0" id="docshape11" coordorigin="2820,127" coordsize="6601,0" path="m2820,127l9420,127e" filled="false" stroked="true" strokeweight=".598pt" strokecolor="#000000">
                  <v:path arrowok="t"/>
                  <v:stroke dashstyle="solid"/>
                  <w10:wrap type="topAndBottom"/>
                </v:shape>
              </w:pict>
            </mc:Fallback>
          </mc:AlternateContent>
        </w:r>
      </w:del>
    </w:p>
    <w:p w14:paraId="3F74613A" w14:textId="77777777" w:rsidR="00450D64" w:rsidRDefault="00A86461">
      <w:pPr>
        <w:spacing w:before="163"/>
        <w:ind w:left="5579"/>
        <w:rPr>
          <w:i/>
          <w:sz w:val="20"/>
        </w:rPr>
      </w:pPr>
      <w:r>
        <w:rPr>
          <w:i/>
          <w:sz w:val="20"/>
        </w:rPr>
        <w:t>Continued</w:t>
      </w:r>
      <w:r>
        <w:rPr>
          <w:i/>
          <w:spacing w:val="10"/>
          <w:sz w:val="20"/>
        </w:rPr>
        <w:t xml:space="preserve"> </w:t>
      </w:r>
      <w:r>
        <w:rPr>
          <w:i/>
          <w:sz w:val="20"/>
        </w:rPr>
        <w:t>on</w:t>
      </w:r>
      <w:r>
        <w:rPr>
          <w:i/>
          <w:spacing w:val="11"/>
          <w:sz w:val="20"/>
        </w:rPr>
        <w:t xml:space="preserve"> </w:t>
      </w:r>
      <w:r>
        <w:rPr>
          <w:i/>
          <w:sz w:val="20"/>
        </w:rPr>
        <w:t>next</w:t>
      </w:r>
      <w:r>
        <w:rPr>
          <w:i/>
          <w:spacing w:val="10"/>
          <w:sz w:val="20"/>
        </w:rPr>
        <w:t xml:space="preserve"> </w:t>
      </w:r>
      <w:r>
        <w:rPr>
          <w:i/>
          <w:spacing w:val="-4"/>
          <w:sz w:val="20"/>
        </w:rPr>
        <w:t>page</w:t>
      </w:r>
    </w:p>
    <w:p w14:paraId="6EC2B793" w14:textId="77777777" w:rsidR="00450D64" w:rsidRDefault="00450D64">
      <w:pPr>
        <w:rPr>
          <w:del w:id="633" w:author="Hussain Hadah" w:date="2026-10-25T19:27:00Z" w16du:dateUtc="2026-10-25T23:27:00Z"/>
          <w:i/>
          <w:sz w:val="20"/>
        </w:rPr>
        <w:sectPr w:rsidR="00450D64">
          <w:pgSz w:w="12240" w:h="15840"/>
          <w:pgMar w:top="1820" w:right="1800" w:bottom="2460" w:left="1800" w:header="0" w:footer="2279" w:gutter="0"/>
          <w:cols w:space="720"/>
        </w:sectPr>
      </w:pPr>
    </w:p>
    <w:p w14:paraId="3F096383" w14:textId="77777777" w:rsidR="00450D64" w:rsidRDefault="00A86461">
      <w:pPr>
        <w:spacing w:before="171"/>
        <w:ind w:left="221" w:right="221"/>
        <w:jc w:val="center"/>
        <w:rPr>
          <w:i/>
          <w:sz w:val="20"/>
        </w:rPr>
      </w:pPr>
      <w:r>
        <w:rPr>
          <w:sz w:val="20"/>
        </w:rPr>
        <w:lastRenderedPageBreak/>
        <w:t xml:space="preserve">Table A.4 – </w:t>
      </w:r>
      <w:r>
        <w:rPr>
          <w:i/>
          <w:sz w:val="20"/>
        </w:rPr>
        <w:t xml:space="preserve">continued from previous </w:t>
      </w:r>
      <w:r>
        <w:rPr>
          <w:i/>
          <w:spacing w:val="-4"/>
          <w:sz w:val="20"/>
        </w:rPr>
        <w:t>page</w:t>
      </w:r>
    </w:p>
    <w:p w14:paraId="663B5BA6" w14:textId="77777777" w:rsidR="00450D64" w:rsidRDefault="006D0C1A">
      <w:pPr>
        <w:pStyle w:val="BodyText"/>
        <w:spacing w:before="4"/>
        <w:rPr>
          <w:i/>
          <w:sz w:val="7"/>
        </w:rPr>
      </w:pPr>
      <w:ins w:id="634" w:author="Hussain Hadah" w:date="2026-10-25T19:27:00Z" w16du:dateUtc="2026-10-25T23:27:00Z">
        <w:r>
          <w:rPr>
            <w:noProof/>
            <w:sz w:val="22"/>
          </w:rPr>
          <mc:AlternateContent>
            <mc:Choice Requires="wpg">
              <w:drawing>
                <wp:inline distT="0" distB="0" distL="0" distR="0" wp14:anchorId="4CF97DBD" wp14:editId="1A599354">
                  <wp:extent cx="4191242" cy="415239"/>
                  <wp:effectExtent l="0" t="0" r="0" b="0"/>
                  <wp:docPr id="16349" name="Group 16349"/>
                  <wp:cNvGraphicFramePr/>
                  <a:graphic xmlns:a="http://schemas.openxmlformats.org/drawingml/2006/main">
                    <a:graphicData uri="http://schemas.microsoft.com/office/word/2010/wordprocessingGroup">
                      <wpg:wgp>
                        <wpg:cNvGrpSpPr/>
                        <wpg:grpSpPr>
                          <a:xfrm>
                            <a:off x="0" y="0"/>
                            <a:ext cx="4191242" cy="415239"/>
                            <a:chOff x="0" y="0"/>
                            <a:chExt cx="4191242" cy="415239"/>
                          </a:xfrm>
                        </wpg:grpSpPr>
                        <wps:wsp>
                          <wps:cNvPr id="573" name="Shape 573"/>
                          <wps:cNvSpPr/>
                          <wps:spPr>
                            <a:xfrm>
                              <a:off x="0" y="0"/>
                              <a:ext cx="4191242" cy="0"/>
                            </a:xfrm>
                            <a:custGeom>
                              <a:avLst/>
                              <a:gdLst/>
                              <a:ahLst/>
                              <a:cxnLst/>
                              <a:rect l="0" t="0" r="0" b="0"/>
                              <a:pathLst>
                                <a:path w="4191242">
                                  <a:moveTo>
                                    <a:pt x="0" y="0"/>
                                  </a:moveTo>
                                  <a:lnTo>
                                    <a:pt x="4191242"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s:wsp>
                          <wps:cNvPr id="1806" name="Rectangle 1806"/>
                          <wps:cNvSpPr/>
                          <wps:spPr>
                            <a:xfrm>
                              <a:off x="1696949" y="137792"/>
                              <a:ext cx="848123" cy="167773"/>
                            </a:xfrm>
                            <a:prstGeom prst="rect">
                              <a:avLst/>
                            </a:prstGeom>
                            <a:ln>
                              <a:noFill/>
                            </a:ln>
                          </wps:spPr>
                          <wps:txbx>
                            <w:txbxContent>
                              <w:p w14:paraId="7F34DF67" w14:textId="77777777" w:rsidR="00C76957" w:rsidRDefault="006D0C1A">
                                <w:pPr>
                                  <w:spacing w:after="160" w:line="259" w:lineRule="auto"/>
                                  <w:rPr>
                                    <w:ins w:id="635" w:author="Hussain Hadah" w:date="2026-10-25T19:27:00Z" w16du:dateUtc="2026-10-25T23:27:00Z"/>
                                  </w:rPr>
                                </w:pPr>
                                <w:ins w:id="636" w:author="Hussain Hadah" w:date="2026-10-25T19:27:00Z" w16du:dateUtc="2026-10-25T23:27:00Z">
                                  <w:r>
                                    <w:rPr>
                                      <w:w w:val="119"/>
                                    </w:rPr>
                                    <w:t>Asian</w:t>
                                  </w:r>
                                  <w:r>
                                    <w:rPr>
                                      <w:spacing w:val="5"/>
                                      <w:w w:val="119"/>
                                    </w:rPr>
                                    <w:t xml:space="preserve"> </w:t>
                                  </w:r>
                                  <w:r>
                                    <w:rPr>
                                      <w:w w:val="119"/>
                                    </w:rPr>
                                    <w:t>Only</w:t>
                                  </w:r>
                                </w:ins>
                              </w:p>
                            </w:txbxContent>
                          </wps:txbx>
                          <wps:bodyPr horzOverflow="overflow" vert="horz" lIns="0" tIns="0" rIns="0" bIns="0" rtlCol="0">
                            <a:noAutofit/>
                          </wps:bodyPr>
                        </wps:wsp>
                        <wps:wsp>
                          <wps:cNvPr id="1807" name="Rectangle 1807"/>
                          <wps:cNvSpPr/>
                          <wps:spPr>
                            <a:xfrm>
                              <a:off x="2486465" y="137792"/>
                              <a:ext cx="865455" cy="167773"/>
                            </a:xfrm>
                            <a:prstGeom prst="rect">
                              <a:avLst/>
                            </a:prstGeom>
                            <a:ln>
                              <a:noFill/>
                            </a:ln>
                          </wps:spPr>
                          <wps:txbx>
                            <w:txbxContent>
                              <w:p w14:paraId="7441D026" w14:textId="77777777" w:rsidR="00C76957" w:rsidRDefault="006D0C1A">
                                <w:pPr>
                                  <w:spacing w:after="160" w:line="259" w:lineRule="auto"/>
                                  <w:rPr>
                                    <w:ins w:id="637" w:author="Hussain Hadah" w:date="2026-10-25T19:27:00Z" w16du:dateUtc="2026-10-25T23:27:00Z"/>
                                  </w:rPr>
                                </w:pPr>
                                <w:ins w:id="638" w:author="Hussain Hadah" w:date="2026-10-25T19:27:00Z" w16du:dateUtc="2026-10-25T23:27:00Z">
                                  <w:r>
                                    <w:rPr>
                                      <w:w w:val="114"/>
                                    </w:rPr>
                                    <w:t>White</w:t>
                                  </w:r>
                                  <w:r>
                                    <w:rPr>
                                      <w:spacing w:val="5"/>
                                      <w:w w:val="114"/>
                                    </w:rPr>
                                    <w:t xml:space="preserve"> </w:t>
                                  </w:r>
                                  <w:r>
                                    <w:rPr>
                                      <w:w w:val="114"/>
                                    </w:rPr>
                                    <w:t>Only</w:t>
                                  </w:r>
                                </w:ins>
                              </w:p>
                            </w:txbxContent>
                          </wps:txbx>
                          <wps:bodyPr horzOverflow="overflow" vert="horz" lIns="0" tIns="0" rIns="0" bIns="0" rtlCol="0">
                            <a:noAutofit/>
                          </wps:bodyPr>
                        </wps:wsp>
                        <wps:wsp>
                          <wps:cNvPr id="1808" name="Rectangle 1808"/>
                          <wps:cNvSpPr/>
                          <wps:spPr>
                            <a:xfrm>
                              <a:off x="3289013" y="137792"/>
                              <a:ext cx="1099025" cy="167773"/>
                            </a:xfrm>
                            <a:prstGeom prst="rect">
                              <a:avLst/>
                            </a:prstGeom>
                            <a:ln>
                              <a:noFill/>
                            </a:ln>
                          </wps:spPr>
                          <wps:txbx>
                            <w:txbxContent>
                              <w:p w14:paraId="46746D68" w14:textId="77777777" w:rsidR="00C76957" w:rsidRDefault="006D0C1A">
                                <w:pPr>
                                  <w:spacing w:after="160" w:line="259" w:lineRule="auto"/>
                                  <w:rPr>
                                    <w:ins w:id="639" w:author="Hussain Hadah" w:date="2026-10-25T19:27:00Z" w16du:dateUtc="2026-10-25T23:27:00Z"/>
                                  </w:rPr>
                                </w:pPr>
                                <w:ins w:id="640" w:author="Hussain Hadah" w:date="2026-10-25T19:27:00Z" w16du:dateUtc="2026-10-25T23:27:00Z">
                                  <w:r>
                                    <w:rPr>
                                      <w:w w:val="114"/>
                                    </w:rPr>
                                    <w:t>Asian</w:t>
                                  </w:r>
                                  <w:r>
                                    <w:rPr>
                                      <w:spacing w:val="5"/>
                                      <w:w w:val="114"/>
                                    </w:rPr>
                                    <w:t xml:space="preserve"> </w:t>
                                  </w:r>
                                  <w:r>
                                    <w:rPr>
                                      <w:w w:val="114"/>
                                    </w:rPr>
                                    <w:t>&amp;</w:t>
                                  </w:r>
                                  <w:r>
                                    <w:rPr>
                                      <w:spacing w:val="5"/>
                                      <w:w w:val="114"/>
                                    </w:rPr>
                                    <w:t xml:space="preserve"> </w:t>
                                  </w:r>
                                  <w:r>
                                    <w:rPr>
                                      <w:w w:val="114"/>
                                    </w:rPr>
                                    <w:t>White</w:t>
                                  </w:r>
                                </w:ins>
                              </w:p>
                            </w:txbxContent>
                          </wps:txbx>
                          <wps:bodyPr horzOverflow="overflow" vert="horz" lIns="0" tIns="0" rIns="0" bIns="0" rtlCol="0">
                            <a:noAutofit/>
                          </wps:bodyPr>
                        </wps:wsp>
                        <wps:wsp>
                          <wps:cNvPr id="575" name="Shape 575"/>
                          <wps:cNvSpPr/>
                          <wps:spPr>
                            <a:xfrm>
                              <a:off x="1658988" y="334391"/>
                              <a:ext cx="713600" cy="0"/>
                            </a:xfrm>
                            <a:custGeom>
                              <a:avLst/>
                              <a:gdLst/>
                              <a:ahLst/>
                              <a:cxnLst/>
                              <a:rect l="0" t="0" r="0" b="0"/>
                              <a:pathLst>
                                <a:path w="713600">
                                  <a:moveTo>
                                    <a:pt x="0" y="0"/>
                                  </a:moveTo>
                                  <a:lnTo>
                                    <a:pt x="713600"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576" name="Shape 576"/>
                          <wps:cNvSpPr/>
                          <wps:spPr>
                            <a:xfrm>
                              <a:off x="2448497" y="334391"/>
                              <a:ext cx="726630" cy="0"/>
                            </a:xfrm>
                            <a:custGeom>
                              <a:avLst/>
                              <a:gdLst/>
                              <a:ahLst/>
                              <a:cxnLst/>
                              <a:rect l="0" t="0" r="0" b="0"/>
                              <a:pathLst>
                                <a:path w="726630">
                                  <a:moveTo>
                                    <a:pt x="0" y="0"/>
                                  </a:moveTo>
                                  <a:lnTo>
                                    <a:pt x="726630"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577" name="Shape 577"/>
                          <wps:cNvSpPr/>
                          <wps:spPr>
                            <a:xfrm>
                              <a:off x="3251048" y="334391"/>
                              <a:ext cx="902246" cy="0"/>
                            </a:xfrm>
                            <a:custGeom>
                              <a:avLst/>
                              <a:gdLst/>
                              <a:ahLst/>
                              <a:cxnLst/>
                              <a:rect l="0" t="0" r="0" b="0"/>
                              <a:pathLst>
                                <a:path w="902246">
                                  <a:moveTo>
                                    <a:pt x="0" y="0"/>
                                  </a:moveTo>
                                  <a:lnTo>
                                    <a:pt x="902246" y="0"/>
                                  </a:lnTo>
                                </a:path>
                              </a:pathLst>
                            </a:custGeom>
                            <a:ln w="4559" cap="flat">
                              <a:miter lim="127000"/>
                            </a:ln>
                          </wps:spPr>
                          <wps:style>
                            <a:lnRef idx="1">
                              <a:srgbClr val="000000"/>
                            </a:lnRef>
                            <a:fillRef idx="0">
                              <a:srgbClr val="000000">
                                <a:alpha val="0"/>
                              </a:srgbClr>
                            </a:fillRef>
                            <a:effectRef idx="0">
                              <a:scrgbClr r="0" g="0" b="0"/>
                            </a:effectRef>
                            <a:fontRef idx="none"/>
                          </wps:style>
                          <wps:bodyPr/>
                        </wps:wsp>
                        <wps:wsp>
                          <wps:cNvPr id="578" name="Shape 578"/>
                          <wps:cNvSpPr/>
                          <wps:spPr>
                            <a:xfrm>
                              <a:off x="0" y="415239"/>
                              <a:ext cx="4191242" cy="0"/>
                            </a:xfrm>
                            <a:custGeom>
                              <a:avLst/>
                              <a:gdLst/>
                              <a:ahLst/>
                              <a:cxnLst/>
                              <a:rect l="0" t="0" r="0" b="0"/>
                              <a:pathLst>
                                <a:path w="4191242">
                                  <a:moveTo>
                                    <a:pt x="0" y="0"/>
                                  </a:moveTo>
                                  <a:lnTo>
                                    <a:pt x="4191242"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F97DBD" id="Group 16349" o:spid="_x0000_s1047" style="width:330pt;height:32.7pt;mso-position-horizontal-relative:char;mso-position-vertical-relative:line" coordsize="41912,41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">
                  <v:shape id="Shape 573" o:spid="_x0000_s1048" style="position:absolute;width:41912;height:0;visibility:visible;mso-wrap-style:square;v-text-anchor:top" coordsize="4191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" path="m,l4191242,e" filled="f" strokeweight=".33725mm">
                    <v:stroke miterlimit="83231f" joinstyle="miter"/>
                    <v:path arrowok="t" textboxrect="0,0,4191242,0"/>
                  </v:shape>
                  <v:rect id="Rectangle 1806" o:spid="_x0000_s1049" style="position:absolute;left:16969;top:1377;width:8481;height:1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" filled="f" stroked="f">
                    <v:textbox inset="0,0,0,0">
                      <w:txbxContent>
                        <w:p w14:paraId="7F34DF67" w14:textId="77777777" w:rsidR="00C76957" w:rsidRDefault="006D0C1A">
                          <w:pPr>
                            <w:spacing w:after="160" w:line="259" w:lineRule="auto"/>
                            <w:rPr>
                              <w:ins w:id="641" w:author="Hussain Hadah" w:date="2026-10-25T19:27:00Z" w16du:dateUtc="2026-10-25T23:27:00Z"/>
                            </w:rPr>
                          </w:pPr>
                          <w:ins w:id="642" w:author="Hussain Hadah" w:date="2026-10-25T19:27:00Z" w16du:dateUtc="2026-10-25T23:27:00Z">
                            <w:r>
                              <w:rPr>
                                <w:w w:val="119"/>
                              </w:rPr>
                              <w:t>Asian</w:t>
                            </w:r>
                            <w:r>
                              <w:rPr>
                                <w:spacing w:val="5"/>
                                <w:w w:val="119"/>
                              </w:rPr>
                              <w:t xml:space="preserve"> </w:t>
                            </w:r>
                            <w:r>
                              <w:rPr>
                                <w:w w:val="119"/>
                              </w:rPr>
                              <w:t>Only</w:t>
                            </w:r>
                          </w:ins>
                        </w:p>
                      </w:txbxContent>
                    </v:textbox>
                  </v:rect>
                  <v:rect id="Rectangle 1807" o:spid="_x0000_s1050" style="position:absolute;left:24864;top:1377;width:8655;height:1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" filled="f" stroked="f">
                    <v:textbox inset="0,0,0,0">
                      <w:txbxContent>
                        <w:p w14:paraId="7441D026" w14:textId="77777777" w:rsidR="00C76957" w:rsidRDefault="006D0C1A">
                          <w:pPr>
                            <w:spacing w:after="160" w:line="259" w:lineRule="auto"/>
                            <w:rPr>
                              <w:ins w:id="643" w:author="Hussain Hadah" w:date="2026-10-25T19:27:00Z" w16du:dateUtc="2026-10-25T23:27:00Z"/>
                            </w:rPr>
                          </w:pPr>
                          <w:ins w:id="644" w:author="Hussain Hadah" w:date="2026-10-25T19:27:00Z" w16du:dateUtc="2026-10-25T23:27:00Z">
                            <w:r>
                              <w:rPr>
                                <w:w w:val="114"/>
                              </w:rPr>
                              <w:t>White</w:t>
                            </w:r>
                            <w:r>
                              <w:rPr>
                                <w:spacing w:val="5"/>
                                <w:w w:val="114"/>
                              </w:rPr>
                              <w:t xml:space="preserve"> </w:t>
                            </w:r>
                            <w:r>
                              <w:rPr>
                                <w:w w:val="114"/>
                              </w:rPr>
                              <w:t>Only</w:t>
                            </w:r>
                          </w:ins>
                        </w:p>
                      </w:txbxContent>
                    </v:textbox>
                  </v:rect>
                  <v:rect id="Rectangle 1808" o:spid="_x0000_s1051" style="position:absolute;left:32890;top:1377;width:10990;height:1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" filled="f" stroked="f">
                    <v:textbox inset="0,0,0,0">
                      <w:txbxContent>
                        <w:p w14:paraId="46746D68" w14:textId="77777777" w:rsidR="00C76957" w:rsidRDefault="006D0C1A">
                          <w:pPr>
                            <w:spacing w:after="160" w:line="259" w:lineRule="auto"/>
                            <w:rPr>
                              <w:ins w:id="645" w:author="Hussain Hadah" w:date="2026-10-25T19:27:00Z" w16du:dateUtc="2026-10-25T23:27:00Z"/>
                            </w:rPr>
                          </w:pPr>
                          <w:ins w:id="646" w:author="Hussain Hadah" w:date="2026-10-25T19:27:00Z" w16du:dateUtc="2026-10-25T23:27:00Z">
                            <w:r>
                              <w:rPr>
                                <w:w w:val="114"/>
                              </w:rPr>
                              <w:t>Asian</w:t>
                            </w:r>
                            <w:r>
                              <w:rPr>
                                <w:spacing w:val="5"/>
                                <w:w w:val="114"/>
                              </w:rPr>
                              <w:t xml:space="preserve"> </w:t>
                            </w:r>
                            <w:r>
                              <w:rPr>
                                <w:w w:val="114"/>
                              </w:rPr>
                              <w:t>&amp;</w:t>
                            </w:r>
                            <w:r>
                              <w:rPr>
                                <w:spacing w:val="5"/>
                                <w:w w:val="114"/>
                              </w:rPr>
                              <w:t xml:space="preserve"> </w:t>
                            </w:r>
                            <w:r>
                              <w:rPr>
                                <w:w w:val="114"/>
                              </w:rPr>
                              <w:t>White</w:t>
                            </w:r>
                          </w:ins>
                        </w:p>
                      </w:txbxContent>
                    </v:textbox>
                  </v:rect>
                  <v:shape id="Shape 575" o:spid="_x0000_s1052" style="position:absolute;left:16589;top:3343;width:7136;height:0;visibility:visible;mso-wrap-style:square;v-text-anchor:top" coordsize="71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" path="m,l713600,e" filled="f" strokeweight=".1266mm">
                    <v:stroke miterlimit="83231f" joinstyle="miter"/>
                    <v:path arrowok="t" textboxrect="0,0,713600,0"/>
                  </v:shape>
                  <v:shape id="Shape 576" o:spid="_x0000_s1053" style="position:absolute;left:24484;top:3343;width:7267;height:0;visibility:visible;mso-wrap-style:square;v-text-anchor:top" coordsize="7266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" path="m,l726630,e" filled="f" strokeweight=".1266mm">
                    <v:stroke miterlimit="83231f" joinstyle="miter"/>
                    <v:path arrowok="t" textboxrect="0,0,726630,0"/>
                  </v:shape>
                  <v:shape id="Shape 577" o:spid="_x0000_s1054" style="position:absolute;left:32510;top:3343;width:9022;height:0;visibility:visible;mso-wrap-style:square;v-text-anchor:top" coordsize="9022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" path="m,l902246,e" filled="f" strokeweight=".1266mm">
                    <v:stroke miterlimit="83231f" joinstyle="miter"/>
                    <v:path arrowok="t" textboxrect="0,0,902246,0"/>
                  </v:shape>
                  <v:shape id="Shape 578" o:spid="_x0000_s1055" style="position:absolute;top:4152;width:41912;height:0;visibility:visible;mso-wrap-style:square;v-text-anchor:top" coordsize="4191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" path="m,l4191242,e" filled="f" strokeweight=".21097mm">
                    <v:stroke miterlimit="83231f" joinstyle="miter"/>
                    <v:path arrowok="t" textboxrect="0,0,4191242,0"/>
                  </v:shape>
                  <w10:anchorlock/>
                </v:group>
              </w:pict>
            </mc:Fallback>
          </mc:AlternateContent>
        </w:r>
      </w:ins>
    </w:p>
    <w:tbl>
      <w:tblPr>
        <w:tblW w:w="0" w:type="auto"/>
        <w:tblInd w:w="1027" w:type="dxa"/>
        <w:tblLayout w:type="fixed"/>
        <w:tblCellMar>
          <w:left w:w="0" w:type="dxa"/>
          <w:right w:w="0" w:type="dxa"/>
        </w:tblCellMar>
        <w:tblLook w:val="01E0" w:firstRow="1" w:lastRow="1" w:firstColumn="1" w:lastColumn="1" w:noHBand="0" w:noVBand="0"/>
      </w:tblPr>
      <w:tblGrid>
        <w:gridCol w:w="2613"/>
        <w:gridCol w:w="1124"/>
        <w:gridCol w:w="120"/>
        <w:gridCol w:w="1145"/>
        <w:gridCol w:w="120"/>
        <w:gridCol w:w="1421"/>
        <w:gridCol w:w="60"/>
      </w:tblGrid>
      <w:tr w:rsidR="00450D64" w14:paraId="0DE7A911" w14:textId="77777777">
        <w:trPr>
          <w:trHeight w:val="509"/>
          <w:del w:id="647" w:author="Hussain Hadah" w:date="2026-10-25T19:27:00Z" w16du:dateUtc="2026-10-25T23:27:00Z"/>
        </w:trPr>
        <w:tc>
          <w:tcPr>
            <w:tcW w:w="2613" w:type="dxa"/>
            <w:vMerge w:val="restart"/>
            <w:tcBorders>
              <w:top w:val="single" w:sz="8" w:space="0" w:color="000000"/>
              <w:bottom w:val="single" w:sz="6" w:space="0" w:color="000000"/>
            </w:tcBorders>
          </w:tcPr>
          <w:p w14:paraId="0E37DEF4" w14:textId="77777777" w:rsidR="00450D64" w:rsidRDefault="00450D64">
            <w:pPr>
              <w:pStyle w:val="TableParagraph"/>
              <w:jc w:val="left"/>
              <w:rPr>
                <w:del w:id="648" w:author="Hussain Hadah" w:date="2026-10-25T19:27:00Z" w16du:dateUtc="2026-10-25T23:27:00Z"/>
                <w:sz w:val="18"/>
              </w:rPr>
            </w:pPr>
          </w:p>
        </w:tc>
        <w:tc>
          <w:tcPr>
            <w:tcW w:w="1124" w:type="dxa"/>
            <w:tcBorders>
              <w:top w:val="single" w:sz="8" w:space="0" w:color="000000"/>
              <w:bottom w:val="single" w:sz="4" w:space="0" w:color="000000"/>
            </w:tcBorders>
          </w:tcPr>
          <w:p w14:paraId="1070DC7C" w14:textId="77777777" w:rsidR="00450D64" w:rsidRDefault="00A86461">
            <w:pPr>
              <w:pStyle w:val="TableParagraph"/>
              <w:spacing w:before="162"/>
              <w:ind w:right="1"/>
              <w:rPr>
                <w:del w:id="649" w:author="Hussain Hadah" w:date="2026-10-25T19:27:00Z" w16du:dateUtc="2026-10-25T23:27:00Z"/>
                <w:sz w:val="20"/>
              </w:rPr>
            </w:pPr>
            <w:del w:id="650" w:author="Hussain Hadah" w:date="2026-10-25T19:27:00Z" w16du:dateUtc="2026-10-25T23:27:00Z">
              <w:r>
                <w:rPr>
                  <w:w w:val="110"/>
                  <w:sz w:val="20"/>
                </w:rPr>
                <w:delText>Asian</w:delText>
              </w:r>
              <w:r>
                <w:rPr>
                  <w:spacing w:val="-11"/>
                  <w:w w:val="110"/>
                  <w:sz w:val="20"/>
                </w:rPr>
                <w:delText xml:space="preserve"> </w:delText>
              </w:r>
              <w:r>
                <w:rPr>
                  <w:spacing w:val="-4"/>
                  <w:w w:val="110"/>
                  <w:sz w:val="20"/>
                </w:rPr>
                <w:delText>Only</w:delText>
              </w:r>
            </w:del>
          </w:p>
        </w:tc>
        <w:tc>
          <w:tcPr>
            <w:tcW w:w="120" w:type="dxa"/>
            <w:tcBorders>
              <w:top w:val="single" w:sz="8" w:space="0" w:color="000000"/>
            </w:tcBorders>
          </w:tcPr>
          <w:p w14:paraId="54C72A1B" w14:textId="77777777" w:rsidR="00450D64" w:rsidRDefault="00450D64">
            <w:pPr>
              <w:pStyle w:val="TableParagraph"/>
              <w:jc w:val="left"/>
              <w:rPr>
                <w:del w:id="651" w:author="Hussain Hadah" w:date="2026-10-25T19:27:00Z" w16du:dateUtc="2026-10-25T23:27:00Z"/>
                <w:sz w:val="18"/>
              </w:rPr>
            </w:pPr>
          </w:p>
        </w:tc>
        <w:tc>
          <w:tcPr>
            <w:tcW w:w="1145" w:type="dxa"/>
            <w:tcBorders>
              <w:top w:val="single" w:sz="8" w:space="0" w:color="000000"/>
              <w:bottom w:val="single" w:sz="4" w:space="0" w:color="000000"/>
            </w:tcBorders>
          </w:tcPr>
          <w:p w14:paraId="77A73C53" w14:textId="77777777" w:rsidR="00450D64" w:rsidRDefault="00A86461">
            <w:pPr>
              <w:pStyle w:val="TableParagraph"/>
              <w:spacing w:before="162"/>
              <w:ind w:right="2"/>
              <w:rPr>
                <w:del w:id="652" w:author="Hussain Hadah" w:date="2026-10-25T19:27:00Z" w16du:dateUtc="2026-10-25T23:27:00Z"/>
                <w:sz w:val="20"/>
              </w:rPr>
            </w:pPr>
            <w:del w:id="653" w:author="Hussain Hadah" w:date="2026-10-25T19:27:00Z" w16du:dateUtc="2026-10-25T23:27:00Z">
              <w:r>
                <w:rPr>
                  <w:w w:val="105"/>
                  <w:sz w:val="20"/>
                </w:rPr>
                <w:delText>White</w:delText>
              </w:r>
              <w:r>
                <w:rPr>
                  <w:spacing w:val="8"/>
                  <w:w w:val="110"/>
                  <w:sz w:val="20"/>
                </w:rPr>
                <w:delText xml:space="preserve"> </w:delText>
              </w:r>
              <w:r>
                <w:rPr>
                  <w:spacing w:val="-4"/>
                  <w:w w:val="110"/>
                  <w:sz w:val="20"/>
                </w:rPr>
                <w:delText>Only</w:delText>
              </w:r>
            </w:del>
          </w:p>
        </w:tc>
        <w:tc>
          <w:tcPr>
            <w:tcW w:w="120" w:type="dxa"/>
            <w:tcBorders>
              <w:top w:val="single" w:sz="8" w:space="0" w:color="000000"/>
            </w:tcBorders>
          </w:tcPr>
          <w:p w14:paraId="65C23948" w14:textId="77777777" w:rsidR="00450D64" w:rsidRDefault="00450D64">
            <w:pPr>
              <w:pStyle w:val="TableParagraph"/>
              <w:jc w:val="left"/>
              <w:rPr>
                <w:del w:id="654" w:author="Hussain Hadah" w:date="2026-10-25T19:27:00Z" w16du:dateUtc="2026-10-25T23:27:00Z"/>
                <w:sz w:val="18"/>
              </w:rPr>
            </w:pPr>
          </w:p>
        </w:tc>
        <w:tc>
          <w:tcPr>
            <w:tcW w:w="1421" w:type="dxa"/>
            <w:tcBorders>
              <w:top w:val="single" w:sz="8" w:space="0" w:color="000000"/>
              <w:bottom w:val="single" w:sz="4" w:space="0" w:color="000000"/>
            </w:tcBorders>
          </w:tcPr>
          <w:p w14:paraId="671C6608" w14:textId="77777777" w:rsidR="00450D64" w:rsidRDefault="00A86461">
            <w:pPr>
              <w:pStyle w:val="TableParagraph"/>
              <w:spacing w:before="162"/>
              <w:ind w:right="7"/>
              <w:rPr>
                <w:del w:id="655" w:author="Hussain Hadah" w:date="2026-10-25T19:27:00Z" w16du:dateUtc="2026-10-25T23:27:00Z"/>
                <w:sz w:val="20"/>
              </w:rPr>
            </w:pPr>
            <w:del w:id="656" w:author="Hussain Hadah" w:date="2026-10-25T19:27:00Z" w16du:dateUtc="2026-10-25T23:27:00Z">
              <w:r>
                <w:rPr>
                  <w:w w:val="105"/>
                  <w:sz w:val="20"/>
                </w:rPr>
                <w:delText>Asian</w:delText>
              </w:r>
              <w:r>
                <w:rPr>
                  <w:spacing w:val="1"/>
                  <w:w w:val="105"/>
                  <w:sz w:val="20"/>
                </w:rPr>
                <w:delText xml:space="preserve"> </w:delText>
              </w:r>
              <w:r>
                <w:rPr>
                  <w:w w:val="105"/>
                  <w:sz w:val="20"/>
                </w:rPr>
                <w:delText>&amp;</w:delText>
              </w:r>
              <w:r>
                <w:rPr>
                  <w:spacing w:val="1"/>
                  <w:w w:val="105"/>
                  <w:sz w:val="20"/>
                </w:rPr>
                <w:delText xml:space="preserve"> </w:delText>
              </w:r>
              <w:r>
                <w:rPr>
                  <w:spacing w:val="-2"/>
                  <w:w w:val="105"/>
                  <w:sz w:val="20"/>
                </w:rPr>
                <w:delText>White</w:delText>
              </w:r>
            </w:del>
          </w:p>
        </w:tc>
        <w:tc>
          <w:tcPr>
            <w:tcW w:w="60" w:type="dxa"/>
            <w:vMerge w:val="restart"/>
            <w:tcBorders>
              <w:top w:val="single" w:sz="8" w:space="0" w:color="000000"/>
              <w:bottom w:val="single" w:sz="6" w:space="0" w:color="000000"/>
            </w:tcBorders>
          </w:tcPr>
          <w:p w14:paraId="478329CE" w14:textId="77777777" w:rsidR="00450D64" w:rsidRDefault="00450D64">
            <w:pPr>
              <w:pStyle w:val="TableParagraph"/>
              <w:jc w:val="left"/>
              <w:rPr>
                <w:del w:id="657" w:author="Hussain Hadah" w:date="2026-10-25T19:27:00Z" w16du:dateUtc="2026-10-25T23:27:00Z"/>
                <w:sz w:val="18"/>
              </w:rPr>
            </w:pPr>
          </w:p>
        </w:tc>
      </w:tr>
      <w:tr w:rsidR="00450D64" w14:paraId="550C577E" w14:textId="77777777">
        <w:trPr>
          <w:trHeight w:val="112"/>
          <w:del w:id="658" w:author="Hussain Hadah" w:date="2026-10-25T19:27:00Z" w16du:dateUtc="2026-10-25T23:27:00Z"/>
        </w:trPr>
        <w:tc>
          <w:tcPr>
            <w:tcW w:w="2613" w:type="dxa"/>
            <w:vMerge/>
            <w:tcBorders>
              <w:top w:val="nil"/>
              <w:bottom w:val="single" w:sz="6" w:space="0" w:color="000000"/>
            </w:tcBorders>
          </w:tcPr>
          <w:p w14:paraId="0B4DB3DE" w14:textId="77777777" w:rsidR="00450D64" w:rsidRDefault="00450D64">
            <w:pPr>
              <w:rPr>
                <w:del w:id="659" w:author="Hussain Hadah" w:date="2026-10-25T19:27:00Z" w16du:dateUtc="2026-10-25T23:27:00Z"/>
                <w:sz w:val="2"/>
                <w:szCs w:val="2"/>
              </w:rPr>
            </w:pPr>
          </w:p>
        </w:tc>
        <w:tc>
          <w:tcPr>
            <w:tcW w:w="1124" w:type="dxa"/>
            <w:tcBorders>
              <w:top w:val="single" w:sz="4" w:space="0" w:color="000000"/>
              <w:bottom w:val="single" w:sz="6" w:space="0" w:color="000000"/>
            </w:tcBorders>
          </w:tcPr>
          <w:p w14:paraId="3EF9F216" w14:textId="77777777" w:rsidR="00450D64" w:rsidRDefault="00450D64">
            <w:pPr>
              <w:pStyle w:val="TableParagraph"/>
              <w:jc w:val="left"/>
              <w:rPr>
                <w:del w:id="660" w:author="Hussain Hadah" w:date="2026-10-25T19:27:00Z" w16du:dateUtc="2026-10-25T23:27:00Z"/>
                <w:sz w:val="6"/>
              </w:rPr>
            </w:pPr>
          </w:p>
        </w:tc>
        <w:tc>
          <w:tcPr>
            <w:tcW w:w="120" w:type="dxa"/>
            <w:tcBorders>
              <w:bottom w:val="single" w:sz="6" w:space="0" w:color="000000"/>
            </w:tcBorders>
          </w:tcPr>
          <w:p w14:paraId="15C916CD" w14:textId="77777777" w:rsidR="00450D64" w:rsidRDefault="00450D64">
            <w:pPr>
              <w:pStyle w:val="TableParagraph"/>
              <w:jc w:val="left"/>
              <w:rPr>
                <w:del w:id="661" w:author="Hussain Hadah" w:date="2026-10-25T19:27:00Z" w16du:dateUtc="2026-10-25T23:27:00Z"/>
                <w:sz w:val="6"/>
              </w:rPr>
            </w:pPr>
          </w:p>
        </w:tc>
        <w:tc>
          <w:tcPr>
            <w:tcW w:w="1145" w:type="dxa"/>
            <w:tcBorders>
              <w:top w:val="single" w:sz="4" w:space="0" w:color="000000"/>
              <w:bottom w:val="single" w:sz="6" w:space="0" w:color="000000"/>
            </w:tcBorders>
          </w:tcPr>
          <w:p w14:paraId="5E7C8406" w14:textId="77777777" w:rsidR="00450D64" w:rsidRDefault="00450D64">
            <w:pPr>
              <w:pStyle w:val="TableParagraph"/>
              <w:jc w:val="left"/>
              <w:rPr>
                <w:del w:id="662" w:author="Hussain Hadah" w:date="2026-10-25T19:27:00Z" w16du:dateUtc="2026-10-25T23:27:00Z"/>
                <w:sz w:val="6"/>
              </w:rPr>
            </w:pPr>
          </w:p>
        </w:tc>
        <w:tc>
          <w:tcPr>
            <w:tcW w:w="120" w:type="dxa"/>
            <w:tcBorders>
              <w:bottom w:val="single" w:sz="6" w:space="0" w:color="000000"/>
            </w:tcBorders>
          </w:tcPr>
          <w:p w14:paraId="69E1B3F1" w14:textId="77777777" w:rsidR="00450D64" w:rsidRDefault="00450D64">
            <w:pPr>
              <w:pStyle w:val="TableParagraph"/>
              <w:jc w:val="left"/>
              <w:rPr>
                <w:del w:id="663" w:author="Hussain Hadah" w:date="2026-10-25T19:27:00Z" w16du:dateUtc="2026-10-25T23:27:00Z"/>
                <w:sz w:val="6"/>
              </w:rPr>
            </w:pPr>
          </w:p>
        </w:tc>
        <w:tc>
          <w:tcPr>
            <w:tcW w:w="1421" w:type="dxa"/>
            <w:tcBorders>
              <w:top w:val="single" w:sz="4" w:space="0" w:color="000000"/>
              <w:bottom w:val="single" w:sz="6" w:space="0" w:color="000000"/>
            </w:tcBorders>
          </w:tcPr>
          <w:p w14:paraId="12C1159F" w14:textId="77777777" w:rsidR="00450D64" w:rsidRDefault="00450D64">
            <w:pPr>
              <w:pStyle w:val="TableParagraph"/>
              <w:jc w:val="left"/>
              <w:rPr>
                <w:del w:id="664" w:author="Hussain Hadah" w:date="2026-10-25T19:27:00Z" w16du:dateUtc="2026-10-25T23:27:00Z"/>
                <w:sz w:val="6"/>
              </w:rPr>
            </w:pPr>
          </w:p>
        </w:tc>
        <w:tc>
          <w:tcPr>
            <w:tcW w:w="60" w:type="dxa"/>
            <w:vMerge/>
            <w:tcBorders>
              <w:top w:val="nil"/>
              <w:bottom w:val="single" w:sz="6" w:space="0" w:color="000000"/>
            </w:tcBorders>
          </w:tcPr>
          <w:p w14:paraId="14672BE9" w14:textId="77777777" w:rsidR="00450D64" w:rsidRDefault="00450D64">
            <w:pPr>
              <w:rPr>
                <w:del w:id="665" w:author="Hussain Hadah" w:date="2026-10-25T19:27:00Z" w16du:dateUtc="2026-10-25T23:27:00Z"/>
                <w:sz w:val="2"/>
                <w:szCs w:val="2"/>
              </w:rPr>
            </w:pPr>
          </w:p>
        </w:tc>
      </w:tr>
      <w:tr w:rsidR="00450D64" w14:paraId="131774C0" w14:textId="77777777">
        <w:trPr>
          <w:trHeight w:val="600"/>
        </w:trPr>
        <w:tc>
          <w:tcPr>
            <w:tcW w:w="2613" w:type="dxa"/>
            <w:tcBorders>
              <w:top w:val="single" w:sz="6" w:space="0" w:color="000000"/>
            </w:tcBorders>
          </w:tcPr>
          <w:p w14:paraId="55857269" w14:textId="77777777" w:rsidR="00450D64" w:rsidRDefault="00450D64">
            <w:pPr>
              <w:pStyle w:val="TableParagraph"/>
              <w:spacing w:before="51"/>
              <w:jc w:val="left"/>
              <w:rPr>
                <w:del w:id="666" w:author="Hussain Hadah" w:date="2026-10-25T19:27:00Z" w16du:dateUtc="2026-10-25T23:27:00Z"/>
                <w:i/>
                <w:sz w:val="20"/>
              </w:rPr>
            </w:pPr>
          </w:p>
          <w:p w14:paraId="7B8306B9" w14:textId="77777777" w:rsidR="00450D64" w:rsidRDefault="00A86461">
            <w:pPr>
              <w:pStyle w:val="TableParagraph"/>
              <w:ind w:left="119"/>
              <w:jc w:val="left"/>
              <w:rPr>
                <w:sz w:val="20"/>
              </w:rPr>
            </w:pPr>
            <w:r>
              <w:rPr>
                <w:w w:val="105"/>
                <w:sz w:val="20"/>
              </w:rPr>
              <w:t>Anti-Asian</w:t>
            </w:r>
            <w:r>
              <w:rPr>
                <w:spacing w:val="32"/>
                <w:w w:val="105"/>
                <w:sz w:val="20"/>
              </w:rPr>
              <w:t xml:space="preserve"> </w:t>
            </w:r>
            <w:r>
              <w:rPr>
                <w:spacing w:val="-4"/>
                <w:w w:val="105"/>
                <w:sz w:val="20"/>
              </w:rPr>
              <w:t>Bias</w:t>
            </w:r>
          </w:p>
        </w:tc>
        <w:tc>
          <w:tcPr>
            <w:tcW w:w="1124" w:type="dxa"/>
            <w:tcBorders>
              <w:top w:val="single" w:sz="6" w:space="0" w:color="000000"/>
            </w:tcBorders>
          </w:tcPr>
          <w:p w14:paraId="6CA5EC94" w14:textId="77777777" w:rsidR="00450D64" w:rsidRDefault="00450D64">
            <w:pPr>
              <w:pStyle w:val="TableParagraph"/>
              <w:spacing w:before="51"/>
              <w:jc w:val="left"/>
              <w:rPr>
                <w:del w:id="667" w:author="Hussain Hadah" w:date="2026-10-25T19:27:00Z" w16du:dateUtc="2026-10-25T23:27:00Z"/>
                <w:i/>
                <w:sz w:val="20"/>
              </w:rPr>
            </w:pPr>
          </w:p>
          <w:p w14:paraId="3471CFE5" w14:textId="77777777" w:rsidR="00450D64" w:rsidRDefault="00A86461">
            <w:pPr>
              <w:pStyle w:val="TableParagraph"/>
              <w:ind w:right="1"/>
              <w:rPr>
                <w:sz w:val="20"/>
              </w:rPr>
            </w:pPr>
            <w:r>
              <w:rPr>
                <w:spacing w:val="-2"/>
                <w:sz w:val="20"/>
              </w:rPr>
              <w:t>0.098</w:t>
            </w:r>
          </w:p>
        </w:tc>
        <w:tc>
          <w:tcPr>
            <w:tcW w:w="120" w:type="dxa"/>
            <w:tcBorders>
              <w:top w:val="single" w:sz="6" w:space="0" w:color="000000"/>
            </w:tcBorders>
            <w:cellDel w:id="668" w:author="Hussain Hadah" w:date="2026-10-25T19:27:00Z"/>
          </w:tcPr>
          <w:p w14:paraId="0D414DD9" w14:textId="77777777" w:rsidR="00450D64" w:rsidRDefault="00450D64">
            <w:pPr>
              <w:pStyle w:val="TableParagraph"/>
              <w:jc w:val="left"/>
              <w:rPr>
                <w:sz w:val="18"/>
              </w:rPr>
            </w:pPr>
          </w:p>
        </w:tc>
        <w:tc>
          <w:tcPr>
            <w:tcW w:w="1145" w:type="dxa"/>
            <w:tcBorders>
              <w:top w:val="single" w:sz="6" w:space="0" w:color="000000"/>
            </w:tcBorders>
          </w:tcPr>
          <w:p w14:paraId="1D544684" w14:textId="77777777" w:rsidR="00450D64" w:rsidRDefault="006D0C1A">
            <w:pPr>
              <w:pStyle w:val="TableParagraph"/>
              <w:spacing w:before="50"/>
              <w:jc w:val="left"/>
              <w:rPr>
                <w:del w:id="669" w:author="Hussain Hadah" w:date="2026-10-25T19:27:00Z" w16du:dateUtc="2026-10-25T23:27:00Z"/>
                <w:i/>
                <w:sz w:val="20"/>
              </w:rPr>
            </w:pPr>
            <w:ins w:id="670" w:author="Hussain Hadah" w:date="2026-10-25T19:27:00Z" w16du:dateUtc="2026-10-25T23:27:00Z">
              <w:r>
                <w:t>−</w:t>
              </w:r>
            </w:ins>
          </w:p>
          <w:p w14:paraId="4521F0C6" w14:textId="77777777" w:rsidR="00450D64" w:rsidRDefault="00A86461">
            <w:pPr>
              <w:pStyle w:val="TableParagraph"/>
              <w:ind w:left="2" w:right="2"/>
              <w:rPr>
                <w:sz w:val="20"/>
              </w:rPr>
            </w:pPr>
            <w:del w:id="671" w:author="Hussain Hadah" w:date="2026-10-25T19:27:00Z" w16du:dateUtc="2026-10-25T23:27:00Z">
              <w:r>
                <w:rPr>
                  <w:rFonts w:ascii="Arial"/>
                  <w:spacing w:val="-2"/>
                  <w:w w:val="110"/>
                  <w:sz w:val="20"/>
                </w:rPr>
                <w:delText>!</w:delText>
              </w:r>
            </w:del>
            <w:r>
              <w:rPr>
                <w:spacing w:val="-2"/>
                <w:w w:val="110"/>
                <w:sz w:val="20"/>
              </w:rPr>
              <w:t>0.145***</w:t>
            </w:r>
          </w:p>
        </w:tc>
        <w:tc>
          <w:tcPr>
            <w:tcW w:w="120" w:type="dxa"/>
            <w:tcBorders>
              <w:top w:val="single" w:sz="6" w:space="0" w:color="000000"/>
            </w:tcBorders>
            <w:cellDel w:id="672" w:author="Hussain Hadah" w:date="2026-10-25T19:27:00Z"/>
          </w:tcPr>
          <w:p w14:paraId="421EA5F6" w14:textId="77777777" w:rsidR="00450D64" w:rsidRDefault="00450D64">
            <w:pPr>
              <w:pStyle w:val="TableParagraph"/>
              <w:jc w:val="left"/>
              <w:rPr>
                <w:sz w:val="18"/>
              </w:rPr>
            </w:pPr>
          </w:p>
        </w:tc>
        <w:tc>
          <w:tcPr>
            <w:tcW w:w="1421" w:type="dxa"/>
            <w:tcBorders>
              <w:top w:val="single" w:sz="6" w:space="0" w:color="000000"/>
            </w:tcBorders>
          </w:tcPr>
          <w:p w14:paraId="2CD19387" w14:textId="77777777" w:rsidR="00450D64" w:rsidRDefault="00450D64">
            <w:pPr>
              <w:pStyle w:val="TableParagraph"/>
              <w:spacing w:before="51"/>
              <w:jc w:val="left"/>
              <w:rPr>
                <w:del w:id="673" w:author="Hussain Hadah" w:date="2026-10-25T19:27:00Z" w16du:dateUtc="2026-10-25T23:27:00Z"/>
                <w:i/>
                <w:sz w:val="20"/>
              </w:rPr>
            </w:pPr>
          </w:p>
          <w:p w14:paraId="7F156E9E" w14:textId="77777777" w:rsidR="00450D64" w:rsidRDefault="00A86461">
            <w:pPr>
              <w:pStyle w:val="TableParagraph"/>
              <w:ind w:left="5" w:right="7"/>
              <w:rPr>
                <w:sz w:val="20"/>
              </w:rPr>
            </w:pPr>
            <w:r>
              <w:rPr>
                <w:spacing w:val="-2"/>
                <w:sz w:val="20"/>
              </w:rPr>
              <w:t>0.019</w:t>
            </w:r>
          </w:p>
        </w:tc>
        <w:tc>
          <w:tcPr>
            <w:tcW w:w="60" w:type="dxa"/>
            <w:tcBorders>
              <w:top w:val="single" w:sz="6" w:space="0" w:color="000000"/>
            </w:tcBorders>
            <w:cellDel w:id="674" w:author="Hussain Hadah" w:date="2026-10-25T19:27:00Z"/>
          </w:tcPr>
          <w:p w14:paraId="744195A9" w14:textId="77777777" w:rsidR="00450D64" w:rsidRDefault="00450D64">
            <w:pPr>
              <w:pStyle w:val="TableParagraph"/>
              <w:jc w:val="left"/>
              <w:rPr>
                <w:sz w:val="18"/>
              </w:rPr>
            </w:pPr>
          </w:p>
        </w:tc>
      </w:tr>
      <w:tr w:rsidR="00450D64" w14:paraId="4CCA6068" w14:textId="77777777">
        <w:trPr>
          <w:trHeight w:val="455"/>
        </w:trPr>
        <w:tc>
          <w:tcPr>
            <w:tcW w:w="2613" w:type="dxa"/>
          </w:tcPr>
          <w:p w14:paraId="05E6A313" w14:textId="77777777" w:rsidR="00450D64" w:rsidRDefault="00450D64">
            <w:pPr>
              <w:pStyle w:val="TableParagraph"/>
              <w:jc w:val="left"/>
              <w:rPr>
                <w:sz w:val="18"/>
              </w:rPr>
            </w:pPr>
          </w:p>
        </w:tc>
        <w:tc>
          <w:tcPr>
            <w:tcW w:w="1124" w:type="dxa"/>
          </w:tcPr>
          <w:p w14:paraId="7C0AC1A7" w14:textId="77777777" w:rsidR="00450D64" w:rsidRDefault="00A86461">
            <w:pPr>
              <w:pStyle w:val="TableParagraph"/>
              <w:spacing w:before="77"/>
              <w:ind w:right="1"/>
              <w:rPr>
                <w:sz w:val="20"/>
              </w:rPr>
            </w:pPr>
            <w:r>
              <w:rPr>
                <w:spacing w:val="-2"/>
                <w:sz w:val="20"/>
              </w:rPr>
              <w:t>(0.156)</w:t>
            </w:r>
          </w:p>
        </w:tc>
        <w:tc>
          <w:tcPr>
            <w:tcW w:w="120" w:type="dxa"/>
            <w:cellDel w:id="675" w:author="Hussain Hadah" w:date="2026-10-25T19:27:00Z"/>
          </w:tcPr>
          <w:p w14:paraId="43B414E2" w14:textId="77777777" w:rsidR="00450D64" w:rsidRDefault="00450D64">
            <w:pPr>
              <w:pStyle w:val="TableParagraph"/>
              <w:jc w:val="left"/>
              <w:rPr>
                <w:sz w:val="18"/>
              </w:rPr>
            </w:pPr>
          </w:p>
        </w:tc>
        <w:tc>
          <w:tcPr>
            <w:tcW w:w="1145" w:type="dxa"/>
          </w:tcPr>
          <w:p w14:paraId="6E920D9F" w14:textId="77777777" w:rsidR="00450D64" w:rsidRDefault="00A86461">
            <w:pPr>
              <w:pStyle w:val="TableParagraph"/>
              <w:spacing w:before="77"/>
              <w:ind w:left="1" w:right="2"/>
              <w:rPr>
                <w:sz w:val="20"/>
              </w:rPr>
            </w:pPr>
            <w:r>
              <w:rPr>
                <w:spacing w:val="-2"/>
                <w:sz w:val="20"/>
              </w:rPr>
              <w:t>(0.054)</w:t>
            </w:r>
          </w:p>
        </w:tc>
        <w:tc>
          <w:tcPr>
            <w:tcW w:w="120" w:type="dxa"/>
            <w:cellDel w:id="676" w:author="Hussain Hadah" w:date="2026-10-25T19:27:00Z"/>
          </w:tcPr>
          <w:p w14:paraId="74217FB3" w14:textId="77777777" w:rsidR="00450D64" w:rsidRDefault="00450D64">
            <w:pPr>
              <w:pStyle w:val="TableParagraph"/>
              <w:jc w:val="left"/>
              <w:rPr>
                <w:sz w:val="18"/>
              </w:rPr>
            </w:pPr>
          </w:p>
        </w:tc>
        <w:tc>
          <w:tcPr>
            <w:tcW w:w="1421" w:type="dxa"/>
          </w:tcPr>
          <w:p w14:paraId="442CE84B" w14:textId="77777777" w:rsidR="00450D64" w:rsidRDefault="00A86461">
            <w:pPr>
              <w:pStyle w:val="TableParagraph"/>
              <w:spacing w:before="77"/>
              <w:ind w:left="5" w:right="7"/>
              <w:rPr>
                <w:sz w:val="20"/>
              </w:rPr>
            </w:pPr>
            <w:r>
              <w:rPr>
                <w:spacing w:val="-2"/>
                <w:sz w:val="20"/>
              </w:rPr>
              <w:t>(0.142)</w:t>
            </w:r>
          </w:p>
        </w:tc>
        <w:tc>
          <w:tcPr>
            <w:tcW w:w="60" w:type="dxa"/>
            <w:cellDel w:id="677" w:author="Hussain Hadah" w:date="2026-10-25T19:27:00Z"/>
          </w:tcPr>
          <w:p w14:paraId="09D85F3D" w14:textId="77777777" w:rsidR="00450D64" w:rsidRDefault="00450D64">
            <w:pPr>
              <w:pStyle w:val="TableParagraph"/>
              <w:jc w:val="left"/>
              <w:rPr>
                <w:sz w:val="18"/>
              </w:rPr>
            </w:pPr>
          </w:p>
        </w:tc>
      </w:tr>
      <w:tr w:rsidR="00450D64" w14:paraId="100442BE" w14:textId="77777777">
        <w:trPr>
          <w:trHeight w:val="455"/>
        </w:trPr>
        <w:tc>
          <w:tcPr>
            <w:tcW w:w="2613" w:type="dxa"/>
          </w:tcPr>
          <w:p w14:paraId="0AE146EF" w14:textId="77777777" w:rsidR="00450D64" w:rsidRDefault="00A86461">
            <w:pPr>
              <w:pStyle w:val="TableParagraph"/>
              <w:spacing w:before="136"/>
              <w:ind w:left="119"/>
              <w:jc w:val="left"/>
              <w:rPr>
                <w:sz w:val="20"/>
              </w:rPr>
            </w:pPr>
            <w:r>
              <w:rPr>
                <w:spacing w:val="-2"/>
                <w:w w:val="105"/>
                <w:sz w:val="20"/>
              </w:rPr>
              <w:t>Female</w:t>
            </w:r>
          </w:p>
        </w:tc>
        <w:tc>
          <w:tcPr>
            <w:tcW w:w="1124" w:type="dxa"/>
          </w:tcPr>
          <w:p w14:paraId="7F6AE76F" w14:textId="77777777" w:rsidR="00450D64" w:rsidRDefault="00A86461">
            <w:pPr>
              <w:pStyle w:val="TableParagraph"/>
              <w:spacing w:before="136"/>
              <w:ind w:right="1"/>
              <w:rPr>
                <w:sz w:val="20"/>
              </w:rPr>
            </w:pPr>
            <w:r>
              <w:rPr>
                <w:spacing w:val="-2"/>
                <w:sz w:val="20"/>
              </w:rPr>
              <w:t>0.042</w:t>
            </w:r>
          </w:p>
        </w:tc>
        <w:tc>
          <w:tcPr>
            <w:tcW w:w="120" w:type="dxa"/>
            <w:cellDel w:id="678" w:author="Hussain Hadah" w:date="2026-10-25T19:27:00Z"/>
          </w:tcPr>
          <w:p w14:paraId="433D7866" w14:textId="77777777" w:rsidR="00450D64" w:rsidRDefault="00450D64">
            <w:pPr>
              <w:pStyle w:val="TableParagraph"/>
              <w:jc w:val="left"/>
              <w:rPr>
                <w:sz w:val="18"/>
              </w:rPr>
            </w:pPr>
          </w:p>
        </w:tc>
        <w:tc>
          <w:tcPr>
            <w:tcW w:w="1145" w:type="dxa"/>
          </w:tcPr>
          <w:p w14:paraId="2840AA43" w14:textId="77777777" w:rsidR="00450D64" w:rsidRDefault="006D0C1A">
            <w:pPr>
              <w:pStyle w:val="TableParagraph"/>
              <w:spacing w:before="135"/>
              <w:ind w:left="2" w:right="2"/>
              <w:rPr>
                <w:sz w:val="20"/>
              </w:rPr>
            </w:pPr>
            <w:ins w:id="679" w:author="Hussain Hadah" w:date="2026-10-25T19:27:00Z" w16du:dateUtc="2026-10-25T23:27:00Z">
              <w:r>
                <w:t>−</w:t>
              </w:r>
            </w:ins>
            <w:del w:id="680" w:author="Hussain Hadah" w:date="2026-10-25T19:27:00Z" w16du:dateUtc="2026-10-25T23:27:00Z">
              <w:r w:rsidR="00A86461">
                <w:rPr>
                  <w:rFonts w:ascii="Arial"/>
                  <w:spacing w:val="-2"/>
                  <w:w w:val="130"/>
                  <w:sz w:val="20"/>
                </w:rPr>
                <w:delText>!</w:delText>
              </w:r>
            </w:del>
            <w:r w:rsidR="00A86461">
              <w:rPr>
                <w:spacing w:val="-2"/>
                <w:w w:val="130"/>
                <w:sz w:val="20"/>
              </w:rPr>
              <w:t>0.045</w:t>
            </w:r>
          </w:p>
        </w:tc>
        <w:tc>
          <w:tcPr>
            <w:tcW w:w="120" w:type="dxa"/>
            <w:cellDel w:id="681" w:author="Hussain Hadah" w:date="2026-10-25T19:27:00Z"/>
          </w:tcPr>
          <w:p w14:paraId="53D09193" w14:textId="77777777" w:rsidR="00450D64" w:rsidRDefault="00450D64">
            <w:pPr>
              <w:pStyle w:val="TableParagraph"/>
              <w:jc w:val="left"/>
              <w:rPr>
                <w:sz w:val="18"/>
              </w:rPr>
            </w:pPr>
          </w:p>
        </w:tc>
        <w:tc>
          <w:tcPr>
            <w:tcW w:w="1421" w:type="dxa"/>
          </w:tcPr>
          <w:p w14:paraId="036D87F4" w14:textId="77777777" w:rsidR="00450D64" w:rsidRDefault="006D0C1A">
            <w:pPr>
              <w:pStyle w:val="TableParagraph"/>
              <w:spacing w:before="135"/>
              <w:ind w:left="5" w:right="7"/>
              <w:rPr>
                <w:sz w:val="20"/>
              </w:rPr>
            </w:pPr>
            <w:ins w:id="682" w:author="Hussain Hadah" w:date="2026-10-25T19:27:00Z" w16du:dateUtc="2026-10-25T23:27:00Z">
              <w:r>
                <w:t>−</w:t>
              </w:r>
            </w:ins>
            <w:del w:id="683" w:author="Hussain Hadah" w:date="2026-10-25T19:27:00Z" w16du:dateUtc="2026-10-25T23:27:00Z">
              <w:r w:rsidR="00A86461">
                <w:rPr>
                  <w:rFonts w:ascii="Arial"/>
                  <w:spacing w:val="-2"/>
                  <w:w w:val="130"/>
                  <w:sz w:val="20"/>
                </w:rPr>
                <w:delText>!</w:delText>
              </w:r>
            </w:del>
            <w:r w:rsidR="00A86461">
              <w:rPr>
                <w:spacing w:val="-2"/>
                <w:w w:val="130"/>
                <w:sz w:val="20"/>
              </w:rPr>
              <w:t>0.000</w:t>
            </w:r>
          </w:p>
        </w:tc>
        <w:tc>
          <w:tcPr>
            <w:tcW w:w="60" w:type="dxa"/>
            <w:cellDel w:id="684" w:author="Hussain Hadah" w:date="2026-10-25T19:27:00Z"/>
          </w:tcPr>
          <w:p w14:paraId="1C053D10" w14:textId="77777777" w:rsidR="00450D64" w:rsidRDefault="00450D64">
            <w:pPr>
              <w:pStyle w:val="TableParagraph"/>
              <w:jc w:val="left"/>
              <w:rPr>
                <w:sz w:val="18"/>
              </w:rPr>
            </w:pPr>
          </w:p>
        </w:tc>
      </w:tr>
      <w:tr w:rsidR="00450D64" w14:paraId="2C8E47C0" w14:textId="77777777">
        <w:trPr>
          <w:trHeight w:val="455"/>
        </w:trPr>
        <w:tc>
          <w:tcPr>
            <w:tcW w:w="2613" w:type="dxa"/>
          </w:tcPr>
          <w:p w14:paraId="0E8121C8" w14:textId="77777777" w:rsidR="00450D64" w:rsidRDefault="00450D64">
            <w:pPr>
              <w:pStyle w:val="TableParagraph"/>
              <w:jc w:val="left"/>
              <w:rPr>
                <w:sz w:val="18"/>
              </w:rPr>
            </w:pPr>
          </w:p>
        </w:tc>
        <w:tc>
          <w:tcPr>
            <w:tcW w:w="1124" w:type="dxa"/>
          </w:tcPr>
          <w:p w14:paraId="0AF9B653" w14:textId="77777777" w:rsidR="00450D64" w:rsidRDefault="00A86461">
            <w:pPr>
              <w:pStyle w:val="TableParagraph"/>
              <w:spacing w:before="77"/>
              <w:ind w:right="1"/>
              <w:rPr>
                <w:sz w:val="20"/>
              </w:rPr>
            </w:pPr>
            <w:r>
              <w:rPr>
                <w:spacing w:val="-2"/>
                <w:sz w:val="20"/>
              </w:rPr>
              <w:t>(0.041)</w:t>
            </w:r>
          </w:p>
        </w:tc>
        <w:tc>
          <w:tcPr>
            <w:tcW w:w="120" w:type="dxa"/>
            <w:cellDel w:id="685" w:author="Hussain Hadah" w:date="2026-10-25T19:27:00Z"/>
          </w:tcPr>
          <w:p w14:paraId="28D43844" w14:textId="77777777" w:rsidR="00450D64" w:rsidRDefault="00450D64">
            <w:pPr>
              <w:pStyle w:val="TableParagraph"/>
              <w:jc w:val="left"/>
              <w:rPr>
                <w:sz w:val="18"/>
              </w:rPr>
            </w:pPr>
          </w:p>
        </w:tc>
        <w:tc>
          <w:tcPr>
            <w:tcW w:w="1145" w:type="dxa"/>
          </w:tcPr>
          <w:p w14:paraId="707F3F53" w14:textId="77777777" w:rsidR="00450D64" w:rsidRDefault="00A86461">
            <w:pPr>
              <w:pStyle w:val="TableParagraph"/>
              <w:spacing w:before="77"/>
              <w:ind w:left="1" w:right="2"/>
              <w:rPr>
                <w:sz w:val="20"/>
              </w:rPr>
            </w:pPr>
            <w:r>
              <w:rPr>
                <w:spacing w:val="-2"/>
                <w:sz w:val="20"/>
              </w:rPr>
              <w:t>(0.047)</w:t>
            </w:r>
          </w:p>
        </w:tc>
        <w:tc>
          <w:tcPr>
            <w:tcW w:w="120" w:type="dxa"/>
            <w:cellDel w:id="686" w:author="Hussain Hadah" w:date="2026-10-25T19:27:00Z"/>
          </w:tcPr>
          <w:p w14:paraId="5CAD3CF3" w14:textId="77777777" w:rsidR="00450D64" w:rsidRDefault="00450D64">
            <w:pPr>
              <w:pStyle w:val="TableParagraph"/>
              <w:jc w:val="left"/>
              <w:rPr>
                <w:sz w:val="18"/>
              </w:rPr>
            </w:pPr>
          </w:p>
        </w:tc>
        <w:tc>
          <w:tcPr>
            <w:tcW w:w="1421" w:type="dxa"/>
          </w:tcPr>
          <w:p w14:paraId="7D082265" w14:textId="77777777" w:rsidR="00450D64" w:rsidRDefault="00A86461">
            <w:pPr>
              <w:pStyle w:val="TableParagraph"/>
              <w:spacing w:before="77"/>
              <w:ind w:left="5" w:right="7"/>
              <w:rPr>
                <w:sz w:val="20"/>
              </w:rPr>
            </w:pPr>
            <w:r>
              <w:rPr>
                <w:spacing w:val="-2"/>
                <w:sz w:val="20"/>
              </w:rPr>
              <w:t>(0.045)</w:t>
            </w:r>
          </w:p>
        </w:tc>
        <w:tc>
          <w:tcPr>
            <w:tcW w:w="60" w:type="dxa"/>
            <w:cellDel w:id="687" w:author="Hussain Hadah" w:date="2026-10-25T19:27:00Z"/>
          </w:tcPr>
          <w:p w14:paraId="3C1C8104" w14:textId="77777777" w:rsidR="00450D64" w:rsidRDefault="00450D64">
            <w:pPr>
              <w:pStyle w:val="TableParagraph"/>
              <w:jc w:val="left"/>
              <w:rPr>
                <w:sz w:val="18"/>
              </w:rPr>
            </w:pPr>
          </w:p>
        </w:tc>
      </w:tr>
      <w:tr w:rsidR="00450D64" w14:paraId="5797CF50" w14:textId="77777777">
        <w:trPr>
          <w:trHeight w:val="910"/>
        </w:trPr>
        <w:tc>
          <w:tcPr>
            <w:tcW w:w="2613" w:type="dxa"/>
          </w:tcPr>
          <w:p w14:paraId="69636DA9" w14:textId="77777777" w:rsidR="00450D64" w:rsidRDefault="00A86461">
            <w:pPr>
              <w:pStyle w:val="TableParagraph"/>
              <w:spacing w:before="136"/>
              <w:ind w:left="119"/>
              <w:jc w:val="left"/>
              <w:rPr>
                <w:sz w:val="20"/>
              </w:rPr>
            </w:pPr>
            <w:r>
              <w:rPr>
                <w:w w:val="110"/>
                <w:sz w:val="20"/>
              </w:rPr>
              <w:t>College</w:t>
            </w:r>
            <w:r>
              <w:rPr>
                <w:spacing w:val="-11"/>
                <w:w w:val="110"/>
                <w:sz w:val="20"/>
              </w:rPr>
              <w:t xml:space="preserve"> </w:t>
            </w:r>
            <w:r>
              <w:rPr>
                <w:w w:val="110"/>
                <w:sz w:val="20"/>
              </w:rPr>
              <w:t xml:space="preserve">Graduate: </w:t>
            </w:r>
            <w:r>
              <w:rPr>
                <w:spacing w:val="-2"/>
                <w:w w:val="110"/>
                <w:sz w:val="20"/>
              </w:rPr>
              <w:t>Mother</w:t>
            </w:r>
          </w:p>
        </w:tc>
        <w:tc>
          <w:tcPr>
            <w:tcW w:w="1124" w:type="dxa"/>
          </w:tcPr>
          <w:p w14:paraId="2672CF3A" w14:textId="77777777" w:rsidR="00450D64" w:rsidRDefault="006D0C1A">
            <w:pPr>
              <w:pStyle w:val="TableParagraph"/>
              <w:spacing w:before="6" w:line="396" w:lineRule="exact"/>
              <w:ind w:left="270" w:hanging="126"/>
              <w:jc w:val="left"/>
              <w:rPr>
                <w:sz w:val="20"/>
              </w:rPr>
            </w:pPr>
            <w:ins w:id="688" w:author="Hussain Hadah" w:date="2026-10-25T19:27:00Z" w16du:dateUtc="2026-10-25T23:27:00Z">
              <w:r>
                <w:t>−</w:t>
              </w:r>
            </w:ins>
            <w:del w:id="689" w:author="Hussain Hadah" w:date="2026-10-25T19:27:00Z" w16du:dateUtc="2026-10-25T23:27:00Z">
              <w:r w:rsidR="00A86461">
                <w:rPr>
                  <w:rFonts w:ascii="Arial"/>
                  <w:spacing w:val="-2"/>
                  <w:sz w:val="20"/>
                </w:rPr>
                <w:delText>!</w:delText>
              </w:r>
            </w:del>
            <w:r w:rsidR="00A86461">
              <w:rPr>
                <w:spacing w:val="-2"/>
                <w:sz w:val="20"/>
              </w:rPr>
              <w:t>0.270***</w:t>
            </w:r>
            <w:del w:id="690" w:author="Hussain Hadah" w:date="2026-10-25T19:27:00Z" w16du:dateUtc="2026-10-25T23:27:00Z">
              <w:r w:rsidR="00A86461">
                <w:rPr>
                  <w:spacing w:val="-2"/>
                  <w:sz w:val="20"/>
                </w:rPr>
                <w:delText xml:space="preserve"> </w:delText>
              </w:r>
              <w:r w:rsidR="00A86461">
                <w:rPr>
                  <w:spacing w:val="-2"/>
                  <w:w w:val="105"/>
                  <w:sz w:val="20"/>
                </w:rPr>
                <w:delText>(0.054)</w:delText>
              </w:r>
            </w:del>
          </w:p>
        </w:tc>
        <w:tc>
          <w:tcPr>
            <w:tcW w:w="120" w:type="dxa"/>
            <w:cellDel w:id="691" w:author="Hussain Hadah" w:date="2026-10-25T19:27:00Z"/>
          </w:tcPr>
          <w:p w14:paraId="1D84ADF4" w14:textId="77777777" w:rsidR="00450D64" w:rsidRDefault="00450D64">
            <w:pPr>
              <w:pStyle w:val="TableParagraph"/>
              <w:jc w:val="left"/>
              <w:rPr>
                <w:sz w:val="18"/>
              </w:rPr>
            </w:pPr>
          </w:p>
        </w:tc>
        <w:tc>
          <w:tcPr>
            <w:tcW w:w="1145" w:type="dxa"/>
          </w:tcPr>
          <w:p w14:paraId="061220DE" w14:textId="77777777" w:rsidR="00450D64" w:rsidRDefault="00A86461">
            <w:pPr>
              <w:pStyle w:val="TableParagraph"/>
              <w:spacing w:before="6" w:line="396" w:lineRule="exact"/>
              <w:ind w:left="280" w:hanging="50"/>
              <w:jc w:val="left"/>
              <w:rPr>
                <w:sz w:val="20"/>
              </w:rPr>
            </w:pPr>
            <w:r>
              <w:rPr>
                <w:spacing w:val="-2"/>
                <w:w w:val="90"/>
                <w:sz w:val="20"/>
              </w:rPr>
              <w:t>0.304***</w:t>
            </w:r>
            <w:del w:id="692" w:author="Hussain Hadah" w:date="2026-10-25T19:27:00Z" w16du:dateUtc="2026-10-25T23:27:00Z">
              <w:r>
                <w:rPr>
                  <w:spacing w:val="-2"/>
                  <w:w w:val="90"/>
                  <w:sz w:val="20"/>
                </w:rPr>
                <w:delText xml:space="preserve"> </w:delText>
              </w:r>
              <w:r>
                <w:rPr>
                  <w:spacing w:val="-2"/>
                  <w:sz w:val="20"/>
                </w:rPr>
                <w:delText>(0.055)</w:delText>
              </w:r>
            </w:del>
          </w:p>
        </w:tc>
        <w:tc>
          <w:tcPr>
            <w:tcW w:w="120" w:type="dxa"/>
            <w:cellDel w:id="693" w:author="Hussain Hadah" w:date="2026-10-25T19:27:00Z"/>
          </w:tcPr>
          <w:p w14:paraId="0083931C" w14:textId="77777777" w:rsidR="00450D64" w:rsidRDefault="00450D64">
            <w:pPr>
              <w:pStyle w:val="TableParagraph"/>
              <w:jc w:val="left"/>
              <w:rPr>
                <w:sz w:val="18"/>
              </w:rPr>
            </w:pPr>
          </w:p>
        </w:tc>
        <w:tc>
          <w:tcPr>
            <w:tcW w:w="1421" w:type="dxa"/>
          </w:tcPr>
          <w:p w14:paraId="52AF3DF6" w14:textId="77777777" w:rsidR="00450D64" w:rsidRDefault="006D0C1A">
            <w:pPr>
              <w:pStyle w:val="TableParagraph"/>
              <w:spacing w:before="135"/>
              <w:ind w:left="408"/>
              <w:jc w:val="left"/>
              <w:rPr>
                <w:del w:id="694" w:author="Hussain Hadah" w:date="2026-10-25T19:27:00Z" w16du:dateUtc="2026-10-25T23:27:00Z"/>
                <w:sz w:val="20"/>
              </w:rPr>
            </w:pPr>
            <w:ins w:id="695" w:author="Hussain Hadah" w:date="2026-10-25T19:27:00Z" w16du:dateUtc="2026-10-25T23:27:00Z">
              <w:r>
                <w:t>−</w:t>
              </w:r>
            </w:ins>
            <w:del w:id="696" w:author="Hussain Hadah" w:date="2026-10-25T19:27:00Z" w16du:dateUtc="2026-10-25T23:27:00Z">
              <w:r w:rsidR="00A86461">
                <w:rPr>
                  <w:rFonts w:ascii="Arial"/>
                  <w:spacing w:val="-2"/>
                  <w:w w:val="130"/>
                  <w:sz w:val="20"/>
                </w:rPr>
                <w:delText>!</w:delText>
              </w:r>
            </w:del>
            <w:r w:rsidR="00A86461">
              <w:rPr>
                <w:spacing w:val="-2"/>
                <w:w w:val="130"/>
                <w:sz w:val="20"/>
              </w:rPr>
              <w:t>0.039</w:t>
            </w:r>
          </w:p>
          <w:p w14:paraId="27E8E754" w14:textId="77777777" w:rsidR="00450D64" w:rsidRDefault="00A86461">
            <w:pPr>
              <w:pStyle w:val="TableParagraph"/>
              <w:spacing w:before="166"/>
              <w:ind w:left="417"/>
              <w:jc w:val="left"/>
              <w:rPr>
                <w:sz w:val="20"/>
              </w:rPr>
            </w:pPr>
            <w:moveFromRangeStart w:id="697" w:author="Hussain Hadah" w:date="2026-10-25T19:27:00Z" w:name="move243848891"/>
            <w:moveFrom w:id="698" w:author="Hussain Hadah" w:date="2026-10-25T19:27:00Z" w16du:dateUtc="2026-10-25T23:27:00Z">
              <w:r>
                <w:rPr>
                  <w:spacing w:val="-2"/>
                  <w:sz w:val="20"/>
                </w:rPr>
                <w:t>(0.059)</w:t>
              </w:r>
            </w:moveFrom>
            <w:moveFromRangeEnd w:id="697"/>
          </w:p>
        </w:tc>
        <w:tc>
          <w:tcPr>
            <w:tcW w:w="60" w:type="dxa"/>
            <w:cellDel w:id="699" w:author="Hussain Hadah" w:date="2026-10-25T19:27:00Z"/>
          </w:tcPr>
          <w:p w14:paraId="2CFF421B" w14:textId="77777777" w:rsidR="00450D64" w:rsidRDefault="00450D64">
            <w:pPr>
              <w:pStyle w:val="TableParagraph"/>
              <w:jc w:val="left"/>
              <w:rPr>
                <w:sz w:val="18"/>
              </w:rPr>
            </w:pPr>
          </w:p>
        </w:tc>
      </w:tr>
    </w:tbl>
    <w:tbl>
      <w:tblPr>
        <w:tblStyle w:val="TableGrid"/>
        <w:tblW w:w="6010" w:type="dxa"/>
        <w:tblInd w:w="1103" w:type="dxa"/>
        <w:tblLook w:val="04A0" w:firstRow="1" w:lastRow="0" w:firstColumn="1" w:lastColumn="0" w:noHBand="0" w:noVBand="1"/>
      </w:tblPr>
      <w:tblGrid>
        <w:gridCol w:w="2521"/>
        <w:gridCol w:w="1275"/>
        <w:gridCol w:w="1264"/>
        <w:gridCol w:w="950"/>
      </w:tblGrid>
      <w:tr w:rsidR="00C76957" w14:paraId="6D08C0EC" w14:textId="77777777">
        <w:trPr>
          <w:trHeight w:val="455"/>
          <w:ins w:id="700" w:author="Hussain Hadah" w:date="2026-10-25T19:27:00Z" w16du:dateUtc="2026-10-25T23:27:00Z"/>
        </w:trPr>
        <w:tc>
          <w:tcPr>
            <w:tcW w:w="2522" w:type="dxa"/>
            <w:tcBorders>
              <w:top w:val="nil"/>
              <w:left w:val="nil"/>
              <w:bottom w:val="nil"/>
              <w:right w:val="nil"/>
            </w:tcBorders>
          </w:tcPr>
          <w:p w14:paraId="13450E6E" w14:textId="77777777" w:rsidR="00C76957" w:rsidRDefault="00C76957">
            <w:pPr>
              <w:spacing w:after="160" w:line="259" w:lineRule="auto"/>
              <w:rPr>
                <w:ins w:id="701" w:author="Hussain Hadah" w:date="2026-10-25T19:27:00Z" w16du:dateUtc="2026-10-25T23:27:00Z"/>
              </w:rPr>
            </w:pPr>
          </w:p>
        </w:tc>
        <w:tc>
          <w:tcPr>
            <w:tcW w:w="1275" w:type="dxa"/>
            <w:tcBorders>
              <w:top w:val="nil"/>
              <w:left w:val="nil"/>
              <w:bottom w:val="nil"/>
              <w:right w:val="nil"/>
            </w:tcBorders>
          </w:tcPr>
          <w:p w14:paraId="5B47492F" w14:textId="77777777" w:rsidR="00C76957" w:rsidRDefault="006D0C1A">
            <w:pPr>
              <w:spacing w:line="259" w:lineRule="auto"/>
              <w:ind w:left="243"/>
              <w:rPr>
                <w:ins w:id="702" w:author="Hussain Hadah" w:date="2026-10-25T19:27:00Z" w16du:dateUtc="2026-10-25T23:27:00Z"/>
              </w:rPr>
            </w:pPr>
            <w:ins w:id="703" w:author="Hussain Hadah" w:date="2026-10-25T19:27:00Z" w16du:dateUtc="2026-10-25T23:27:00Z">
              <w:r>
                <w:t>(0.054)</w:t>
              </w:r>
            </w:ins>
          </w:p>
        </w:tc>
        <w:tc>
          <w:tcPr>
            <w:tcW w:w="1264" w:type="dxa"/>
            <w:tcBorders>
              <w:top w:val="nil"/>
              <w:left w:val="nil"/>
              <w:bottom w:val="nil"/>
              <w:right w:val="nil"/>
            </w:tcBorders>
          </w:tcPr>
          <w:p w14:paraId="58CF64E4" w14:textId="77777777" w:rsidR="00C76957" w:rsidRDefault="006D0C1A">
            <w:pPr>
              <w:spacing w:line="259" w:lineRule="auto"/>
              <w:ind w:left="222"/>
              <w:rPr>
                <w:ins w:id="704" w:author="Hussain Hadah" w:date="2026-10-25T19:27:00Z" w16du:dateUtc="2026-10-25T23:27:00Z"/>
              </w:rPr>
            </w:pPr>
            <w:ins w:id="705" w:author="Hussain Hadah" w:date="2026-10-25T19:27:00Z" w16du:dateUtc="2026-10-25T23:27:00Z">
              <w:r>
                <w:t>(0.055)</w:t>
              </w:r>
            </w:ins>
          </w:p>
        </w:tc>
        <w:tc>
          <w:tcPr>
            <w:tcW w:w="950" w:type="dxa"/>
            <w:tcBorders>
              <w:top w:val="nil"/>
              <w:left w:val="nil"/>
              <w:bottom w:val="nil"/>
              <w:right w:val="nil"/>
            </w:tcBorders>
          </w:tcPr>
          <w:p w14:paraId="275E7059" w14:textId="77777777" w:rsidR="00C76957" w:rsidRDefault="006D0C1A">
            <w:pPr>
              <w:spacing w:line="259" w:lineRule="auto"/>
              <w:ind w:right="9"/>
              <w:jc w:val="right"/>
              <w:rPr>
                <w:ins w:id="706" w:author="Hussain Hadah" w:date="2026-10-25T19:27:00Z" w16du:dateUtc="2026-10-25T23:27:00Z"/>
              </w:rPr>
            </w:pPr>
            <w:moveToRangeStart w:id="707" w:author="Hussain Hadah" w:date="2026-10-25T19:27:00Z" w:name="move243848891"/>
            <w:moveTo w:id="708" w:author="Hussain Hadah" w:date="2026-10-25T19:27:00Z" w16du:dateUtc="2026-10-25T23:27:00Z">
              <w:r>
                <w:t>(0.059)</w:t>
              </w:r>
            </w:moveTo>
            <w:moveToRangeEnd w:id="707"/>
          </w:p>
        </w:tc>
      </w:tr>
    </w:tbl>
    <w:tbl>
      <w:tblPr>
        <w:tblW w:w="0" w:type="auto"/>
        <w:tblInd w:w="1027" w:type="dxa"/>
        <w:tblLayout w:type="fixed"/>
        <w:tblCellMar>
          <w:left w:w="0" w:type="dxa"/>
          <w:right w:w="0" w:type="dxa"/>
        </w:tblCellMar>
        <w:tblLook w:val="01E0" w:firstRow="1" w:lastRow="1" w:firstColumn="1" w:lastColumn="1" w:noHBand="0" w:noVBand="0"/>
      </w:tblPr>
      <w:tblGrid>
        <w:gridCol w:w="2613"/>
        <w:gridCol w:w="1124"/>
        <w:gridCol w:w="120"/>
        <w:gridCol w:w="1145"/>
        <w:gridCol w:w="120"/>
        <w:gridCol w:w="1421"/>
        <w:gridCol w:w="60"/>
      </w:tblGrid>
      <w:tr w:rsidR="00450D64" w14:paraId="64115895" w14:textId="77777777">
        <w:trPr>
          <w:trHeight w:val="455"/>
        </w:trPr>
        <w:tc>
          <w:tcPr>
            <w:tcW w:w="2613" w:type="dxa"/>
          </w:tcPr>
          <w:p w14:paraId="75F9112B" w14:textId="77777777" w:rsidR="00450D64" w:rsidRDefault="00A86461">
            <w:pPr>
              <w:pStyle w:val="TableParagraph"/>
              <w:spacing w:before="136"/>
              <w:ind w:left="119"/>
              <w:jc w:val="left"/>
              <w:rPr>
                <w:sz w:val="20"/>
              </w:rPr>
            </w:pPr>
            <w:r>
              <w:rPr>
                <w:w w:val="110"/>
                <w:sz w:val="20"/>
              </w:rPr>
              <w:t>College</w:t>
            </w:r>
            <w:r>
              <w:rPr>
                <w:spacing w:val="-11"/>
                <w:w w:val="110"/>
                <w:sz w:val="20"/>
              </w:rPr>
              <w:t xml:space="preserve"> </w:t>
            </w:r>
            <w:r>
              <w:rPr>
                <w:w w:val="110"/>
                <w:sz w:val="20"/>
              </w:rPr>
              <w:t xml:space="preserve">Graduate: </w:t>
            </w:r>
            <w:r>
              <w:rPr>
                <w:spacing w:val="-2"/>
                <w:w w:val="110"/>
                <w:sz w:val="20"/>
              </w:rPr>
              <w:t>Father</w:t>
            </w:r>
          </w:p>
        </w:tc>
        <w:tc>
          <w:tcPr>
            <w:tcW w:w="1124" w:type="dxa"/>
          </w:tcPr>
          <w:p w14:paraId="6F14880B" w14:textId="77777777" w:rsidR="00450D64" w:rsidRDefault="00A86461">
            <w:pPr>
              <w:pStyle w:val="TableParagraph"/>
              <w:spacing w:before="136"/>
              <w:ind w:right="1"/>
              <w:rPr>
                <w:sz w:val="20"/>
              </w:rPr>
            </w:pPr>
            <w:r>
              <w:rPr>
                <w:spacing w:val="-2"/>
                <w:sz w:val="20"/>
              </w:rPr>
              <w:t>0.314***</w:t>
            </w:r>
          </w:p>
        </w:tc>
        <w:tc>
          <w:tcPr>
            <w:tcW w:w="120" w:type="dxa"/>
            <w:cellDel w:id="709" w:author="Hussain Hadah" w:date="2026-10-25T19:27:00Z"/>
          </w:tcPr>
          <w:p w14:paraId="01B3FDB8" w14:textId="77777777" w:rsidR="00450D64" w:rsidRDefault="00450D64">
            <w:pPr>
              <w:pStyle w:val="TableParagraph"/>
              <w:jc w:val="left"/>
              <w:rPr>
                <w:sz w:val="18"/>
              </w:rPr>
            </w:pPr>
          </w:p>
        </w:tc>
        <w:tc>
          <w:tcPr>
            <w:tcW w:w="1145" w:type="dxa"/>
          </w:tcPr>
          <w:p w14:paraId="711928B9" w14:textId="77777777" w:rsidR="00450D64" w:rsidRDefault="006D0C1A">
            <w:pPr>
              <w:pStyle w:val="TableParagraph"/>
              <w:spacing w:before="135"/>
              <w:ind w:left="2" w:right="2"/>
              <w:rPr>
                <w:sz w:val="20"/>
              </w:rPr>
            </w:pPr>
            <w:ins w:id="710" w:author="Hussain Hadah" w:date="2026-10-25T19:27:00Z" w16du:dateUtc="2026-10-25T23:27:00Z">
              <w:r>
                <w:t>−</w:t>
              </w:r>
            </w:ins>
            <w:del w:id="711" w:author="Hussain Hadah" w:date="2026-10-25T19:27:00Z" w16du:dateUtc="2026-10-25T23:27:00Z">
              <w:r w:rsidR="00A86461">
                <w:rPr>
                  <w:rFonts w:ascii="Arial"/>
                  <w:spacing w:val="-2"/>
                  <w:w w:val="110"/>
                  <w:sz w:val="20"/>
                </w:rPr>
                <w:delText>!</w:delText>
              </w:r>
            </w:del>
            <w:r w:rsidR="00A86461">
              <w:rPr>
                <w:spacing w:val="-2"/>
                <w:w w:val="110"/>
                <w:sz w:val="20"/>
              </w:rPr>
              <w:t>0.405***</w:t>
            </w:r>
          </w:p>
        </w:tc>
        <w:tc>
          <w:tcPr>
            <w:tcW w:w="120" w:type="dxa"/>
            <w:cellDel w:id="712" w:author="Hussain Hadah" w:date="2026-10-25T19:27:00Z"/>
          </w:tcPr>
          <w:p w14:paraId="6D3C39D7" w14:textId="77777777" w:rsidR="00450D64" w:rsidRDefault="00450D64">
            <w:pPr>
              <w:pStyle w:val="TableParagraph"/>
              <w:jc w:val="left"/>
              <w:rPr>
                <w:sz w:val="18"/>
              </w:rPr>
            </w:pPr>
          </w:p>
        </w:tc>
        <w:tc>
          <w:tcPr>
            <w:tcW w:w="1421" w:type="dxa"/>
          </w:tcPr>
          <w:p w14:paraId="3A83EECF" w14:textId="77777777" w:rsidR="00450D64" w:rsidRDefault="00A86461">
            <w:pPr>
              <w:pStyle w:val="TableParagraph"/>
              <w:spacing w:before="136"/>
              <w:ind w:left="5" w:right="7"/>
              <w:rPr>
                <w:sz w:val="20"/>
              </w:rPr>
            </w:pPr>
            <w:r>
              <w:rPr>
                <w:spacing w:val="-2"/>
                <w:sz w:val="20"/>
              </w:rPr>
              <w:t>0.098</w:t>
            </w:r>
          </w:p>
        </w:tc>
        <w:tc>
          <w:tcPr>
            <w:tcW w:w="60" w:type="dxa"/>
            <w:cellDel w:id="713" w:author="Hussain Hadah" w:date="2026-10-25T19:27:00Z"/>
          </w:tcPr>
          <w:p w14:paraId="726D3EDB" w14:textId="77777777" w:rsidR="00450D64" w:rsidRDefault="00450D64">
            <w:pPr>
              <w:pStyle w:val="TableParagraph"/>
              <w:jc w:val="left"/>
              <w:rPr>
                <w:sz w:val="18"/>
              </w:rPr>
            </w:pPr>
          </w:p>
        </w:tc>
      </w:tr>
      <w:tr w:rsidR="00450D64" w14:paraId="2AC85DD7" w14:textId="77777777">
        <w:trPr>
          <w:trHeight w:val="426"/>
        </w:trPr>
        <w:tc>
          <w:tcPr>
            <w:tcW w:w="2613" w:type="dxa"/>
            <w:tcBorders>
              <w:bottom w:val="single" w:sz="8" w:space="0" w:color="000000"/>
            </w:tcBorders>
          </w:tcPr>
          <w:p w14:paraId="08804418" w14:textId="77777777" w:rsidR="00450D64" w:rsidRDefault="00450D64">
            <w:pPr>
              <w:pStyle w:val="TableParagraph"/>
              <w:jc w:val="left"/>
              <w:rPr>
                <w:sz w:val="18"/>
              </w:rPr>
            </w:pPr>
          </w:p>
        </w:tc>
        <w:tc>
          <w:tcPr>
            <w:tcW w:w="1124" w:type="dxa"/>
            <w:tcBorders>
              <w:bottom w:val="single" w:sz="8" w:space="0" w:color="000000"/>
            </w:tcBorders>
          </w:tcPr>
          <w:p w14:paraId="3BC0F8C7" w14:textId="77777777" w:rsidR="00450D64" w:rsidRDefault="00A86461">
            <w:pPr>
              <w:pStyle w:val="TableParagraph"/>
              <w:spacing w:before="77"/>
              <w:ind w:right="1"/>
              <w:rPr>
                <w:sz w:val="20"/>
              </w:rPr>
            </w:pPr>
            <w:r>
              <w:rPr>
                <w:spacing w:val="-2"/>
                <w:sz w:val="20"/>
              </w:rPr>
              <w:t>(0.056)</w:t>
            </w:r>
          </w:p>
        </w:tc>
        <w:tc>
          <w:tcPr>
            <w:tcW w:w="120" w:type="dxa"/>
            <w:tcBorders>
              <w:bottom w:val="single" w:sz="8" w:space="0" w:color="000000"/>
            </w:tcBorders>
            <w:cellDel w:id="714" w:author="Hussain Hadah" w:date="2026-10-25T19:27:00Z"/>
          </w:tcPr>
          <w:p w14:paraId="7514BCA3" w14:textId="77777777" w:rsidR="00450D64" w:rsidRDefault="00450D64">
            <w:pPr>
              <w:pStyle w:val="TableParagraph"/>
              <w:jc w:val="left"/>
              <w:rPr>
                <w:sz w:val="18"/>
              </w:rPr>
            </w:pPr>
          </w:p>
        </w:tc>
        <w:tc>
          <w:tcPr>
            <w:tcW w:w="1145" w:type="dxa"/>
            <w:tcBorders>
              <w:bottom w:val="single" w:sz="8" w:space="0" w:color="000000"/>
            </w:tcBorders>
          </w:tcPr>
          <w:p w14:paraId="3795AAF5" w14:textId="77777777" w:rsidR="00450D64" w:rsidRDefault="00A86461">
            <w:pPr>
              <w:pStyle w:val="TableParagraph"/>
              <w:spacing w:before="77"/>
              <w:ind w:left="1" w:right="2"/>
              <w:rPr>
                <w:sz w:val="20"/>
              </w:rPr>
            </w:pPr>
            <w:r>
              <w:rPr>
                <w:spacing w:val="-2"/>
                <w:sz w:val="20"/>
              </w:rPr>
              <w:t>(0.060)</w:t>
            </w:r>
          </w:p>
        </w:tc>
        <w:tc>
          <w:tcPr>
            <w:tcW w:w="120" w:type="dxa"/>
            <w:tcBorders>
              <w:bottom w:val="single" w:sz="8" w:space="0" w:color="000000"/>
            </w:tcBorders>
            <w:cellDel w:id="715" w:author="Hussain Hadah" w:date="2026-10-25T19:27:00Z"/>
          </w:tcPr>
          <w:p w14:paraId="03CC4882" w14:textId="77777777" w:rsidR="00450D64" w:rsidRDefault="00450D64">
            <w:pPr>
              <w:pStyle w:val="TableParagraph"/>
              <w:jc w:val="left"/>
              <w:rPr>
                <w:sz w:val="18"/>
              </w:rPr>
            </w:pPr>
          </w:p>
        </w:tc>
        <w:tc>
          <w:tcPr>
            <w:tcW w:w="1421" w:type="dxa"/>
            <w:tcBorders>
              <w:bottom w:val="single" w:sz="8" w:space="0" w:color="000000"/>
            </w:tcBorders>
          </w:tcPr>
          <w:p w14:paraId="4F064BFD" w14:textId="77777777" w:rsidR="00450D64" w:rsidRDefault="00A86461">
            <w:pPr>
              <w:pStyle w:val="TableParagraph"/>
              <w:spacing w:before="77"/>
              <w:ind w:left="5" w:right="7"/>
              <w:rPr>
                <w:sz w:val="20"/>
              </w:rPr>
            </w:pPr>
            <w:r>
              <w:rPr>
                <w:spacing w:val="-2"/>
                <w:sz w:val="20"/>
              </w:rPr>
              <w:t>(0.067)</w:t>
            </w:r>
          </w:p>
        </w:tc>
        <w:tc>
          <w:tcPr>
            <w:tcW w:w="60" w:type="dxa"/>
            <w:tcBorders>
              <w:bottom w:val="single" w:sz="8" w:space="0" w:color="000000"/>
            </w:tcBorders>
            <w:cellDel w:id="716" w:author="Hussain Hadah" w:date="2026-10-25T19:27:00Z"/>
          </w:tcPr>
          <w:p w14:paraId="3F9DFB8E" w14:textId="77777777" w:rsidR="00450D64" w:rsidRDefault="00450D64">
            <w:pPr>
              <w:pStyle w:val="TableParagraph"/>
              <w:jc w:val="left"/>
              <w:rPr>
                <w:sz w:val="18"/>
              </w:rPr>
            </w:pPr>
          </w:p>
        </w:tc>
      </w:tr>
    </w:tbl>
    <w:p w14:paraId="5202DF5F" w14:textId="77777777" w:rsidR="00C76957" w:rsidRDefault="006D0C1A">
      <w:pPr>
        <w:spacing w:after="145" w:line="259" w:lineRule="auto"/>
        <w:ind w:left="984"/>
        <w:rPr>
          <w:ins w:id="717" w:author="Hussain Hadah" w:date="2026-10-25T19:27:00Z" w16du:dateUtc="2026-10-25T23:27:00Z"/>
        </w:rPr>
      </w:pPr>
      <w:ins w:id="718" w:author="Hussain Hadah" w:date="2026-10-25T19:27:00Z" w16du:dateUtc="2026-10-25T23:27:00Z">
        <w:r>
          <w:rPr>
            <w:noProof/>
          </w:rPr>
          <mc:AlternateContent>
            <mc:Choice Requires="wpg">
              <w:drawing>
                <wp:inline distT="0" distB="0" distL="0" distR="0" wp14:anchorId="7975C4EB" wp14:editId="36106F8C">
                  <wp:extent cx="4191242" cy="12141"/>
                  <wp:effectExtent l="0" t="0" r="0" b="0"/>
                  <wp:docPr id="16350" name="Group 16350"/>
                  <wp:cNvGraphicFramePr/>
                  <a:graphic xmlns:a="http://schemas.openxmlformats.org/drawingml/2006/main">
                    <a:graphicData uri="http://schemas.microsoft.com/office/word/2010/wordprocessingGroup">
                      <wpg:wgp>
                        <wpg:cNvGrpSpPr/>
                        <wpg:grpSpPr>
                          <a:xfrm>
                            <a:off x="0" y="0"/>
                            <a:ext cx="4191242" cy="12141"/>
                            <a:chOff x="0" y="0"/>
                            <a:chExt cx="4191242" cy="12141"/>
                          </a:xfrm>
                        </wpg:grpSpPr>
                        <wps:wsp>
                          <wps:cNvPr id="599" name="Shape 599"/>
                          <wps:cNvSpPr/>
                          <wps:spPr>
                            <a:xfrm>
                              <a:off x="0" y="0"/>
                              <a:ext cx="4191242" cy="0"/>
                            </a:xfrm>
                            <a:custGeom>
                              <a:avLst/>
                              <a:gdLst/>
                              <a:ahLst/>
                              <a:cxnLst/>
                              <a:rect l="0" t="0" r="0" b="0"/>
                              <a:pathLst>
                                <a:path w="4191242">
                                  <a:moveTo>
                                    <a:pt x="0" y="0"/>
                                  </a:moveTo>
                                  <a:lnTo>
                                    <a:pt x="4191242"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50" style="width:330.019pt;height:0.956pt;mso-position-horizontal-relative:char;mso-position-vertical-relative:line" coordsize="41912,121">
                  <v:shape id="Shape 599" style="position:absolute;width:41912;height:0;left:0;top:0;" coordsize="4191242,0" path="m0,0l4191242,0">
                    <v:stroke weight="0.956pt" endcap="flat" joinstyle="miter" miterlimit="10" on="true" color="#000000"/>
                    <v:fill on="false" color="#000000" opacity="0"/>
                  </v:shape>
                </v:group>
              </w:pict>
            </mc:Fallback>
          </mc:AlternateContent>
        </w:r>
      </w:ins>
    </w:p>
    <w:p w14:paraId="63C4C01E" w14:textId="77777777" w:rsidR="00450D64" w:rsidRDefault="006D0C1A">
      <w:pPr>
        <w:pStyle w:val="BodyText"/>
        <w:spacing w:before="84"/>
        <w:ind w:left="1139"/>
      </w:pPr>
      <w:ins w:id="719" w:author="Hussain Hadah" w:date="2026-10-25T19:27:00Z" w16du:dateUtc="2026-10-25T23:27:00Z">
        <w:r>
          <w:t xml:space="preserve">* </w:t>
        </w:r>
      </w:ins>
      <w:del w:id="720" w:author="Hussain Hadah" w:date="2026-10-25T19:27:00Z" w16du:dateUtc="2026-10-25T23:27:00Z">
        <w:r w:rsidR="00A86461">
          <w:rPr>
            <w:spacing w:val="24"/>
          </w:rPr>
          <w:delText>*</w:delText>
        </w:r>
      </w:del>
      <w:r w:rsidR="00A86461">
        <w:rPr>
          <w:spacing w:val="24"/>
        </w:rPr>
        <w:t>p</w:t>
      </w:r>
      <w:r w:rsidR="00A86461">
        <w:rPr>
          <w:spacing w:val="-2"/>
        </w:rPr>
        <w:t xml:space="preserve"> </w:t>
      </w:r>
      <w:r w:rsidR="00A86461">
        <w:rPr>
          <w:w w:val="110"/>
        </w:rPr>
        <w:t>&lt;</w:t>
      </w:r>
      <w:r w:rsidR="00A86461">
        <w:rPr>
          <w:spacing w:val="-7"/>
          <w:w w:val="110"/>
        </w:rPr>
        <w:t xml:space="preserve"> </w:t>
      </w:r>
      <w:r w:rsidR="00A86461">
        <w:t>0.1,</w:t>
      </w:r>
      <w:r w:rsidR="00A86461">
        <w:rPr>
          <w:spacing w:val="-2"/>
        </w:rPr>
        <w:t xml:space="preserve"> </w:t>
      </w:r>
      <w:r w:rsidR="00A86461">
        <w:t>**</w:t>
      </w:r>
      <w:r w:rsidR="00A86461">
        <w:rPr>
          <w:spacing w:val="-2"/>
        </w:rPr>
        <w:t xml:space="preserve"> </w:t>
      </w:r>
      <w:r w:rsidR="00A86461">
        <w:t>p</w:t>
      </w:r>
      <w:r w:rsidR="00A86461">
        <w:rPr>
          <w:spacing w:val="-2"/>
        </w:rPr>
        <w:t xml:space="preserve"> </w:t>
      </w:r>
      <w:r w:rsidR="00A86461">
        <w:rPr>
          <w:w w:val="110"/>
        </w:rPr>
        <w:t>&lt;</w:t>
      </w:r>
      <w:r w:rsidR="00A86461">
        <w:rPr>
          <w:spacing w:val="-7"/>
          <w:w w:val="110"/>
        </w:rPr>
        <w:t xml:space="preserve"> </w:t>
      </w:r>
      <w:r w:rsidR="00A86461">
        <w:t>0.05,</w:t>
      </w:r>
      <w:r w:rsidR="00A86461">
        <w:rPr>
          <w:spacing w:val="-2"/>
        </w:rPr>
        <w:t xml:space="preserve"> </w:t>
      </w:r>
      <w:r w:rsidR="00A86461">
        <w:t>***</w:t>
      </w:r>
      <w:r w:rsidR="00A86461">
        <w:rPr>
          <w:spacing w:val="-2"/>
        </w:rPr>
        <w:t xml:space="preserve"> </w:t>
      </w:r>
      <w:r w:rsidR="00A86461">
        <w:t>p</w:t>
      </w:r>
      <w:r w:rsidR="00A86461">
        <w:rPr>
          <w:spacing w:val="-2"/>
        </w:rPr>
        <w:t xml:space="preserve"> </w:t>
      </w:r>
      <w:r w:rsidR="00A86461">
        <w:rPr>
          <w:w w:val="110"/>
        </w:rPr>
        <w:t>&lt;</w:t>
      </w:r>
      <w:r w:rsidR="00A86461">
        <w:rPr>
          <w:spacing w:val="-7"/>
          <w:w w:val="110"/>
        </w:rPr>
        <w:t xml:space="preserve"> </w:t>
      </w:r>
      <w:r w:rsidR="00A86461">
        <w:rPr>
          <w:spacing w:val="-4"/>
        </w:rPr>
        <w:t>0.01</w:t>
      </w:r>
    </w:p>
    <w:p w14:paraId="0E0B35E3" w14:textId="77777777" w:rsidR="00450D64" w:rsidRDefault="00A86461">
      <w:pPr>
        <w:pStyle w:val="BodyText"/>
        <w:spacing w:before="154" w:line="396" w:lineRule="exact"/>
        <w:ind w:left="1318" w:right="1017" w:hanging="140"/>
        <w:jc w:val="both"/>
      </w:pPr>
      <w:del w:id="721" w:author="Hussain Hadah" w:date="2026-10-25T19:27:00Z" w16du:dateUtc="2026-10-25T23:27:00Z">
        <w:r>
          <w:rPr>
            <w:w w:val="110"/>
            <w:position w:val="8"/>
            <w:sz w:val="16"/>
          </w:rPr>
          <w:delText xml:space="preserve">1 </w:delText>
        </w:r>
      </w:del>
      <w:r>
        <w:rPr>
          <w:w w:val="110"/>
        </w:rPr>
        <w:t xml:space="preserve">Each cell reports the difference in average marginal effects (AME) </w:t>
      </w:r>
      <w:ins w:id="722" w:author="Hussain Hadah" w:date="2026-10-25T19:27:00Z" w16du:dateUtc="2026-10-25T23:27:00Z">
        <w:r w:rsidR="006D0C1A">
          <w:t>between</w:t>
        </w:r>
      </w:ins>
      <w:del w:id="723" w:author="Hussain Hadah" w:date="2026-10-25T19:27:00Z" w16du:dateUtc="2026-10-25T23:27:00Z">
        <w:r>
          <w:rPr>
            <w:w w:val="110"/>
          </w:rPr>
          <w:delText>be-tween</w:delText>
        </w:r>
      </w:del>
      <w:r>
        <w:rPr>
          <w:spacing w:val="-5"/>
          <w:w w:val="110"/>
        </w:rPr>
        <w:t xml:space="preserve"> </w:t>
      </w:r>
      <w:r>
        <w:rPr>
          <w:w w:val="110"/>
        </w:rPr>
        <w:t>the</w:t>
      </w:r>
      <w:r>
        <w:rPr>
          <w:spacing w:val="-5"/>
          <w:w w:val="110"/>
        </w:rPr>
        <w:t xml:space="preserve"> </w:t>
      </w:r>
      <w:r>
        <w:rPr>
          <w:w w:val="110"/>
        </w:rPr>
        <w:t>indicated</w:t>
      </w:r>
      <w:r>
        <w:rPr>
          <w:spacing w:val="-5"/>
          <w:w w:val="110"/>
        </w:rPr>
        <w:t xml:space="preserve"> </w:t>
      </w:r>
      <w:r>
        <w:rPr>
          <w:w w:val="110"/>
        </w:rPr>
        <w:t>models,</w:t>
      </w:r>
      <w:r>
        <w:rPr>
          <w:spacing w:val="-4"/>
          <w:w w:val="110"/>
        </w:rPr>
        <w:t xml:space="preserve"> </w:t>
      </w:r>
      <w:r>
        <w:rPr>
          <w:w w:val="110"/>
        </w:rPr>
        <w:t>estimated</w:t>
      </w:r>
      <w:r>
        <w:rPr>
          <w:spacing w:val="-5"/>
          <w:w w:val="110"/>
        </w:rPr>
        <w:t xml:space="preserve"> </w:t>
      </w:r>
      <w:r>
        <w:rPr>
          <w:w w:val="110"/>
        </w:rPr>
        <w:t>from</w:t>
      </w:r>
      <w:r>
        <w:rPr>
          <w:spacing w:val="-5"/>
          <w:w w:val="110"/>
        </w:rPr>
        <w:t xml:space="preserve"> </w:t>
      </w:r>
      <w:r>
        <w:rPr>
          <w:w w:val="110"/>
        </w:rPr>
        <w:t>equation</w:t>
      </w:r>
      <w:r>
        <w:rPr>
          <w:spacing w:val="-5"/>
          <w:w w:val="110"/>
        </w:rPr>
        <w:t xml:space="preserve"> </w:t>
      </w:r>
      <w:ins w:id="724" w:author="Hussain Hadah" w:date="2026-10-25T19:27:00Z" w16du:dateUtc="2026-10-25T23:27:00Z">
        <w:r w:rsidR="006D0C1A">
          <w:t>(</w:t>
        </w:r>
        <w:r w:rsidR="006D0C1A">
          <w:rPr>
            <w:b/>
          </w:rPr>
          <w:t>??</w:t>
        </w:r>
        <w:r w:rsidR="006D0C1A">
          <w:t>)</w:t>
        </w:r>
      </w:ins>
      <w:del w:id="725" w:author="Hussain Hadah" w:date="2026-10-25T19:27:00Z" w16du:dateUtc="2026-10-25T23:27:00Z">
        <w:r>
          <w:rPr>
            <w:w w:val="110"/>
          </w:rPr>
          <w:delText>(</w:delText>
        </w:r>
        <w:r w:rsidR="00450D64">
          <w:fldChar w:fldCharType="begin"/>
        </w:r>
        <w:r w:rsidR="00450D64">
          <w:delInstrText>HYPERLINK \l "_bookmark1"</w:delInstrText>
        </w:r>
        <w:r w:rsidR="00450D64">
          <w:fldChar w:fldCharType="separate"/>
        </w:r>
        <w:r w:rsidR="00450D64">
          <w:rPr>
            <w:color w:val="0000FF"/>
            <w:w w:val="110"/>
          </w:rPr>
          <w:delText>4</w:delText>
        </w:r>
        <w:r w:rsidR="00450D64">
          <w:fldChar w:fldCharType="end"/>
        </w:r>
        <w:r>
          <w:rPr>
            <w:w w:val="110"/>
          </w:rPr>
          <w:delText>)</w:delText>
        </w:r>
      </w:del>
      <w:r>
        <w:rPr>
          <w:spacing w:val="-5"/>
          <w:w w:val="110"/>
        </w:rPr>
        <w:t xml:space="preserve"> </w:t>
      </w:r>
      <w:r>
        <w:rPr>
          <w:w w:val="110"/>
        </w:rPr>
        <w:t>using</w:t>
      </w:r>
      <w:r>
        <w:rPr>
          <w:spacing w:val="-5"/>
          <w:w w:val="110"/>
        </w:rPr>
        <w:t xml:space="preserve"> </w:t>
      </w:r>
      <w:ins w:id="726" w:author="Hussain Hadah" w:date="2026-10-25T19:27:00Z" w16du:dateUtc="2026-10-25T23:27:00Z">
        <w:r w:rsidR="006D0C1A">
          <w:t>multinomial</w:t>
        </w:r>
      </w:ins>
      <w:del w:id="727" w:author="Hussain Hadah" w:date="2026-10-25T19:27:00Z" w16du:dateUtc="2026-10-25T23:27:00Z">
        <w:r>
          <w:rPr>
            <w:w w:val="110"/>
          </w:rPr>
          <w:delText>multino-</w:delText>
        </w:r>
        <w:r>
          <w:rPr>
            <w:w w:val="115"/>
          </w:rPr>
          <w:delText>mial</w:delText>
        </w:r>
      </w:del>
      <w:r>
        <w:rPr>
          <w:w w:val="115"/>
        </w:rPr>
        <w:t xml:space="preserve"> logit. The difference is computed as </w:t>
      </w:r>
      <w:ins w:id="728" w:author="Hussain Hadah" w:date="2026-10-25T19:27:00Z" w16du:dateUtc="2026-10-25T23:27:00Z">
        <w:r w:rsidR="006D0C1A">
          <w:t>AME\</w:t>
        </w:r>
        <w:r w:rsidR="006D0C1A">
          <w:rPr>
            <w:vertAlign w:val="subscript"/>
          </w:rPr>
          <w:t xml:space="preserve">Model A </w:t>
        </w:r>
        <w:r w:rsidR="006D0C1A">
          <w:t>− AME\</w:t>
        </w:r>
        <w:r w:rsidR="006D0C1A">
          <w:rPr>
            <w:vertAlign w:val="subscript"/>
          </w:rPr>
          <w:t>Model</w:t>
        </w:r>
      </w:ins>
      <w:del w:id="729" w:author="Hussain Hadah" w:date="2026-10-25T19:27:00Z" w16du:dateUtc="2026-10-25T23:27:00Z">
        <w:r>
          <w:rPr>
            <w:spacing w:val="-155"/>
            <w:w w:val="96"/>
          </w:rPr>
          <w:delText>A</w:delText>
        </w:r>
        <w:r>
          <w:rPr>
            <w:rFonts w:ascii="Apple SD Gothic Neo Light" w:hAnsi="Apple SD Gothic Neo Light"/>
            <w:spacing w:val="-310"/>
            <w:w w:val="257"/>
            <w:position w:val="5"/>
          </w:rPr>
          <w:delText>⊋</w:delText>
        </w:r>
        <w:r>
          <w:rPr>
            <w:w w:val="94"/>
          </w:rPr>
          <w:delText>M</w:delText>
        </w:r>
        <w:r>
          <w:rPr>
            <w:w w:val="88"/>
          </w:rPr>
          <w:delText>E</w:delText>
        </w:r>
        <w:r>
          <w:rPr>
            <w:w w:val="118"/>
            <w:vertAlign w:val="subscript"/>
          </w:rPr>
          <w:delText>Model</w:delText>
        </w:r>
        <w:r>
          <w:rPr>
            <w:spacing w:val="-11"/>
            <w:w w:val="125"/>
          </w:rPr>
          <w:delText xml:space="preserve"> </w:delText>
        </w:r>
        <w:r>
          <w:rPr>
            <w:w w:val="115"/>
            <w:vertAlign w:val="subscript"/>
          </w:rPr>
          <w:delText>A</w:delText>
        </w:r>
        <w:r>
          <w:rPr>
            <w:w w:val="115"/>
          </w:rPr>
          <w:delText xml:space="preserve"> </w:delText>
        </w:r>
        <w:r>
          <w:rPr>
            <w:rFonts w:ascii="Arial" w:hAnsi="Arial"/>
            <w:w w:val="240"/>
          </w:rPr>
          <w:delText>!</w:delText>
        </w:r>
        <w:r>
          <w:rPr>
            <w:rFonts w:ascii="Arial" w:hAnsi="Arial"/>
            <w:spacing w:val="-79"/>
            <w:w w:val="240"/>
          </w:rPr>
          <w:delText xml:space="preserve"> </w:delText>
        </w:r>
        <w:r>
          <w:rPr>
            <w:spacing w:val="-155"/>
            <w:w w:val="96"/>
          </w:rPr>
          <w:delText>A</w:delText>
        </w:r>
        <w:r>
          <w:rPr>
            <w:rFonts w:ascii="Apple SD Gothic Neo Light" w:hAnsi="Apple SD Gothic Neo Light"/>
            <w:spacing w:val="-311"/>
            <w:w w:val="257"/>
            <w:position w:val="5"/>
          </w:rPr>
          <w:delText>⊋</w:delText>
        </w:r>
        <w:r>
          <w:rPr>
            <w:w w:val="94"/>
          </w:rPr>
          <w:delText>M</w:delText>
        </w:r>
        <w:r>
          <w:rPr>
            <w:w w:val="88"/>
          </w:rPr>
          <w:delText>E</w:delText>
        </w:r>
        <w:r>
          <w:rPr>
            <w:w w:val="118"/>
            <w:vertAlign w:val="subscript"/>
          </w:rPr>
          <w:delText>Model</w:delText>
        </w:r>
      </w:del>
      <w:r>
        <w:rPr>
          <w:spacing w:val="-11"/>
          <w:w w:val="125"/>
        </w:rPr>
        <w:t xml:space="preserve"> </w:t>
      </w:r>
      <w:r>
        <w:rPr>
          <w:w w:val="115"/>
          <w:vertAlign w:val="subscript"/>
        </w:rPr>
        <w:t>B</w:t>
      </w:r>
      <w:r>
        <w:rPr>
          <w:w w:val="115"/>
        </w:rPr>
        <w:t>.</w:t>
      </w:r>
    </w:p>
    <w:p w14:paraId="5F1F0A06" w14:textId="77777777" w:rsidR="00450D64" w:rsidRDefault="00A86461">
      <w:pPr>
        <w:pStyle w:val="BodyText"/>
        <w:spacing w:before="106" w:line="412" w:lineRule="auto"/>
        <w:ind w:left="1318" w:right="1017" w:hanging="140"/>
        <w:jc w:val="both"/>
      </w:pPr>
      <w:del w:id="730" w:author="Hussain Hadah" w:date="2026-10-25T19:27:00Z" w16du:dateUtc="2026-10-25T23:27:00Z">
        <w:r>
          <w:rPr>
            <w:w w:val="110"/>
            <w:position w:val="7"/>
            <w:sz w:val="15"/>
          </w:rPr>
          <w:delText xml:space="preserve">2 </w:delText>
        </w:r>
      </w:del>
      <w:r>
        <w:rPr>
          <w:w w:val="110"/>
        </w:rPr>
        <w:t xml:space="preserve">Standard errors of the difference are computed from the bootstrap </w:t>
      </w:r>
      <w:ins w:id="731" w:author="Hussain Hadah" w:date="2026-10-25T19:27:00Z" w16du:dateUtc="2026-10-25T23:27:00Z">
        <w:r w:rsidR="006D0C1A">
          <w:t>distributions</w:t>
        </w:r>
      </w:ins>
      <w:del w:id="732" w:author="Hussain Hadah" w:date="2026-10-25T19:27:00Z" w16du:dateUtc="2026-10-25T23:27:00Z">
        <w:r>
          <w:rPr>
            <w:w w:val="110"/>
          </w:rPr>
          <w:delText>dis-tributions</w:delText>
        </w:r>
      </w:del>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two</w:t>
      </w:r>
      <w:r>
        <w:rPr>
          <w:spacing w:val="-7"/>
          <w:w w:val="110"/>
        </w:rPr>
        <w:t xml:space="preserve"> </w:t>
      </w:r>
      <w:r>
        <w:rPr>
          <w:w w:val="110"/>
        </w:rPr>
        <w:t>models. z-statistics</w:t>
      </w:r>
      <w:r>
        <w:rPr>
          <w:spacing w:val="-5"/>
          <w:w w:val="110"/>
        </w:rPr>
        <w:t xml:space="preserve"> </w:t>
      </w:r>
      <w:r>
        <w:rPr>
          <w:w w:val="110"/>
        </w:rPr>
        <w:t>test</w:t>
      </w:r>
      <w:r>
        <w:rPr>
          <w:spacing w:val="-5"/>
          <w:w w:val="110"/>
        </w:rPr>
        <w:t xml:space="preserve"> </w:t>
      </w:r>
      <w:r>
        <w:rPr>
          <w:w w:val="110"/>
        </w:rPr>
        <w:t>the</w:t>
      </w:r>
      <w:r>
        <w:rPr>
          <w:spacing w:val="-7"/>
          <w:w w:val="110"/>
        </w:rPr>
        <w:t xml:space="preserve"> </w:t>
      </w:r>
      <w:r>
        <w:rPr>
          <w:w w:val="110"/>
        </w:rPr>
        <w:t>null</w:t>
      </w:r>
      <w:r>
        <w:rPr>
          <w:spacing w:val="-5"/>
          <w:w w:val="110"/>
        </w:rPr>
        <w:t xml:space="preserve"> </w:t>
      </w:r>
      <w:r>
        <w:rPr>
          <w:w w:val="110"/>
        </w:rPr>
        <w:t>hypothesis</w:t>
      </w:r>
      <w:r>
        <w:rPr>
          <w:spacing w:val="-5"/>
          <w:w w:val="110"/>
        </w:rPr>
        <w:t xml:space="preserve"> </w:t>
      </w:r>
      <w:r>
        <w:rPr>
          <w:w w:val="110"/>
        </w:rPr>
        <w:t>that</w:t>
      </w:r>
      <w:r>
        <w:rPr>
          <w:spacing w:val="-5"/>
          <w:w w:val="110"/>
        </w:rPr>
        <w:t xml:space="preserve"> </w:t>
      </w:r>
      <w:r>
        <w:rPr>
          <w:w w:val="110"/>
        </w:rPr>
        <w:t>the marginal effects are equal across models.</w:t>
      </w:r>
    </w:p>
    <w:p w14:paraId="44D069BD" w14:textId="77777777" w:rsidR="00450D64" w:rsidRDefault="00A86461">
      <w:pPr>
        <w:pStyle w:val="BodyText"/>
        <w:spacing w:line="230" w:lineRule="exact"/>
        <w:ind w:left="1179"/>
        <w:jc w:val="both"/>
        <w:rPr>
          <w:del w:id="733" w:author="Hussain Hadah" w:date="2026-10-25T19:27:00Z" w16du:dateUtc="2026-10-25T23:27:00Z"/>
        </w:rPr>
      </w:pPr>
      <w:del w:id="734" w:author="Hussain Hadah" w:date="2026-10-25T19:27:00Z" w16du:dateUtc="2026-10-25T23:27:00Z">
        <w:r>
          <w:rPr>
            <w:w w:val="105"/>
            <w:position w:val="7"/>
            <w:sz w:val="15"/>
          </w:rPr>
          <w:delText>3</w:delText>
        </w:r>
        <w:r>
          <w:rPr>
            <w:spacing w:val="32"/>
            <w:w w:val="105"/>
            <w:position w:val="7"/>
            <w:sz w:val="15"/>
          </w:rPr>
          <w:delText xml:space="preserve"> </w:delText>
        </w:r>
      </w:del>
      <w:r>
        <w:rPr>
          <w:w w:val="105"/>
        </w:rPr>
        <w:t>I</w:t>
      </w:r>
      <w:r>
        <w:rPr>
          <w:spacing w:val="27"/>
          <w:w w:val="105"/>
        </w:rPr>
        <w:t xml:space="preserve"> </w:t>
      </w:r>
      <w:r>
        <w:rPr>
          <w:w w:val="105"/>
        </w:rPr>
        <w:t>include</w:t>
      </w:r>
      <w:r>
        <w:rPr>
          <w:spacing w:val="28"/>
          <w:w w:val="105"/>
        </w:rPr>
        <w:t xml:space="preserve"> </w:t>
      </w:r>
      <w:r>
        <w:rPr>
          <w:w w:val="105"/>
        </w:rPr>
        <w:t>region</w:t>
      </w:r>
      <w:r>
        <w:rPr>
          <w:spacing w:val="27"/>
          <w:w w:val="105"/>
        </w:rPr>
        <w:t xml:space="preserve"> </w:t>
      </w:r>
      <w:ins w:id="735" w:author="Hussain Hadah" w:date="2026-10-25T19:27:00Z" w16du:dateUtc="2026-10-25T23:27:00Z">
        <w:r w:rsidR="006D0C1A">
          <w:rPr>
            <w:rFonts w:ascii="Cambria" w:eastAsia="Cambria" w:hAnsi="Cambria" w:cs="Cambria"/>
          </w:rPr>
          <w:t>×</w:t>
        </w:r>
      </w:ins>
      <w:del w:id="736" w:author="Hussain Hadah" w:date="2026-10-25T19:27:00Z" w16du:dateUtc="2026-10-25T23:27:00Z">
        <w:r>
          <w:rPr>
            <w:rFonts w:ascii="Arial" w:hAnsi="Arial"/>
            <w:i/>
            <w:w w:val="105"/>
          </w:rPr>
          <w:delText>→</w:delText>
        </w:r>
      </w:del>
      <w:r>
        <w:rPr>
          <w:rFonts w:ascii="Arial" w:hAnsi="Arial"/>
          <w:i/>
          <w:spacing w:val="23"/>
          <w:w w:val="105"/>
        </w:rPr>
        <w:t xml:space="preserve"> </w:t>
      </w:r>
      <w:r>
        <w:rPr>
          <w:w w:val="105"/>
        </w:rPr>
        <w:t>year</w:t>
      </w:r>
      <w:r>
        <w:rPr>
          <w:spacing w:val="27"/>
          <w:w w:val="105"/>
        </w:rPr>
        <w:t xml:space="preserve"> </w:t>
      </w:r>
      <w:r>
        <w:rPr>
          <w:w w:val="105"/>
        </w:rPr>
        <w:t>fixed</w:t>
      </w:r>
      <w:r>
        <w:rPr>
          <w:spacing w:val="28"/>
          <w:w w:val="105"/>
        </w:rPr>
        <w:t xml:space="preserve"> </w:t>
      </w:r>
      <w:r>
        <w:rPr>
          <w:w w:val="105"/>
        </w:rPr>
        <w:t>effects</w:t>
      </w:r>
      <w:r>
        <w:rPr>
          <w:spacing w:val="28"/>
          <w:w w:val="105"/>
        </w:rPr>
        <w:t xml:space="preserve"> </w:t>
      </w:r>
      <w:r>
        <w:rPr>
          <w:w w:val="105"/>
        </w:rPr>
        <w:t>with</w:t>
      </w:r>
      <w:r>
        <w:rPr>
          <w:spacing w:val="27"/>
          <w:w w:val="105"/>
        </w:rPr>
        <w:t xml:space="preserve"> </w:t>
      </w:r>
      <w:r>
        <w:rPr>
          <w:w w:val="105"/>
        </w:rPr>
        <w:t>controls</w:t>
      </w:r>
      <w:r>
        <w:rPr>
          <w:spacing w:val="28"/>
          <w:w w:val="105"/>
        </w:rPr>
        <w:t xml:space="preserve"> </w:t>
      </w:r>
      <w:r>
        <w:rPr>
          <w:w w:val="105"/>
        </w:rPr>
        <w:t>for</w:t>
      </w:r>
      <w:r>
        <w:rPr>
          <w:spacing w:val="28"/>
          <w:w w:val="105"/>
        </w:rPr>
        <w:t xml:space="preserve"> </w:t>
      </w:r>
      <w:r>
        <w:rPr>
          <w:w w:val="105"/>
        </w:rPr>
        <w:t>quartic</w:t>
      </w:r>
      <w:r>
        <w:rPr>
          <w:spacing w:val="27"/>
          <w:w w:val="105"/>
        </w:rPr>
        <w:t xml:space="preserve"> </w:t>
      </w:r>
      <w:r>
        <w:rPr>
          <w:w w:val="105"/>
        </w:rPr>
        <w:t>age</w:t>
      </w:r>
      <w:r>
        <w:rPr>
          <w:spacing w:val="28"/>
          <w:w w:val="105"/>
        </w:rPr>
        <w:t xml:space="preserve"> </w:t>
      </w:r>
      <w:r>
        <w:rPr>
          <w:spacing w:val="-5"/>
          <w:w w:val="105"/>
        </w:rPr>
        <w:t>and</w:t>
      </w:r>
      <w:ins w:id="737" w:author="Hussain Hadah" w:date="2026-10-25T19:27:00Z" w16du:dateUtc="2026-10-25T23:27:00Z">
        <w:r w:rsidR="006D0C1A">
          <w:t xml:space="preserve"> </w:t>
        </w:r>
      </w:ins>
    </w:p>
    <w:p w14:paraId="0A753E2C" w14:textId="77777777" w:rsidR="00450D64" w:rsidRDefault="00A86461">
      <w:pPr>
        <w:pStyle w:val="BodyText"/>
        <w:spacing w:before="166" w:line="412" w:lineRule="auto"/>
        <w:ind w:left="1318" w:right="1017"/>
        <w:jc w:val="both"/>
      </w:pPr>
      <w:r>
        <w:rPr>
          <w:w w:val="110"/>
        </w:rPr>
        <w:t>local Asian population share.</w:t>
      </w:r>
      <w:r>
        <w:rPr>
          <w:spacing w:val="31"/>
          <w:w w:val="110"/>
        </w:rPr>
        <w:t xml:space="preserve"> </w:t>
      </w:r>
      <w:r>
        <w:rPr>
          <w:w w:val="110"/>
        </w:rPr>
        <w:t>Each estimate is the median across 1,000 bootstrap resamples, with 95% percentile confidence intervals.</w:t>
      </w:r>
    </w:p>
    <w:p w14:paraId="4EDECE8A" w14:textId="77777777" w:rsidR="00450D64" w:rsidRDefault="00A86461">
      <w:pPr>
        <w:pStyle w:val="BodyText"/>
        <w:spacing w:line="230" w:lineRule="exact"/>
        <w:ind w:left="1179"/>
        <w:jc w:val="both"/>
        <w:rPr>
          <w:del w:id="738" w:author="Hussain Hadah" w:date="2026-10-25T19:27:00Z" w16du:dateUtc="2026-10-25T23:27:00Z"/>
        </w:rPr>
      </w:pPr>
      <w:del w:id="739" w:author="Hussain Hadah" w:date="2026-10-25T19:27:00Z" w16du:dateUtc="2026-10-25T23:27:00Z">
        <w:r>
          <w:rPr>
            <w:w w:val="110"/>
            <w:position w:val="7"/>
            <w:sz w:val="15"/>
          </w:rPr>
          <w:delText>4</w:delText>
        </w:r>
        <w:r>
          <w:rPr>
            <w:spacing w:val="25"/>
            <w:w w:val="110"/>
            <w:position w:val="7"/>
            <w:sz w:val="15"/>
          </w:rPr>
          <w:delText xml:space="preserve"> </w:delText>
        </w:r>
      </w:del>
      <w:r>
        <w:rPr>
          <w:w w:val="110"/>
        </w:rPr>
        <w:t>GP</w:t>
      </w:r>
      <w:r>
        <w:rPr>
          <w:spacing w:val="-14"/>
          <w:w w:val="110"/>
        </w:rPr>
        <w:t xml:space="preserve"> </w:t>
      </w:r>
      <w:r>
        <w:rPr>
          <w:w w:val="110"/>
        </w:rPr>
        <w:t>=</w:t>
      </w:r>
      <w:r>
        <w:rPr>
          <w:spacing w:val="-14"/>
          <w:w w:val="110"/>
        </w:rPr>
        <w:t xml:space="preserve"> </w:t>
      </w:r>
      <w:r>
        <w:rPr>
          <w:w w:val="110"/>
        </w:rPr>
        <w:t>Grandparent(s).</w:t>
      </w:r>
      <w:r>
        <w:rPr>
          <w:spacing w:val="6"/>
          <w:w w:val="110"/>
        </w:rPr>
        <w:t xml:space="preserve"> </w:t>
      </w:r>
      <w:r>
        <w:rPr>
          <w:w w:val="110"/>
        </w:rPr>
        <w:t>Third-generation</w:t>
      </w:r>
      <w:r>
        <w:rPr>
          <w:spacing w:val="-15"/>
          <w:w w:val="110"/>
        </w:rPr>
        <w:t xml:space="preserve"> </w:t>
      </w:r>
      <w:r>
        <w:rPr>
          <w:w w:val="110"/>
        </w:rPr>
        <w:t>individuals</w:t>
      </w:r>
      <w:r>
        <w:rPr>
          <w:spacing w:val="-14"/>
          <w:w w:val="110"/>
        </w:rPr>
        <w:t xml:space="preserve"> </w:t>
      </w:r>
      <w:r>
        <w:rPr>
          <w:w w:val="110"/>
        </w:rPr>
        <w:t>are</w:t>
      </w:r>
      <w:r>
        <w:rPr>
          <w:spacing w:val="-14"/>
          <w:w w:val="110"/>
        </w:rPr>
        <w:t xml:space="preserve"> </w:t>
      </w:r>
      <w:r>
        <w:rPr>
          <w:w w:val="110"/>
        </w:rPr>
        <w:t>native-born</w:t>
      </w:r>
      <w:r>
        <w:rPr>
          <w:spacing w:val="-15"/>
          <w:w w:val="110"/>
        </w:rPr>
        <w:t xml:space="preserve"> </w:t>
      </w:r>
      <w:r>
        <w:rPr>
          <w:spacing w:val="-4"/>
          <w:w w:val="110"/>
        </w:rPr>
        <w:t>with</w:t>
      </w:r>
      <w:ins w:id="740" w:author="Hussain Hadah" w:date="2026-10-25T19:27:00Z" w16du:dateUtc="2026-10-25T23:27:00Z">
        <w:r w:rsidR="006D0C1A">
          <w:t xml:space="preserve"> </w:t>
        </w:r>
      </w:ins>
    </w:p>
    <w:p w14:paraId="54A65295" w14:textId="77777777" w:rsidR="00450D64" w:rsidRDefault="00A86461">
      <w:pPr>
        <w:pStyle w:val="BodyText"/>
        <w:spacing w:before="165"/>
        <w:ind w:left="1318"/>
      </w:pPr>
      <w:r>
        <w:rPr>
          <w:w w:val="110"/>
        </w:rPr>
        <w:lastRenderedPageBreak/>
        <w:t>at</w:t>
      </w:r>
      <w:r>
        <w:rPr>
          <w:spacing w:val="1"/>
          <w:w w:val="110"/>
        </w:rPr>
        <w:t xml:space="preserve"> </w:t>
      </w:r>
      <w:r>
        <w:rPr>
          <w:w w:val="110"/>
        </w:rPr>
        <w:t>least</w:t>
      </w:r>
      <w:r>
        <w:rPr>
          <w:spacing w:val="1"/>
          <w:w w:val="110"/>
        </w:rPr>
        <w:t xml:space="preserve"> </w:t>
      </w:r>
      <w:r>
        <w:rPr>
          <w:w w:val="110"/>
        </w:rPr>
        <w:t>one</w:t>
      </w:r>
      <w:r>
        <w:rPr>
          <w:spacing w:val="2"/>
          <w:w w:val="110"/>
        </w:rPr>
        <w:t xml:space="preserve"> </w:t>
      </w:r>
      <w:r>
        <w:rPr>
          <w:w w:val="110"/>
        </w:rPr>
        <w:t>grandparent</w:t>
      </w:r>
      <w:r>
        <w:rPr>
          <w:spacing w:val="1"/>
          <w:w w:val="110"/>
        </w:rPr>
        <w:t xml:space="preserve"> </w:t>
      </w:r>
      <w:r>
        <w:rPr>
          <w:w w:val="110"/>
        </w:rPr>
        <w:t>born</w:t>
      </w:r>
      <w:r>
        <w:rPr>
          <w:spacing w:val="2"/>
          <w:w w:val="110"/>
        </w:rPr>
        <w:t xml:space="preserve"> </w:t>
      </w:r>
      <w:r>
        <w:rPr>
          <w:w w:val="110"/>
        </w:rPr>
        <w:t>in</w:t>
      </w:r>
      <w:r>
        <w:rPr>
          <w:spacing w:val="1"/>
          <w:w w:val="110"/>
        </w:rPr>
        <w:t xml:space="preserve"> </w:t>
      </w:r>
      <w:r>
        <w:rPr>
          <w:w w:val="110"/>
        </w:rPr>
        <w:t>an</w:t>
      </w:r>
      <w:r>
        <w:rPr>
          <w:spacing w:val="2"/>
          <w:w w:val="110"/>
        </w:rPr>
        <w:t xml:space="preserve"> </w:t>
      </w:r>
      <w:r>
        <w:rPr>
          <w:w w:val="110"/>
        </w:rPr>
        <w:t>Asian</w:t>
      </w:r>
      <w:r>
        <w:rPr>
          <w:spacing w:val="1"/>
          <w:w w:val="110"/>
        </w:rPr>
        <w:t xml:space="preserve"> </w:t>
      </w:r>
      <w:r>
        <w:rPr>
          <w:spacing w:val="-2"/>
          <w:w w:val="110"/>
        </w:rPr>
        <w:t>country.</w:t>
      </w:r>
    </w:p>
    <w:p w14:paraId="0BBAFECA" w14:textId="77777777" w:rsidR="00450D64" w:rsidRDefault="00450D64">
      <w:pPr>
        <w:pStyle w:val="BodyText"/>
        <w:sectPr w:rsidR="00450D64">
          <w:footerReference w:type="even" r:id="rId60"/>
          <w:footerReference w:type="default" r:id="rId61"/>
          <w:footerReference w:type="first" r:id="rId62"/>
          <w:pgSz w:w="12240" w:h="15840"/>
          <w:pgMar w:top="1820" w:right="1800" w:bottom="2460" w:left="1800" w:header="0" w:footer="2279" w:gutter="0"/>
          <w:cols w:space="720"/>
        </w:sectPr>
      </w:pPr>
    </w:p>
    <w:p w14:paraId="2808A6FB" w14:textId="77777777" w:rsidR="00C76957" w:rsidRDefault="006D0C1A">
      <w:pPr>
        <w:spacing w:after="6"/>
        <w:ind w:left="-5" w:right="1"/>
        <w:rPr>
          <w:ins w:id="741" w:author="Hussain Hadah" w:date="2026-10-25T19:27:00Z" w16du:dateUtc="2026-10-25T23:27:00Z"/>
        </w:rPr>
      </w:pPr>
      <w:ins w:id="742" w:author="Hussain Hadah" w:date="2026-10-25T19:27:00Z" w16du:dateUtc="2026-10-25T23:27:00Z">
        <w:r>
          <w:rPr>
            <w:sz w:val="24"/>
          </w:rPr>
          <w:lastRenderedPageBreak/>
          <w:t>Table A.5: Pooled Multinomial Logit: Bias Interacted with Parental Configuration,</w:t>
        </w:r>
      </w:ins>
    </w:p>
    <w:p w14:paraId="6EFAA553" w14:textId="77777777" w:rsidR="00C76957" w:rsidRDefault="006D0C1A">
      <w:pPr>
        <w:spacing w:after="6"/>
        <w:ind w:left="-5" w:right="1"/>
        <w:rPr>
          <w:ins w:id="743" w:author="Hussain Hadah" w:date="2026-10-25T19:27:00Z" w16du:dateUtc="2026-10-25T23:27:00Z"/>
        </w:rPr>
      </w:pPr>
      <w:ins w:id="744" w:author="Hussain Hadah" w:date="2026-10-25T19:27:00Z" w16du:dateUtc="2026-10-25T23:27:00Z">
        <w:r>
          <w:rPr>
            <w:sz w:val="24"/>
          </w:rPr>
          <w:t>Mixed-Race Second-Generation Children</w:t>
        </w:r>
      </w:ins>
    </w:p>
    <w:tbl>
      <w:tblPr>
        <w:tblStyle w:val="TableGrid"/>
        <w:tblW w:w="8608" w:type="dxa"/>
        <w:tblInd w:w="0" w:type="dxa"/>
        <w:tblCellMar>
          <w:top w:w="27" w:type="dxa"/>
          <w:bottom w:w="23" w:type="dxa"/>
          <w:right w:w="115" w:type="dxa"/>
        </w:tblCellMar>
        <w:tblLook w:val="04A0" w:firstRow="1" w:lastRow="0" w:firstColumn="1" w:lastColumn="0" w:noHBand="0" w:noVBand="1"/>
      </w:tblPr>
      <w:tblGrid>
        <w:gridCol w:w="5555"/>
        <w:gridCol w:w="1309"/>
        <w:gridCol w:w="1744"/>
      </w:tblGrid>
      <w:tr w:rsidR="00C76957" w14:paraId="4E971F67" w14:textId="77777777">
        <w:trPr>
          <w:trHeight w:val="360"/>
          <w:ins w:id="745" w:author="Hussain Hadah" w:date="2026-10-25T19:27:00Z" w16du:dateUtc="2026-10-25T23:27:00Z"/>
        </w:trPr>
        <w:tc>
          <w:tcPr>
            <w:tcW w:w="5555" w:type="dxa"/>
            <w:tcBorders>
              <w:top w:val="single" w:sz="8" w:space="0" w:color="000000"/>
              <w:left w:val="nil"/>
              <w:bottom w:val="nil"/>
              <w:right w:val="nil"/>
            </w:tcBorders>
          </w:tcPr>
          <w:p w14:paraId="20A55F8F" w14:textId="77777777" w:rsidR="00C76957" w:rsidRDefault="00C76957">
            <w:pPr>
              <w:spacing w:after="160" w:line="259" w:lineRule="auto"/>
              <w:rPr>
                <w:ins w:id="746" w:author="Hussain Hadah" w:date="2026-10-25T19:27:00Z" w16du:dateUtc="2026-10-25T23:27:00Z"/>
              </w:rPr>
            </w:pPr>
          </w:p>
        </w:tc>
        <w:tc>
          <w:tcPr>
            <w:tcW w:w="1309" w:type="dxa"/>
            <w:tcBorders>
              <w:top w:val="single" w:sz="8" w:space="0" w:color="000000"/>
              <w:left w:val="nil"/>
              <w:bottom w:val="nil"/>
              <w:right w:val="nil"/>
            </w:tcBorders>
          </w:tcPr>
          <w:p w14:paraId="034FB4EA" w14:textId="77777777" w:rsidR="00C76957" w:rsidRDefault="006D0C1A">
            <w:pPr>
              <w:spacing w:line="259" w:lineRule="auto"/>
              <w:rPr>
                <w:ins w:id="747" w:author="Hussain Hadah" w:date="2026-10-25T19:27:00Z" w16du:dateUtc="2026-10-25T23:27:00Z"/>
              </w:rPr>
            </w:pPr>
            <w:ins w:id="748" w:author="Hussain Hadah" w:date="2026-10-25T19:27:00Z" w16du:dateUtc="2026-10-25T23:27:00Z">
              <w:r>
                <w:rPr>
                  <w:sz w:val="22"/>
                </w:rPr>
                <w:t>White only</w:t>
              </w:r>
            </w:ins>
          </w:p>
        </w:tc>
        <w:tc>
          <w:tcPr>
            <w:tcW w:w="1744" w:type="dxa"/>
            <w:tcBorders>
              <w:top w:val="single" w:sz="8" w:space="0" w:color="000000"/>
              <w:left w:val="nil"/>
              <w:bottom w:val="nil"/>
              <w:right w:val="nil"/>
            </w:tcBorders>
          </w:tcPr>
          <w:p w14:paraId="23DC1ED2" w14:textId="77777777" w:rsidR="00C76957" w:rsidRDefault="006D0C1A">
            <w:pPr>
              <w:spacing w:line="259" w:lineRule="auto"/>
              <w:rPr>
                <w:ins w:id="749" w:author="Hussain Hadah" w:date="2026-10-25T19:27:00Z" w16du:dateUtc="2026-10-25T23:27:00Z"/>
              </w:rPr>
            </w:pPr>
            <w:ins w:id="750" w:author="Hussain Hadah" w:date="2026-10-25T19:27:00Z" w16du:dateUtc="2026-10-25T23:27:00Z">
              <w:r>
                <w:rPr>
                  <w:sz w:val="22"/>
                </w:rPr>
                <w:t>Asian and White</w:t>
              </w:r>
            </w:ins>
          </w:p>
        </w:tc>
      </w:tr>
      <w:tr w:rsidR="00C76957" w14:paraId="372CF71F" w14:textId="77777777">
        <w:trPr>
          <w:trHeight w:val="315"/>
          <w:ins w:id="751" w:author="Hussain Hadah" w:date="2026-10-25T19:27:00Z" w16du:dateUtc="2026-10-25T23:27:00Z"/>
        </w:trPr>
        <w:tc>
          <w:tcPr>
            <w:tcW w:w="5555" w:type="dxa"/>
            <w:tcBorders>
              <w:top w:val="nil"/>
              <w:left w:val="nil"/>
              <w:bottom w:val="single" w:sz="5" w:space="0" w:color="000000"/>
              <w:right w:val="nil"/>
            </w:tcBorders>
          </w:tcPr>
          <w:p w14:paraId="169C9D58" w14:textId="77777777" w:rsidR="00C76957" w:rsidRDefault="00C76957">
            <w:pPr>
              <w:spacing w:after="160" w:line="259" w:lineRule="auto"/>
              <w:rPr>
                <w:ins w:id="752" w:author="Hussain Hadah" w:date="2026-10-25T19:27:00Z" w16du:dateUtc="2026-10-25T23:27:00Z"/>
              </w:rPr>
            </w:pPr>
          </w:p>
        </w:tc>
        <w:tc>
          <w:tcPr>
            <w:tcW w:w="1309" w:type="dxa"/>
            <w:tcBorders>
              <w:top w:val="nil"/>
              <w:left w:val="nil"/>
              <w:bottom w:val="single" w:sz="5" w:space="0" w:color="000000"/>
              <w:right w:val="nil"/>
            </w:tcBorders>
          </w:tcPr>
          <w:p w14:paraId="114CF42A" w14:textId="77777777" w:rsidR="00C76957" w:rsidRDefault="006D0C1A">
            <w:pPr>
              <w:spacing w:line="259" w:lineRule="auto"/>
              <w:ind w:left="408"/>
              <w:rPr>
                <w:ins w:id="753" w:author="Hussain Hadah" w:date="2026-10-25T19:27:00Z" w16du:dateUtc="2026-10-25T23:27:00Z"/>
              </w:rPr>
            </w:pPr>
            <w:ins w:id="754" w:author="Hussain Hadah" w:date="2026-10-25T19:27:00Z" w16du:dateUtc="2026-10-25T23:27:00Z">
              <w:r>
                <w:rPr>
                  <w:sz w:val="22"/>
                </w:rPr>
                <w:t>(1)</w:t>
              </w:r>
            </w:ins>
          </w:p>
        </w:tc>
        <w:tc>
          <w:tcPr>
            <w:tcW w:w="1744" w:type="dxa"/>
            <w:tcBorders>
              <w:top w:val="nil"/>
              <w:left w:val="nil"/>
              <w:bottom w:val="single" w:sz="5" w:space="0" w:color="000000"/>
              <w:right w:val="nil"/>
            </w:tcBorders>
          </w:tcPr>
          <w:p w14:paraId="503FB5C4" w14:textId="77777777" w:rsidR="00C76957" w:rsidRDefault="006D0C1A">
            <w:pPr>
              <w:spacing w:line="259" w:lineRule="auto"/>
              <w:ind w:right="5"/>
              <w:jc w:val="center"/>
              <w:rPr>
                <w:ins w:id="755" w:author="Hussain Hadah" w:date="2026-10-25T19:27:00Z" w16du:dateUtc="2026-10-25T23:27:00Z"/>
              </w:rPr>
            </w:pPr>
            <w:ins w:id="756" w:author="Hussain Hadah" w:date="2026-10-25T19:27:00Z" w16du:dateUtc="2026-10-25T23:27:00Z">
              <w:r>
                <w:rPr>
                  <w:sz w:val="22"/>
                </w:rPr>
                <w:t>(2)</w:t>
              </w:r>
            </w:ins>
          </w:p>
        </w:tc>
      </w:tr>
      <w:tr w:rsidR="00C76957" w14:paraId="11060F4A" w14:textId="77777777">
        <w:trPr>
          <w:trHeight w:val="628"/>
          <w:ins w:id="757" w:author="Hussain Hadah" w:date="2026-10-25T19:27:00Z" w16du:dateUtc="2026-10-25T23:27:00Z"/>
        </w:trPr>
        <w:tc>
          <w:tcPr>
            <w:tcW w:w="5555" w:type="dxa"/>
            <w:tcBorders>
              <w:top w:val="single" w:sz="5" w:space="0" w:color="000000"/>
              <w:left w:val="nil"/>
              <w:bottom w:val="nil"/>
              <w:right w:val="nil"/>
            </w:tcBorders>
          </w:tcPr>
          <w:p w14:paraId="53112EB6" w14:textId="77777777" w:rsidR="00C76957" w:rsidRDefault="006D0C1A">
            <w:pPr>
              <w:spacing w:line="259" w:lineRule="auto"/>
              <w:ind w:left="120" w:right="219"/>
              <w:rPr>
                <w:ins w:id="758" w:author="Hussain Hadah" w:date="2026-10-25T19:27:00Z" w16du:dateUtc="2026-10-25T23:27:00Z"/>
              </w:rPr>
            </w:pPr>
            <w:ins w:id="759" w:author="Hussain Hadah" w:date="2026-10-25T19:27:00Z" w16du:dateUtc="2026-10-25T23:27:00Z">
              <w:r>
                <w:rPr>
                  <w:i/>
                  <w:sz w:val="22"/>
                </w:rPr>
                <w:t xml:space="preserve">Panel A: Coefficients (log odds relative to Asian only) </w:t>
              </w:r>
              <w:r>
                <w:rPr>
                  <w:sz w:val="22"/>
                </w:rPr>
                <w:t>Bias</w:t>
              </w:r>
            </w:ins>
          </w:p>
        </w:tc>
        <w:tc>
          <w:tcPr>
            <w:tcW w:w="1309" w:type="dxa"/>
            <w:tcBorders>
              <w:top w:val="single" w:sz="5" w:space="0" w:color="000000"/>
              <w:left w:val="nil"/>
              <w:bottom w:val="nil"/>
              <w:right w:val="nil"/>
            </w:tcBorders>
            <w:vAlign w:val="bottom"/>
          </w:tcPr>
          <w:p w14:paraId="5539DCC6" w14:textId="77777777" w:rsidR="00C76957" w:rsidRDefault="006D0C1A">
            <w:pPr>
              <w:spacing w:line="259" w:lineRule="auto"/>
              <w:ind w:left="205"/>
              <w:rPr>
                <w:ins w:id="760" w:author="Hussain Hadah" w:date="2026-10-25T19:27:00Z" w16du:dateUtc="2026-10-25T23:27:00Z"/>
              </w:rPr>
            </w:pPr>
            <w:ins w:id="761" w:author="Hussain Hadah" w:date="2026-10-25T19:27:00Z" w16du:dateUtc="2026-10-25T23:27:00Z">
              <w:r>
                <w:rPr>
                  <w:sz w:val="22"/>
                </w:rPr>
                <w:t>0.738**</w:t>
              </w:r>
            </w:ins>
          </w:p>
        </w:tc>
        <w:tc>
          <w:tcPr>
            <w:tcW w:w="1744" w:type="dxa"/>
            <w:tcBorders>
              <w:top w:val="single" w:sz="5" w:space="0" w:color="000000"/>
              <w:left w:val="nil"/>
              <w:bottom w:val="nil"/>
              <w:right w:val="nil"/>
            </w:tcBorders>
            <w:vAlign w:val="bottom"/>
          </w:tcPr>
          <w:p w14:paraId="27D77DE9" w14:textId="77777777" w:rsidR="00C76957" w:rsidRDefault="006D0C1A">
            <w:pPr>
              <w:spacing w:line="259" w:lineRule="auto"/>
              <w:ind w:right="5"/>
              <w:jc w:val="center"/>
              <w:rPr>
                <w:ins w:id="762" w:author="Hussain Hadah" w:date="2026-10-25T19:27:00Z" w16du:dateUtc="2026-10-25T23:27:00Z"/>
              </w:rPr>
            </w:pPr>
            <w:ins w:id="763" w:author="Hussain Hadah" w:date="2026-10-25T19:27:00Z" w16du:dateUtc="2026-10-25T23:27:00Z">
              <w:r>
                <w:rPr>
                  <w:sz w:val="22"/>
                </w:rPr>
                <w:t>0.282</w:t>
              </w:r>
            </w:ins>
          </w:p>
        </w:tc>
      </w:tr>
      <w:tr w:rsidR="00C76957" w14:paraId="20F94B3B" w14:textId="77777777">
        <w:trPr>
          <w:trHeight w:val="271"/>
          <w:ins w:id="764" w:author="Hussain Hadah" w:date="2026-10-25T19:27:00Z" w16du:dateUtc="2026-10-25T23:27:00Z"/>
        </w:trPr>
        <w:tc>
          <w:tcPr>
            <w:tcW w:w="5555" w:type="dxa"/>
            <w:tcBorders>
              <w:top w:val="nil"/>
              <w:left w:val="nil"/>
              <w:bottom w:val="nil"/>
              <w:right w:val="nil"/>
            </w:tcBorders>
          </w:tcPr>
          <w:p w14:paraId="308553D7" w14:textId="77777777" w:rsidR="00C76957" w:rsidRDefault="00C76957">
            <w:pPr>
              <w:spacing w:after="160" w:line="259" w:lineRule="auto"/>
              <w:rPr>
                <w:ins w:id="765" w:author="Hussain Hadah" w:date="2026-10-25T19:27:00Z" w16du:dateUtc="2026-10-25T23:27:00Z"/>
              </w:rPr>
            </w:pPr>
          </w:p>
        </w:tc>
        <w:tc>
          <w:tcPr>
            <w:tcW w:w="1309" w:type="dxa"/>
            <w:tcBorders>
              <w:top w:val="nil"/>
              <w:left w:val="nil"/>
              <w:bottom w:val="nil"/>
              <w:right w:val="nil"/>
            </w:tcBorders>
          </w:tcPr>
          <w:p w14:paraId="05EE1D4D" w14:textId="77777777" w:rsidR="00C76957" w:rsidRDefault="006D0C1A">
            <w:pPr>
              <w:spacing w:line="259" w:lineRule="auto"/>
              <w:ind w:left="217"/>
              <w:rPr>
                <w:ins w:id="766" w:author="Hussain Hadah" w:date="2026-10-25T19:27:00Z" w16du:dateUtc="2026-10-25T23:27:00Z"/>
              </w:rPr>
            </w:pPr>
            <w:ins w:id="767" w:author="Hussain Hadah" w:date="2026-10-25T19:27:00Z" w16du:dateUtc="2026-10-25T23:27:00Z">
              <w:r>
                <w:rPr>
                  <w:sz w:val="22"/>
                </w:rPr>
                <w:t>(0.363)</w:t>
              </w:r>
            </w:ins>
          </w:p>
        </w:tc>
        <w:tc>
          <w:tcPr>
            <w:tcW w:w="1744" w:type="dxa"/>
            <w:tcBorders>
              <w:top w:val="nil"/>
              <w:left w:val="nil"/>
              <w:bottom w:val="nil"/>
              <w:right w:val="nil"/>
            </w:tcBorders>
          </w:tcPr>
          <w:p w14:paraId="1AE6BD4F" w14:textId="77777777" w:rsidR="00C76957" w:rsidRDefault="006D0C1A">
            <w:pPr>
              <w:spacing w:line="259" w:lineRule="auto"/>
              <w:ind w:right="5"/>
              <w:jc w:val="center"/>
              <w:rPr>
                <w:ins w:id="768" w:author="Hussain Hadah" w:date="2026-10-25T19:27:00Z" w16du:dateUtc="2026-10-25T23:27:00Z"/>
              </w:rPr>
            </w:pPr>
            <w:ins w:id="769" w:author="Hussain Hadah" w:date="2026-10-25T19:27:00Z" w16du:dateUtc="2026-10-25T23:27:00Z">
              <w:r>
                <w:rPr>
                  <w:sz w:val="22"/>
                </w:rPr>
                <w:t>(0.331)</w:t>
              </w:r>
            </w:ins>
          </w:p>
        </w:tc>
      </w:tr>
      <w:tr w:rsidR="00C76957" w14:paraId="532C3EE2" w14:textId="77777777">
        <w:trPr>
          <w:trHeight w:val="271"/>
          <w:ins w:id="770" w:author="Hussain Hadah" w:date="2026-10-25T19:27:00Z" w16du:dateUtc="2026-10-25T23:27:00Z"/>
        </w:trPr>
        <w:tc>
          <w:tcPr>
            <w:tcW w:w="5555" w:type="dxa"/>
            <w:tcBorders>
              <w:top w:val="nil"/>
              <w:left w:val="nil"/>
              <w:bottom w:val="nil"/>
              <w:right w:val="nil"/>
            </w:tcBorders>
          </w:tcPr>
          <w:p w14:paraId="16C7CD82" w14:textId="77777777" w:rsidR="00C76957" w:rsidRDefault="006D0C1A">
            <w:pPr>
              <w:spacing w:line="259" w:lineRule="auto"/>
              <w:ind w:left="120"/>
              <w:rPr>
                <w:ins w:id="771" w:author="Hussain Hadah" w:date="2026-10-25T19:27:00Z" w16du:dateUtc="2026-10-25T23:27:00Z"/>
              </w:rPr>
            </w:pPr>
            <w:ins w:id="772" w:author="Hussain Hadah" w:date="2026-10-25T19:27:00Z" w16du:dateUtc="2026-10-25T23:27:00Z">
              <w:r>
                <w:rPr>
                  <w:sz w:val="22"/>
                </w:rPr>
                <w:t>Asian father–White mother (AW)</w:t>
              </w:r>
            </w:ins>
          </w:p>
        </w:tc>
        <w:tc>
          <w:tcPr>
            <w:tcW w:w="1309" w:type="dxa"/>
            <w:tcBorders>
              <w:top w:val="nil"/>
              <w:left w:val="nil"/>
              <w:bottom w:val="nil"/>
              <w:right w:val="nil"/>
            </w:tcBorders>
          </w:tcPr>
          <w:p w14:paraId="0A23BB1D" w14:textId="77777777" w:rsidR="00C76957" w:rsidRDefault="006D0C1A">
            <w:pPr>
              <w:spacing w:line="259" w:lineRule="auto"/>
              <w:ind w:left="80"/>
              <w:rPr>
                <w:ins w:id="773" w:author="Hussain Hadah" w:date="2026-10-25T19:27:00Z" w16du:dateUtc="2026-10-25T23:27:00Z"/>
              </w:rPr>
            </w:pPr>
            <w:ins w:id="774" w:author="Hussain Hadah" w:date="2026-10-25T19:27:00Z" w16du:dateUtc="2026-10-25T23:27:00Z">
              <w:r>
                <w:rPr>
                  <w:sz w:val="22"/>
                </w:rPr>
                <w:t>−0.615***</w:t>
              </w:r>
            </w:ins>
          </w:p>
        </w:tc>
        <w:tc>
          <w:tcPr>
            <w:tcW w:w="1744" w:type="dxa"/>
            <w:tcBorders>
              <w:top w:val="nil"/>
              <w:left w:val="nil"/>
              <w:bottom w:val="nil"/>
              <w:right w:val="nil"/>
            </w:tcBorders>
          </w:tcPr>
          <w:p w14:paraId="17CDF492" w14:textId="77777777" w:rsidR="00C76957" w:rsidRDefault="006D0C1A">
            <w:pPr>
              <w:spacing w:line="259" w:lineRule="auto"/>
              <w:ind w:left="357"/>
              <w:rPr>
                <w:ins w:id="775" w:author="Hussain Hadah" w:date="2026-10-25T19:27:00Z" w16du:dateUtc="2026-10-25T23:27:00Z"/>
              </w:rPr>
            </w:pPr>
            <w:ins w:id="776" w:author="Hussain Hadah" w:date="2026-10-25T19:27:00Z" w16du:dateUtc="2026-10-25T23:27:00Z">
              <w:r>
                <w:rPr>
                  <w:sz w:val="22"/>
                </w:rPr>
                <w:t>−0.675***</w:t>
              </w:r>
            </w:ins>
          </w:p>
        </w:tc>
      </w:tr>
      <w:tr w:rsidR="00C76957" w14:paraId="381310D4" w14:textId="77777777">
        <w:trPr>
          <w:trHeight w:val="267"/>
          <w:ins w:id="777" w:author="Hussain Hadah" w:date="2026-10-25T19:27:00Z" w16du:dateUtc="2026-10-25T23:27:00Z"/>
        </w:trPr>
        <w:tc>
          <w:tcPr>
            <w:tcW w:w="5555" w:type="dxa"/>
            <w:tcBorders>
              <w:top w:val="nil"/>
              <w:left w:val="nil"/>
              <w:bottom w:val="nil"/>
              <w:right w:val="nil"/>
            </w:tcBorders>
          </w:tcPr>
          <w:p w14:paraId="637546A1" w14:textId="77777777" w:rsidR="00C76957" w:rsidRDefault="00C76957">
            <w:pPr>
              <w:spacing w:after="160" w:line="259" w:lineRule="auto"/>
              <w:rPr>
                <w:ins w:id="778" w:author="Hussain Hadah" w:date="2026-10-25T19:27:00Z" w16du:dateUtc="2026-10-25T23:27:00Z"/>
              </w:rPr>
            </w:pPr>
          </w:p>
        </w:tc>
        <w:tc>
          <w:tcPr>
            <w:tcW w:w="1309" w:type="dxa"/>
            <w:tcBorders>
              <w:top w:val="nil"/>
              <w:left w:val="nil"/>
              <w:bottom w:val="nil"/>
              <w:right w:val="nil"/>
            </w:tcBorders>
          </w:tcPr>
          <w:p w14:paraId="25238939" w14:textId="77777777" w:rsidR="00C76957" w:rsidRDefault="006D0C1A">
            <w:pPr>
              <w:spacing w:line="259" w:lineRule="auto"/>
              <w:ind w:left="217"/>
              <w:rPr>
                <w:ins w:id="779" w:author="Hussain Hadah" w:date="2026-10-25T19:27:00Z" w16du:dateUtc="2026-10-25T23:27:00Z"/>
              </w:rPr>
            </w:pPr>
            <w:ins w:id="780" w:author="Hussain Hadah" w:date="2026-10-25T19:27:00Z" w16du:dateUtc="2026-10-25T23:27:00Z">
              <w:r>
                <w:rPr>
                  <w:sz w:val="22"/>
                </w:rPr>
                <w:t>(0.161)</w:t>
              </w:r>
            </w:ins>
          </w:p>
        </w:tc>
        <w:tc>
          <w:tcPr>
            <w:tcW w:w="1744" w:type="dxa"/>
            <w:tcBorders>
              <w:top w:val="nil"/>
              <w:left w:val="nil"/>
              <w:bottom w:val="nil"/>
              <w:right w:val="nil"/>
            </w:tcBorders>
          </w:tcPr>
          <w:p w14:paraId="5F541769" w14:textId="77777777" w:rsidR="00C76957" w:rsidRDefault="006D0C1A">
            <w:pPr>
              <w:spacing w:line="259" w:lineRule="auto"/>
              <w:ind w:right="5"/>
              <w:jc w:val="center"/>
              <w:rPr>
                <w:ins w:id="781" w:author="Hussain Hadah" w:date="2026-10-25T19:27:00Z" w16du:dateUtc="2026-10-25T23:27:00Z"/>
              </w:rPr>
            </w:pPr>
            <w:ins w:id="782" w:author="Hussain Hadah" w:date="2026-10-25T19:27:00Z" w16du:dateUtc="2026-10-25T23:27:00Z">
              <w:r>
                <w:rPr>
                  <w:sz w:val="22"/>
                </w:rPr>
                <w:t>(0.153)</w:t>
              </w:r>
            </w:ins>
          </w:p>
        </w:tc>
      </w:tr>
      <w:tr w:rsidR="00C76957" w14:paraId="4545FC41" w14:textId="77777777">
        <w:trPr>
          <w:trHeight w:val="275"/>
          <w:ins w:id="783" w:author="Hussain Hadah" w:date="2026-10-25T19:27:00Z" w16du:dateUtc="2026-10-25T23:27:00Z"/>
        </w:trPr>
        <w:tc>
          <w:tcPr>
            <w:tcW w:w="5555" w:type="dxa"/>
            <w:tcBorders>
              <w:top w:val="nil"/>
              <w:left w:val="nil"/>
              <w:bottom w:val="nil"/>
              <w:right w:val="nil"/>
            </w:tcBorders>
          </w:tcPr>
          <w:p w14:paraId="4E796E41" w14:textId="77777777" w:rsidR="00C76957" w:rsidRDefault="006D0C1A">
            <w:pPr>
              <w:spacing w:line="259" w:lineRule="auto"/>
              <w:ind w:left="120"/>
              <w:rPr>
                <w:ins w:id="784" w:author="Hussain Hadah" w:date="2026-10-25T19:27:00Z" w16du:dateUtc="2026-10-25T23:27:00Z"/>
              </w:rPr>
            </w:pPr>
            <w:ins w:id="785" w:author="Hussain Hadah" w:date="2026-10-25T19:27:00Z" w16du:dateUtc="2026-10-25T23:27:00Z">
              <w:r>
                <w:rPr>
                  <w:sz w:val="22"/>
                </w:rPr>
                <w:t xml:space="preserve">Bias </w:t>
              </w:r>
              <w:r>
                <w:rPr>
                  <w:rFonts w:ascii="Cambria" w:eastAsia="Cambria" w:hAnsi="Cambria" w:cs="Cambria"/>
                  <w:sz w:val="22"/>
                </w:rPr>
                <w:t xml:space="preserve">× </w:t>
              </w:r>
              <w:r>
                <w:rPr>
                  <w:sz w:val="22"/>
                </w:rPr>
                <w:t>AW</w:t>
              </w:r>
            </w:ins>
          </w:p>
        </w:tc>
        <w:tc>
          <w:tcPr>
            <w:tcW w:w="1309" w:type="dxa"/>
            <w:tcBorders>
              <w:top w:val="nil"/>
              <w:left w:val="nil"/>
              <w:bottom w:val="nil"/>
              <w:right w:val="nil"/>
            </w:tcBorders>
          </w:tcPr>
          <w:p w14:paraId="23879A44" w14:textId="77777777" w:rsidR="00C76957" w:rsidRDefault="006D0C1A">
            <w:pPr>
              <w:spacing w:line="259" w:lineRule="auto"/>
              <w:ind w:left="162"/>
              <w:rPr>
                <w:ins w:id="786" w:author="Hussain Hadah" w:date="2026-10-25T19:27:00Z" w16du:dateUtc="2026-10-25T23:27:00Z"/>
              </w:rPr>
            </w:pPr>
            <w:ins w:id="787" w:author="Hussain Hadah" w:date="2026-10-25T19:27:00Z" w16du:dateUtc="2026-10-25T23:27:00Z">
              <w:r>
                <w:rPr>
                  <w:sz w:val="22"/>
                </w:rPr>
                <w:t>0.893***</w:t>
              </w:r>
            </w:ins>
          </w:p>
        </w:tc>
        <w:tc>
          <w:tcPr>
            <w:tcW w:w="1744" w:type="dxa"/>
            <w:tcBorders>
              <w:top w:val="nil"/>
              <w:left w:val="nil"/>
              <w:bottom w:val="nil"/>
              <w:right w:val="nil"/>
            </w:tcBorders>
          </w:tcPr>
          <w:p w14:paraId="2435F6B3" w14:textId="77777777" w:rsidR="00C76957" w:rsidRDefault="006D0C1A">
            <w:pPr>
              <w:spacing w:line="259" w:lineRule="auto"/>
              <w:ind w:right="5"/>
              <w:jc w:val="center"/>
              <w:rPr>
                <w:ins w:id="788" w:author="Hussain Hadah" w:date="2026-10-25T19:27:00Z" w16du:dateUtc="2026-10-25T23:27:00Z"/>
              </w:rPr>
            </w:pPr>
            <w:ins w:id="789" w:author="Hussain Hadah" w:date="2026-10-25T19:27:00Z" w16du:dateUtc="2026-10-25T23:27:00Z">
              <w:r>
                <w:rPr>
                  <w:sz w:val="22"/>
                </w:rPr>
                <w:t>0.051</w:t>
              </w:r>
            </w:ins>
          </w:p>
        </w:tc>
      </w:tr>
      <w:tr w:rsidR="00C76957" w14:paraId="6B1E72FC" w14:textId="77777777">
        <w:trPr>
          <w:trHeight w:val="315"/>
          <w:ins w:id="790" w:author="Hussain Hadah" w:date="2026-10-25T19:27:00Z" w16du:dateUtc="2026-10-25T23:27:00Z"/>
        </w:trPr>
        <w:tc>
          <w:tcPr>
            <w:tcW w:w="5555" w:type="dxa"/>
            <w:tcBorders>
              <w:top w:val="nil"/>
              <w:left w:val="nil"/>
              <w:bottom w:val="single" w:sz="5" w:space="0" w:color="000000"/>
              <w:right w:val="nil"/>
            </w:tcBorders>
          </w:tcPr>
          <w:p w14:paraId="28EB318A" w14:textId="77777777" w:rsidR="00C76957" w:rsidRDefault="00C76957">
            <w:pPr>
              <w:spacing w:after="160" w:line="259" w:lineRule="auto"/>
              <w:rPr>
                <w:ins w:id="791" w:author="Hussain Hadah" w:date="2026-10-25T19:27:00Z" w16du:dateUtc="2026-10-25T23:27:00Z"/>
              </w:rPr>
            </w:pPr>
          </w:p>
        </w:tc>
        <w:tc>
          <w:tcPr>
            <w:tcW w:w="1309" w:type="dxa"/>
            <w:tcBorders>
              <w:top w:val="nil"/>
              <w:left w:val="nil"/>
              <w:bottom w:val="single" w:sz="5" w:space="0" w:color="000000"/>
              <w:right w:val="nil"/>
            </w:tcBorders>
          </w:tcPr>
          <w:p w14:paraId="61D8527F" w14:textId="77777777" w:rsidR="00C76957" w:rsidRDefault="006D0C1A">
            <w:pPr>
              <w:spacing w:line="259" w:lineRule="auto"/>
              <w:ind w:left="217"/>
              <w:rPr>
                <w:ins w:id="792" w:author="Hussain Hadah" w:date="2026-10-25T19:27:00Z" w16du:dateUtc="2026-10-25T23:27:00Z"/>
              </w:rPr>
            </w:pPr>
            <w:ins w:id="793" w:author="Hussain Hadah" w:date="2026-10-25T19:27:00Z" w16du:dateUtc="2026-10-25T23:27:00Z">
              <w:r>
                <w:rPr>
                  <w:sz w:val="22"/>
                </w:rPr>
                <w:t>(0.316)</w:t>
              </w:r>
            </w:ins>
          </w:p>
        </w:tc>
        <w:tc>
          <w:tcPr>
            <w:tcW w:w="1744" w:type="dxa"/>
            <w:tcBorders>
              <w:top w:val="nil"/>
              <w:left w:val="nil"/>
              <w:bottom w:val="single" w:sz="5" w:space="0" w:color="000000"/>
              <w:right w:val="nil"/>
            </w:tcBorders>
          </w:tcPr>
          <w:p w14:paraId="42E1CA66" w14:textId="77777777" w:rsidR="00C76957" w:rsidRDefault="006D0C1A">
            <w:pPr>
              <w:spacing w:line="259" w:lineRule="auto"/>
              <w:ind w:right="5"/>
              <w:jc w:val="center"/>
              <w:rPr>
                <w:ins w:id="794" w:author="Hussain Hadah" w:date="2026-10-25T19:27:00Z" w16du:dateUtc="2026-10-25T23:27:00Z"/>
              </w:rPr>
            </w:pPr>
            <w:ins w:id="795" w:author="Hussain Hadah" w:date="2026-10-25T19:27:00Z" w16du:dateUtc="2026-10-25T23:27:00Z">
              <w:r>
                <w:rPr>
                  <w:sz w:val="22"/>
                </w:rPr>
                <w:t>(0.360)</w:t>
              </w:r>
            </w:ins>
          </w:p>
        </w:tc>
      </w:tr>
      <w:tr w:rsidR="00C76957" w14:paraId="56AF02A5" w14:textId="77777777">
        <w:trPr>
          <w:trHeight w:val="628"/>
          <w:ins w:id="796" w:author="Hussain Hadah" w:date="2026-10-25T19:27:00Z" w16du:dateUtc="2026-10-25T23:27:00Z"/>
        </w:trPr>
        <w:tc>
          <w:tcPr>
            <w:tcW w:w="5555" w:type="dxa"/>
            <w:tcBorders>
              <w:top w:val="single" w:sz="5" w:space="0" w:color="000000"/>
              <w:left w:val="nil"/>
              <w:bottom w:val="nil"/>
              <w:right w:val="nil"/>
            </w:tcBorders>
          </w:tcPr>
          <w:p w14:paraId="0A2E15C7" w14:textId="77777777" w:rsidR="00C76957" w:rsidRDefault="006D0C1A">
            <w:pPr>
              <w:spacing w:line="259" w:lineRule="auto"/>
              <w:ind w:left="120"/>
              <w:rPr>
                <w:ins w:id="797" w:author="Hussain Hadah" w:date="2026-10-25T19:27:00Z" w16du:dateUtc="2026-10-25T23:27:00Z"/>
              </w:rPr>
            </w:pPr>
            <w:ins w:id="798" w:author="Hussain Hadah" w:date="2026-10-25T19:27:00Z" w16du:dateUtc="2026-10-25T23:27:00Z">
              <w:r>
                <w:rPr>
                  <w:i/>
                  <w:sz w:val="22"/>
                </w:rPr>
                <w:t>Panel B: Average marginal effects of bias (probability scale)</w:t>
              </w:r>
            </w:ins>
          </w:p>
          <w:p w14:paraId="250619E2" w14:textId="77777777" w:rsidR="00C76957" w:rsidRDefault="006D0C1A">
            <w:pPr>
              <w:spacing w:line="259" w:lineRule="auto"/>
              <w:ind w:left="120"/>
              <w:rPr>
                <w:ins w:id="799" w:author="Hussain Hadah" w:date="2026-10-25T19:27:00Z" w16du:dateUtc="2026-10-25T23:27:00Z"/>
              </w:rPr>
            </w:pPr>
            <w:ins w:id="800" w:author="Hussain Hadah" w:date="2026-10-25T19:27:00Z" w16du:dateUtc="2026-10-25T23:27:00Z">
              <w:r>
                <w:rPr>
                  <w:sz w:val="22"/>
                </w:rPr>
                <w:t>Average marginal effect of bias, common-effect model</w:t>
              </w:r>
            </w:ins>
          </w:p>
        </w:tc>
        <w:tc>
          <w:tcPr>
            <w:tcW w:w="1309" w:type="dxa"/>
            <w:tcBorders>
              <w:top w:val="single" w:sz="5" w:space="0" w:color="000000"/>
              <w:left w:val="nil"/>
              <w:bottom w:val="nil"/>
              <w:right w:val="nil"/>
            </w:tcBorders>
            <w:vAlign w:val="bottom"/>
          </w:tcPr>
          <w:p w14:paraId="761BBB7B" w14:textId="77777777" w:rsidR="00C76957" w:rsidRDefault="006D0C1A">
            <w:pPr>
              <w:spacing w:line="259" w:lineRule="auto"/>
              <w:ind w:left="205"/>
              <w:rPr>
                <w:ins w:id="801" w:author="Hussain Hadah" w:date="2026-10-25T19:27:00Z" w16du:dateUtc="2026-10-25T23:27:00Z"/>
              </w:rPr>
            </w:pPr>
            <w:ins w:id="802" w:author="Hussain Hadah" w:date="2026-10-25T19:27:00Z" w16du:dateUtc="2026-10-25T23:27:00Z">
              <w:r>
                <w:rPr>
                  <w:sz w:val="22"/>
                </w:rPr>
                <w:t>0.146**</w:t>
              </w:r>
            </w:ins>
          </w:p>
        </w:tc>
        <w:tc>
          <w:tcPr>
            <w:tcW w:w="1744" w:type="dxa"/>
            <w:tcBorders>
              <w:top w:val="single" w:sz="5" w:space="0" w:color="000000"/>
              <w:left w:val="nil"/>
              <w:bottom w:val="nil"/>
              <w:right w:val="nil"/>
            </w:tcBorders>
            <w:vAlign w:val="bottom"/>
          </w:tcPr>
          <w:p w14:paraId="20F4495C" w14:textId="77777777" w:rsidR="00C76957" w:rsidRDefault="006D0C1A">
            <w:pPr>
              <w:spacing w:line="259" w:lineRule="auto"/>
              <w:ind w:right="4"/>
              <w:jc w:val="center"/>
              <w:rPr>
                <w:ins w:id="803" w:author="Hussain Hadah" w:date="2026-10-25T19:27:00Z" w16du:dateUtc="2026-10-25T23:27:00Z"/>
              </w:rPr>
            </w:pPr>
            <w:ins w:id="804" w:author="Hussain Hadah" w:date="2026-10-25T19:27:00Z" w16du:dateUtc="2026-10-25T23:27:00Z">
              <w:r>
                <w:rPr>
                  <w:sz w:val="22"/>
                </w:rPr>
                <w:t>−0.024</w:t>
              </w:r>
            </w:ins>
          </w:p>
        </w:tc>
      </w:tr>
      <w:tr w:rsidR="00C76957" w14:paraId="5100CF29" w14:textId="77777777">
        <w:trPr>
          <w:trHeight w:val="271"/>
          <w:ins w:id="805" w:author="Hussain Hadah" w:date="2026-10-25T19:27:00Z" w16du:dateUtc="2026-10-25T23:27:00Z"/>
        </w:trPr>
        <w:tc>
          <w:tcPr>
            <w:tcW w:w="5555" w:type="dxa"/>
            <w:tcBorders>
              <w:top w:val="nil"/>
              <w:left w:val="nil"/>
              <w:bottom w:val="nil"/>
              <w:right w:val="nil"/>
            </w:tcBorders>
          </w:tcPr>
          <w:p w14:paraId="130564F0" w14:textId="77777777" w:rsidR="00C76957" w:rsidRDefault="00C76957">
            <w:pPr>
              <w:spacing w:after="160" w:line="259" w:lineRule="auto"/>
              <w:rPr>
                <w:ins w:id="806" w:author="Hussain Hadah" w:date="2026-10-25T19:27:00Z" w16du:dateUtc="2026-10-25T23:27:00Z"/>
              </w:rPr>
            </w:pPr>
          </w:p>
        </w:tc>
        <w:tc>
          <w:tcPr>
            <w:tcW w:w="1309" w:type="dxa"/>
            <w:tcBorders>
              <w:top w:val="nil"/>
              <w:left w:val="nil"/>
              <w:bottom w:val="nil"/>
              <w:right w:val="nil"/>
            </w:tcBorders>
          </w:tcPr>
          <w:p w14:paraId="50FDFB5E" w14:textId="77777777" w:rsidR="00C76957" w:rsidRDefault="006D0C1A">
            <w:pPr>
              <w:spacing w:line="259" w:lineRule="auto"/>
              <w:ind w:left="217"/>
              <w:rPr>
                <w:ins w:id="807" w:author="Hussain Hadah" w:date="2026-10-25T19:27:00Z" w16du:dateUtc="2026-10-25T23:27:00Z"/>
              </w:rPr>
            </w:pPr>
            <w:ins w:id="808" w:author="Hussain Hadah" w:date="2026-10-25T19:27:00Z" w16du:dateUtc="2026-10-25T23:27:00Z">
              <w:r>
                <w:rPr>
                  <w:sz w:val="22"/>
                </w:rPr>
                <w:t>(0.057)</w:t>
              </w:r>
            </w:ins>
          </w:p>
        </w:tc>
        <w:tc>
          <w:tcPr>
            <w:tcW w:w="1744" w:type="dxa"/>
            <w:tcBorders>
              <w:top w:val="nil"/>
              <w:left w:val="nil"/>
              <w:bottom w:val="nil"/>
              <w:right w:val="nil"/>
            </w:tcBorders>
          </w:tcPr>
          <w:p w14:paraId="3AA1171F" w14:textId="77777777" w:rsidR="00C76957" w:rsidRDefault="006D0C1A">
            <w:pPr>
              <w:spacing w:line="259" w:lineRule="auto"/>
              <w:ind w:right="5"/>
              <w:jc w:val="center"/>
              <w:rPr>
                <w:ins w:id="809" w:author="Hussain Hadah" w:date="2026-10-25T19:27:00Z" w16du:dateUtc="2026-10-25T23:27:00Z"/>
              </w:rPr>
            </w:pPr>
            <w:ins w:id="810" w:author="Hussain Hadah" w:date="2026-10-25T19:27:00Z" w16du:dateUtc="2026-10-25T23:27:00Z">
              <w:r>
                <w:rPr>
                  <w:sz w:val="22"/>
                </w:rPr>
                <w:t>(0.067)</w:t>
              </w:r>
            </w:ins>
          </w:p>
        </w:tc>
      </w:tr>
      <w:tr w:rsidR="00C76957" w14:paraId="124C000E" w14:textId="77777777">
        <w:trPr>
          <w:trHeight w:val="271"/>
          <w:ins w:id="811" w:author="Hussain Hadah" w:date="2026-10-25T19:27:00Z" w16du:dateUtc="2026-10-25T23:27:00Z"/>
        </w:trPr>
        <w:tc>
          <w:tcPr>
            <w:tcW w:w="5555" w:type="dxa"/>
            <w:tcBorders>
              <w:top w:val="nil"/>
              <w:left w:val="nil"/>
              <w:bottom w:val="nil"/>
              <w:right w:val="nil"/>
            </w:tcBorders>
          </w:tcPr>
          <w:p w14:paraId="27183C00" w14:textId="77777777" w:rsidR="00C76957" w:rsidRDefault="006D0C1A">
            <w:pPr>
              <w:spacing w:line="259" w:lineRule="auto"/>
              <w:ind w:left="120"/>
              <w:rPr>
                <w:ins w:id="812" w:author="Hussain Hadah" w:date="2026-10-25T19:27:00Z" w16du:dateUtc="2026-10-25T23:27:00Z"/>
              </w:rPr>
            </w:pPr>
            <w:ins w:id="813" w:author="Hussain Hadah" w:date="2026-10-25T19:27:00Z" w16du:dateUtc="2026-10-25T23:27:00Z">
              <w:r>
                <w:rPr>
                  <w:sz w:val="22"/>
                </w:rPr>
                <w:t>Average marginal effect of bias, AW families</w:t>
              </w:r>
            </w:ins>
          </w:p>
        </w:tc>
        <w:tc>
          <w:tcPr>
            <w:tcW w:w="1309" w:type="dxa"/>
            <w:tcBorders>
              <w:top w:val="nil"/>
              <w:left w:val="nil"/>
              <w:bottom w:val="nil"/>
              <w:right w:val="nil"/>
            </w:tcBorders>
          </w:tcPr>
          <w:p w14:paraId="67C29940" w14:textId="77777777" w:rsidR="00C76957" w:rsidRDefault="006D0C1A">
            <w:pPr>
              <w:spacing w:line="259" w:lineRule="auto"/>
              <w:ind w:left="162"/>
              <w:rPr>
                <w:ins w:id="814" w:author="Hussain Hadah" w:date="2026-10-25T19:27:00Z" w16du:dateUtc="2026-10-25T23:27:00Z"/>
              </w:rPr>
            </w:pPr>
            <w:ins w:id="815" w:author="Hussain Hadah" w:date="2026-10-25T19:27:00Z" w16du:dateUtc="2026-10-25T23:27:00Z">
              <w:r>
                <w:rPr>
                  <w:sz w:val="22"/>
                </w:rPr>
                <w:t>0.249***</w:t>
              </w:r>
            </w:ins>
          </w:p>
        </w:tc>
        <w:tc>
          <w:tcPr>
            <w:tcW w:w="1744" w:type="dxa"/>
            <w:tcBorders>
              <w:top w:val="nil"/>
              <w:left w:val="nil"/>
              <w:bottom w:val="nil"/>
              <w:right w:val="nil"/>
            </w:tcBorders>
          </w:tcPr>
          <w:p w14:paraId="2F7E1081" w14:textId="77777777" w:rsidR="00C76957" w:rsidRDefault="006D0C1A">
            <w:pPr>
              <w:spacing w:line="259" w:lineRule="auto"/>
              <w:ind w:right="4"/>
              <w:jc w:val="center"/>
              <w:rPr>
                <w:ins w:id="816" w:author="Hussain Hadah" w:date="2026-10-25T19:27:00Z" w16du:dateUtc="2026-10-25T23:27:00Z"/>
              </w:rPr>
            </w:pPr>
            <w:ins w:id="817" w:author="Hussain Hadah" w:date="2026-10-25T19:27:00Z" w16du:dateUtc="2026-10-25T23:27:00Z">
              <w:r>
                <w:rPr>
                  <w:sz w:val="22"/>
                </w:rPr>
                <w:t>−0.056</w:t>
              </w:r>
            </w:ins>
          </w:p>
        </w:tc>
      </w:tr>
      <w:tr w:rsidR="00C76957" w14:paraId="2BA8D04B" w14:textId="77777777">
        <w:trPr>
          <w:trHeight w:val="271"/>
          <w:ins w:id="818" w:author="Hussain Hadah" w:date="2026-10-25T19:27:00Z" w16du:dateUtc="2026-10-25T23:27:00Z"/>
        </w:trPr>
        <w:tc>
          <w:tcPr>
            <w:tcW w:w="5555" w:type="dxa"/>
            <w:tcBorders>
              <w:top w:val="nil"/>
              <w:left w:val="nil"/>
              <w:bottom w:val="nil"/>
              <w:right w:val="nil"/>
            </w:tcBorders>
          </w:tcPr>
          <w:p w14:paraId="08AACEBD" w14:textId="77777777" w:rsidR="00C76957" w:rsidRDefault="00C76957">
            <w:pPr>
              <w:spacing w:after="160" w:line="259" w:lineRule="auto"/>
              <w:rPr>
                <w:ins w:id="819" w:author="Hussain Hadah" w:date="2026-10-25T19:27:00Z" w16du:dateUtc="2026-10-25T23:27:00Z"/>
              </w:rPr>
            </w:pPr>
          </w:p>
        </w:tc>
        <w:tc>
          <w:tcPr>
            <w:tcW w:w="1309" w:type="dxa"/>
            <w:tcBorders>
              <w:top w:val="nil"/>
              <w:left w:val="nil"/>
              <w:bottom w:val="nil"/>
              <w:right w:val="nil"/>
            </w:tcBorders>
          </w:tcPr>
          <w:p w14:paraId="1BC9DE3D" w14:textId="77777777" w:rsidR="00C76957" w:rsidRDefault="006D0C1A">
            <w:pPr>
              <w:spacing w:line="259" w:lineRule="auto"/>
              <w:ind w:left="217"/>
              <w:rPr>
                <w:ins w:id="820" w:author="Hussain Hadah" w:date="2026-10-25T19:27:00Z" w16du:dateUtc="2026-10-25T23:27:00Z"/>
              </w:rPr>
            </w:pPr>
            <w:ins w:id="821" w:author="Hussain Hadah" w:date="2026-10-25T19:27:00Z" w16du:dateUtc="2026-10-25T23:27:00Z">
              <w:r>
                <w:rPr>
                  <w:sz w:val="22"/>
                </w:rPr>
                <w:t>(0.068)</w:t>
              </w:r>
            </w:ins>
          </w:p>
        </w:tc>
        <w:tc>
          <w:tcPr>
            <w:tcW w:w="1744" w:type="dxa"/>
            <w:tcBorders>
              <w:top w:val="nil"/>
              <w:left w:val="nil"/>
              <w:bottom w:val="nil"/>
              <w:right w:val="nil"/>
            </w:tcBorders>
          </w:tcPr>
          <w:p w14:paraId="2A5F78C4" w14:textId="77777777" w:rsidR="00C76957" w:rsidRDefault="006D0C1A">
            <w:pPr>
              <w:spacing w:line="259" w:lineRule="auto"/>
              <w:ind w:right="5"/>
              <w:jc w:val="center"/>
              <w:rPr>
                <w:ins w:id="822" w:author="Hussain Hadah" w:date="2026-10-25T19:27:00Z" w16du:dateUtc="2026-10-25T23:27:00Z"/>
              </w:rPr>
            </w:pPr>
            <w:ins w:id="823" w:author="Hussain Hadah" w:date="2026-10-25T19:27:00Z" w16du:dateUtc="2026-10-25T23:27:00Z">
              <w:r>
                <w:rPr>
                  <w:sz w:val="22"/>
                </w:rPr>
                <w:t>(0.080)</w:t>
              </w:r>
            </w:ins>
          </w:p>
        </w:tc>
      </w:tr>
      <w:tr w:rsidR="00C76957" w14:paraId="1DD9FBFE" w14:textId="77777777">
        <w:trPr>
          <w:trHeight w:val="271"/>
          <w:ins w:id="824" w:author="Hussain Hadah" w:date="2026-10-25T19:27:00Z" w16du:dateUtc="2026-10-25T23:27:00Z"/>
        </w:trPr>
        <w:tc>
          <w:tcPr>
            <w:tcW w:w="5555" w:type="dxa"/>
            <w:tcBorders>
              <w:top w:val="nil"/>
              <w:left w:val="nil"/>
              <w:bottom w:val="nil"/>
              <w:right w:val="nil"/>
            </w:tcBorders>
          </w:tcPr>
          <w:p w14:paraId="064BA5F7" w14:textId="77777777" w:rsidR="00C76957" w:rsidRDefault="006D0C1A">
            <w:pPr>
              <w:spacing w:line="259" w:lineRule="auto"/>
              <w:ind w:left="120"/>
              <w:rPr>
                <w:ins w:id="825" w:author="Hussain Hadah" w:date="2026-10-25T19:27:00Z" w16du:dateUtc="2026-10-25T23:27:00Z"/>
              </w:rPr>
            </w:pPr>
            <w:ins w:id="826" w:author="Hussain Hadah" w:date="2026-10-25T19:27:00Z" w16du:dateUtc="2026-10-25T23:27:00Z">
              <w:r>
                <w:rPr>
                  <w:sz w:val="22"/>
                </w:rPr>
                <w:t>Average marginal effect of bias, WA families</w:t>
              </w:r>
            </w:ins>
          </w:p>
        </w:tc>
        <w:tc>
          <w:tcPr>
            <w:tcW w:w="1309" w:type="dxa"/>
            <w:tcBorders>
              <w:top w:val="nil"/>
              <w:left w:val="nil"/>
              <w:bottom w:val="nil"/>
              <w:right w:val="nil"/>
            </w:tcBorders>
          </w:tcPr>
          <w:p w14:paraId="1F2AAA9B" w14:textId="77777777" w:rsidR="00C76957" w:rsidRDefault="006D0C1A">
            <w:pPr>
              <w:spacing w:line="259" w:lineRule="auto"/>
              <w:ind w:left="247"/>
              <w:rPr>
                <w:ins w:id="827" w:author="Hussain Hadah" w:date="2026-10-25T19:27:00Z" w16du:dateUtc="2026-10-25T23:27:00Z"/>
              </w:rPr>
            </w:pPr>
            <w:ins w:id="828" w:author="Hussain Hadah" w:date="2026-10-25T19:27:00Z" w16du:dateUtc="2026-10-25T23:27:00Z">
              <w:r>
                <w:rPr>
                  <w:sz w:val="22"/>
                </w:rPr>
                <w:t>0.099*</w:t>
              </w:r>
            </w:ins>
          </w:p>
        </w:tc>
        <w:tc>
          <w:tcPr>
            <w:tcW w:w="1744" w:type="dxa"/>
            <w:tcBorders>
              <w:top w:val="nil"/>
              <w:left w:val="nil"/>
              <w:bottom w:val="nil"/>
              <w:right w:val="nil"/>
            </w:tcBorders>
          </w:tcPr>
          <w:p w14:paraId="42DFC6CA" w14:textId="77777777" w:rsidR="00C76957" w:rsidRDefault="006D0C1A">
            <w:pPr>
              <w:spacing w:line="259" w:lineRule="auto"/>
              <w:ind w:right="4"/>
              <w:jc w:val="center"/>
              <w:rPr>
                <w:ins w:id="829" w:author="Hussain Hadah" w:date="2026-10-25T19:27:00Z" w16du:dateUtc="2026-10-25T23:27:00Z"/>
              </w:rPr>
            </w:pPr>
            <w:ins w:id="830" w:author="Hussain Hadah" w:date="2026-10-25T19:27:00Z" w16du:dateUtc="2026-10-25T23:27:00Z">
              <w:r>
                <w:rPr>
                  <w:sz w:val="22"/>
                </w:rPr>
                <w:t>−0.010</w:t>
              </w:r>
            </w:ins>
          </w:p>
        </w:tc>
      </w:tr>
      <w:tr w:rsidR="00C76957" w14:paraId="61C98A5D" w14:textId="77777777">
        <w:trPr>
          <w:trHeight w:val="271"/>
          <w:ins w:id="831" w:author="Hussain Hadah" w:date="2026-10-25T19:27:00Z" w16du:dateUtc="2026-10-25T23:27:00Z"/>
        </w:trPr>
        <w:tc>
          <w:tcPr>
            <w:tcW w:w="5555" w:type="dxa"/>
            <w:tcBorders>
              <w:top w:val="nil"/>
              <w:left w:val="nil"/>
              <w:bottom w:val="nil"/>
              <w:right w:val="nil"/>
            </w:tcBorders>
          </w:tcPr>
          <w:p w14:paraId="4EA4F320" w14:textId="77777777" w:rsidR="00C76957" w:rsidRDefault="00C76957">
            <w:pPr>
              <w:spacing w:after="160" w:line="259" w:lineRule="auto"/>
              <w:rPr>
                <w:ins w:id="832" w:author="Hussain Hadah" w:date="2026-10-25T19:27:00Z" w16du:dateUtc="2026-10-25T23:27:00Z"/>
              </w:rPr>
            </w:pPr>
          </w:p>
        </w:tc>
        <w:tc>
          <w:tcPr>
            <w:tcW w:w="1309" w:type="dxa"/>
            <w:tcBorders>
              <w:top w:val="nil"/>
              <w:left w:val="nil"/>
              <w:bottom w:val="nil"/>
              <w:right w:val="nil"/>
            </w:tcBorders>
          </w:tcPr>
          <w:p w14:paraId="290FE0C7" w14:textId="77777777" w:rsidR="00C76957" w:rsidRDefault="006D0C1A">
            <w:pPr>
              <w:spacing w:line="259" w:lineRule="auto"/>
              <w:ind w:left="217"/>
              <w:rPr>
                <w:ins w:id="833" w:author="Hussain Hadah" w:date="2026-10-25T19:27:00Z" w16du:dateUtc="2026-10-25T23:27:00Z"/>
              </w:rPr>
            </w:pPr>
            <w:ins w:id="834" w:author="Hussain Hadah" w:date="2026-10-25T19:27:00Z" w16du:dateUtc="2026-10-25T23:27:00Z">
              <w:r>
                <w:rPr>
                  <w:sz w:val="22"/>
                </w:rPr>
                <w:t>(0.058)</w:t>
              </w:r>
            </w:ins>
          </w:p>
        </w:tc>
        <w:tc>
          <w:tcPr>
            <w:tcW w:w="1744" w:type="dxa"/>
            <w:tcBorders>
              <w:top w:val="nil"/>
              <w:left w:val="nil"/>
              <w:bottom w:val="nil"/>
              <w:right w:val="nil"/>
            </w:tcBorders>
          </w:tcPr>
          <w:p w14:paraId="612EF713" w14:textId="77777777" w:rsidR="00C76957" w:rsidRDefault="006D0C1A">
            <w:pPr>
              <w:spacing w:line="259" w:lineRule="auto"/>
              <w:ind w:right="5"/>
              <w:jc w:val="center"/>
              <w:rPr>
                <w:ins w:id="835" w:author="Hussain Hadah" w:date="2026-10-25T19:27:00Z" w16du:dateUtc="2026-10-25T23:27:00Z"/>
              </w:rPr>
            </w:pPr>
            <w:ins w:id="836" w:author="Hussain Hadah" w:date="2026-10-25T19:27:00Z" w16du:dateUtc="2026-10-25T23:27:00Z">
              <w:r>
                <w:rPr>
                  <w:sz w:val="22"/>
                </w:rPr>
                <w:t>(0.070)</w:t>
              </w:r>
            </w:ins>
          </w:p>
        </w:tc>
      </w:tr>
      <w:tr w:rsidR="00C76957" w14:paraId="4BAFB7C5" w14:textId="77777777">
        <w:trPr>
          <w:trHeight w:val="271"/>
          <w:ins w:id="837" w:author="Hussain Hadah" w:date="2026-10-25T19:27:00Z" w16du:dateUtc="2026-10-25T23:27:00Z"/>
        </w:trPr>
        <w:tc>
          <w:tcPr>
            <w:tcW w:w="5555" w:type="dxa"/>
            <w:tcBorders>
              <w:top w:val="nil"/>
              <w:left w:val="nil"/>
              <w:bottom w:val="nil"/>
              <w:right w:val="nil"/>
            </w:tcBorders>
          </w:tcPr>
          <w:p w14:paraId="0BCDF24C" w14:textId="77777777" w:rsidR="00C76957" w:rsidRDefault="006D0C1A">
            <w:pPr>
              <w:spacing w:line="259" w:lineRule="auto"/>
              <w:ind w:left="120"/>
              <w:rPr>
                <w:ins w:id="838" w:author="Hussain Hadah" w:date="2026-10-25T19:27:00Z" w16du:dateUtc="2026-10-25T23:27:00Z"/>
              </w:rPr>
            </w:pPr>
            <w:ins w:id="839" w:author="Hussain Hadah" w:date="2026-10-25T19:27:00Z" w16du:dateUtc="2026-10-25T23:27:00Z">
              <w:r>
                <w:rPr>
                  <w:sz w:val="22"/>
                </w:rPr>
                <w:t>Difference, AW minus WA</w:t>
              </w:r>
            </w:ins>
          </w:p>
        </w:tc>
        <w:tc>
          <w:tcPr>
            <w:tcW w:w="1309" w:type="dxa"/>
            <w:tcBorders>
              <w:top w:val="nil"/>
              <w:left w:val="nil"/>
              <w:bottom w:val="nil"/>
              <w:right w:val="nil"/>
            </w:tcBorders>
          </w:tcPr>
          <w:p w14:paraId="76D4FF49" w14:textId="77777777" w:rsidR="00C76957" w:rsidRDefault="006D0C1A">
            <w:pPr>
              <w:spacing w:line="259" w:lineRule="auto"/>
              <w:ind w:left="162"/>
              <w:rPr>
                <w:ins w:id="840" w:author="Hussain Hadah" w:date="2026-10-25T19:27:00Z" w16du:dateUtc="2026-10-25T23:27:00Z"/>
              </w:rPr>
            </w:pPr>
            <w:ins w:id="841" w:author="Hussain Hadah" w:date="2026-10-25T19:27:00Z" w16du:dateUtc="2026-10-25T23:27:00Z">
              <w:r>
                <w:rPr>
                  <w:sz w:val="22"/>
                </w:rPr>
                <w:t>0.151***</w:t>
              </w:r>
            </w:ins>
          </w:p>
        </w:tc>
        <w:tc>
          <w:tcPr>
            <w:tcW w:w="1744" w:type="dxa"/>
            <w:tcBorders>
              <w:top w:val="nil"/>
              <w:left w:val="nil"/>
              <w:bottom w:val="nil"/>
              <w:right w:val="nil"/>
            </w:tcBorders>
          </w:tcPr>
          <w:p w14:paraId="64527DC4" w14:textId="77777777" w:rsidR="00C76957" w:rsidRDefault="006D0C1A">
            <w:pPr>
              <w:spacing w:line="259" w:lineRule="auto"/>
              <w:ind w:right="4"/>
              <w:jc w:val="center"/>
              <w:rPr>
                <w:ins w:id="842" w:author="Hussain Hadah" w:date="2026-10-25T19:27:00Z" w16du:dateUtc="2026-10-25T23:27:00Z"/>
              </w:rPr>
            </w:pPr>
            <w:ins w:id="843" w:author="Hussain Hadah" w:date="2026-10-25T19:27:00Z" w16du:dateUtc="2026-10-25T23:27:00Z">
              <w:r>
                <w:rPr>
                  <w:sz w:val="22"/>
                </w:rPr>
                <w:t>−0.046</w:t>
              </w:r>
            </w:ins>
          </w:p>
        </w:tc>
      </w:tr>
      <w:tr w:rsidR="00C76957" w14:paraId="65FDFFAF" w14:textId="77777777">
        <w:trPr>
          <w:trHeight w:val="315"/>
          <w:ins w:id="844" w:author="Hussain Hadah" w:date="2026-10-25T19:27:00Z" w16du:dateUtc="2026-10-25T23:27:00Z"/>
        </w:trPr>
        <w:tc>
          <w:tcPr>
            <w:tcW w:w="5555" w:type="dxa"/>
            <w:tcBorders>
              <w:top w:val="nil"/>
              <w:left w:val="nil"/>
              <w:bottom w:val="single" w:sz="5" w:space="0" w:color="000000"/>
              <w:right w:val="nil"/>
            </w:tcBorders>
          </w:tcPr>
          <w:p w14:paraId="2F29EC2A" w14:textId="77777777" w:rsidR="00C76957" w:rsidRDefault="00C76957">
            <w:pPr>
              <w:spacing w:after="160" w:line="259" w:lineRule="auto"/>
              <w:rPr>
                <w:ins w:id="845" w:author="Hussain Hadah" w:date="2026-10-25T19:27:00Z" w16du:dateUtc="2026-10-25T23:27:00Z"/>
              </w:rPr>
            </w:pPr>
          </w:p>
        </w:tc>
        <w:tc>
          <w:tcPr>
            <w:tcW w:w="1309" w:type="dxa"/>
            <w:tcBorders>
              <w:top w:val="nil"/>
              <w:left w:val="nil"/>
              <w:bottom w:val="single" w:sz="5" w:space="0" w:color="000000"/>
              <w:right w:val="nil"/>
            </w:tcBorders>
          </w:tcPr>
          <w:p w14:paraId="7655DACD" w14:textId="77777777" w:rsidR="00C76957" w:rsidRDefault="006D0C1A">
            <w:pPr>
              <w:spacing w:line="259" w:lineRule="auto"/>
              <w:ind w:left="217"/>
              <w:rPr>
                <w:ins w:id="846" w:author="Hussain Hadah" w:date="2026-10-25T19:27:00Z" w16du:dateUtc="2026-10-25T23:27:00Z"/>
              </w:rPr>
            </w:pPr>
            <w:ins w:id="847" w:author="Hussain Hadah" w:date="2026-10-25T19:27:00Z" w16du:dateUtc="2026-10-25T23:27:00Z">
              <w:r>
                <w:rPr>
                  <w:sz w:val="22"/>
                </w:rPr>
                <w:t>(0.042)</w:t>
              </w:r>
            </w:ins>
          </w:p>
        </w:tc>
        <w:tc>
          <w:tcPr>
            <w:tcW w:w="1744" w:type="dxa"/>
            <w:tcBorders>
              <w:top w:val="nil"/>
              <w:left w:val="nil"/>
              <w:bottom w:val="single" w:sz="5" w:space="0" w:color="000000"/>
              <w:right w:val="nil"/>
            </w:tcBorders>
          </w:tcPr>
          <w:p w14:paraId="56B7D89E" w14:textId="77777777" w:rsidR="00C76957" w:rsidRDefault="006D0C1A">
            <w:pPr>
              <w:spacing w:line="259" w:lineRule="auto"/>
              <w:ind w:right="5"/>
              <w:jc w:val="center"/>
              <w:rPr>
                <w:ins w:id="848" w:author="Hussain Hadah" w:date="2026-10-25T19:27:00Z" w16du:dateUtc="2026-10-25T23:27:00Z"/>
              </w:rPr>
            </w:pPr>
            <w:ins w:id="849" w:author="Hussain Hadah" w:date="2026-10-25T19:27:00Z" w16du:dateUtc="2026-10-25T23:27:00Z">
              <w:r>
                <w:rPr>
                  <w:sz w:val="22"/>
                </w:rPr>
                <w:t>(0.066)</w:t>
              </w:r>
            </w:ins>
          </w:p>
        </w:tc>
      </w:tr>
    </w:tbl>
    <w:p w14:paraId="5C46D80E" w14:textId="77777777" w:rsidR="00C76957" w:rsidRDefault="006D0C1A">
      <w:pPr>
        <w:spacing w:after="16" w:line="262" w:lineRule="auto"/>
        <w:ind w:left="115"/>
        <w:rPr>
          <w:ins w:id="850" w:author="Hussain Hadah" w:date="2026-10-25T19:27:00Z" w16du:dateUtc="2026-10-25T23:27:00Z"/>
        </w:rPr>
      </w:pPr>
      <w:ins w:id="851" w:author="Hussain Hadah" w:date="2026-10-25T19:27:00Z" w16du:dateUtc="2026-10-25T23:27:00Z">
        <w:r>
          <w:t xml:space="preserve">Wald test, Bias </w:t>
        </w:r>
        <w:r>
          <w:rPr>
            <w:rFonts w:ascii="Cambria" w:eastAsia="Cambria" w:hAnsi="Cambria" w:cs="Cambria"/>
          </w:rPr>
          <w:t xml:space="preserve">× </w:t>
        </w:r>
        <w:r>
          <w:t>AW = 0 in both equations (clustered): χ</w:t>
        </w:r>
        <w:r>
          <w:rPr>
            <w:vertAlign w:val="superscript"/>
          </w:rPr>
          <w:t>2</w:t>
        </w:r>
        <w:r>
          <w:t>(2) = 10.48, p = 0.005</w:t>
        </w:r>
      </w:ins>
    </w:p>
    <w:p w14:paraId="24DB781D" w14:textId="77777777" w:rsidR="00C76957" w:rsidRDefault="006D0C1A">
      <w:pPr>
        <w:spacing w:after="16" w:line="262" w:lineRule="auto"/>
        <w:ind w:left="115"/>
        <w:rPr>
          <w:ins w:id="852" w:author="Hussain Hadah" w:date="2026-10-25T19:27:00Z" w16du:dateUtc="2026-10-25T23:27:00Z"/>
        </w:rPr>
      </w:pPr>
      <w:ins w:id="853" w:author="Hussain Hadah" w:date="2026-10-25T19:27:00Z" w16du:dateUtc="2026-10-25T23:27:00Z">
        <w:r>
          <w:t>Likelihood-ratio test (independent observations): χ</w:t>
        </w:r>
        <w:r>
          <w:rPr>
            <w:vertAlign w:val="superscript"/>
          </w:rPr>
          <w:t>2</w:t>
        </w:r>
        <w:r>
          <w:t>(2) = 106.78, p&lt; 0.001</w:t>
        </w:r>
      </w:ins>
    </w:p>
    <w:p w14:paraId="129BC103" w14:textId="77777777" w:rsidR="00C76957" w:rsidRDefault="006D0C1A">
      <w:pPr>
        <w:spacing w:after="16" w:line="262" w:lineRule="auto"/>
        <w:ind w:left="115" w:right="816"/>
        <w:rPr>
          <w:ins w:id="854" w:author="Hussain Hadah" w:date="2026-10-25T19:27:00Z" w16du:dateUtc="2026-10-25T23:27:00Z"/>
        </w:rPr>
      </w:pPr>
      <w:ins w:id="855" w:author="Hussain Hadah" w:date="2026-10-25T19:27:00Z" w16du:dateUtc="2026-10-25T23:27:00Z">
        <w:r>
          <w:t>Observations</w:t>
        </w:r>
        <w:r>
          <w:tab/>
          <w:t>27,048 State clusters</w:t>
        </w:r>
        <w:r>
          <w:tab/>
          <w:t>51</w:t>
        </w:r>
      </w:ins>
    </w:p>
    <w:p w14:paraId="7C4846B6" w14:textId="77777777" w:rsidR="00C76957" w:rsidRDefault="006D0C1A">
      <w:pPr>
        <w:spacing w:after="106" w:line="259" w:lineRule="auto"/>
        <w:rPr>
          <w:ins w:id="856" w:author="Hussain Hadah" w:date="2026-10-25T19:27:00Z" w16du:dateUtc="2026-10-25T23:27:00Z"/>
        </w:rPr>
      </w:pPr>
      <w:ins w:id="857" w:author="Hussain Hadah" w:date="2026-10-25T19:27:00Z" w16du:dateUtc="2026-10-25T23:27:00Z">
        <w:r>
          <w:rPr>
            <w:noProof/>
          </w:rPr>
          <mc:AlternateContent>
            <mc:Choice Requires="wpg">
              <w:drawing>
                <wp:inline distT="0" distB="0" distL="0" distR="0" wp14:anchorId="2F941139" wp14:editId="5E65767F">
                  <wp:extent cx="5465928" cy="12141"/>
                  <wp:effectExtent l="0" t="0" r="0" b="0"/>
                  <wp:docPr id="21643" name="Group 21643"/>
                  <wp:cNvGraphicFramePr/>
                  <a:graphic xmlns:a="http://schemas.openxmlformats.org/drawingml/2006/main">
                    <a:graphicData uri="http://schemas.microsoft.com/office/word/2010/wordprocessingGroup">
                      <wpg:wgp>
                        <wpg:cNvGrpSpPr/>
                        <wpg:grpSpPr>
                          <a:xfrm>
                            <a:off x="0" y="0"/>
                            <a:ext cx="5465928" cy="12141"/>
                            <a:chOff x="0" y="0"/>
                            <a:chExt cx="5465928" cy="12141"/>
                          </a:xfrm>
                        </wpg:grpSpPr>
                        <wps:wsp>
                          <wps:cNvPr id="711" name="Shape 711"/>
                          <wps:cNvSpPr/>
                          <wps:spPr>
                            <a:xfrm>
                              <a:off x="0" y="0"/>
                              <a:ext cx="5465928" cy="0"/>
                            </a:xfrm>
                            <a:custGeom>
                              <a:avLst/>
                              <a:gdLst/>
                              <a:ahLst/>
                              <a:cxnLst/>
                              <a:rect l="0" t="0" r="0" b="0"/>
                              <a:pathLst>
                                <a:path w="5465928">
                                  <a:moveTo>
                                    <a:pt x="0" y="0"/>
                                  </a:moveTo>
                                  <a:lnTo>
                                    <a:pt x="5465928" y="0"/>
                                  </a:lnTo>
                                </a:path>
                              </a:pathLst>
                            </a:custGeom>
                            <a:ln w="1214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43" style="width:430.388pt;height:0.956pt;mso-position-horizontal-relative:char;mso-position-vertical-relative:line" coordsize="54659,121">
                  <v:shape id="Shape 711" style="position:absolute;width:54659;height:0;left:0;top:0;" coordsize="5465928,0" path="m0,0l5465928,0">
                    <v:stroke weight="0.956pt" endcap="flat" joinstyle="miter" miterlimit="10" on="true" color="#000000"/>
                    <v:fill on="false" color="#000000" opacity="0"/>
                  </v:shape>
                </v:group>
              </w:pict>
            </mc:Fallback>
          </mc:AlternateContent>
        </w:r>
      </w:ins>
    </w:p>
    <w:p w14:paraId="7BCD9DEA" w14:textId="77777777" w:rsidR="00C76957" w:rsidRDefault="006D0C1A">
      <w:pPr>
        <w:ind w:left="328" w:hanging="153"/>
        <w:rPr>
          <w:ins w:id="858" w:author="Hussain Hadah" w:date="2026-10-25T19:27:00Z" w16du:dateUtc="2026-10-25T23:27:00Z"/>
        </w:rPr>
      </w:pPr>
      <w:ins w:id="859" w:author="Hussain Hadah" w:date="2026-10-25T19:27:00Z" w16du:dateUtc="2026-10-25T23:27:00Z">
        <w:r>
          <w:rPr>
            <w:sz w:val="25"/>
            <w:vertAlign w:val="superscript"/>
          </w:rPr>
          <w:t xml:space="preserve">1 </w:t>
        </w:r>
        <w:r>
          <w:t>The table reports a single multinomial logit, equation (</w:t>
        </w:r>
        <w:r>
          <w:rPr>
            <w:b/>
          </w:rPr>
          <w:t>??</w:t>
        </w:r>
        <w:r>
          <w:t xml:space="preserve">), estimated on pooled secondgeneration children with one parent born in an Asian country and one born outside Asia, with “Asian only” as the reference category. All coefficients are constrained to be equal across Asian father–White mother (AW) and White father–Asian mother (WA) families except that the bias index is interacted with an AW indicator. Controls are sex, mother and father college graduation, a quartic in age, the state Asian population share, and region </w:t>
        </w:r>
        <w:r>
          <w:rPr>
            <w:rFonts w:ascii="Cambria" w:eastAsia="Cambria" w:hAnsi="Cambria" w:cs="Cambria"/>
          </w:rPr>
          <w:t xml:space="preserve">× </w:t>
        </w:r>
        <w:r>
          <w:t xml:space="preserve">year fixed effects; estimation is weighted by CPS person weights scaled to mean one. 118 </w:t>
        </w:r>
        <w:r>
          <w:lastRenderedPageBreak/>
          <w:t xml:space="preserve">observations in 2 region </w:t>
        </w:r>
        <w:r>
          <w:rPr>
            <w:rFonts w:ascii="Cambria" w:eastAsia="Cambria" w:hAnsi="Cambria" w:cs="Cambria"/>
          </w:rPr>
          <w:t xml:space="preserve">× </w:t>
        </w:r>
        <w:r>
          <w:t>year cells with no “Asian only” responses are excluded because the cell dummies are not identified. Standard errors in parentheses are clustered at the state level using a sandwich covariance built from the weighted multinomial logit scores. The Wald test uses that clustered covariance; the likelihood-ratio test compares the model with and without the two interaction terms and assumes independent observations. Average marginal effects of a one standard deviation increase in bias are evaluated on the full pooled sample with the AW indicator set to one for every observation and then to zero, so the two rows share the same covariate distribution; the difference is the AW–WA gap with its delta-method standard error. This is a test of whether the bias effect differs by parental configuration, not of the bias effect itself. The first row of Panel B comes from the restricted model with a common bias effect. Conventional standard errors that treat children as independent, the assumption the individual-level bootstrap in the main figures also makes, are smaller: for the common-effect average marginal effects they</w:t>
        </w:r>
        <w:r>
          <w:rPr>
            <w:sz w:val="24"/>
          </w:rPr>
          <w:t xml:space="preserve">14 </w:t>
        </w:r>
        <w:r>
          <w:t xml:space="preserve">are 0.018 (White only) and 0.021 (Asian and White) against the clustered 0.057 and 0.067, and for the bias coefficients in Panel A they are 0.128 and 0.114 against 0.363 and 0.331. </w:t>
        </w:r>
        <w:r>
          <w:rPr>
            <w:rFonts w:ascii="Cambria" w:eastAsia="Cambria" w:hAnsi="Cambria" w:cs="Cambria"/>
            <w:vertAlign w:val="superscript"/>
          </w:rPr>
          <w:t>∗</w:t>
        </w:r>
        <w:r>
          <w:t xml:space="preserve">p &lt; 0.1, </w:t>
        </w:r>
        <w:r>
          <w:rPr>
            <w:rFonts w:ascii="Cambria" w:eastAsia="Cambria" w:hAnsi="Cambria" w:cs="Cambria"/>
            <w:vertAlign w:val="superscript"/>
          </w:rPr>
          <w:t>∗∗</w:t>
        </w:r>
        <w:r>
          <w:t xml:space="preserve">p &lt; 0.05, </w:t>
        </w:r>
        <w:r>
          <w:rPr>
            <w:rFonts w:ascii="Cambria" w:eastAsia="Cambria" w:hAnsi="Cambria" w:cs="Cambria"/>
            <w:vertAlign w:val="superscript"/>
          </w:rPr>
          <w:t>∗∗∗</w:t>
        </w:r>
        <w:r>
          <w:t>p &lt; 0.01. Data source is the 2004–2021 Current Population Survey.</w:t>
        </w:r>
      </w:ins>
    </w:p>
    <w:p w14:paraId="1FCD4B00" w14:textId="77777777" w:rsidR="00450D64" w:rsidRDefault="00A86461">
      <w:pPr>
        <w:pStyle w:val="Heading1"/>
        <w:spacing w:before="84"/>
      </w:pPr>
      <w:r>
        <w:rPr>
          <w:spacing w:val="-2"/>
          <w:w w:val="105"/>
        </w:rPr>
        <w:t>Figures</w:t>
      </w:r>
    </w:p>
    <w:p w14:paraId="21C2FAA5" w14:textId="77777777" w:rsidR="00450D64" w:rsidRDefault="00450D64">
      <w:pPr>
        <w:pStyle w:val="BodyText"/>
        <w:spacing w:before="139"/>
        <w:rPr>
          <w:del w:id="860" w:author="Hussain Hadah" w:date="2026-10-25T19:27:00Z" w16du:dateUtc="2026-10-25T23:27:00Z"/>
          <w:b/>
          <w:sz w:val="34"/>
        </w:rPr>
      </w:pPr>
    </w:p>
    <w:p w14:paraId="3F67FE06" w14:textId="77777777" w:rsidR="00C76957" w:rsidRDefault="00A86461">
      <w:pPr>
        <w:tabs>
          <w:tab w:val="right" w:pos="8608"/>
        </w:tabs>
        <w:spacing w:after="6"/>
        <w:ind w:left="-15"/>
        <w:rPr>
          <w:ins w:id="861" w:author="Hussain Hadah" w:date="2026-10-25T19:27:00Z" w16du:dateUtc="2026-10-25T23:27:00Z"/>
        </w:rPr>
      </w:pPr>
      <w:r>
        <w:rPr>
          <w:w w:val="105"/>
          <w:sz w:val="24"/>
        </w:rPr>
        <w:t>Figure</w:t>
      </w:r>
      <w:r>
        <w:rPr>
          <w:spacing w:val="40"/>
          <w:w w:val="105"/>
          <w:sz w:val="24"/>
        </w:rPr>
        <w:t xml:space="preserve"> </w:t>
      </w:r>
      <w:r>
        <w:rPr>
          <w:w w:val="105"/>
          <w:sz w:val="24"/>
        </w:rPr>
        <w:t>A.</w:t>
      </w:r>
      <w:ins w:id="862" w:author="Hussain Hadah" w:date="2026-10-25T19:27:00Z" w16du:dateUtc="2026-10-25T23:27:00Z">
        <w:r w:rsidR="006D0C1A">
          <w:rPr>
            <w:sz w:val="24"/>
          </w:rPr>
          <w:t>8:</w:t>
        </w:r>
        <w:r w:rsidR="006D0C1A">
          <w:rPr>
            <w:sz w:val="24"/>
          </w:rPr>
          <w:tab/>
          <w:t>Marginal Effects of Key Covariates on Racial Identity Choice by</w:t>
        </w:r>
      </w:ins>
    </w:p>
    <w:p w14:paraId="13890473" w14:textId="77777777" w:rsidR="00C76957" w:rsidRDefault="006D0C1A">
      <w:pPr>
        <w:spacing w:after="54"/>
        <w:ind w:left="-5" w:right="1"/>
        <w:rPr>
          <w:ins w:id="863" w:author="Hussain Hadah" w:date="2026-10-25T19:27:00Z" w16du:dateUtc="2026-10-25T23:27:00Z"/>
        </w:rPr>
      </w:pPr>
      <w:ins w:id="864" w:author="Hussain Hadah" w:date="2026-10-25T19:27:00Z" w16du:dateUtc="2026-10-25T23:27:00Z">
        <w:r>
          <w:rPr>
            <w:sz w:val="24"/>
          </w:rPr>
          <w:t>Parental Ancestry (Second-Generation Asian Americans)</w:t>
        </w:r>
      </w:ins>
    </w:p>
    <w:p w14:paraId="0A7C6235" w14:textId="77777777" w:rsidR="00C76957" w:rsidRDefault="006D0C1A">
      <w:pPr>
        <w:pStyle w:val="Heading2"/>
        <w:tabs>
          <w:tab w:val="center" w:pos="2056"/>
          <w:tab w:val="center" w:pos="6512"/>
        </w:tabs>
        <w:ind w:left="0"/>
        <w:rPr>
          <w:ins w:id="865" w:author="Hussain Hadah" w:date="2026-10-25T19:27:00Z" w16du:dateUtc="2026-10-25T23:27:00Z"/>
        </w:rPr>
      </w:pPr>
      <w:ins w:id="866" w:author="Hussain Hadah" w:date="2026-10-25T19:27:00Z" w16du:dateUtc="2026-10-25T23:27:00Z">
        <w:r>
          <w:tab/>
          <w:t>(a) Asian Father-White Mother (AW)</w:t>
        </w:r>
        <w:r>
          <w:tab/>
          <w:t>(b) White Father-Asian Mother (WA)</w:t>
        </w:r>
      </w:ins>
    </w:p>
    <w:p w14:paraId="60D04818" w14:textId="77777777" w:rsidR="00C76957" w:rsidRDefault="006D0C1A">
      <w:pPr>
        <w:spacing w:after="80" w:line="259" w:lineRule="auto"/>
        <w:rPr>
          <w:ins w:id="867" w:author="Hussain Hadah" w:date="2026-10-25T19:27:00Z" w16du:dateUtc="2026-10-25T23:27:00Z"/>
        </w:rPr>
      </w:pPr>
      <w:ins w:id="868" w:author="Hussain Hadah" w:date="2026-10-25T19:27:00Z" w16du:dateUtc="2026-10-25T23:27:00Z">
        <w:r>
          <w:rPr>
            <w:noProof/>
          </w:rPr>
          <mc:AlternateContent>
            <mc:Choice Requires="wpg">
              <w:drawing>
                <wp:inline distT="0" distB="0" distL="0" distR="0" wp14:anchorId="757FC837" wp14:editId="4230DD44">
                  <wp:extent cx="5440583" cy="1305708"/>
                  <wp:effectExtent l="0" t="0" r="0" b="0"/>
                  <wp:docPr id="15850" name="Group 15850"/>
                  <wp:cNvGraphicFramePr/>
                  <a:graphic xmlns:a="http://schemas.openxmlformats.org/drawingml/2006/main">
                    <a:graphicData uri="http://schemas.microsoft.com/office/word/2010/wordprocessingGroup">
                      <wpg:wgp>
                        <wpg:cNvGrpSpPr/>
                        <wpg:grpSpPr>
                          <a:xfrm>
                            <a:off x="0" y="0"/>
                            <a:ext cx="5440583" cy="1305708"/>
                            <a:chOff x="0" y="0"/>
                            <a:chExt cx="5440583" cy="1305708"/>
                          </a:xfrm>
                        </wpg:grpSpPr>
                        <pic:pic xmlns:pic="http://schemas.openxmlformats.org/drawingml/2006/picture">
                          <pic:nvPicPr>
                            <pic:cNvPr id="772" name="Picture 772"/>
                            <pic:cNvPicPr/>
                          </pic:nvPicPr>
                          <pic:blipFill>
                            <a:blip r:embed="rId63"/>
                            <a:stretch>
                              <a:fillRect/>
                            </a:stretch>
                          </pic:blipFill>
                          <pic:spPr>
                            <a:xfrm>
                              <a:off x="0" y="0"/>
                              <a:ext cx="2611417" cy="1305708"/>
                            </a:xfrm>
                            <a:prstGeom prst="rect">
                              <a:avLst/>
                            </a:prstGeom>
                          </pic:spPr>
                        </pic:pic>
                        <pic:pic xmlns:pic="http://schemas.openxmlformats.org/drawingml/2006/picture">
                          <pic:nvPicPr>
                            <pic:cNvPr id="775" name="Picture 775"/>
                            <pic:cNvPicPr/>
                          </pic:nvPicPr>
                          <pic:blipFill>
                            <a:blip r:embed="rId64"/>
                            <a:stretch>
                              <a:fillRect/>
                            </a:stretch>
                          </pic:blipFill>
                          <pic:spPr>
                            <a:xfrm>
                              <a:off x="2829167" y="0"/>
                              <a:ext cx="2611417" cy="1305708"/>
                            </a:xfrm>
                            <a:prstGeom prst="rect">
                              <a:avLst/>
                            </a:prstGeom>
                          </pic:spPr>
                        </pic:pic>
                      </wpg:wgp>
                    </a:graphicData>
                  </a:graphic>
                </wp:inline>
              </w:drawing>
            </mc:Choice>
            <mc:Fallback xmlns:a="http://schemas.openxmlformats.org/drawingml/2006/main">
              <w:pict>
                <v:group id="Group 15850" style="width:428.392pt;height:102.812pt;mso-position-horizontal-relative:char;mso-position-vertical-relative:line" coordsize="54405,13057">
                  <v:shape id="Picture 772" style="position:absolute;width:26114;height:13057;left:0;top:0;" filled="f">
                    <v:imagedata r:id="rId65"/>
                  </v:shape>
                  <v:shape id="Picture 775" style="position:absolute;width:26114;height:13057;left:28291;top:0;" filled="f">
                    <v:imagedata r:id="rId66"/>
                  </v:shape>
                </v:group>
              </w:pict>
            </mc:Fallback>
          </mc:AlternateContent>
        </w:r>
      </w:ins>
    </w:p>
    <w:p w14:paraId="316AAD71" w14:textId="77777777" w:rsidR="00C76957" w:rsidRDefault="006D0C1A">
      <w:pPr>
        <w:ind w:left="-5"/>
        <w:rPr>
          <w:ins w:id="869" w:author="Hussain Hadah" w:date="2026-10-25T19:27:00Z" w16du:dateUtc="2026-10-25T23:27:00Z"/>
        </w:rPr>
      </w:pPr>
      <w:ins w:id="870" w:author="Hussain Hadah" w:date="2026-10-25T19:27:00Z" w16du:dateUtc="2026-10-25T23:27:00Z">
        <w:r>
          <w:t>This figure displays average marginal effects of key covariates on the probability of each racial identity outcome, estimated from equation (</w:t>
        </w:r>
        <w:r>
          <w:rPr>
            <w:b/>
          </w:rPr>
          <w:t>??</w:t>
        </w:r>
        <w:r>
          <w:t xml:space="preserve">) separately for second-generation children with an Asian-born father and a mother born outside Asia (panel a) and with a father born outside Asia and an Asian-born mother (panel b). For anti-Asian bias, the marginal effect is the derivative of each predicted probability with respect to the bias index, evaluated for every child at that child’s own covariate values and averaged over the estimation sample; for the binary covariates, it is the average change in predicted probability from switching the indicator from 0 to 1 for every child. Models include region </w:t>
        </w:r>
        <w:r>
          <w:rPr>
            <w:rFonts w:ascii="Cambria" w:eastAsia="Cambria" w:hAnsi="Cambria" w:cs="Cambria"/>
          </w:rPr>
          <w:t xml:space="preserve">× </w:t>
        </w:r>
        <w:r>
          <w:t xml:space="preserve">year fixed effects and controls for a quartic in age and the state Asian population share, and are weighted by CPS person weights. Each point is the median of the average marginal effect across 1,000 bootstrap resamples of children, drawn with replacement within region </w:t>
        </w:r>
        <w:r>
          <w:rPr>
            <w:rFonts w:ascii="Cambria" w:eastAsia="Cambria" w:hAnsi="Cambria" w:cs="Cambria"/>
          </w:rPr>
          <w:t xml:space="preserve">× </w:t>
        </w:r>
        <w:r>
          <w:t xml:space="preserve">year cells; the bars span the </w:t>
        </w:r>
      </w:ins>
      <w:r w:rsidR="00A86461">
        <w:rPr>
          <w:w w:val="105"/>
          <w:sz w:val="24"/>
        </w:rPr>
        <w:t>2</w:t>
      </w:r>
      <w:ins w:id="871" w:author="Hussain Hadah" w:date="2026-10-25T19:27:00Z" w16du:dateUtc="2026-10-25T23:27:00Z">
        <w:r>
          <w:t xml:space="preserve">.5th and 97.5th percentiles of the same resamples </w:t>
        </w:r>
        <w:r>
          <w:lastRenderedPageBreak/>
          <w:t xml:space="preserve">and do not account for dependence within state-year cells. Because the two panels come from separately estimated models, differences between them reflect both differences in coefficients and differences in the two groups’ covariate distributions; Appendix Table </w:t>
        </w:r>
        <w:r>
          <w:rPr>
            <w:color w:val="0000FF"/>
          </w:rPr>
          <w:t xml:space="preserve">A.5 </w:t>
        </w:r>
        <w:r>
          <w:t>reports a pooled model that holds the covariate distribution fixed.</w:t>
        </w:r>
      </w:ins>
    </w:p>
    <w:p w14:paraId="648C9107" w14:textId="77777777" w:rsidR="00C76957" w:rsidRDefault="006D0C1A">
      <w:pPr>
        <w:spacing w:after="6"/>
        <w:ind w:left="-5" w:right="1"/>
        <w:rPr>
          <w:ins w:id="872" w:author="Hussain Hadah" w:date="2026-10-25T19:27:00Z" w16du:dateUtc="2026-10-25T23:27:00Z"/>
        </w:rPr>
      </w:pPr>
      <w:ins w:id="873" w:author="Hussain Hadah" w:date="2026-10-25T19:27:00Z" w16du:dateUtc="2026-10-25T23:27:00Z">
        <w:r>
          <w:rPr>
            <w:sz w:val="24"/>
          </w:rPr>
          <w:t>Figure A.9: Marginal Effects of Key Covariates on Racial Identity Choice (Pooled Mixed-Race Adult Second-Generation Asian Americans)</w:t>
        </w:r>
      </w:ins>
    </w:p>
    <w:p w14:paraId="7FA4B698" w14:textId="77777777" w:rsidR="00C76957" w:rsidRDefault="006D0C1A">
      <w:pPr>
        <w:spacing w:after="80" w:line="259" w:lineRule="auto"/>
        <w:ind w:left="1499"/>
        <w:rPr>
          <w:ins w:id="874" w:author="Hussain Hadah" w:date="2026-10-25T19:27:00Z" w16du:dateUtc="2026-10-25T23:27:00Z"/>
        </w:rPr>
      </w:pPr>
      <w:ins w:id="875" w:author="Hussain Hadah" w:date="2026-10-25T19:27:00Z" w16du:dateUtc="2026-10-25T23:27:00Z">
        <w:r>
          <w:rPr>
            <w:noProof/>
          </w:rPr>
          <w:drawing>
            <wp:inline distT="0" distB="0" distL="0" distR="0" wp14:anchorId="67A55A22" wp14:editId="4D7FC1C9">
              <wp:extent cx="3536314" cy="1768157"/>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67"/>
                      <a:stretch>
                        <a:fillRect/>
                      </a:stretch>
                    </pic:blipFill>
                    <pic:spPr>
                      <a:xfrm>
                        <a:off x="0" y="0"/>
                        <a:ext cx="3536314" cy="1768157"/>
                      </a:xfrm>
                      <a:prstGeom prst="rect">
                        <a:avLst/>
                      </a:prstGeom>
                    </pic:spPr>
                  </pic:pic>
                </a:graphicData>
              </a:graphic>
            </wp:inline>
          </w:drawing>
        </w:r>
      </w:ins>
    </w:p>
    <w:p w14:paraId="6CFDEB7D" w14:textId="77777777" w:rsidR="00C76957" w:rsidRDefault="006D0C1A">
      <w:pPr>
        <w:ind w:left="-5"/>
        <w:rPr>
          <w:ins w:id="876" w:author="Hussain Hadah" w:date="2026-10-25T19:27:00Z" w16du:dateUtc="2026-10-25T23:27:00Z"/>
        </w:rPr>
      </w:pPr>
      <w:ins w:id="877" w:author="Hussain Hadah" w:date="2026-10-25T19:27:00Z" w16du:dateUtc="2026-10-25T23:27:00Z">
        <w:r>
          <w:t>This figure displays average marginal effects of key covariates on the probability of each racial identity outcome, estimated from equation (</w:t>
        </w:r>
        <w:r>
          <w:rPr>
            <w:b/>
          </w:rPr>
          <w:t>??</w:t>
        </w:r>
        <w:r>
          <w:t xml:space="preserve">) for pooled second-generation adults (ages 18 and older) with one parent born in an Asian country and one parent born outside Asia. For antiAsian bias, years of education, and log family income, the marginal effect is the derivative of each predicted probability with respect to the covariate, evaluated for every adult at that adult’s own covariate values and averaged over the estimation sample; for female, it is the average change in predicted probability from switching the indicator from 0 to 1 for every adult. Models include region </w:t>
        </w:r>
        <w:r>
          <w:rPr>
            <w:rFonts w:ascii="Cambria" w:eastAsia="Cambria" w:hAnsi="Cambria" w:cs="Cambria"/>
          </w:rPr>
          <w:t xml:space="preserve">× </w:t>
        </w:r>
        <w:r>
          <w:t xml:space="preserve">year fixed effects and controls for a quartic in age and the state Asian population share, and are weighted by CPS person weights. Each point is the median of the average marginal effect across 1,000 bootstrap resamples of adults, drawn with replacement within region </w:t>
        </w:r>
        <w:r>
          <w:rPr>
            <w:rFonts w:ascii="Cambria" w:eastAsia="Cambria" w:hAnsi="Cambria" w:cs="Cambria"/>
          </w:rPr>
          <w:t xml:space="preserve">× </w:t>
        </w:r>
        <w:r>
          <w:t>year cells; the bars span the 2.5th and 97.5th percentiles of the same resamples and do not account for dependence within state-year cells.</w:t>
        </w:r>
      </w:ins>
    </w:p>
    <w:p w14:paraId="6440076E" w14:textId="77777777" w:rsidR="00C76957" w:rsidRDefault="006D0C1A">
      <w:pPr>
        <w:spacing w:after="58"/>
        <w:ind w:left="-5" w:right="1"/>
        <w:rPr>
          <w:ins w:id="878" w:author="Hussain Hadah" w:date="2026-10-25T19:27:00Z" w16du:dateUtc="2026-10-25T23:27:00Z"/>
        </w:rPr>
      </w:pPr>
      <w:ins w:id="879" w:author="Hussain Hadah" w:date="2026-10-25T19:27:00Z" w16du:dateUtc="2026-10-25T23:27:00Z">
        <w:r>
          <w:rPr>
            <w:sz w:val="24"/>
          </w:rPr>
          <w:t>Figure A.10: Marginal Effects of Key Covariates on Racial Identity Choice by Number of Asian Grandparents (Third-Generation Asian Americans)</w:t>
        </w:r>
      </w:ins>
    </w:p>
    <w:p w14:paraId="0769EBE5" w14:textId="77777777" w:rsidR="00C76957" w:rsidRDefault="006D0C1A">
      <w:pPr>
        <w:pStyle w:val="Heading2"/>
        <w:tabs>
          <w:tab w:val="center" w:pos="1928"/>
          <w:tab w:val="center" w:pos="6640"/>
        </w:tabs>
        <w:ind w:left="0"/>
        <w:rPr>
          <w:ins w:id="880" w:author="Hussain Hadah" w:date="2026-10-25T19:27:00Z" w16du:dateUtc="2026-10-25T23:27:00Z"/>
        </w:rPr>
      </w:pPr>
      <w:ins w:id="881" w:author="Hussain Hadah" w:date="2026-10-25T19:27:00Z" w16du:dateUtc="2026-10-25T23:27:00Z">
        <w:r>
          <w:tab/>
          <w:t>(a) One Asian Grandparent</w:t>
        </w:r>
        <w:r>
          <w:tab/>
          <w:t>(b) Two Asian Grandparents</w:t>
        </w:r>
      </w:ins>
    </w:p>
    <w:p w14:paraId="058B5702" w14:textId="77777777" w:rsidR="00C76957" w:rsidRDefault="006D0C1A">
      <w:pPr>
        <w:spacing w:after="337" w:line="259" w:lineRule="auto"/>
        <w:rPr>
          <w:ins w:id="882" w:author="Hussain Hadah" w:date="2026-10-25T19:27:00Z" w16du:dateUtc="2026-10-25T23:27:00Z"/>
        </w:rPr>
      </w:pPr>
      <w:ins w:id="883" w:author="Hussain Hadah" w:date="2026-10-25T19:27:00Z" w16du:dateUtc="2026-10-25T23:27:00Z">
        <w:r>
          <w:rPr>
            <w:noProof/>
          </w:rPr>
          <mc:AlternateContent>
            <mc:Choice Requires="wpg">
              <w:drawing>
                <wp:inline distT="0" distB="0" distL="0" distR="0" wp14:anchorId="393A2A64" wp14:editId="0779072A">
                  <wp:extent cx="5440516" cy="1224071"/>
                  <wp:effectExtent l="0" t="0" r="0" b="0"/>
                  <wp:docPr id="23501" name="Group 23501"/>
                  <wp:cNvGraphicFramePr/>
                  <a:graphic xmlns:a="http://schemas.openxmlformats.org/drawingml/2006/main">
                    <a:graphicData uri="http://schemas.microsoft.com/office/word/2010/wordprocessingGroup">
                      <wpg:wgp>
                        <wpg:cNvGrpSpPr/>
                        <wpg:grpSpPr>
                          <a:xfrm>
                            <a:off x="0" y="0"/>
                            <a:ext cx="5440516" cy="1224071"/>
                            <a:chOff x="0" y="0"/>
                            <a:chExt cx="5440516" cy="1224071"/>
                          </a:xfrm>
                        </wpg:grpSpPr>
                        <pic:pic xmlns:pic="http://schemas.openxmlformats.org/drawingml/2006/picture">
                          <pic:nvPicPr>
                            <pic:cNvPr id="842" name="Picture 842"/>
                            <pic:cNvPicPr/>
                          </pic:nvPicPr>
                          <pic:blipFill>
                            <a:blip r:embed="rId68"/>
                            <a:stretch>
                              <a:fillRect/>
                            </a:stretch>
                          </pic:blipFill>
                          <pic:spPr>
                            <a:xfrm>
                              <a:off x="0" y="0"/>
                              <a:ext cx="2448142" cy="1224071"/>
                            </a:xfrm>
                            <a:prstGeom prst="rect">
                              <a:avLst/>
                            </a:prstGeom>
                          </pic:spPr>
                        </pic:pic>
                        <pic:pic xmlns:pic="http://schemas.openxmlformats.org/drawingml/2006/picture">
                          <pic:nvPicPr>
                            <pic:cNvPr id="845" name="Picture 845"/>
                            <pic:cNvPicPr/>
                          </pic:nvPicPr>
                          <pic:blipFill>
                            <a:blip r:embed="rId69"/>
                            <a:stretch>
                              <a:fillRect/>
                            </a:stretch>
                          </pic:blipFill>
                          <pic:spPr>
                            <a:xfrm>
                              <a:off x="2992374" y="0"/>
                              <a:ext cx="2448142" cy="1224071"/>
                            </a:xfrm>
                            <a:prstGeom prst="rect">
                              <a:avLst/>
                            </a:prstGeom>
                          </pic:spPr>
                        </pic:pic>
                      </wpg:wgp>
                    </a:graphicData>
                  </a:graphic>
                </wp:inline>
              </w:drawing>
            </mc:Choice>
            <mc:Fallback xmlns:a="http://schemas.openxmlformats.org/drawingml/2006/main">
              <w:pict>
                <v:group id="Group 23501" style="width:428.387pt;height:96.3835pt;mso-position-horizontal-relative:char;mso-position-vertical-relative:line" coordsize="54405,12240">
                  <v:shape id="Picture 842" style="position:absolute;width:24481;height:12240;left:0;top:0;" filled="f">
                    <v:imagedata r:id="rId70"/>
                  </v:shape>
                  <v:shape id="Picture 845" style="position:absolute;width:24481;height:12240;left:29923;top:0;" filled="f">
                    <v:imagedata r:id="rId71"/>
                  </v:shape>
                </v:group>
              </w:pict>
            </mc:Fallback>
          </mc:AlternateContent>
        </w:r>
      </w:ins>
    </w:p>
    <w:p w14:paraId="4D959EA6" w14:textId="77777777" w:rsidR="00C76957" w:rsidRDefault="006D0C1A">
      <w:pPr>
        <w:pStyle w:val="Heading2"/>
        <w:ind w:left="44" w:right="74"/>
        <w:rPr>
          <w:ins w:id="884" w:author="Hussain Hadah" w:date="2026-10-25T19:27:00Z" w16du:dateUtc="2026-10-25T23:27:00Z"/>
        </w:rPr>
      </w:pPr>
      <w:ins w:id="885" w:author="Hussain Hadah" w:date="2026-10-25T19:27:00Z" w16du:dateUtc="2026-10-25T23:27:00Z">
        <w:r>
          <w:t>(c) Three Asian Grandparents</w:t>
        </w:r>
      </w:ins>
    </w:p>
    <w:p w14:paraId="7FF4259C" w14:textId="77777777" w:rsidR="00C76957" w:rsidRDefault="006D0C1A">
      <w:pPr>
        <w:spacing w:after="80" w:line="259" w:lineRule="auto"/>
        <w:ind w:left="2356"/>
        <w:rPr>
          <w:ins w:id="886" w:author="Hussain Hadah" w:date="2026-10-25T19:27:00Z" w16du:dateUtc="2026-10-25T23:27:00Z"/>
        </w:rPr>
      </w:pPr>
      <w:ins w:id="887" w:author="Hussain Hadah" w:date="2026-10-25T19:27:00Z" w16du:dateUtc="2026-10-25T23:27:00Z">
        <w:r>
          <w:rPr>
            <w:noProof/>
          </w:rPr>
          <w:lastRenderedPageBreak/>
          <w:drawing>
            <wp:inline distT="0" distB="0" distL="0" distR="0" wp14:anchorId="491478A6" wp14:editId="31656075">
              <wp:extent cx="2448142" cy="1224071"/>
              <wp:effectExtent l="0" t="0" r="0" b="0"/>
              <wp:docPr id="848" name="Picture 848"/>
              <wp:cNvGraphicFramePr/>
              <a:graphic xmlns:a="http://schemas.openxmlformats.org/drawingml/2006/main">
                <a:graphicData uri="http://schemas.openxmlformats.org/drawingml/2006/picture">
                  <pic:pic xmlns:pic="http://schemas.openxmlformats.org/drawingml/2006/picture">
                    <pic:nvPicPr>
                      <pic:cNvPr id="848" name="Picture 848"/>
                      <pic:cNvPicPr/>
                    </pic:nvPicPr>
                    <pic:blipFill>
                      <a:blip r:embed="rId72"/>
                      <a:stretch>
                        <a:fillRect/>
                      </a:stretch>
                    </pic:blipFill>
                    <pic:spPr>
                      <a:xfrm>
                        <a:off x="0" y="0"/>
                        <a:ext cx="2448142" cy="1224071"/>
                      </a:xfrm>
                      <a:prstGeom prst="rect">
                        <a:avLst/>
                      </a:prstGeom>
                    </pic:spPr>
                  </pic:pic>
                </a:graphicData>
              </a:graphic>
            </wp:inline>
          </w:drawing>
        </w:r>
      </w:ins>
    </w:p>
    <w:p w14:paraId="5453D3AC" w14:textId="77777777" w:rsidR="00C76957" w:rsidRDefault="006D0C1A">
      <w:pPr>
        <w:ind w:left="-5"/>
        <w:rPr>
          <w:ins w:id="888" w:author="Hussain Hadah" w:date="2026-10-25T19:27:00Z" w16du:dateUtc="2026-10-25T23:27:00Z"/>
        </w:rPr>
      </w:pPr>
      <w:ins w:id="889" w:author="Hussain Hadah" w:date="2026-10-25T19:27:00Z" w16du:dateUtc="2026-10-25T23:27:00Z">
        <w:r>
          <w:t>This figure displays average marginal effects of key covariates on the probability of each racial identity outcome, estimated from equation (</w:t>
        </w:r>
        <w:r>
          <w:rPr>
            <w:b/>
          </w:rPr>
          <w:t>??</w:t>
        </w:r>
        <w:r>
          <w:t xml:space="preserve">) separately for third-generation children with one, two, and three Asian-born grandparents. For anti-Asian bias, the marginal effect is the derivative of each predicted probability with respect to the bias index, evaluated for every child at that child’s own covariate values and averaged over the estimation sample; for the binary covariates, it is the average change in predicted probability from switching the indicator from 0 to 1 for every child. Models include region </w:t>
        </w:r>
        <w:r>
          <w:rPr>
            <w:rFonts w:ascii="Cambria" w:eastAsia="Cambria" w:hAnsi="Cambria" w:cs="Cambria"/>
          </w:rPr>
          <w:t xml:space="preserve">× </w:t>
        </w:r>
        <w:r>
          <w:t xml:space="preserve">year fixed effects and controls for a quartic in age and the state Asian population share, and are weighted by CPS person weights. Each point is the median of the average marginal effect across 1,000 bootstrap resamples of children, drawn with replacement within region </w:t>
        </w:r>
        <w:r>
          <w:rPr>
            <w:rFonts w:ascii="Cambria" w:eastAsia="Cambria" w:hAnsi="Cambria" w:cs="Cambria"/>
          </w:rPr>
          <w:t xml:space="preserve">× </w:t>
        </w:r>
        <w:r>
          <w:t>year cells; the bars span the 2.5th and 97.5th percentiles of the same resamples.</w:t>
        </w:r>
      </w:ins>
    </w:p>
    <w:p w14:paraId="501655E5" w14:textId="77777777" w:rsidR="00450D64" w:rsidRDefault="006D0C1A">
      <w:pPr>
        <w:spacing w:line="252" w:lineRule="auto"/>
        <w:ind w:left="36"/>
        <w:rPr>
          <w:sz w:val="24"/>
        </w:rPr>
      </w:pPr>
      <w:ins w:id="890" w:author="Hussain Hadah" w:date="2026-10-25T19:27:00Z" w16du:dateUtc="2026-10-25T23:27:00Z">
        <w:r>
          <w:rPr>
            <w:sz w:val="24"/>
          </w:rPr>
          <w:t>Figure A.11</w:t>
        </w:r>
      </w:ins>
      <w:r w:rsidR="00A86461">
        <w:rPr>
          <w:w w:val="105"/>
          <w:sz w:val="24"/>
        </w:rPr>
        <w:t>:</w:t>
      </w:r>
      <w:r w:rsidR="00A86461">
        <w:rPr>
          <w:spacing w:val="80"/>
          <w:w w:val="150"/>
          <w:sz w:val="24"/>
        </w:rPr>
        <w:t xml:space="preserve"> </w:t>
      </w:r>
      <w:r w:rsidR="00A86461">
        <w:rPr>
          <w:w w:val="105"/>
          <w:sz w:val="24"/>
        </w:rPr>
        <w:t>Between-Model</w:t>
      </w:r>
      <w:r w:rsidR="00A86461">
        <w:rPr>
          <w:spacing w:val="40"/>
          <w:w w:val="105"/>
          <w:sz w:val="24"/>
        </w:rPr>
        <w:t xml:space="preserve"> </w:t>
      </w:r>
      <w:r w:rsidR="00A86461">
        <w:rPr>
          <w:w w:val="105"/>
          <w:sz w:val="24"/>
        </w:rPr>
        <w:t>Differences</w:t>
      </w:r>
      <w:r w:rsidR="00A86461">
        <w:rPr>
          <w:spacing w:val="40"/>
          <w:w w:val="105"/>
          <w:sz w:val="24"/>
        </w:rPr>
        <w:t xml:space="preserve"> </w:t>
      </w:r>
      <w:r w:rsidR="00A86461">
        <w:rPr>
          <w:w w:val="105"/>
          <w:sz w:val="24"/>
        </w:rPr>
        <w:t>in</w:t>
      </w:r>
      <w:r w:rsidR="00A86461">
        <w:rPr>
          <w:spacing w:val="40"/>
          <w:w w:val="105"/>
          <w:sz w:val="24"/>
        </w:rPr>
        <w:t xml:space="preserve"> </w:t>
      </w:r>
      <w:r w:rsidR="00A86461">
        <w:rPr>
          <w:w w:val="105"/>
          <w:sz w:val="24"/>
        </w:rPr>
        <w:t>Average</w:t>
      </w:r>
      <w:r w:rsidR="00A86461">
        <w:rPr>
          <w:spacing w:val="40"/>
          <w:w w:val="105"/>
          <w:sz w:val="24"/>
        </w:rPr>
        <w:t xml:space="preserve"> </w:t>
      </w:r>
      <w:r w:rsidR="00A86461">
        <w:rPr>
          <w:w w:val="105"/>
          <w:sz w:val="24"/>
        </w:rPr>
        <w:t>Marginal</w:t>
      </w:r>
      <w:r w:rsidR="00A86461">
        <w:rPr>
          <w:spacing w:val="40"/>
          <w:w w:val="105"/>
          <w:sz w:val="24"/>
        </w:rPr>
        <w:t xml:space="preserve"> </w:t>
      </w:r>
      <w:r w:rsidR="00A86461">
        <w:rPr>
          <w:w w:val="105"/>
          <w:sz w:val="24"/>
        </w:rPr>
        <w:t>Effects:</w:t>
      </w:r>
      <w:r w:rsidR="00A86461">
        <w:rPr>
          <w:spacing w:val="80"/>
          <w:w w:val="150"/>
          <w:sz w:val="24"/>
        </w:rPr>
        <w:t xml:space="preserve"> </w:t>
      </w:r>
      <w:ins w:id="891" w:author="Hussain Hadah" w:date="2026-10-25T19:27:00Z" w16du:dateUtc="2026-10-25T23:27:00Z">
        <w:r>
          <w:rPr>
            <w:sz w:val="24"/>
          </w:rPr>
          <w:t xml:space="preserve">SecondGeneration </w:t>
        </w:r>
      </w:ins>
      <w:del w:id="892" w:author="Hussain Hadah" w:date="2026-10-25T19:27:00Z" w16du:dateUtc="2026-10-25T23:27:00Z">
        <w:r w:rsidR="00A86461">
          <w:rPr>
            <w:w w:val="105"/>
            <w:sz w:val="24"/>
          </w:rPr>
          <w:delText xml:space="preserve">Second-Generation </w:delText>
        </w:r>
      </w:del>
      <w:r w:rsidR="00A86461">
        <w:rPr>
          <w:w w:val="105"/>
          <w:sz w:val="24"/>
        </w:rPr>
        <w:t>AW vs. WA</w:t>
      </w:r>
    </w:p>
    <w:p w14:paraId="3A5382FF" w14:textId="77777777" w:rsidR="00C76957" w:rsidRDefault="006D0C1A">
      <w:pPr>
        <w:spacing w:after="80" w:line="259" w:lineRule="auto"/>
        <w:ind w:left="643"/>
        <w:rPr>
          <w:ins w:id="893" w:author="Hussain Hadah" w:date="2026-10-25T19:27:00Z" w16du:dateUtc="2026-10-25T23:27:00Z"/>
        </w:rPr>
      </w:pPr>
      <w:ins w:id="894" w:author="Hussain Hadah" w:date="2026-10-25T19:27:00Z" w16du:dateUtc="2026-10-25T23:27:00Z">
        <w:r>
          <w:rPr>
            <w:noProof/>
          </w:rPr>
          <w:drawing>
            <wp:inline distT="0" distB="0" distL="0" distR="0" wp14:anchorId="19322E6A" wp14:editId="352B5E0B">
              <wp:extent cx="4624596" cy="2601336"/>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73"/>
                      <a:stretch>
                        <a:fillRect/>
                      </a:stretch>
                    </pic:blipFill>
                    <pic:spPr>
                      <a:xfrm>
                        <a:off x="0" y="0"/>
                        <a:ext cx="4624596" cy="2601336"/>
                      </a:xfrm>
                      <a:prstGeom prst="rect">
                        <a:avLst/>
                      </a:prstGeom>
                    </pic:spPr>
                  </pic:pic>
                </a:graphicData>
              </a:graphic>
            </wp:inline>
          </w:drawing>
        </w:r>
      </w:ins>
    </w:p>
    <w:p w14:paraId="03EA16C0" w14:textId="77777777" w:rsidR="00450D64" w:rsidRDefault="00450D64">
      <w:pPr>
        <w:pStyle w:val="BodyText"/>
        <w:rPr>
          <w:del w:id="895" w:author="Hussain Hadah" w:date="2026-10-25T19:27:00Z" w16du:dateUtc="2026-10-25T23:27:00Z"/>
        </w:rPr>
      </w:pPr>
    </w:p>
    <w:p w14:paraId="46776E16" w14:textId="77777777" w:rsidR="00450D64" w:rsidRDefault="00A86461">
      <w:pPr>
        <w:pStyle w:val="BodyText"/>
        <w:spacing w:before="93"/>
        <w:rPr>
          <w:del w:id="896" w:author="Hussain Hadah" w:date="2026-10-25T19:27:00Z" w16du:dateUtc="2026-10-25T23:27:00Z"/>
        </w:rPr>
      </w:pPr>
      <w:del w:id="897" w:author="Hussain Hadah" w:date="2026-10-25T19:27:00Z" w16du:dateUtc="2026-10-25T23:27:00Z">
        <w:r>
          <w:rPr>
            <w:noProof/>
          </w:rPr>
          <w:drawing>
            <wp:anchor distT="0" distB="0" distL="0" distR="0" simplePos="0" relativeHeight="487590912" behindDoc="1" locked="0" layoutInCell="1" allowOverlap="1" wp14:anchorId="74EB1529" wp14:editId="7997CE30">
              <wp:simplePos x="0" y="0"/>
              <wp:positionH relativeFrom="page">
                <wp:posOffset>1614363</wp:posOffset>
              </wp:positionH>
              <wp:positionV relativeFrom="paragraph">
                <wp:posOffset>220740</wp:posOffset>
              </wp:positionV>
              <wp:extent cx="4480558" cy="21640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4" cstate="print"/>
                      <a:stretch>
                        <a:fillRect/>
                      </a:stretch>
                    </pic:blipFill>
                    <pic:spPr>
                      <a:xfrm>
                        <a:off x="0" y="0"/>
                        <a:ext cx="4480558" cy="2164079"/>
                      </a:xfrm>
                      <a:prstGeom prst="rect">
                        <a:avLst/>
                      </a:prstGeom>
                    </pic:spPr>
                  </pic:pic>
                </a:graphicData>
              </a:graphic>
            </wp:anchor>
          </w:drawing>
        </w:r>
      </w:del>
    </w:p>
    <w:p w14:paraId="6EC70D84" w14:textId="77777777" w:rsidR="00450D64" w:rsidRDefault="00A86461">
      <w:pPr>
        <w:pStyle w:val="BodyText"/>
        <w:spacing w:before="228" w:line="237" w:lineRule="auto"/>
        <w:ind w:left="36" w:right="33"/>
        <w:jc w:val="both"/>
        <w:rPr>
          <w:del w:id="898" w:author="Hussain Hadah" w:date="2026-10-25T19:27:00Z" w16du:dateUtc="2026-10-25T23:27:00Z"/>
        </w:rPr>
      </w:pPr>
      <w:r>
        <w:rPr>
          <w:spacing w:val="-2"/>
          <w:w w:val="110"/>
        </w:rPr>
        <w:lastRenderedPageBreak/>
        <w:t>This</w:t>
      </w:r>
      <w:r>
        <w:rPr>
          <w:spacing w:val="-5"/>
          <w:w w:val="110"/>
        </w:rPr>
        <w:t xml:space="preserve"> </w:t>
      </w:r>
      <w:r>
        <w:rPr>
          <w:spacing w:val="-2"/>
          <w:w w:val="110"/>
        </w:rPr>
        <w:t>figure</w:t>
      </w:r>
      <w:r>
        <w:rPr>
          <w:spacing w:val="-5"/>
          <w:w w:val="110"/>
        </w:rPr>
        <w:t xml:space="preserve"> </w:t>
      </w:r>
      <w:r>
        <w:rPr>
          <w:spacing w:val="-2"/>
          <w:w w:val="110"/>
        </w:rPr>
        <w:t>plots</w:t>
      </w:r>
      <w:r>
        <w:rPr>
          <w:spacing w:val="-5"/>
          <w:w w:val="110"/>
        </w:rPr>
        <w:t xml:space="preserve"> </w:t>
      </w:r>
      <w:r>
        <w:rPr>
          <w:spacing w:val="-2"/>
          <w:w w:val="110"/>
        </w:rPr>
        <w:t>the</w:t>
      </w:r>
      <w:r>
        <w:rPr>
          <w:spacing w:val="-5"/>
          <w:w w:val="110"/>
        </w:rPr>
        <w:t xml:space="preserve"> </w:t>
      </w:r>
      <w:r>
        <w:rPr>
          <w:spacing w:val="-2"/>
          <w:w w:val="110"/>
        </w:rPr>
        <w:t>difference</w:t>
      </w:r>
      <w:r>
        <w:rPr>
          <w:spacing w:val="-5"/>
          <w:w w:val="110"/>
        </w:rPr>
        <w:t xml:space="preserve"> </w:t>
      </w:r>
      <w:r>
        <w:rPr>
          <w:spacing w:val="-2"/>
          <w:w w:val="110"/>
        </w:rPr>
        <w:t>in</w:t>
      </w:r>
      <w:r>
        <w:rPr>
          <w:spacing w:val="-5"/>
          <w:w w:val="110"/>
        </w:rPr>
        <w:t xml:space="preserve"> </w:t>
      </w:r>
      <w:r>
        <w:rPr>
          <w:spacing w:val="-2"/>
          <w:w w:val="110"/>
        </w:rPr>
        <w:t>average</w:t>
      </w:r>
      <w:r>
        <w:rPr>
          <w:spacing w:val="-5"/>
          <w:w w:val="110"/>
        </w:rPr>
        <w:t xml:space="preserve"> </w:t>
      </w:r>
      <w:r>
        <w:rPr>
          <w:spacing w:val="-2"/>
          <w:w w:val="110"/>
        </w:rPr>
        <w:t>marginal</w:t>
      </w:r>
      <w:r>
        <w:rPr>
          <w:spacing w:val="-5"/>
          <w:w w:val="110"/>
        </w:rPr>
        <w:t xml:space="preserve"> </w:t>
      </w:r>
      <w:r>
        <w:rPr>
          <w:spacing w:val="-2"/>
          <w:w w:val="110"/>
        </w:rPr>
        <w:t>effects</w:t>
      </w:r>
      <w:r>
        <w:rPr>
          <w:spacing w:val="-5"/>
          <w:w w:val="110"/>
        </w:rPr>
        <w:t xml:space="preserve"> </w:t>
      </w:r>
      <w:r>
        <w:rPr>
          <w:spacing w:val="-2"/>
          <w:w w:val="110"/>
        </w:rPr>
        <w:t>(AME)</w:t>
      </w:r>
      <w:r>
        <w:rPr>
          <w:spacing w:val="-5"/>
          <w:w w:val="110"/>
        </w:rPr>
        <w:t xml:space="preserve"> </w:t>
      </w:r>
      <w:r>
        <w:rPr>
          <w:spacing w:val="-2"/>
          <w:w w:val="110"/>
        </w:rPr>
        <w:t>between</w:t>
      </w:r>
      <w:r>
        <w:rPr>
          <w:spacing w:val="-5"/>
          <w:w w:val="110"/>
        </w:rPr>
        <w:t xml:space="preserve"> </w:t>
      </w:r>
      <w:r>
        <w:rPr>
          <w:spacing w:val="-2"/>
          <w:w w:val="110"/>
        </w:rPr>
        <w:t>the</w:t>
      </w:r>
      <w:r>
        <w:rPr>
          <w:spacing w:val="-5"/>
          <w:w w:val="110"/>
        </w:rPr>
        <w:t xml:space="preserve"> </w:t>
      </w:r>
      <w:r>
        <w:rPr>
          <w:spacing w:val="-2"/>
          <w:w w:val="110"/>
        </w:rPr>
        <w:t>Asian</w:t>
      </w:r>
      <w:r>
        <w:rPr>
          <w:spacing w:val="-5"/>
          <w:w w:val="110"/>
        </w:rPr>
        <w:t xml:space="preserve"> </w:t>
      </w:r>
      <w:r>
        <w:rPr>
          <w:spacing w:val="-2"/>
          <w:w w:val="110"/>
        </w:rPr>
        <w:t xml:space="preserve">father–White </w:t>
      </w:r>
      <w:r>
        <w:rPr>
          <w:w w:val="110"/>
        </w:rPr>
        <w:t>mother (AW) and White father–Asian mother (WA) multinomial logit models, estimated from equation</w:t>
      </w:r>
      <w:r>
        <w:rPr>
          <w:spacing w:val="-14"/>
          <w:w w:val="110"/>
        </w:rPr>
        <w:t xml:space="preserve"> </w:t>
      </w:r>
      <w:ins w:id="899" w:author="Hussain Hadah" w:date="2026-10-25T19:27:00Z" w16du:dateUtc="2026-10-25T23:27:00Z">
        <w:r w:rsidR="006D0C1A">
          <w:t>(</w:t>
        </w:r>
        <w:r w:rsidR="006D0C1A">
          <w:rPr>
            <w:b/>
          </w:rPr>
          <w:t>??</w:t>
        </w:r>
        <w:r w:rsidR="006D0C1A">
          <w:t>).</w:t>
        </w:r>
      </w:ins>
      <w:del w:id="900" w:author="Hussain Hadah" w:date="2026-10-25T19:27:00Z" w16du:dateUtc="2026-10-25T23:27:00Z">
        <w:r>
          <w:rPr>
            <w:w w:val="110"/>
          </w:rPr>
          <w:delText>(</w:delText>
        </w:r>
        <w:r w:rsidR="00450D64">
          <w:fldChar w:fldCharType="begin"/>
        </w:r>
        <w:r w:rsidR="00450D64">
          <w:delInstrText>HYPERLINK \l "_bookmark1"</w:delInstrText>
        </w:r>
        <w:r w:rsidR="00450D64">
          <w:fldChar w:fldCharType="separate"/>
        </w:r>
        <w:r w:rsidR="00450D64">
          <w:rPr>
            <w:color w:val="0000FF"/>
            <w:w w:val="110"/>
          </w:rPr>
          <w:delText>4</w:delText>
        </w:r>
        <w:r w:rsidR="00450D64">
          <w:fldChar w:fldCharType="end"/>
        </w:r>
        <w:r>
          <w:rPr>
            <w:w w:val="110"/>
          </w:rPr>
          <w:delText>).</w:delText>
        </w:r>
      </w:del>
      <w:r>
        <w:rPr>
          <w:spacing w:val="14"/>
          <w:w w:val="110"/>
        </w:rPr>
        <w:t xml:space="preserve"> </w:t>
      </w:r>
      <w:r>
        <w:rPr>
          <w:w w:val="110"/>
        </w:rPr>
        <w:t>Each</w:t>
      </w:r>
      <w:r>
        <w:rPr>
          <w:spacing w:val="30"/>
          <w:w w:val="110"/>
        </w:rPr>
        <w:t xml:space="preserve"> </w:t>
      </w:r>
      <w:r>
        <w:rPr>
          <w:w w:val="110"/>
        </w:rPr>
        <w:t>point</w:t>
      </w:r>
      <w:r>
        <w:rPr>
          <w:spacing w:val="30"/>
          <w:w w:val="110"/>
        </w:rPr>
        <w:t xml:space="preserve"> </w:t>
      </w:r>
      <w:r>
        <w:rPr>
          <w:w w:val="110"/>
        </w:rPr>
        <w:t>represents</w:t>
      </w:r>
      <w:ins w:id="901" w:author="Hussain Hadah" w:date="2026-10-25T19:27:00Z" w16du:dateUtc="2026-10-25T23:27:00Z">
        <w:r w:rsidR="006D0C1A">
          <w:rPr>
            <w:noProof/>
          </w:rPr>
          <w:drawing>
            <wp:inline distT="0" distB="0" distL="0" distR="0" wp14:anchorId="5BC3950D" wp14:editId="7939F161">
              <wp:extent cx="914400" cy="167640"/>
              <wp:effectExtent l="0" t="0" r="0" b="0"/>
              <wp:docPr id="23395" name="Picture 23395"/>
              <wp:cNvGraphicFramePr/>
              <a:graphic xmlns:a="http://schemas.openxmlformats.org/drawingml/2006/main">
                <a:graphicData uri="http://schemas.openxmlformats.org/drawingml/2006/picture">
                  <pic:pic xmlns:pic="http://schemas.openxmlformats.org/drawingml/2006/picture">
                    <pic:nvPicPr>
                      <pic:cNvPr id="23395" name="Picture 23395"/>
                      <pic:cNvPicPr/>
                    </pic:nvPicPr>
                    <pic:blipFill>
                      <a:blip r:embed="rId75"/>
                      <a:stretch>
                        <a:fillRect/>
                      </a:stretch>
                    </pic:blipFill>
                    <pic:spPr>
                      <a:xfrm>
                        <a:off x="0" y="0"/>
                        <a:ext cx="914400" cy="167640"/>
                      </a:xfrm>
                      <a:prstGeom prst="rect">
                        <a:avLst/>
                      </a:prstGeom>
                    </pic:spPr>
                  </pic:pic>
                </a:graphicData>
              </a:graphic>
            </wp:inline>
          </w:drawing>
        </w:r>
        <w:r w:rsidR="006D0C1A">
          <w:t xml:space="preserve"> \</w:t>
        </w:r>
        <w:r w:rsidR="006D0C1A">
          <w:rPr>
            <w:vertAlign w:val="subscript"/>
          </w:rPr>
          <w:t>WA</w:t>
        </w:r>
      </w:ins>
      <w:del w:id="902" w:author="Hussain Hadah" w:date="2026-10-25T19:27:00Z" w16du:dateUtc="2026-10-25T23:27:00Z">
        <w:r>
          <w:rPr>
            <w:w w:val="119"/>
          </w:rPr>
          <w:delText xml:space="preserve"> </w:delText>
        </w:r>
        <w:r>
          <w:rPr>
            <w:spacing w:val="-155"/>
            <w:w w:val="89"/>
          </w:rPr>
          <w:delText>A</w:delText>
        </w:r>
        <w:r>
          <w:rPr>
            <w:rFonts w:ascii="Apple SD Gothic Neo Light" w:hAnsi="Apple SD Gothic Neo Light"/>
            <w:spacing w:val="-310"/>
            <w:w w:val="250"/>
            <w:position w:val="5"/>
          </w:rPr>
          <w:delText>⊋</w:delText>
        </w:r>
        <w:r>
          <w:rPr>
            <w:w w:val="87"/>
          </w:rPr>
          <w:delText>M</w:delText>
        </w:r>
        <w:r>
          <w:rPr>
            <w:spacing w:val="-1"/>
            <w:w w:val="81"/>
          </w:rPr>
          <w:delText>E</w:delText>
        </w:r>
        <w:r>
          <w:rPr>
            <w:spacing w:val="-10"/>
            <w:w w:val="106"/>
            <w:vertAlign w:val="subscript"/>
          </w:rPr>
          <w:delText>A</w:delText>
        </w:r>
        <w:r>
          <w:rPr>
            <w:w w:val="106"/>
            <w:vertAlign w:val="subscript"/>
          </w:rPr>
          <w:delText>W</w:delText>
        </w:r>
        <w:r>
          <w:rPr>
            <w:spacing w:val="4"/>
            <w:w w:val="240"/>
          </w:rPr>
          <w:delText xml:space="preserve"> </w:delText>
        </w:r>
        <w:r>
          <w:rPr>
            <w:rFonts w:ascii="Arial" w:hAnsi="Arial"/>
            <w:w w:val="240"/>
          </w:rPr>
          <w:delText>!</w:delText>
        </w:r>
        <w:r>
          <w:rPr>
            <w:rFonts w:ascii="Arial" w:hAnsi="Arial"/>
            <w:spacing w:val="-34"/>
            <w:w w:val="240"/>
          </w:rPr>
          <w:delText xml:space="preserve"> </w:delText>
        </w:r>
        <w:r>
          <w:rPr>
            <w:spacing w:val="-155"/>
            <w:w w:val="89"/>
          </w:rPr>
          <w:delText>A</w:delText>
        </w:r>
        <w:r>
          <w:rPr>
            <w:rFonts w:ascii="Apple SD Gothic Neo Light" w:hAnsi="Apple SD Gothic Neo Light"/>
            <w:spacing w:val="-310"/>
            <w:w w:val="250"/>
            <w:position w:val="5"/>
          </w:rPr>
          <w:delText>⊋</w:delText>
        </w:r>
        <w:r>
          <w:rPr>
            <w:w w:val="87"/>
          </w:rPr>
          <w:delText>M</w:delText>
        </w:r>
        <w:r>
          <w:rPr>
            <w:w w:val="81"/>
          </w:rPr>
          <w:delText>E</w:delText>
        </w:r>
        <w:r>
          <w:rPr>
            <w:spacing w:val="-14"/>
            <w:w w:val="106"/>
            <w:vertAlign w:val="subscript"/>
          </w:rPr>
          <w:delText>W</w:delText>
        </w:r>
        <w:r>
          <w:rPr>
            <w:w w:val="106"/>
            <w:vertAlign w:val="subscript"/>
          </w:rPr>
          <w:delText>A</w:delText>
        </w:r>
      </w:del>
      <w:r>
        <w:rPr>
          <w:spacing w:val="66"/>
          <w:w w:val="119"/>
        </w:rPr>
        <w:t xml:space="preserve"> </w:t>
      </w:r>
      <w:r>
        <w:rPr>
          <w:w w:val="110"/>
        </w:rPr>
        <w:t>for</w:t>
      </w:r>
      <w:r>
        <w:rPr>
          <w:spacing w:val="30"/>
          <w:w w:val="110"/>
        </w:rPr>
        <w:t xml:space="preserve"> </w:t>
      </w:r>
      <w:r>
        <w:rPr>
          <w:w w:val="110"/>
        </w:rPr>
        <w:t>a</w:t>
      </w:r>
      <w:r>
        <w:rPr>
          <w:spacing w:val="30"/>
          <w:w w:val="110"/>
        </w:rPr>
        <w:t xml:space="preserve"> </w:t>
      </w:r>
      <w:r>
        <w:rPr>
          <w:w w:val="110"/>
        </w:rPr>
        <w:t>given</w:t>
      </w:r>
      <w:r>
        <w:rPr>
          <w:spacing w:val="30"/>
          <w:w w:val="110"/>
        </w:rPr>
        <w:t xml:space="preserve"> </w:t>
      </w:r>
      <w:r>
        <w:rPr>
          <w:w w:val="110"/>
        </w:rPr>
        <w:t>covariate</w:t>
      </w:r>
      <w:r>
        <w:rPr>
          <w:spacing w:val="30"/>
          <w:w w:val="110"/>
        </w:rPr>
        <w:t xml:space="preserve"> </w:t>
      </w:r>
      <w:r>
        <w:rPr>
          <w:w w:val="110"/>
        </w:rPr>
        <w:t>and</w:t>
      </w:r>
      <w:r>
        <w:rPr>
          <w:spacing w:val="30"/>
          <w:w w:val="110"/>
        </w:rPr>
        <w:t xml:space="preserve"> </w:t>
      </w:r>
      <w:r>
        <w:rPr>
          <w:w w:val="110"/>
        </w:rPr>
        <w:t>racial</w:t>
      </w:r>
      <w:r>
        <w:rPr>
          <w:spacing w:val="30"/>
          <w:w w:val="110"/>
        </w:rPr>
        <w:t xml:space="preserve"> </w:t>
      </w:r>
      <w:r>
        <w:rPr>
          <w:w w:val="110"/>
        </w:rPr>
        <w:t>identity outcome.</w:t>
      </w:r>
      <w:r>
        <w:rPr>
          <w:spacing w:val="75"/>
          <w:w w:val="110"/>
        </w:rPr>
        <w:t xml:space="preserve"> </w:t>
      </w:r>
      <w:r>
        <w:rPr>
          <w:w w:val="110"/>
        </w:rPr>
        <w:t>Filled</w:t>
      </w:r>
      <w:r>
        <w:rPr>
          <w:spacing w:val="15"/>
          <w:w w:val="110"/>
        </w:rPr>
        <w:t xml:space="preserve"> </w:t>
      </w:r>
      <w:r>
        <w:rPr>
          <w:w w:val="110"/>
        </w:rPr>
        <w:t>markers</w:t>
      </w:r>
      <w:r>
        <w:rPr>
          <w:spacing w:val="16"/>
          <w:w w:val="110"/>
        </w:rPr>
        <w:t xml:space="preserve"> </w:t>
      </w:r>
      <w:r>
        <w:rPr>
          <w:w w:val="110"/>
        </w:rPr>
        <w:t>indicate</w:t>
      </w:r>
      <w:r>
        <w:rPr>
          <w:spacing w:val="15"/>
          <w:w w:val="110"/>
        </w:rPr>
        <w:t xml:space="preserve"> </w:t>
      </w:r>
      <w:r>
        <w:rPr>
          <w:w w:val="110"/>
        </w:rPr>
        <w:t>statistical</w:t>
      </w:r>
      <w:r>
        <w:rPr>
          <w:spacing w:val="16"/>
          <w:w w:val="110"/>
        </w:rPr>
        <w:t xml:space="preserve"> </w:t>
      </w:r>
      <w:r>
        <w:rPr>
          <w:w w:val="110"/>
        </w:rPr>
        <w:t>significance</w:t>
      </w:r>
      <w:r>
        <w:rPr>
          <w:spacing w:val="15"/>
          <w:w w:val="110"/>
        </w:rPr>
        <w:t xml:space="preserve"> </w:t>
      </w:r>
      <w:r>
        <w:rPr>
          <w:w w:val="110"/>
        </w:rPr>
        <w:t>at</w:t>
      </w:r>
      <w:r>
        <w:rPr>
          <w:spacing w:val="15"/>
          <w:w w:val="110"/>
        </w:rPr>
        <w:t xml:space="preserve"> </w:t>
      </w:r>
      <w:r>
        <w:rPr>
          <w:w w:val="110"/>
        </w:rPr>
        <w:t>the</w:t>
      </w:r>
      <w:r>
        <w:rPr>
          <w:spacing w:val="16"/>
          <w:w w:val="110"/>
        </w:rPr>
        <w:t xml:space="preserve"> </w:t>
      </w:r>
      <w:r>
        <w:rPr>
          <w:w w:val="110"/>
        </w:rPr>
        <w:t>5%</w:t>
      </w:r>
      <w:r>
        <w:rPr>
          <w:spacing w:val="15"/>
          <w:w w:val="110"/>
        </w:rPr>
        <w:t xml:space="preserve"> </w:t>
      </w:r>
      <w:r>
        <w:rPr>
          <w:w w:val="110"/>
        </w:rPr>
        <w:t>level.</w:t>
      </w:r>
      <w:r>
        <w:rPr>
          <w:spacing w:val="76"/>
          <w:w w:val="110"/>
        </w:rPr>
        <w:t xml:space="preserve"> </w:t>
      </w:r>
      <w:r>
        <w:rPr>
          <w:w w:val="110"/>
        </w:rPr>
        <w:t>Error</w:t>
      </w:r>
      <w:r>
        <w:rPr>
          <w:spacing w:val="15"/>
          <w:w w:val="110"/>
        </w:rPr>
        <w:t xml:space="preserve"> </w:t>
      </w:r>
      <w:r>
        <w:rPr>
          <w:w w:val="110"/>
        </w:rPr>
        <w:t>bars</w:t>
      </w:r>
      <w:r>
        <w:rPr>
          <w:spacing w:val="16"/>
          <w:w w:val="110"/>
        </w:rPr>
        <w:t xml:space="preserve"> </w:t>
      </w:r>
      <w:r>
        <w:rPr>
          <w:w w:val="110"/>
        </w:rPr>
        <w:t>show</w:t>
      </w:r>
      <w:r>
        <w:rPr>
          <w:spacing w:val="15"/>
          <w:w w:val="110"/>
        </w:rPr>
        <w:t xml:space="preserve"> </w:t>
      </w:r>
      <w:r>
        <w:rPr>
          <w:spacing w:val="-5"/>
          <w:w w:val="110"/>
        </w:rPr>
        <w:t>95%</w:t>
      </w:r>
      <w:ins w:id="903" w:author="Hussain Hadah" w:date="2026-10-25T19:27:00Z" w16du:dateUtc="2026-10-25T23:27:00Z">
        <w:r w:rsidR="006D0C1A">
          <w:t xml:space="preserve"> </w:t>
        </w:r>
      </w:ins>
    </w:p>
    <w:p w14:paraId="655E84C0" w14:textId="77777777" w:rsidR="00450D64" w:rsidRDefault="00A86461">
      <w:pPr>
        <w:pStyle w:val="BodyText"/>
        <w:spacing w:before="10" w:line="249" w:lineRule="auto"/>
        <w:ind w:left="36" w:right="33"/>
        <w:jc w:val="both"/>
      </w:pPr>
      <w:r>
        <w:rPr>
          <w:w w:val="105"/>
        </w:rPr>
        <w:t>confidence intervals constructed from the bootstrap standard errors of the difference.</w:t>
      </w:r>
      <w:r>
        <w:rPr>
          <w:spacing w:val="40"/>
          <w:w w:val="105"/>
        </w:rPr>
        <w:t xml:space="preserve"> </w:t>
      </w:r>
      <w:r>
        <w:rPr>
          <w:w w:val="105"/>
        </w:rPr>
        <w:t>I include</w:t>
      </w:r>
      <w:r>
        <w:rPr>
          <w:spacing w:val="80"/>
          <w:w w:val="105"/>
        </w:rPr>
        <w:t xml:space="preserve"> </w:t>
      </w:r>
      <w:r>
        <w:rPr>
          <w:w w:val="105"/>
        </w:rPr>
        <w:t xml:space="preserve">region </w:t>
      </w:r>
      <w:ins w:id="904" w:author="Hussain Hadah" w:date="2026-10-25T19:27:00Z" w16du:dateUtc="2026-10-25T23:27:00Z">
        <w:r w:rsidR="006D0C1A">
          <w:rPr>
            <w:rFonts w:ascii="Cambria" w:eastAsia="Cambria" w:hAnsi="Cambria" w:cs="Cambria"/>
          </w:rPr>
          <w:t>×</w:t>
        </w:r>
      </w:ins>
      <w:del w:id="905" w:author="Hussain Hadah" w:date="2026-10-25T19:27:00Z" w16du:dateUtc="2026-10-25T23:27:00Z">
        <w:r>
          <w:rPr>
            <w:rFonts w:ascii="Arial" w:hAnsi="Arial"/>
            <w:i/>
            <w:w w:val="105"/>
          </w:rPr>
          <w:delText>→</w:delText>
        </w:r>
      </w:del>
      <w:r>
        <w:rPr>
          <w:rFonts w:ascii="Arial" w:hAnsi="Arial"/>
          <w:i/>
          <w:w w:val="105"/>
        </w:rPr>
        <w:t xml:space="preserve"> </w:t>
      </w:r>
      <w:r>
        <w:rPr>
          <w:w w:val="105"/>
        </w:rPr>
        <w:t>year fixed effects with controls for quartic age and local Asian population share.</w:t>
      </w:r>
      <w:r>
        <w:rPr>
          <w:spacing w:val="40"/>
          <w:w w:val="105"/>
        </w:rPr>
        <w:t xml:space="preserve"> </w:t>
      </w:r>
      <w:r>
        <w:rPr>
          <w:w w:val="105"/>
        </w:rPr>
        <w:t>Each estimate is the median across 1,000 bootstrap resamples.</w:t>
      </w:r>
    </w:p>
    <w:p w14:paraId="7617A711" w14:textId="77777777" w:rsidR="00450D64" w:rsidRDefault="00450D64">
      <w:pPr>
        <w:pStyle w:val="BodyText"/>
        <w:spacing w:line="249" w:lineRule="auto"/>
        <w:jc w:val="both"/>
        <w:rPr>
          <w:del w:id="906" w:author="Hussain Hadah" w:date="2026-10-25T19:27:00Z" w16du:dateUtc="2026-10-25T23:27:00Z"/>
        </w:rPr>
        <w:sectPr w:rsidR="00450D64">
          <w:pgSz w:w="12240" w:h="15840"/>
          <w:pgMar w:top="1740" w:right="1800" w:bottom="2460" w:left="1800" w:header="0" w:footer="2279" w:gutter="0"/>
          <w:cols w:space="720"/>
        </w:sectPr>
      </w:pPr>
    </w:p>
    <w:p w14:paraId="047137E8" w14:textId="77777777" w:rsidR="00450D64" w:rsidRDefault="00A86461">
      <w:pPr>
        <w:spacing w:before="79"/>
        <w:ind w:left="36"/>
        <w:rPr>
          <w:sz w:val="24"/>
        </w:rPr>
      </w:pPr>
      <w:r>
        <w:rPr>
          <w:w w:val="105"/>
          <w:sz w:val="24"/>
        </w:rPr>
        <w:lastRenderedPageBreak/>
        <w:t>Figure</w:t>
      </w:r>
      <w:r>
        <w:rPr>
          <w:spacing w:val="68"/>
          <w:w w:val="105"/>
          <w:sz w:val="24"/>
        </w:rPr>
        <w:t xml:space="preserve"> </w:t>
      </w:r>
      <w:r>
        <w:rPr>
          <w:w w:val="105"/>
          <w:sz w:val="24"/>
        </w:rPr>
        <w:t>A.</w:t>
      </w:r>
      <w:ins w:id="907" w:author="Hussain Hadah" w:date="2026-10-25T19:27:00Z" w16du:dateUtc="2026-10-25T23:27:00Z">
        <w:r w:rsidR="006D0C1A">
          <w:rPr>
            <w:sz w:val="24"/>
          </w:rPr>
          <w:t>12:</w:t>
        </w:r>
        <w:r w:rsidR="006D0C1A">
          <w:rPr>
            <w:sz w:val="24"/>
          </w:rPr>
          <w:tab/>
        </w:r>
      </w:ins>
      <w:del w:id="908" w:author="Hussain Hadah" w:date="2026-10-25T19:27:00Z" w16du:dateUtc="2026-10-25T23:27:00Z">
        <w:r>
          <w:rPr>
            <w:w w:val="105"/>
            <w:sz w:val="24"/>
          </w:rPr>
          <w:delText>3:</w:delText>
        </w:r>
        <w:r>
          <w:rPr>
            <w:spacing w:val="43"/>
            <w:w w:val="105"/>
            <w:sz w:val="24"/>
          </w:rPr>
          <w:delText xml:space="preserve">  </w:delText>
        </w:r>
      </w:del>
      <w:r>
        <w:rPr>
          <w:w w:val="105"/>
          <w:sz w:val="24"/>
        </w:rPr>
        <w:t>Between-Model</w:t>
      </w:r>
      <w:r>
        <w:rPr>
          <w:spacing w:val="68"/>
          <w:w w:val="105"/>
          <w:sz w:val="24"/>
        </w:rPr>
        <w:t xml:space="preserve"> </w:t>
      </w:r>
      <w:r>
        <w:rPr>
          <w:w w:val="105"/>
          <w:sz w:val="24"/>
        </w:rPr>
        <w:t>Differences</w:t>
      </w:r>
      <w:r>
        <w:rPr>
          <w:spacing w:val="68"/>
          <w:w w:val="105"/>
          <w:sz w:val="24"/>
        </w:rPr>
        <w:t xml:space="preserve"> </w:t>
      </w:r>
      <w:r>
        <w:rPr>
          <w:w w:val="105"/>
          <w:sz w:val="24"/>
        </w:rPr>
        <w:t>in</w:t>
      </w:r>
      <w:r>
        <w:rPr>
          <w:spacing w:val="68"/>
          <w:w w:val="105"/>
          <w:sz w:val="24"/>
        </w:rPr>
        <w:t xml:space="preserve"> </w:t>
      </w:r>
      <w:r>
        <w:rPr>
          <w:w w:val="105"/>
          <w:sz w:val="24"/>
        </w:rPr>
        <w:t>Average</w:t>
      </w:r>
      <w:r>
        <w:rPr>
          <w:spacing w:val="69"/>
          <w:w w:val="105"/>
          <w:sz w:val="24"/>
        </w:rPr>
        <w:t xml:space="preserve"> </w:t>
      </w:r>
      <w:r>
        <w:rPr>
          <w:w w:val="105"/>
          <w:sz w:val="24"/>
        </w:rPr>
        <w:t>Marginal</w:t>
      </w:r>
      <w:r>
        <w:rPr>
          <w:spacing w:val="68"/>
          <w:w w:val="105"/>
          <w:sz w:val="24"/>
        </w:rPr>
        <w:t xml:space="preserve"> </w:t>
      </w:r>
      <w:r>
        <w:rPr>
          <w:w w:val="105"/>
          <w:sz w:val="24"/>
        </w:rPr>
        <w:t>Effects:</w:t>
      </w:r>
      <w:ins w:id="909" w:author="Hussain Hadah" w:date="2026-10-25T19:27:00Z" w16du:dateUtc="2026-10-25T23:27:00Z">
        <w:r w:rsidR="006D0C1A">
          <w:rPr>
            <w:sz w:val="24"/>
          </w:rPr>
          <w:tab/>
        </w:r>
      </w:ins>
      <w:del w:id="910" w:author="Hussain Hadah" w:date="2026-10-25T19:27:00Z" w16du:dateUtc="2026-10-25T23:27:00Z">
        <w:r>
          <w:rPr>
            <w:spacing w:val="43"/>
            <w:w w:val="105"/>
            <w:sz w:val="24"/>
          </w:rPr>
          <w:delText xml:space="preserve">  </w:delText>
        </w:r>
      </w:del>
      <w:r>
        <w:rPr>
          <w:spacing w:val="-2"/>
          <w:w w:val="105"/>
          <w:sz w:val="24"/>
        </w:rPr>
        <w:t>Third-</w:t>
      </w:r>
    </w:p>
    <w:p w14:paraId="067A7502" w14:textId="77777777" w:rsidR="00450D64" w:rsidRDefault="00A86461">
      <w:pPr>
        <w:spacing w:before="13"/>
        <w:ind w:left="36"/>
        <w:rPr>
          <w:sz w:val="24"/>
        </w:rPr>
      </w:pPr>
      <w:r>
        <w:rPr>
          <w:w w:val="110"/>
          <w:sz w:val="24"/>
        </w:rPr>
        <w:t>Generation</w:t>
      </w:r>
      <w:r>
        <w:rPr>
          <w:spacing w:val="1"/>
          <w:w w:val="110"/>
          <w:sz w:val="24"/>
        </w:rPr>
        <w:t xml:space="preserve"> </w:t>
      </w:r>
      <w:r>
        <w:rPr>
          <w:w w:val="110"/>
          <w:sz w:val="24"/>
        </w:rPr>
        <w:t>by</w:t>
      </w:r>
      <w:r>
        <w:rPr>
          <w:spacing w:val="2"/>
          <w:w w:val="110"/>
          <w:sz w:val="24"/>
        </w:rPr>
        <w:t xml:space="preserve"> </w:t>
      </w:r>
      <w:r>
        <w:rPr>
          <w:w w:val="110"/>
          <w:sz w:val="24"/>
        </w:rPr>
        <w:t>Asian</w:t>
      </w:r>
      <w:r>
        <w:rPr>
          <w:spacing w:val="1"/>
          <w:w w:val="110"/>
          <w:sz w:val="24"/>
        </w:rPr>
        <w:t xml:space="preserve"> </w:t>
      </w:r>
      <w:r>
        <w:rPr>
          <w:w w:val="110"/>
          <w:sz w:val="24"/>
        </w:rPr>
        <w:t>Grandparent</w:t>
      </w:r>
      <w:r>
        <w:rPr>
          <w:spacing w:val="2"/>
          <w:w w:val="110"/>
          <w:sz w:val="24"/>
        </w:rPr>
        <w:t xml:space="preserve"> </w:t>
      </w:r>
      <w:r>
        <w:rPr>
          <w:spacing w:val="-2"/>
          <w:w w:val="110"/>
          <w:sz w:val="24"/>
        </w:rPr>
        <w:t>Count</w:t>
      </w:r>
    </w:p>
    <w:p w14:paraId="22E78A45" w14:textId="77777777" w:rsidR="00450D64" w:rsidRDefault="006D0C1A">
      <w:pPr>
        <w:pStyle w:val="Heading3"/>
        <w:tabs>
          <w:tab w:val="left" w:pos="4714"/>
        </w:tabs>
        <w:spacing w:before="78"/>
        <w:ind w:firstLine="0"/>
      </w:pPr>
      <w:ins w:id="911" w:author="Hussain Hadah" w:date="2026-10-25T19:27:00Z" w16du:dateUtc="2026-10-25T23:27:00Z">
        <w:r>
          <w:tab/>
        </w:r>
      </w:ins>
      <w:r w:rsidR="00A86461">
        <w:t>(a)</w:t>
      </w:r>
      <w:r w:rsidR="00A86461">
        <w:rPr>
          <w:spacing w:val="21"/>
        </w:rPr>
        <w:t xml:space="preserve"> </w:t>
      </w:r>
      <w:r w:rsidR="00A86461">
        <w:t>One</w:t>
      </w:r>
      <w:r w:rsidR="00A86461">
        <w:rPr>
          <w:spacing w:val="22"/>
        </w:rPr>
        <w:t xml:space="preserve"> </w:t>
      </w:r>
      <w:r w:rsidR="00A86461">
        <w:t>vs.</w:t>
      </w:r>
      <w:r w:rsidR="00A86461">
        <w:rPr>
          <w:spacing w:val="22"/>
        </w:rPr>
        <w:t xml:space="preserve"> </w:t>
      </w:r>
      <w:r w:rsidR="00A86461">
        <w:t>Two</w:t>
      </w:r>
      <w:r w:rsidR="00A86461">
        <w:rPr>
          <w:spacing w:val="22"/>
        </w:rPr>
        <w:t xml:space="preserve"> </w:t>
      </w:r>
      <w:r w:rsidR="00A86461">
        <w:t>Asian</w:t>
      </w:r>
      <w:r w:rsidR="00A86461">
        <w:rPr>
          <w:spacing w:val="22"/>
        </w:rPr>
        <w:t xml:space="preserve"> </w:t>
      </w:r>
      <w:r w:rsidR="00A86461">
        <w:rPr>
          <w:spacing w:val="-2"/>
        </w:rPr>
        <w:t>Grandparents</w:t>
      </w:r>
      <w:r w:rsidR="00A86461">
        <w:tab/>
        <w:t>(b)</w:t>
      </w:r>
      <w:r w:rsidR="00A86461">
        <w:rPr>
          <w:spacing w:val="27"/>
        </w:rPr>
        <w:t xml:space="preserve"> </w:t>
      </w:r>
      <w:r w:rsidR="00A86461">
        <w:t>One</w:t>
      </w:r>
      <w:r w:rsidR="00A86461">
        <w:rPr>
          <w:spacing w:val="28"/>
        </w:rPr>
        <w:t xml:space="preserve"> </w:t>
      </w:r>
      <w:r w:rsidR="00A86461">
        <w:t>vs.</w:t>
      </w:r>
      <w:r w:rsidR="00A86461">
        <w:rPr>
          <w:spacing w:val="27"/>
        </w:rPr>
        <w:t xml:space="preserve"> </w:t>
      </w:r>
      <w:r w:rsidR="00A86461">
        <w:t>Three</w:t>
      </w:r>
      <w:r w:rsidR="00A86461">
        <w:rPr>
          <w:spacing w:val="28"/>
        </w:rPr>
        <w:t xml:space="preserve"> </w:t>
      </w:r>
      <w:r w:rsidR="00A86461">
        <w:t>Asian</w:t>
      </w:r>
      <w:r w:rsidR="00A86461">
        <w:rPr>
          <w:spacing w:val="27"/>
        </w:rPr>
        <w:t xml:space="preserve"> </w:t>
      </w:r>
      <w:r w:rsidR="00A86461">
        <w:rPr>
          <w:spacing w:val="-2"/>
        </w:rPr>
        <w:t>Grandparents</w:t>
      </w:r>
    </w:p>
    <w:p w14:paraId="7721868D" w14:textId="77777777" w:rsidR="00C76957" w:rsidRDefault="006D0C1A">
      <w:pPr>
        <w:spacing w:after="337" w:line="259" w:lineRule="auto"/>
        <w:rPr>
          <w:ins w:id="912" w:author="Hussain Hadah" w:date="2026-10-25T19:27:00Z" w16du:dateUtc="2026-10-25T23:27:00Z"/>
        </w:rPr>
      </w:pPr>
      <w:ins w:id="913" w:author="Hussain Hadah" w:date="2026-10-25T19:27:00Z" w16du:dateUtc="2026-10-25T23:27:00Z">
        <w:r>
          <w:rPr>
            <w:noProof/>
          </w:rPr>
          <mc:AlternateContent>
            <mc:Choice Requires="wpg">
              <w:drawing>
                <wp:inline distT="0" distB="0" distL="0" distR="0" wp14:anchorId="3EEE1864" wp14:editId="4F2A7B6F">
                  <wp:extent cx="5440693" cy="1468984"/>
                  <wp:effectExtent l="0" t="0" r="0" b="0"/>
                  <wp:docPr id="15650" name="Group 15650"/>
                  <wp:cNvGraphicFramePr/>
                  <a:graphic xmlns:a="http://schemas.openxmlformats.org/drawingml/2006/main">
                    <a:graphicData uri="http://schemas.microsoft.com/office/word/2010/wordprocessingGroup">
                      <wpg:wgp>
                        <wpg:cNvGrpSpPr/>
                        <wpg:grpSpPr>
                          <a:xfrm>
                            <a:off x="0" y="0"/>
                            <a:ext cx="5440693" cy="1468984"/>
                            <a:chOff x="0" y="0"/>
                            <a:chExt cx="5440693" cy="1468984"/>
                          </a:xfrm>
                        </wpg:grpSpPr>
                        <pic:pic xmlns:pic="http://schemas.openxmlformats.org/drawingml/2006/picture">
                          <pic:nvPicPr>
                            <pic:cNvPr id="908" name="Picture 908"/>
                            <pic:cNvPicPr/>
                          </pic:nvPicPr>
                          <pic:blipFill>
                            <a:blip r:embed="rId76"/>
                            <a:stretch>
                              <a:fillRect/>
                            </a:stretch>
                          </pic:blipFill>
                          <pic:spPr>
                            <a:xfrm>
                              <a:off x="0" y="0"/>
                              <a:ext cx="2611526" cy="1468984"/>
                            </a:xfrm>
                            <a:prstGeom prst="rect">
                              <a:avLst/>
                            </a:prstGeom>
                          </pic:spPr>
                        </pic:pic>
                        <pic:pic xmlns:pic="http://schemas.openxmlformats.org/drawingml/2006/picture">
                          <pic:nvPicPr>
                            <pic:cNvPr id="911" name="Picture 911"/>
                            <pic:cNvPicPr/>
                          </pic:nvPicPr>
                          <pic:blipFill>
                            <a:blip r:embed="rId77"/>
                            <a:stretch>
                              <a:fillRect/>
                            </a:stretch>
                          </pic:blipFill>
                          <pic:spPr>
                            <a:xfrm>
                              <a:off x="2829167" y="0"/>
                              <a:ext cx="2611527" cy="1468984"/>
                            </a:xfrm>
                            <a:prstGeom prst="rect">
                              <a:avLst/>
                            </a:prstGeom>
                          </pic:spPr>
                        </pic:pic>
                      </wpg:wgp>
                    </a:graphicData>
                  </a:graphic>
                </wp:inline>
              </w:drawing>
            </mc:Choice>
            <mc:Fallback xmlns:a="http://schemas.openxmlformats.org/drawingml/2006/main">
              <w:pict>
                <v:group id="Group 15650" style="width:428.401pt;height:115.668pt;mso-position-horizontal-relative:char;mso-position-vertical-relative:line" coordsize="54406,14689">
                  <v:shape id="Picture 908" style="position:absolute;width:26115;height:14689;left:0;top:0;" filled="f">
                    <v:imagedata r:id="rId78"/>
                  </v:shape>
                  <v:shape id="Picture 911" style="position:absolute;width:26115;height:14689;left:28291;top:0;" filled="f">
                    <v:imagedata r:id="rId79"/>
                  </v:shape>
                </v:group>
              </w:pict>
            </mc:Fallback>
          </mc:AlternateContent>
        </w:r>
      </w:ins>
    </w:p>
    <w:p w14:paraId="27B049EA" w14:textId="77777777" w:rsidR="00450D64" w:rsidRDefault="006D0C1A">
      <w:pPr>
        <w:pStyle w:val="BodyText"/>
        <w:spacing w:before="181"/>
        <w:rPr>
          <w:del w:id="914" w:author="Hussain Hadah" w:date="2026-10-25T19:27:00Z" w16du:dateUtc="2026-10-25T23:27:00Z"/>
        </w:rPr>
      </w:pPr>
      <w:ins w:id="915" w:author="Hussain Hadah" w:date="2026-10-25T19:27:00Z" w16du:dateUtc="2026-10-25T23:27:00Z">
        <w:r>
          <w:t xml:space="preserve">(c) </w:t>
        </w:r>
      </w:ins>
      <w:del w:id="916" w:author="Hussain Hadah" w:date="2026-10-25T19:27:00Z" w16du:dateUtc="2026-10-25T23:27:00Z">
        <w:r w:rsidR="00A86461">
          <w:rPr>
            <w:noProof/>
          </w:rPr>
          <w:drawing>
            <wp:anchor distT="0" distB="0" distL="0" distR="0" simplePos="0" relativeHeight="487591424" behindDoc="1" locked="0" layoutInCell="1" allowOverlap="1" wp14:anchorId="4FCDF0DC" wp14:editId="2A9E17A4">
              <wp:simplePos x="0" y="0"/>
              <wp:positionH relativeFrom="page">
                <wp:posOffset>1188723</wp:posOffset>
              </wp:positionH>
              <wp:positionV relativeFrom="paragraph">
                <wp:posOffset>276236</wp:posOffset>
              </wp:positionV>
              <wp:extent cx="2449639" cy="119024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0" cstate="print"/>
                      <a:stretch>
                        <a:fillRect/>
                      </a:stretch>
                    </pic:blipFill>
                    <pic:spPr>
                      <a:xfrm>
                        <a:off x="0" y="0"/>
                        <a:ext cx="2449639" cy="1190244"/>
                      </a:xfrm>
                      <a:prstGeom prst="rect">
                        <a:avLst/>
                      </a:prstGeom>
                    </pic:spPr>
                  </pic:pic>
                </a:graphicData>
              </a:graphic>
            </wp:anchor>
          </w:drawing>
        </w:r>
        <w:r w:rsidR="00A86461">
          <w:rPr>
            <w:noProof/>
          </w:rPr>
          <w:drawing>
            <wp:anchor distT="0" distB="0" distL="0" distR="0" simplePos="0" relativeHeight="487591936" behindDoc="1" locked="0" layoutInCell="1" allowOverlap="1" wp14:anchorId="0DFDC1C0" wp14:editId="5AFEAE0D">
              <wp:simplePos x="0" y="0"/>
              <wp:positionH relativeFrom="page">
                <wp:posOffset>4017890</wp:posOffset>
              </wp:positionH>
              <wp:positionV relativeFrom="paragraph">
                <wp:posOffset>276236</wp:posOffset>
              </wp:positionV>
              <wp:extent cx="2461164" cy="119024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1" cstate="print"/>
                      <a:stretch>
                        <a:fillRect/>
                      </a:stretch>
                    </pic:blipFill>
                    <pic:spPr>
                      <a:xfrm>
                        <a:off x="0" y="0"/>
                        <a:ext cx="2461164" cy="1190244"/>
                      </a:xfrm>
                      <a:prstGeom prst="rect">
                        <a:avLst/>
                      </a:prstGeom>
                    </pic:spPr>
                  </pic:pic>
                </a:graphicData>
              </a:graphic>
            </wp:anchor>
          </w:drawing>
        </w:r>
      </w:del>
    </w:p>
    <w:p w14:paraId="31106F79" w14:textId="77777777" w:rsidR="00450D64" w:rsidRDefault="00450D64">
      <w:pPr>
        <w:pStyle w:val="BodyText"/>
        <w:spacing w:before="192"/>
        <w:rPr>
          <w:del w:id="917" w:author="Hussain Hadah" w:date="2026-10-25T19:27:00Z" w16du:dateUtc="2026-10-25T23:27:00Z"/>
          <w:sz w:val="22"/>
        </w:rPr>
      </w:pPr>
    </w:p>
    <w:p w14:paraId="5E914A26" w14:textId="77777777" w:rsidR="00450D64" w:rsidRDefault="00A86461">
      <w:pPr>
        <w:pStyle w:val="Heading3"/>
        <w:numPr>
          <w:ilvl w:val="0"/>
          <w:numId w:val="1"/>
        </w:numPr>
        <w:tabs>
          <w:tab w:val="left" w:pos="2789"/>
        </w:tabs>
        <w:ind w:hanging="296"/>
      </w:pPr>
      <w:r>
        <w:t>Two</w:t>
      </w:r>
      <w:r>
        <w:rPr>
          <w:spacing w:val="26"/>
        </w:rPr>
        <w:t xml:space="preserve"> </w:t>
      </w:r>
      <w:r>
        <w:t>vs.</w:t>
      </w:r>
      <w:r>
        <w:rPr>
          <w:spacing w:val="27"/>
        </w:rPr>
        <w:t xml:space="preserve"> </w:t>
      </w:r>
      <w:r>
        <w:t>Three</w:t>
      </w:r>
      <w:r>
        <w:rPr>
          <w:spacing w:val="26"/>
        </w:rPr>
        <w:t xml:space="preserve"> </w:t>
      </w:r>
      <w:r>
        <w:t>Asian</w:t>
      </w:r>
      <w:r>
        <w:rPr>
          <w:spacing w:val="27"/>
        </w:rPr>
        <w:t xml:space="preserve"> </w:t>
      </w:r>
      <w:r>
        <w:rPr>
          <w:spacing w:val="-2"/>
        </w:rPr>
        <w:t>Grandparents</w:t>
      </w:r>
    </w:p>
    <w:p w14:paraId="4956299B" w14:textId="77777777" w:rsidR="00C76957" w:rsidRDefault="006D0C1A">
      <w:pPr>
        <w:spacing w:after="80" w:line="259" w:lineRule="auto"/>
        <w:ind w:left="2228"/>
        <w:rPr>
          <w:ins w:id="918" w:author="Hussain Hadah" w:date="2026-10-25T19:27:00Z" w16du:dateUtc="2026-10-25T23:27:00Z"/>
        </w:rPr>
      </w:pPr>
      <w:ins w:id="919" w:author="Hussain Hadah" w:date="2026-10-25T19:27:00Z" w16du:dateUtc="2026-10-25T23:27:00Z">
        <w:r>
          <w:rPr>
            <w:noProof/>
          </w:rPr>
          <w:drawing>
            <wp:inline distT="0" distB="0" distL="0" distR="0" wp14:anchorId="2BCE39A0" wp14:editId="218582F9">
              <wp:extent cx="2611526" cy="1468984"/>
              <wp:effectExtent l="0" t="0" r="0" b="0"/>
              <wp:docPr id="914" name="Picture 914"/>
              <wp:cNvGraphicFramePr/>
              <a:graphic xmlns:a="http://schemas.openxmlformats.org/drawingml/2006/main">
                <a:graphicData uri="http://schemas.openxmlformats.org/drawingml/2006/picture">
                  <pic:pic xmlns:pic="http://schemas.openxmlformats.org/drawingml/2006/picture">
                    <pic:nvPicPr>
                      <pic:cNvPr id="914" name="Picture 914"/>
                      <pic:cNvPicPr/>
                    </pic:nvPicPr>
                    <pic:blipFill>
                      <a:blip r:embed="rId82"/>
                      <a:stretch>
                        <a:fillRect/>
                      </a:stretch>
                    </pic:blipFill>
                    <pic:spPr>
                      <a:xfrm>
                        <a:off x="0" y="0"/>
                        <a:ext cx="2611526" cy="1468984"/>
                      </a:xfrm>
                      <a:prstGeom prst="rect">
                        <a:avLst/>
                      </a:prstGeom>
                    </pic:spPr>
                  </pic:pic>
                </a:graphicData>
              </a:graphic>
            </wp:inline>
          </w:drawing>
        </w:r>
      </w:ins>
    </w:p>
    <w:p w14:paraId="06D681CE" w14:textId="77777777" w:rsidR="00450D64" w:rsidRDefault="00A86461">
      <w:pPr>
        <w:pStyle w:val="BodyText"/>
        <w:spacing w:before="180"/>
        <w:rPr>
          <w:del w:id="920" w:author="Hussain Hadah" w:date="2026-10-25T19:27:00Z" w16du:dateUtc="2026-10-25T23:27:00Z"/>
        </w:rPr>
      </w:pPr>
      <w:del w:id="921" w:author="Hussain Hadah" w:date="2026-10-25T19:27:00Z" w16du:dateUtc="2026-10-25T23:27:00Z">
        <w:r>
          <w:rPr>
            <w:noProof/>
          </w:rPr>
          <w:drawing>
            <wp:anchor distT="0" distB="0" distL="0" distR="0" simplePos="0" relativeHeight="487592448" behindDoc="1" locked="0" layoutInCell="1" allowOverlap="1" wp14:anchorId="7768179D" wp14:editId="6F5EDBA4">
              <wp:simplePos x="0" y="0"/>
              <wp:positionH relativeFrom="page">
                <wp:posOffset>2603300</wp:posOffset>
              </wp:positionH>
              <wp:positionV relativeFrom="paragraph">
                <wp:posOffset>276150</wp:posOffset>
              </wp:positionV>
              <wp:extent cx="2449639" cy="119024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3" cstate="print"/>
                      <a:stretch>
                        <a:fillRect/>
                      </a:stretch>
                    </pic:blipFill>
                    <pic:spPr>
                      <a:xfrm>
                        <a:off x="0" y="0"/>
                        <a:ext cx="2449639" cy="1190244"/>
                      </a:xfrm>
                      <a:prstGeom prst="rect">
                        <a:avLst/>
                      </a:prstGeom>
                    </pic:spPr>
                  </pic:pic>
                </a:graphicData>
              </a:graphic>
            </wp:anchor>
          </w:drawing>
        </w:r>
      </w:del>
    </w:p>
    <w:p w14:paraId="6E3E61D2" w14:textId="77777777" w:rsidR="00450D64" w:rsidRDefault="00A86461">
      <w:pPr>
        <w:pStyle w:val="BodyText"/>
        <w:spacing w:before="193" w:line="249" w:lineRule="auto"/>
        <w:ind w:left="36" w:right="33"/>
        <w:jc w:val="both"/>
      </w:pPr>
      <w:r>
        <w:rPr>
          <w:w w:val="110"/>
        </w:rPr>
        <w:lastRenderedPageBreak/>
        <w:t>This</w:t>
      </w:r>
      <w:r>
        <w:rPr>
          <w:spacing w:val="-16"/>
          <w:w w:val="110"/>
        </w:rPr>
        <w:t xml:space="preserve"> </w:t>
      </w:r>
      <w:r>
        <w:rPr>
          <w:w w:val="110"/>
        </w:rPr>
        <w:t>figure</w:t>
      </w:r>
      <w:r>
        <w:rPr>
          <w:spacing w:val="-14"/>
          <w:w w:val="110"/>
        </w:rPr>
        <w:t xml:space="preserve"> </w:t>
      </w:r>
      <w:r>
        <w:rPr>
          <w:w w:val="110"/>
        </w:rPr>
        <w:t>plots</w:t>
      </w:r>
      <w:r>
        <w:rPr>
          <w:spacing w:val="-14"/>
          <w:w w:val="110"/>
        </w:rPr>
        <w:t xml:space="preserve"> </w:t>
      </w:r>
      <w:r>
        <w:rPr>
          <w:w w:val="110"/>
        </w:rPr>
        <w:t>the</w:t>
      </w:r>
      <w:r>
        <w:rPr>
          <w:spacing w:val="-13"/>
          <w:w w:val="110"/>
        </w:rPr>
        <w:t xml:space="preserve"> </w:t>
      </w:r>
      <w:r>
        <w:rPr>
          <w:w w:val="110"/>
        </w:rPr>
        <w:t>difference</w:t>
      </w:r>
      <w:r>
        <w:rPr>
          <w:spacing w:val="-14"/>
          <w:w w:val="110"/>
        </w:rPr>
        <w:t xml:space="preserve"> </w:t>
      </w:r>
      <w:r>
        <w:rPr>
          <w:w w:val="110"/>
        </w:rPr>
        <w:t>in</w:t>
      </w:r>
      <w:r>
        <w:rPr>
          <w:spacing w:val="-14"/>
          <w:w w:val="110"/>
        </w:rPr>
        <w:t xml:space="preserve"> </w:t>
      </w:r>
      <w:r>
        <w:rPr>
          <w:w w:val="110"/>
        </w:rPr>
        <w:t>average</w:t>
      </w:r>
      <w:r>
        <w:rPr>
          <w:spacing w:val="-14"/>
          <w:w w:val="110"/>
        </w:rPr>
        <w:t xml:space="preserve"> </w:t>
      </w:r>
      <w:r>
        <w:rPr>
          <w:w w:val="110"/>
        </w:rPr>
        <w:t>marginal</w:t>
      </w:r>
      <w:r>
        <w:rPr>
          <w:spacing w:val="-13"/>
          <w:w w:val="110"/>
        </w:rPr>
        <w:t xml:space="preserve"> </w:t>
      </w:r>
      <w:r>
        <w:rPr>
          <w:w w:val="110"/>
        </w:rPr>
        <w:t>effects</w:t>
      </w:r>
      <w:r>
        <w:rPr>
          <w:spacing w:val="-14"/>
          <w:w w:val="110"/>
        </w:rPr>
        <w:t xml:space="preserve"> </w:t>
      </w:r>
      <w:r>
        <w:rPr>
          <w:w w:val="110"/>
        </w:rPr>
        <w:t>(AME)</w:t>
      </w:r>
      <w:r>
        <w:rPr>
          <w:spacing w:val="-14"/>
          <w:w w:val="110"/>
        </w:rPr>
        <w:t xml:space="preserve"> </w:t>
      </w:r>
      <w:r>
        <w:rPr>
          <w:w w:val="110"/>
        </w:rPr>
        <w:t>between</w:t>
      </w:r>
      <w:r>
        <w:rPr>
          <w:spacing w:val="-14"/>
          <w:w w:val="110"/>
        </w:rPr>
        <w:t xml:space="preserve"> </w:t>
      </w:r>
      <w:r>
        <w:rPr>
          <w:w w:val="110"/>
        </w:rPr>
        <w:t>third-generation</w:t>
      </w:r>
      <w:r>
        <w:rPr>
          <w:spacing w:val="-13"/>
          <w:w w:val="110"/>
        </w:rPr>
        <w:t xml:space="preserve"> </w:t>
      </w:r>
      <w:ins w:id="922" w:author="Hussain Hadah" w:date="2026-10-25T19:27:00Z" w16du:dateUtc="2026-10-25T23:27:00Z">
        <w:r w:rsidR="006D0C1A">
          <w:t>multinomial</w:t>
        </w:r>
      </w:ins>
      <w:del w:id="923" w:author="Hussain Hadah" w:date="2026-10-25T19:27:00Z" w16du:dateUtc="2026-10-25T23:27:00Z">
        <w:r>
          <w:rPr>
            <w:w w:val="110"/>
          </w:rPr>
          <w:delText>multi-</w:delText>
        </w:r>
        <w:r>
          <w:rPr>
            <w:w w:val="115"/>
          </w:rPr>
          <w:delText>nomial</w:delText>
        </w:r>
      </w:del>
      <w:r>
        <w:rPr>
          <w:spacing w:val="-13"/>
          <w:w w:val="115"/>
        </w:rPr>
        <w:t xml:space="preserve"> </w:t>
      </w:r>
      <w:r>
        <w:rPr>
          <w:w w:val="115"/>
        </w:rPr>
        <w:t>logit</w:t>
      </w:r>
      <w:r>
        <w:rPr>
          <w:spacing w:val="-13"/>
          <w:w w:val="115"/>
        </w:rPr>
        <w:t xml:space="preserve"> </w:t>
      </w:r>
      <w:r>
        <w:rPr>
          <w:w w:val="115"/>
        </w:rPr>
        <w:t>models</w:t>
      </w:r>
      <w:r>
        <w:rPr>
          <w:spacing w:val="-13"/>
          <w:w w:val="115"/>
        </w:rPr>
        <w:t xml:space="preserve"> </w:t>
      </w:r>
      <w:r>
        <w:rPr>
          <w:w w:val="115"/>
        </w:rPr>
        <w:t>estimated</w:t>
      </w:r>
      <w:r>
        <w:rPr>
          <w:spacing w:val="-13"/>
          <w:w w:val="115"/>
        </w:rPr>
        <w:t xml:space="preserve"> </w:t>
      </w:r>
      <w:r>
        <w:rPr>
          <w:w w:val="115"/>
        </w:rPr>
        <w:t>on</w:t>
      </w:r>
      <w:r>
        <w:rPr>
          <w:spacing w:val="-13"/>
          <w:w w:val="115"/>
        </w:rPr>
        <w:t xml:space="preserve"> </w:t>
      </w:r>
      <w:r>
        <w:rPr>
          <w:w w:val="115"/>
        </w:rPr>
        <w:t>samples</w:t>
      </w:r>
      <w:r>
        <w:rPr>
          <w:spacing w:val="-13"/>
          <w:w w:val="115"/>
        </w:rPr>
        <w:t xml:space="preserve"> </w:t>
      </w:r>
      <w:r>
        <w:rPr>
          <w:w w:val="115"/>
        </w:rPr>
        <w:t>defined</w:t>
      </w:r>
      <w:r>
        <w:rPr>
          <w:spacing w:val="-13"/>
          <w:w w:val="115"/>
        </w:rPr>
        <w:t xml:space="preserve"> </w:t>
      </w:r>
      <w:r>
        <w:rPr>
          <w:w w:val="115"/>
        </w:rPr>
        <w:t>by</w:t>
      </w:r>
      <w:r>
        <w:rPr>
          <w:spacing w:val="-13"/>
          <w:w w:val="115"/>
        </w:rPr>
        <w:t xml:space="preserve"> </w:t>
      </w:r>
      <w:r>
        <w:rPr>
          <w:w w:val="115"/>
        </w:rPr>
        <w:t>the</w:t>
      </w:r>
      <w:r>
        <w:rPr>
          <w:spacing w:val="-13"/>
          <w:w w:val="115"/>
        </w:rPr>
        <w:t xml:space="preserve"> </w:t>
      </w:r>
      <w:r>
        <w:rPr>
          <w:w w:val="115"/>
        </w:rPr>
        <w:t>number</w:t>
      </w:r>
      <w:r>
        <w:rPr>
          <w:spacing w:val="-13"/>
          <w:w w:val="115"/>
        </w:rPr>
        <w:t xml:space="preserve"> </w:t>
      </w:r>
      <w:r>
        <w:rPr>
          <w:w w:val="115"/>
        </w:rPr>
        <w:t>of</w:t>
      </w:r>
      <w:r>
        <w:rPr>
          <w:spacing w:val="-13"/>
          <w:w w:val="115"/>
        </w:rPr>
        <w:t xml:space="preserve"> </w:t>
      </w:r>
      <w:r>
        <w:rPr>
          <w:w w:val="115"/>
        </w:rPr>
        <w:t>Asian</w:t>
      </w:r>
      <w:r>
        <w:rPr>
          <w:spacing w:val="-13"/>
          <w:w w:val="115"/>
        </w:rPr>
        <w:t xml:space="preserve"> </w:t>
      </w:r>
      <w:r>
        <w:rPr>
          <w:w w:val="115"/>
        </w:rPr>
        <w:t>grandparents.</w:t>
      </w:r>
      <w:r>
        <w:rPr>
          <w:spacing w:val="17"/>
          <w:w w:val="115"/>
        </w:rPr>
        <w:t xml:space="preserve"> </w:t>
      </w:r>
      <w:r>
        <w:rPr>
          <w:w w:val="115"/>
        </w:rPr>
        <w:t>Each point</w:t>
      </w:r>
      <w:r>
        <w:rPr>
          <w:spacing w:val="-14"/>
          <w:w w:val="115"/>
        </w:rPr>
        <w:t xml:space="preserve"> </w:t>
      </w:r>
      <w:r>
        <w:rPr>
          <w:w w:val="115"/>
        </w:rPr>
        <w:t>represents</w:t>
      </w:r>
      <w:r>
        <w:rPr>
          <w:spacing w:val="-14"/>
          <w:w w:val="115"/>
        </w:rPr>
        <w:t xml:space="preserve"> </w:t>
      </w:r>
      <w:r>
        <w:rPr>
          <w:w w:val="115"/>
        </w:rPr>
        <w:t>the</w:t>
      </w:r>
      <w:r>
        <w:rPr>
          <w:spacing w:val="-14"/>
          <w:w w:val="115"/>
        </w:rPr>
        <w:t xml:space="preserve"> </w:t>
      </w:r>
      <w:r>
        <w:rPr>
          <w:w w:val="115"/>
        </w:rPr>
        <w:t>difference</w:t>
      </w:r>
      <w:r>
        <w:rPr>
          <w:spacing w:val="-14"/>
          <w:w w:val="115"/>
        </w:rPr>
        <w:t xml:space="preserve"> </w:t>
      </w:r>
      <w:r>
        <w:rPr>
          <w:w w:val="115"/>
        </w:rPr>
        <w:t>in</w:t>
      </w:r>
      <w:r>
        <w:rPr>
          <w:spacing w:val="-14"/>
          <w:w w:val="115"/>
        </w:rPr>
        <w:t xml:space="preserve"> </w:t>
      </w:r>
      <w:r>
        <w:rPr>
          <w:w w:val="115"/>
        </w:rPr>
        <w:t>AME</w:t>
      </w:r>
      <w:r>
        <w:rPr>
          <w:spacing w:val="-14"/>
          <w:w w:val="115"/>
        </w:rPr>
        <w:t xml:space="preserve"> </w:t>
      </w:r>
      <w:r>
        <w:rPr>
          <w:w w:val="115"/>
        </w:rPr>
        <w:t>between</w:t>
      </w:r>
      <w:r>
        <w:rPr>
          <w:spacing w:val="-14"/>
          <w:w w:val="115"/>
        </w:rPr>
        <w:t xml:space="preserve"> </w:t>
      </w:r>
      <w:r>
        <w:rPr>
          <w:w w:val="115"/>
        </w:rPr>
        <w:t>the</w:t>
      </w:r>
      <w:r>
        <w:rPr>
          <w:spacing w:val="-14"/>
          <w:w w:val="115"/>
        </w:rPr>
        <w:t xml:space="preserve"> </w:t>
      </w:r>
      <w:r>
        <w:rPr>
          <w:w w:val="115"/>
        </w:rPr>
        <w:t>indicated</w:t>
      </w:r>
      <w:r>
        <w:rPr>
          <w:spacing w:val="-14"/>
          <w:w w:val="115"/>
        </w:rPr>
        <w:t xml:space="preserve"> </w:t>
      </w:r>
      <w:r>
        <w:rPr>
          <w:w w:val="115"/>
        </w:rPr>
        <w:t>models</w:t>
      </w:r>
      <w:r>
        <w:rPr>
          <w:spacing w:val="-14"/>
          <w:w w:val="115"/>
        </w:rPr>
        <w:t xml:space="preserve"> </w:t>
      </w:r>
      <w:r>
        <w:rPr>
          <w:w w:val="115"/>
        </w:rPr>
        <w:t>for</w:t>
      </w:r>
      <w:r>
        <w:rPr>
          <w:spacing w:val="-14"/>
          <w:w w:val="115"/>
        </w:rPr>
        <w:t xml:space="preserve"> </w:t>
      </w:r>
      <w:r>
        <w:rPr>
          <w:w w:val="115"/>
        </w:rPr>
        <w:t>a</w:t>
      </w:r>
      <w:r>
        <w:rPr>
          <w:spacing w:val="-14"/>
          <w:w w:val="115"/>
        </w:rPr>
        <w:t xml:space="preserve"> </w:t>
      </w:r>
      <w:r>
        <w:rPr>
          <w:w w:val="115"/>
        </w:rPr>
        <w:t>given</w:t>
      </w:r>
      <w:r>
        <w:rPr>
          <w:spacing w:val="-14"/>
          <w:w w:val="115"/>
        </w:rPr>
        <w:t xml:space="preserve"> </w:t>
      </w:r>
      <w:r>
        <w:rPr>
          <w:w w:val="115"/>
        </w:rPr>
        <w:t>covariate</w:t>
      </w:r>
      <w:r>
        <w:rPr>
          <w:spacing w:val="-14"/>
          <w:w w:val="115"/>
        </w:rPr>
        <w:t xml:space="preserve"> </w:t>
      </w:r>
      <w:r>
        <w:rPr>
          <w:w w:val="115"/>
        </w:rPr>
        <w:t xml:space="preserve">and </w:t>
      </w:r>
      <w:r>
        <w:rPr>
          <w:w w:val="110"/>
        </w:rPr>
        <w:t>racial</w:t>
      </w:r>
      <w:r>
        <w:rPr>
          <w:spacing w:val="-4"/>
          <w:w w:val="110"/>
        </w:rPr>
        <w:t xml:space="preserve"> </w:t>
      </w:r>
      <w:r>
        <w:rPr>
          <w:w w:val="110"/>
        </w:rPr>
        <w:t>identity</w:t>
      </w:r>
      <w:r>
        <w:rPr>
          <w:spacing w:val="-4"/>
          <w:w w:val="110"/>
        </w:rPr>
        <w:t xml:space="preserve"> </w:t>
      </w:r>
      <w:r>
        <w:rPr>
          <w:w w:val="110"/>
        </w:rPr>
        <w:t>outcome.</w:t>
      </w:r>
      <w:r>
        <w:rPr>
          <w:spacing w:val="19"/>
          <w:w w:val="110"/>
        </w:rPr>
        <w:t xml:space="preserve"> </w:t>
      </w:r>
      <w:r>
        <w:rPr>
          <w:w w:val="110"/>
        </w:rPr>
        <w:t>Filled</w:t>
      </w:r>
      <w:r>
        <w:rPr>
          <w:spacing w:val="-4"/>
          <w:w w:val="110"/>
        </w:rPr>
        <w:t xml:space="preserve"> </w:t>
      </w:r>
      <w:r>
        <w:rPr>
          <w:w w:val="110"/>
        </w:rPr>
        <w:t>markers</w:t>
      </w:r>
      <w:r>
        <w:rPr>
          <w:spacing w:val="-4"/>
          <w:w w:val="110"/>
        </w:rPr>
        <w:t xml:space="preserve"> </w:t>
      </w:r>
      <w:r>
        <w:rPr>
          <w:w w:val="110"/>
        </w:rPr>
        <w:t>indicate</w:t>
      </w:r>
      <w:r>
        <w:rPr>
          <w:spacing w:val="-4"/>
          <w:w w:val="110"/>
        </w:rPr>
        <w:t xml:space="preserve"> </w:t>
      </w:r>
      <w:r>
        <w:rPr>
          <w:w w:val="110"/>
        </w:rPr>
        <w:t>statistical</w:t>
      </w:r>
      <w:r>
        <w:rPr>
          <w:spacing w:val="-4"/>
          <w:w w:val="110"/>
        </w:rPr>
        <w:t xml:space="preserve"> </w:t>
      </w:r>
      <w:r>
        <w:rPr>
          <w:w w:val="110"/>
        </w:rPr>
        <w:t>significance</w:t>
      </w:r>
      <w:r>
        <w:rPr>
          <w:spacing w:val="-4"/>
          <w:w w:val="110"/>
        </w:rPr>
        <w:t xml:space="preserve"> </w:t>
      </w:r>
      <w:r>
        <w:rPr>
          <w:w w:val="110"/>
        </w:rPr>
        <w:t>at</w:t>
      </w:r>
      <w:r>
        <w:rPr>
          <w:spacing w:val="-4"/>
          <w:w w:val="110"/>
        </w:rPr>
        <w:t xml:space="preserve"> </w:t>
      </w:r>
      <w:r>
        <w:rPr>
          <w:w w:val="110"/>
        </w:rPr>
        <w:t>the</w:t>
      </w:r>
      <w:r>
        <w:rPr>
          <w:spacing w:val="-4"/>
          <w:w w:val="110"/>
        </w:rPr>
        <w:t xml:space="preserve"> </w:t>
      </w:r>
      <w:r>
        <w:rPr>
          <w:w w:val="110"/>
        </w:rPr>
        <w:t>5%</w:t>
      </w:r>
      <w:r>
        <w:rPr>
          <w:spacing w:val="-4"/>
          <w:w w:val="110"/>
        </w:rPr>
        <w:t xml:space="preserve"> </w:t>
      </w:r>
      <w:r>
        <w:rPr>
          <w:w w:val="110"/>
        </w:rPr>
        <w:t>level.</w:t>
      </w:r>
      <w:r>
        <w:rPr>
          <w:spacing w:val="19"/>
          <w:w w:val="110"/>
        </w:rPr>
        <w:t xml:space="preserve"> </w:t>
      </w:r>
      <w:r>
        <w:rPr>
          <w:w w:val="110"/>
        </w:rPr>
        <w:t>Error</w:t>
      </w:r>
      <w:r>
        <w:rPr>
          <w:spacing w:val="-4"/>
          <w:w w:val="110"/>
        </w:rPr>
        <w:t xml:space="preserve"> </w:t>
      </w:r>
      <w:r>
        <w:rPr>
          <w:w w:val="110"/>
        </w:rPr>
        <w:t>bars show</w:t>
      </w:r>
      <w:r>
        <w:rPr>
          <w:spacing w:val="-4"/>
          <w:w w:val="110"/>
        </w:rPr>
        <w:t xml:space="preserve"> </w:t>
      </w:r>
      <w:r>
        <w:rPr>
          <w:w w:val="110"/>
        </w:rPr>
        <w:t>95%</w:t>
      </w:r>
      <w:r>
        <w:rPr>
          <w:spacing w:val="-4"/>
          <w:w w:val="110"/>
        </w:rPr>
        <w:t xml:space="preserve"> </w:t>
      </w:r>
      <w:r>
        <w:rPr>
          <w:w w:val="110"/>
        </w:rPr>
        <w:t>confidence</w:t>
      </w:r>
      <w:r>
        <w:rPr>
          <w:spacing w:val="-4"/>
          <w:w w:val="110"/>
        </w:rPr>
        <w:t xml:space="preserve"> </w:t>
      </w:r>
      <w:r>
        <w:rPr>
          <w:w w:val="110"/>
        </w:rPr>
        <w:t>intervals</w:t>
      </w:r>
      <w:r>
        <w:rPr>
          <w:spacing w:val="-4"/>
          <w:w w:val="110"/>
        </w:rPr>
        <w:t xml:space="preserve"> </w:t>
      </w:r>
      <w:r>
        <w:rPr>
          <w:w w:val="110"/>
        </w:rPr>
        <w:t>constructed</w:t>
      </w:r>
      <w:r>
        <w:rPr>
          <w:spacing w:val="-4"/>
          <w:w w:val="110"/>
        </w:rPr>
        <w:t xml:space="preserve"> </w:t>
      </w:r>
      <w:r>
        <w:rPr>
          <w:w w:val="110"/>
        </w:rPr>
        <w:t>from</w:t>
      </w:r>
      <w:r>
        <w:rPr>
          <w:spacing w:val="-4"/>
          <w:w w:val="110"/>
        </w:rPr>
        <w:t xml:space="preserve"> </w:t>
      </w:r>
      <w:r>
        <w:rPr>
          <w:w w:val="110"/>
        </w:rPr>
        <w:t>the</w:t>
      </w:r>
      <w:r>
        <w:rPr>
          <w:spacing w:val="-4"/>
          <w:w w:val="110"/>
        </w:rPr>
        <w:t xml:space="preserve"> </w:t>
      </w:r>
      <w:r>
        <w:rPr>
          <w:w w:val="110"/>
        </w:rPr>
        <w:t>bootstrap</w:t>
      </w:r>
      <w:r>
        <w:rPr>
          <w:spacing w:val="-4"/>
          <w:w w:val="110"/>
        </w:rPr>
        <w:t xml:space="preserve"> </w:t>
      </w:r>
      <w:r>
        <w:rPr>
          <w:w w:val="110"/>
        </w:rPr>
        <w:t>standard</w:t>
      </w:r>
      <w:r>
        <w:rPr>
          <w:spacing w:val="-4"/>
          <w:w w:val="110"/>
        </w:rPr>
        <w:t xml:space="preserve"> </w:t>
      </w:r>
      <w:r>
        <w:rPr>
          <w:w w:val="110"/>
        </w:rPr>
        <w:t>errors</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difference. I include</w:t>
      </w:r>
      <w:r>
        <w:rPr>
          <w:spacing w:val="-9"/>
          <w:w w:val="110"/>
        </w:rPr>
        <w:t xml:space="preserve"> </w:t>
      </w:r>
      <w:r>
        <w:rPr>
          <w:w w:val="110"/>
        </w:rPr>
        <w:t>region</w:t>
      </w:r>
      <w:r>
        <w:rPr>
          <w:spacing w:val="-9"/>
          <w:w w:val="110"/>
        </w:rPr>
        <w:t xml:space="preserve"> </w:t>
      </w:r>
      <w:ins w:id="924" w:author="Hussain Hadah" w:date="2026-10-25T19:27:00Z" w16du:dateUtc="2026-10-25T23:27:00Z">
        <w:r w:rsidR="006D0C1A">
          <w:rPr>
            <w:rFonts w:ascii="Cambria" w:eastAsia="Cambria" w:hAnsi="Cambria" w:cs="Cambria"/>
          </w:rPr>
          <w:t>×</w:t>
        </w:r>
      </w:ins>
      <w:del w:id="925" w:author="Hussain Hadah" w:date="2026-10-25T19:27:00Z" w16du:dateUtc="2026-10-25T23:27:00Z">
        <w:r>
          <w:rPr>
            <w:rFonts w:ascii="Arial" w:hAnsi="Arial"/>
            <w:i/>
            <w:w w:val="105"/>
          </w:rPr>
          <w:delText>→</w:delText>
        </w:r>
      </w:del>
      <w:r>
        <w:rPr>
          <w:rFonts w:ascii="Arial" w:hAnsi="Arial"/>
          <w:i/>
          <w:spacing w:val="-11"/>
          <w:w w:val="105"/>
        </w:rPr>
        <w:t xml:space="preserve"> </w:t>
      </w:r>
      <w:r>
        <w:rPr>
          <w:w w:val="110"/>
        </w:rPr>
        <w:t>year</w:t>
      </w:r>
      <w:r>
        <w:rPr>
          <w:spacing w:val="-9"/>
          <w:w w:val="110"/>
        </w:rPr>
        <w:t xml:space="preserve"> </w:t>
      </w:r>
      <w:r>
        <w:rPr>
          <w:w w:val="110"/>
        </w:rPr>
        <w:t>fixed</w:t>
      </w:r>
      <w:r>
        <w:rPr>
          <w:spacing w:val="-9"/>
          <w:w w:val="110"/>
        </w:rPr>
        <w:t xml:space="preserve"> </w:t>
      </w:r>
      <w:r>
        <w:rPr>
          <w:w w:val="110"/>
        </w:rPr>
        <w:t>effects</w:t>
      </w:r>
      <w:r>
        <w:rPr>
          <w:spacing w:val="-9"/>
          <w:w w:val="110"/>
        </w:rPr>
        <w:t xml:space="preserve"> </w:t>
      </w:r>
      <w:r>
        <w:rPr>
          <w:w w:val="110"/>
        </w:rPr>
        <w:t>with</w:t>
      </w:r>
      <w:r>
        <w:rPr>
          <w:spacing w:val="-9"/>
          <w:w w:val="110"/>
        </w:rPr>
        <w:t xml:space="preserve"> </w:t>
      </w:r>
      <w:r>
        <w:rPr>
          <w:w w:val="110"/>
        </w:rPr>
        <w:t>controls</w:t>
      </w:r>
      <w:r>
        <w:rPr>
          <w:spacing w:val="-9"/>
          <w:w w:val="110"/>
        </w:rPr>
        <w:t xml:space="preserve"> </w:t>
      </w:r>
      <w:r>
        <w:rPr>
          <w:w w:val="110"/>
        </w:rPr>
        <w:t>for</w:t>
      </w:r>
      <w:r>
        <w:rPr>
          <w:spacing w:val="-9"/>
          <w:w w:val="110"/>
        </w:rPr>
        <w:t xml:space="preserve"> </w:t>
      </w:r>
      <w:r>
        <w:rPr>
          <w:w w:val="110"/>
        </w:rPr>
        <w:t>quartic</w:t>
      </w:r>
      <w:r>
        <w:rPr>
          <w:spacing w:val="-9"/>
          <w:w w:val="110"/>
        </w:rPr>
        <w:t xml:space="preserve"> </w:t>
      </w:r>
      <w:r>
        <w:rPr>
          <w:w w:val="110"/>
        </w:rPr>
        <w:t>age</w:t>
      </w:r>
      <w:r>
        <w:rPr>
          <w:spacing w:val="-9"/>
          <w:w w:val="110"/>
        </w:rPr>
        <w:t xml:space="preserve"> </w:t>
      </w:r>
      <w:r>
        <w:rPr>
          <w:w w:val="110"/>
        </w:rPr>
        <w:t>and</w:t>
      </w:r>
      <w:r>
        <w:rPr>
          <w:spacing w:val="-9"/>
          <w:w w:val="110"/>
        </w:rPr>
        <w:t xml:space="preserve"> </w:t>
      </w:r>
      <w:r>
        <w:rPr>
          <w:w w:val="110"/>
        </w:rPr>
        <w:t>local</w:t>
      </w:r>
      <w:r>
        <w:rPr>
          <w:spacing w:val="-9"/>
          <w:w w:val="110"/>
        </w:rPr>
        <w:t xml:space="preserve"> </w:t>
      </w:r>
      <w:r>
        <w:rPr>
          <w:w w:val="110"/>
        </w:rPr>
        <w:t>Asian</w:t>
      </w:r>
      <w:r>
        <w:rPr>
          <w:spacing w:val="-9"/>
          <w:w w:val="110"/>
        </w:rPr>
        <w:t xml:space="preserve"> </w:t>
      </w:r>
      <w:r>
        <w:rPr>
          <w:w w:val="110"/>
        </w:rPr>
        <w:t>population</w:t>
      </w:r>
      <w:r>
        <w:rPr>
          <w:spacing w:val="-9"/>
          <w:w w:val="110"/>
        </w:rPr>
        <w:t xml:space="preserve"> </w:t>
      </w:r>
      <w:r>
        <w:rPr>
          <w:w w:val="110"/>
        </w:rPr>
        <w:t xml:space="preserve">share. </w:t>
      </w:r>
      <w:r>
        <w:rPr>
          <w:spacing w:val="-2"/>
          <w:w w:val="115"/>
        </w:rPr>
        <w:t>Each</w:t>
      </w:r>
      <w:r>
        <w:rPr>
          <w:spacing w:val="-7"/>
          <w:w w:val="115"/>
        </w:rPr>
        <w:t xml:space="preserve"> </w:t>
      </w:r>
      <w:r>
        <w:rPr>
          <w:spacing w:val="-2"/>
          <w:w w:val="115"/>
        </w:rPr>
        <w:t>estimate</w:t>
      </w:r>
      <w:r>
        <w:rPr>
          <w:spacing w:val="-7"/>
          <w:w w:val="115"/>
        </w:rPr>
        <w:t xml:space="preserve"> </w:t>
      </w:r>
      <w:r>
        <w:rPr>
          <w:spacing w:val="-2"/>
          <w:w w:val="115"/>
        </w:rPr>
        <w:t>is</w:t>
      </w:r>
      <w:r>
        <w:rPr>
          <w:spacing w:val="-7"/>
          <w:w w:val="115"/>
        </w:rPr>
        <w:t xml:space="preserve"> </w:t>
      </w:r>
      <w:r>
        <w:rPr>
          <w:spacing w:val="-2"/>
          <w:w w:val="115"/>
        </w:rPr>
        <w:t>the</w:t>
      </w:r>
      <w:r>
        <w:rPr>
          <w:spacing w:val="-7"/>
          <w:w w:val="115"/>
        </w:rPr>
        <w:t xml:space="preserve"> </w:t>
      </w:r>
      <w:r>
        <w:rPr>
          <w:spacing w:val="-2"/>
          <w:w w:val="115"/>
        </w:rPr>
        <w:t>median</w:t>
      </w:r>
      <w:r>
        <w:rPr>
          <w:spacing w:val="-7"/>
          <w:w w:val="115"/>
        </w:rPr>
        <w:t xml:space="preserve"> </w:t>
      </w:r>
      <w:r>
        <w:rPr>
          <w:spacing w:val="-2"/>
          <w:w w:val="115"/>
        </w:rPr>
        <w:t>across</w:t>
      </w:r>
      <w:r>
        <w:rPr>
          <w:spacing w:val="-7"/>
          <w:w w:val="115"/>
        </w:rPr>
        <w:t xml:space="preserve"> </w:t>
      </w:r>
      <w:r>
        <w:rPr>
          <w:spacing w:val="-2"/>
          <w:w w:val="115"/>
        </w:rPr>
        <w:t>1,000</w:t>
      </w:r>
      <w:r>
        <w:rPr>
          <w:spacing w:val="-7"/>
          <w:w w:val="115"/>
        </w:rPr>
        <w:t xml:space="preserve"> </w:t>
      </w:r>
      <w:r>
        <w:rPr>
          <w:spacing w:val="-2"/>
          <w:w w:val="115"/>
        </w:rPr>
        <w:t>bootstrap</w:t>
      </w:r>
      <w:r>
        <w:rPr>
          <w:spacing w:val="-7"/>
          <w:w w:val="115"/>
        </w:rPr>
        <w:t xml:space="preserve"> </w:t>
      </w:r>
      <w:r>
        <w:rPr>
          <w:spacing w:val="-2"/>
          <w:w w:val="115"/>
        </w:rPr>
        <w:t>resamples.</w:t>
      </w:r>
    </w:p>
    <w:p w14:paraId="6A3BB903" w14:textId="77777777" w:rsidR="00450D64" w:rsidRDefault="00450D64">
      <w:pPr>
        <w:pStyle w:val="BodyText"/>
        <w:spacing w:line="249" w:lineRule="auto"/>
        <w:jc w:val="both"/>
        <w:rPr>
          <w:del w:id="926" w:author="Hussain Hadah" w:date="2026-10-25T19:27:00Z" w16du:dateUtc="2026-10-25T23:27:00Z"/>
        </w:rPr>
        <w:sectPr w:rsidR="00450D64">
          <w:pgSz w:w="12240" w:h="15840"/>
          <w:pgMar w:top="1800" w:right="1800" w:bottom="2460" w:left="1800" w:header="0" w:footer="2279" w:gutter="0"/>
          <w:cols w:space="720"/>
        </w:sectPr>
      </w:pPr>
    </w:p>
    <w:p w14:paraId="10358E5F" w14:textId="77777777" w:rsidR="00450D64" w:rsidRDefault="00A86461">
      <w:pPr>
        <w:spacing w:before="79"/>
        <w:ind w:left="939"/>
        <w:rPr>
          <w:del w:id="927" w:author="Hussain Hadah" w:date="2026-10-25T19:27:00Z" w16du:dateUtc="2026-10-25T23:27:00Z"/>
          <w:sz w:val="24"/>
        </w:rPr>
      </w:pPr>
      <w:r>
        <w:rPr>
          <w:w w:val="105"/>
          <w:sz w:val="24"/>
        </w:rPr>
        <w:lastRenderedPageBreak/>
        <w:t>Figure</w:t>
      </w:r>
      <w:r>
        <w:rPr>
          <w:spacing w:val="12"/>
          <w:w w:val="105"/>
          <w:sz w:val="24"/>
        </w:rPr>
        <w:t xml:space="preserve"> </w:t>
      </w:r>
      <w:r>
        <w:rPr>
          <w:w w:val="105"/>
          <w:sz w:val="24"/>
        </w:rPr>
        <w:t>A.</w:t>
      </w:r>
      <w:ins w:id="928" w:author="Hussain Hadah" w:date="2026-10-25T19:27:00Z" w16du:dateUtc="2026-10-25T23:27:00Z">
        <w:r w:rsidR="006D0C1A">
          <w:rPr>
            <w:sz w:val="24"/>
          </w:rPr>
          <w:t>13</w:t>
        </w:r>
      </w:ins>
      <w:del w:id="929" w:author="Hussain Hadah" w:date="2026-10-25T19:27:00Z" w16du:dateUtc="2026-10-25T23:27:00Z">
        <w:r>
          <w:rPr>
            <w:w w:val="105"/>
            <w:sz w:val="24"/>
          </w:rPr>
          <w:delText>4</w:delText>
        </w:r>
      </w:del>
      <w:r>
        <w:rPr>
          <w:w w:val="105"/>
          <w:sz w:val="24"/>
        </w:rPr>
        <w:t>:</w:t>
      </w:r>
      <w:r>
        <w:rPr>
          <w:spacing w:val="31"/>
          <w:w w:val="105"/>
          <w:sz w:val="24"/>
        </w:rPr>
        <w:t xml:space="preserve"> </w:t>
      </w:r>
      <w:r>
        <w:rPr>
          <w:w w:val="105"/>
          <w:sz w:val="24"/>
        </w:rPr>
        <w:t>Scatter</w:t>
      </w:r>
      <w:r>
        <w:rPr>
          <w:spacing w:val="13"/>
          <w:w w:val="105"/>
          <w:sz w:val="24"/>
        </w:rPr>
        <w:t xml:space="preserve"> </w:t>
      </w:r>
      <w:r>
        <w:rPr>
          <w:w w:val="105"/>
          <w:sz w:val="24"/>
        </w:rPr>
        <w:t>Plot</w:t>
      </w:r>
      <w:r>
        <w:rPr>
          <w:spacing w:val="12"/>
          <w:w w:val="105"/>
          <w:sz w:val="24"/>
        </w:rPr>
        <w:t xml:space="preserve"> </w:t>
      </w:r>
      <w:r>
        <w:rPr>
          <w:w w:val="105"/>
          <w:sz w:val="24"/>
        </w:rPr>
        <w:t>of</w:t>
      </w:r>
      <w:r>
        <w:rPr>
          <w:spacing w:val="12"/>
          <w:w w:val="105"/>
          <w:sz w:val="24"/>
        </w:rPr>
        <w:t xml:space="preserve"> </w:t>
      </w:r>
      <w:r>
        <w:rPr>
          <w:w w:val="105"/>
          <w:sz w:val="24"/>
        </w:rPr>
        <w:t>Proportion</w:t>
      </w:r>
      <w:r>
        <w:rPr>
          <w:spacing w:val="13"/>
          <w:w w:val="105"/>
          <w:sz w:val="24"/>
        </w:rPr>
        <w:t xml:space="preserve"> </w:t>
      </w:r>
      <w:r>
        <w:rPr>
          <w:w w:val="105"/>
          <w:sz w:val="24"/>
        </w:rPr>
        <w:t>Subjectively</w:t>
      </w:r>
      <w:r>
        <w:rPr>
          <w:spacing w:val="12"/>
          <w:w w:val="105"/>
          <w:sz w:val="24"/>
        </w:rPr>
        <w:t xml:space="preserve"> </w:t>
      </w:r>
      <w:r>
        <w:rPr>
          <w:w w:val="105"/>
          <w:sz w:val="24"/>
        </w:rPr>
        <w:t>Asian</w:t>
      </w:r>
      <w:r>
        <w:rPr>
          <w:spacing w:val="12"/>
          <w:w w:val="105"/>
          <w:sz w:val="24"/>
        </w:rPr>
        <w:t xml:space="preserve"> </w:t>
      </w:r>
      <w:r>
        <w:rPr>
          <w:w w:val="105"/>
          <w:sz w:val="24"/>
        </w:rPr>
        <w:t>on</w:t>
      </w:r>
      <w:r>
        <w:rPr>
          <w:spacing w:val="13"/>
          <w:w w:val="105"/>
          <w:sz w:val="24"/>
        </w:rPr>
        <w:t xml:space="preserve"> </w:t>
      </w:r>
      <w:r>
        <w:rPr>
          <w:spacing w:val="-4"/>
          <w:w w:val="105"/>
          <w:sz w:val="24"/>
        </w:rPr>
        <w:t>Bias</w:t>
      </w:r>
      <w:ins w:id="930" w:author="Hussain Hadah" w:date="2026-10-25T19:27:00Z" w16du:dateUtc="2026-10-25T23:27:00Z">
        <w:r w:rsidR="006D0C1A">
          <w:rPr>
            <w:sz w:val="24"/>
          </w:rPr>
          <w:t xml:space="preserve"> </w:t>
        </w:r>
        <w:r w:rsidR="006D0C1A">
          <w:t xml:space="preserve">(a) </w:t>
        </w:r>
      </w:ins>
    </w:p>
    <w:p w14:paraId="71A383A9" w14:textId="77777777" w:rsidR="00450D64" w:rsidRDefault="00A86461">
      <w:pPr>
        <w:pStyle w:val="ListParagraph"/>
        <w:numPr>
          <w:ilvl w:val="1"/>
          <w:numId w:val="1"/>
        </w:numPr>
        <w:tabs>
          <w:tab w:val="left" w:pos="3922"/>
        </w:tabs>
        <w:spacing w:before="79"/>
        <w:ind w:left="3922" w:hanging="308"/>
      </w:pPr>
      <w:r>
        <w:rPr>
          <w:spacing w:val="-2"/>
          <w:w w:val="105"/>
        </w:rPr>
        <w:t>Year</w:t>
      </w:r>
      <w:r>
        <w:rPr>
          <w:spacing w:val="-12"/>
          <w:w w:val="105"/>
        </w:rPr>
        <w:t xml:space="preserve"> </w:t>
      </w:r>
      <w:r>
        <w:rPr>
          <w:spacing w:val="-2"/>
          <w:w w:val="105"/>
        </w:rPr>
        <w:t>&lt;</w:t>
      </w:r>
      <w:r>
        <w:rPr>
          <w:spacing w:val="-11"/>
          <w:w w:val="105"/>
        </w:rPr>
        <w:t xml:space="preserve"> </w:t>
      </w:r>
      <w:r>
        <w:rPr>
          <w:spacing w:val="-4"/>
          <w:w w:val="105"/>
        </w:rPr>
        <w:t>2015</w:t>
      </w:r>
    </w:p>
    <w:p w14:paraId="105E8C5A" w14:textId="77777777" w:rsidR="00C76957" w:rsidRDefault="006D0C1A">
      <w:pPr>
        <w:spacing w:after="46" w:line="259" w:lineRule="auto"/>
        <w:ind w:left="814"/>
        <w:rPr>
          <w:ins w:id="931" w:author="Hussain Hadah" w:date="2026-10-25T19:27:00Z" w16du:dateUtc="2026-10-25T23:27:00Z"/>
        </w:rPr>
      </w:pPr>
      <w:ins w:id="932" w:author="Hussain Hadah" w:date="2026-10-25T19:27:00Z" w16du:dateUtc="2026-10-25T23:27:00Z">
        <w:r>
          <w:rPr>
            <w:noProof/>
          </w:rPr>
          <w:drawing>
            <wp:inline distT="0" distB="0" distL="0" distR="0" wp14:anchorId="19FE47C0" wp14:editId="4B135A8E">
              <wp:extent cx="4406951" cy="2644171"/>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84"/>
                      <a:stretch>
                        <a:fillRect/>
                      </a:stretch>
                    </pic:blipFill>
                    <pic:spPr>
                      <a:xfrm>
                        <a:off x="0" y="0"/>
                        <a:ext cx="4406951" cy="2644171"/>
                      </a:xfrm>
                      <a:prstGeom prst="rect">
                        <a:avLst/>
                      </a:prstGeom>
                    </pic:spPr>
                  </pic:pic>
                </a:graphicData>
              </a:graphic>
            </wp:inline>
          </w:drawing>
        </w:r>
      </w:ins>
    </w:p>
    <w:p w14:paraId="28FEF098" w14:textId="77777777" w:rsidR="00450D64" w:rsidRDefault="006D0C1A">
      <w:pPr>
        <w:pStyle w:val="BodyText"/>
        <w:spacing w:before="7"/>
        <w:rPr>
          <w:del w:id="933" w:author="Hussain Hadah" w:date="2026-10-25T19:27:00Z" w16du:dateUtc="2026-10-25T23:27:00Z"/>
          <w:sz w:val="15"/>
        </w:rPr>
      </w:pPr>
      <w:ins w:id="934" w:author="Hussain Hadah" w:date="2026-10-25T19:27:00Z" w16du:dateUtc="2026-10-25T23:27:00Z">
        <w:r>
          <w:t xml:space="preserve">(b) </w:t>
        </w:r>
      </w:ins>
      <w:del w:id="935" w:author="Hussain Hadah" w:date="2026-10-25T19:27:00Z" w16du:dateUtc="2026-10-25T23:27:00Z">
        <w:r w:rsidR="00A86461">
          <w:rPr>
            <w:noProof/>
            <w:sz w:val="15"/>
          </w:rPr>
          <w:drawing>
            <wp:anchor distT="0" distB="0" distL="0" distR="0" simplePos="0" relativeHeight="487592960" behindDoc="1" locked="0" layoutInCell="1" allowOverlap="1" wp14:anchorId="251D1B4A" wp14:editId="68ACB155">
              <wp:simplePos x="0" y="0"/>
              <wp:positionH relativeFrom="page">
                <wp:posOffset>1709204</wp:posOffset>
              </wp:positionH>
              <wp:positionV relativeFrom="paragraph">
                <wp:posOffset>129521</wp:posOffset>
              </wp:positionV>
              <wp:extent cx="4229100" cy="247316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5" cstate="print"/>
                      <a:stretch>
                        <a:fillRect/>
                      </a:stretch>
                    </pic:blipFill>
                    <pic:spPr>
                      <a:xfrm>
                        <a:off x="0" y="0"/>
                        <a:ext cx="4229100" cy="2473166"/>
                      </a:xfrm>
                      <a:prstGeom prst="rect">
                        <a:avLst/>
                      </a:prstGeom>
                    </pic:spPr>
                  </pic:pic>
                </a:graphicData>
              </a:graphic>
            </wp:anchor>
          </w:drawing>
        </w:r>
      </w:del>
    </w:p>
    <w:p w14:paraId="5760B6FB" w14:textId="77777777" w:rsidR="00450D64" w:rsidRDefault="00A86461">
      <w:pPr>
        <w:pStyle w:val="ListParagraph"/>
        <w:numPr>
          <w:ilvl w:val="1"/>
          <w:numId w:val="1"/>
        </w:numPr>
        <w:tabs>
          <w:tab w:val="left" w:pos="3908"/>
        </w:tabs>
        <w:spacing w:before="149"/>
        <w:ind w:left="3908" w:hanging="319"/>
      </w:pPr>
      <w:r>
        <w:t>Year</w:t>
      </w:r>
      <w:r>
        <w:rPr>
          <w:spacing w:val="-9"/>
        </w:rPr>
        <w:t xml:space="preserve"> </w:t>
      </w:r>
      <w:ins w:id="936" w:author="Hussain Hadah" w:date="2026-10-25T19:27:00Z" w16du:dateUtc="2026-10-25T23:27:00Z">
        <w:r w:rsidR="006D0C1A">
          <w:t>⩾</w:t>
        </w:r>
      </w:ins>
      <w:del w:id="937" w:author="Hussain Hadah" w:date="2026-10-25T19:27:00Z" w16du:dateUtc="2026-10-25T23:27:00Z">
        <w:r>
          <w:rPr>
            <w:rFonts w:ascii="Arial Unicode MS" w:hAnsi="Arial Unicode MS"/>
          </w:rPr>
          <w:delText>↭</w:delText>
        </w:r>
      </w:del>
      <w:r>
        <w:rPr>
          <w:rFonts w:ascii="Arial Unicode MS" w:hAnsi="Arial Unicode MS"/>
          <w:spacing w:val="-15"/>
        </w:rPr>
        <w:t xml:space="preserve"> </w:t>
      </w:r>
      <w:r>
        <w:rPr>
          <w:spacing w:val="-4"/>
        </w:rPr>
        <w:t>2015</w:t>
      </w:r>
    </w:p>
    <w:p w14:paraId="71E18A91" w14:textId="77777777" w:rsidR="00C76957" w:rsidRDefault="006D0C1A">
      <w:pPr>
        <w:spacing w:after="80" w:line="259" w:lineRule="auto"/>
        <w:ind w:left="814"/>
        <w:rPr>
          <w:ins w:id="938" w:author="Hussain Hadah" w:date="2026-10-25T19:27:00Z" w16du:dateUtc="2026-10-25T23:27:00Z"/>
        </w:rPr>
      </w:pPr>
      <w:ins w:id="939" w:author="Hussain Hadah" w:date="2026-10-25T19:27:00Z" w16du:dateUtc="2026-10-25T23:27:00Z">
        <w:r>
          <w:rPr>
            <w:noProof/>
          </w:rPr>
          <w:lastRenderedPageBreak/>
          <w:drawing>
            <wp:inline distT="0" distB="0" distL="0" distR="0" wp14:anchorId="4085D034" wp14:editId="689133D4">
              <wp:extent cx="4406951" cy="2644171"/>
              <wp:effectExtent l="0" t="0" r="0" b="0"/>
              <wp:docPr id="941" name="Picture 941"/>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a:blip r:embed="rId86"/>
                      <a:stretch>
                        <a:fillRect/>
                      </a:stretch>
                    </pic:blipFill>
                    <pic:spPr>
                      <a:xfrm>
                        <a:off x="0" y="0"/>
                        <a:ext cx="4406951" cy="2644171"/>
                      </a:xfrm>
                      <a:prstGeom prst="rect">
                        <a:avLst/>
                      </a:prstGeom>
                    </pic:spPr>
                  </pic:pic>
                </a:graphicData>
              </a:graphic>
            </wp:inline>
          </w:drawing>
        </w:r>
      </w:ins>
    </w:p>
    <w:p w14:paraId="3458AB21" w14:textId="77777777" w:rsidR="00450D64" w:rsidRDefault="00A86461">
      <w:pPr>
        <w:pStyle w:val="BodyText"/>
        <w:spacing w:before="6"/>
        <w:rPr>
          <w:del w:id="940" w:author="Hussain Hadah" w:date="2026-10-25T19:27:00Z" w16du:dateUtc="2026-10-25T23:27:00Z"/>
          <w:sz w:val="9"/>
        </w:rPr>
      </w:pPr>
      <w:del w:id="941" w:author="Hussain Hadah" w:date="2026-10-25T19:27:00Z" w16du:dateUtc="2026-10-25T23:27:00Z">
        <w:r>
          <w:rPr>
            <w:noProof/>
            <w:sz w:val="9"/>
          </w:rPr>
          <w:drawing>
            <wp:anchor distT="0" distB="0" distL="0" distR="0" simplePos="0" relativeHeight="487593472" behindDoc="1" locked="0" layoutInCell="1" allowOverlap="1" wp14:anchorId="441C06B6" wp14:editId="023A3F20">
              <wp:simplePos x="0" y="0"/>
              <wp:positionH relativeFrom="page">
                <wp:posOffset>1709204</wp:posOffset>
              </wp:positionH>
              <wp:positionV relativeFrom="paragraph">
                <wp:posOffset>84842</wp:posOffset>
              </wp:positionV>
              <wp:extent cx="4229100" cy="248173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7" cstate="print"/>
                      <a:stretch>
                        <a:fillRect/>
                      </a:stretch>
                    </pic:blipFill>
                    <pic:spPr>
                      <a:xfrm>
                        <a:off x="0" y="0"/>
                        <a:ext cx="4229100" cy="2481738"/>
                      </a:xfrm>
                      <a:prstGeom prst="rect">
                        <a:avLst/>
                      </a:prstGeom>
                    </pic:spPr>
                  </pic:pic>
                </a:graphicData>
              </a:graphic>
            </wp:anchor>
          </w:drawing>
        </w:r>
      </w:del>
    </w:p>
    <w:p w14:paraId="48A9D2B3" w14:textId="77777777" w:rsidR="00450D64" w:rsidRDefault="00450D64">
      <w:pPr>
        <w:pStyle w:val="BodyText"/>
        <w:spacing w:before="1"/>
        <w:rPr>
          <w:del w:id="942" w:author="Hussain Hadah" w:date="2026-10-25T19:27:00Z" w16du:dateUtc="2026-10-25T23:27:00Z"/>
          <w:sz w:val="22"/>
        </w:rPr>
      </w:pPr>
    </w:p>
    <w:p w14:paraId="36050255" w14:textId="77777777" w:rsidR="00450D64" w:rsidRDefault="00A86461">
      <w:pPr>
        <w:pStyle w:val="BodyText"/>
        <w:spacing w:line="271" w:lineRule="auto"/>
        <w:ind w:left="36"/>
      </w:pPr>
      <w:del w:id="943" w:author="Hussain Hadah" w:date="2026-10-25T19:27:00Z" w16du:dateUtc="2026-10-25T23:27:00Z">
        <w:r>
          <w:rPr>
            <w:noProof/>
          </w:rPr>
          <mc:AlternateContent>
            <mc:Choice Requires="wps">
              <w:drawing>
                <wp:anchor distT="0" distB="0" distL="0" distR="0" simplePos="0" relativeHeight="486796288" behindDoc="1" locked="0" layoutInCell="1" allowOverlap="1" wp14:anchorId="0F945B49" wp14:editId="497EBCE3">
                  <wp:simplePos x="0" y="0"/>
                  <wp:positionH relativeFrom="page">
                    <wp:posOffset>5828791</wp:posOffset>
                  </wp:positionH>
                  <wp:positionV relativeFrom="paragraph">
                    <wp:posOffset>237518</wp:posOffset>
                  </wp:positionV>
                  <wp:extent cx="470534" cy="1181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534" cy="118110"/>
                          </a:xfrm>
                          <a:prstGeom prst="rect">
                            <a:avLst/>
                          </a:prstGeom>
                        </wps:spPr>
                        <wps:txbx>
                          <w:txbxContent>
                            <w:p w14:paraId="23285948" w14:textId="77777777" w:rsidR="00450D64" w:rsidRDefault="00A86461">
                              <w:pPr>
                                <w:spacing w:before="2"/>
                                <w:rPr>
                                  <w:del w:id="944" w:author="Hussain Hadah" w:date="2026-10-25T19:27:00Z" w16du:dateUtc="2026-10-25T23:27:00Z"/>
                                  <w:sz w:val="15"/>
                                </w:rPr>
                              </w:pPr>
                              <w:del w:id="945" w:author="Hussain Hadah" w:date="2026-10-25T19:27:00Z" w16du:dateUtc="2026-10-25T23:27:00Z">
                                <w:r>
                                  <w:rPr>
                                    <w:spacing w:val="-2"/>
                                    <w:w w:val="110"/>
                                    <w:sz w:val="15"/>
                                  </w:rPr>
                                  <w:delText>Population</w:delText>
                                </w:r>
                              </w:del>
                            </w:p>
                          </w:txbxContent>
                        </wps:txbx>
                        <wps:bodyPr wrap="square" lIns="0" tIns="0" rIns="0" bIns="0" rtlCol="0">
                          <a:noAutofit/>
                        </wps:bodyPr>
                      </wps:wsp>
                    </a:graphicData>
                  </a:graphic>
                </wp:anchor>
              </w:drawing>
            </mc:Choice>
            <mc:Fallback>
              <w:pict>
                <v:shapetype w14:anchorId="0F945B49" id="_x0000_t202" coordsize="21600,21600" o:spt="202" path="m,l,21600r21600,l21600,xe">
                  <v:stroke joinstyle="miter"/>
                  <v:path gradientshapeok="t" o:connecttype="rect"/>
                </v:shapetype>
                <v:shape id="Textbox 21" o:spid="_x0000_s1056" type="#_x0000_t202" style="position:absolute;left:0;text-align:left;margin-left:458.95pt;margin-top:18.7pt;width:37.05pt;height:9.3pt;z-index:-1652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" filled="f" stroked="f">
                  <v:textbox inset="0,0,0,0">
                    <w:txbxContent>
                      <w:p w14:paraId="23285948" w14:textId="77777777" w:rsidR="00450D64" w:rsidRDefault="00A86461">
                        <w:pPr>
                          <w:spacing w:before="2"/>
                          <w:rPr>
                            <w:del w:id="946" w:author="Hussain Hadah" w:date="2026-10-25T19:27:00Z" w16du:dateUtc="2026-10-25T23:27:00Z"/>
                            <w:sz w:val="15"/>
                          </w:rPr>
                        </w:pPr>
                        <w:del w:id="947" w:author="Hussain Hadah" w:date="2026-10-25T19:27:00Z" w16du:dateUtc="2026-10-25T23:27:00Z">
                          <w:r>
                            <w:rPr>
                              <w:spacing w:val="-2"/>
                              <w:w w:val="110"/>
                              <w:sz w:val="15"/>
                            </w:rPr>
                            <w:delText>Population</w:delText>
                          </w:r>
                        </w:del>
                      </w:p>
                    </w:txbxContent>
                  </v:textbox>
                  <w10:wrap anchorx="page"/>
                </v:shape>
              </w:pict>
            </mc:Fallback>
          </mc:AlternateContent>
        </w:r>
      </w:del>
      <w:r>
        <w:rPr>
          <w:w w:val="110"/>
        </w:rPr>
        <w:t>Here</w:t>
      </w:r>
      <w:r>
        <w:rPr>
          <w:spacing w:val="-2"/>
          <w:w w:val="110"/>
        </w:rPr>
        <w:t xml:space="preserve"> </w:t>
      </w:r>
      <w:r>
        <w:rPr>
          <w:w w:val="110"/>
        </w:rPr>
        <w:t>are</w:t>
      </w:r>
      <w:r>
        <w:rPr>
          <w:spacing w:val="-2"/>
          <w:w w:val="110"/>
        </w:rPr>
        <w:t xml:space="preserve"> </w:t>
      </w:r>
      <w:r>
        <w:rPr>
          <w:w w:val="110"/>
        </w:rPr>
        <w:t>two</w:t>
      </w:r>
      <w:r>
        <w:rPr>
          <w:spacing w:val="-2"/>
          <w:w w:val="110"/>
        </w:rPr>
        <w:t xml:space="preserve"> </w:t>
      </w:r>
      <w:r>
        <w:rPr>
          <w:w w:val="110"/>
        </w:rPr>
        <w:t>scatter</w:t>
      </w:r>
      <w:r>
        <w:rPr>
          <w:spacing w:val="-2"/>
          <w:w w:val="110"/>
        </w:rPr>
        <w:t xml:space="preserve"> </w:t>
      </w:r>
      <w:r>
        <w:rPr>
          <w:w w:val="110"/>
        </w:rPr>
        <w:t>plots</w:t>
      </w:r>
      <w:r>
        <w:rPr>
          <w:spacing w:val="-2"/>
          <w:w w:val="110"/>
        </w:rPr>
        <w:t xml:space="preserve"> </w:t>
      </w:r>
      <w:r>
        <w:rPr>
          <w:w w:val="110"/>
        </w:rPr>
        <w:t>showing</w:t>
      </w:r>
      <w:r>
        <w:rPr>
          <w:spacing w:val="-2"/>
          <w:w w:val="110"/>
        </w:rPr>
        <w:t xml:space="preserve"> </w:t>
      </w:r>
      <w:r>
        <w:rPr>
          <w:w w:val="110"/>
        </w:rPr>
        <w:t>the</w:t>
      </w:r>
      <w:r>
        <w:rPr>
          <w:spacing w:val="-2"/>
          <w:w w:val="110"/>
        </w:rPr>
        <w:t xml:space="preserve"> </w:t>
      </w:r>
      <w:r>
        <w:rPr>
          <w:w w:val="110"/>
        </w:rPr>
        <w:t>relationship</w:t>
      </w:r>
      <w:r>
        <w:rPr>
          <w:spacing w:val="-2"/>
          <w:w w:val="110"/>
        </w:rPr>
        <w:t xml:space="preserve"> </w:t>
      </w:r>
      <w:r>
        <w:rPr>
          <w:w w:val="110"/>
        </w:rPr>
        <w:t>between</w:t>
      </w:r>
      <w:r>
        <w:rPr>
          <w:spacing w:val="-2"/>
          <w:w w:val="110"/>
        </w:rPr>
        <w:t xml:space="preserve"> </w:t>
      </w:r>
      <w:r>
        <w:rPr>
          <w:w w:val="110"/>
        </w:rPr>
        <w:t>bias</w:t>
      </w:r>
      <w:r>
        <w:rPr>
          <w:spacing w:val="-2"/>
          <w:w w:val="110"/>
        </w:rPr>
        <w:t xml:space="preserve"> </w:t>
      </w:r>
      <w:r>
        <w:rPr>
          <w:w w:val="110"/>
        </w:rPr>
        <w:t>and</w:t>
      </w:r>
      <w:r>
        <w:rPr>
          <w:spacing w:val="-2"/>
          <w:w w:val="110"/>
        </w:rPr>
        <w:t xml:space="preserve"> </w:t>
      </w:r>
      <w:r>
        <w:rPr>
          <w:w w:val="110"/>
        </w:rPr>
        <w:t>subjective</w:t>
      </w:r>
      <w:r>
        <w:rPr>
          <w:spacing w:val="-2"/>
          <w:w w:val="110"/>
        </w:rPr>
        <w:t xml:space="preserve"> </w:t>
      </w:r>
      <w:r>
        <w:rPr>
          <w:w w:val="110"/>
        </w:rPr>
        <w:t>Asian</w:t>
      </w:r>
      <w:r>
        <w:rPr>
          <w:spacing w:val="-2"/>
          <w:w w:val="110"/>
        </w:rPr>
        <w:t xml:space="preserve"> </w:t>
      </w:r>
      <w:r>
        <w:rPr>
          <w:w w:val="110"/>
        </w:rPr>
        <w:t>population in a state. Each dot represents a state in a certain year. Percent subjectively Asian =</w:t>
      </w:r>
      <w:r>
        <w:rPr>
          <w:spacing w:val="23"/>
          <w:w w:val="110"/>
        </w:rPr>
        <w:t xml:space="preserve"> </w:t>
      </w:r>
      <w:ins w:id="948" w:author="Hussain Hadah" w:date="2026-10-25T19:27:00Z" w16du:dateUtc="2026-10-25T23:27:00Z">
        <w:r w:rsidR="006D0C1A">
          <w:rPr>
            <w:vertAlign w:val="subscript"/>
          </w:rPr>
          <w:t>Population</w:t>
        </w:r>
        <w:r w:rsidR="006D0C1A">
          <w:rPr>
            <w:u w:val="single" w:color="000000"/>
            <w:vertAlign w:val="superscript"/>
          </w:rPr>
          <w:t xml:space="preserve">#Asian </w:t>
        </w:r>
      </w:ins>
      <w:del w:id="949" w:author="Hussain Hadah" w:date="2026-10-25T19:27:00Z" w16du:dateUtc="2026-10-25T23:27:00Z">
        <w:r>
          <w:rPr>
            <w:spacing w:val="80"/>
            <w:w w:val="110"/>
            <w:u w:val="single"/>
          </w:rPr>
          <w:delText xml:space="preserve"> </w:delText>
        </w:r>
        <w:r>
          <w:rPr>
            <w:w w:val="110"/>
            <w:u w:val="single"/>
            <w:vertAlign w:val="superscript"/>
          </w:rPr>
          <w:delText>#Asian</w:delText>
        </w:r>
        <w:r>
          <w:rPr>
            <w:spacing w:val="40"/>
            <w:w w:val="110"/>
            <w:u w:val="single"/>
          </w:rPr>
          <w:delText xml:space="preserve"> </w:delText>
        </w:r>
      </w:del>
      <w:moveToRangeStart w:id="950" w:author="Hussain Hadah" w:date="2026-10-25T19:27:00Z" w:name="move243848892"/>
      <w:moveTo w:id="951" w:author="Hussain Hadah" w:date="2026-10-25T19:27:00Z" w16du:dateUtc="2026-10-25T23:27:00Z">
        <w:r>
          <w:rPr>
            <w:i/>
            <w:w w:val="105"/>
          </w:rPr>
          <w:t>Source.</w:t>
        </w:r>
        <w:r>
          <w:rPr>
            <w:i/>
            <w:spacing w:val="10"/>
            <w:w w:val="105"/>
          </w:rPr>
          <w:t xml:space="preserve"> </w:t>
        </w:r>
      </w:moveTo>
      <w:moveToRangeEnd w:id="950"/>
      <w:ins w:id="952" w:author="Hussain Hadah" w:date="2026-10-25T19:27:00Z" w16du:dateUtc="2026-10-25T23:27:00Z">
        <w:r w:rsidR="006D0C1A">
          <w:t>2004–2021 Current Population Survey.</w:t>
        </w:r>
      </w:ins>
    </w:p>
    <w:p w14:paraId="79374088" w14:textId="77777777" w:rsidR="00450D64" w:rsidRDefault="00A86461">
      <w:pPr>
        <w:pStyle w:val="BodyText"/>
        <w:spacing w:before="17"/>
        <w:ind w:left="36"/>
        <w:rPr>
          <w:del w:id="953" w:author="Hussain Hadah" w:date="2026-10-25T19:27:00Z" w16du:dateUtc="2026-10-25T23:27:00Z"/>
        </w:rPr>
      </w:pPr>
      <w:moveFromRangeStart w:id="954" w:author="Hussain Hadah" w:date="2026-10-25T19:27:00Z" w:name="move243848892"/>
      <w:moveFrom w:id="955" w:author="Hussain Hadah" w:date="2026-10-25T19:27:00Z" w16du:dateUtc="2026-10-25T23:27:00Z">
        <w:r>
          <w:rPr>
            <w:i/>
            <w:w w:val="105"/>
          </w:rPr>
          <w:t>Source.</w:t>
        </w:r>
        <w:r>
          <w:rPr>
            <w:i/>
            <w:spacing w:val="10"/>
            <w:w w:val="105"/>
          </w:rPr>
          <w:t xml:space="preserve"> </w:t>
        </w:r>
      </w:moveFrom>
      <w:moveFromRangeEnd w:id="954"/>
      <w:del w:id="956" w:author="Hussain Hadah" w:date="2026-10-25T19:27:00Z" w16du:dateUtc="2026-10-25T23:27:00Z">
        <w:r>
          <w:rPr>
            <w:w w:val="105"/>
          </w:rPr>
          <w:delText>2004–2021</w:delText>
        </w:r>
        <w:r>
          <w:rPr>
            <w:spacing w:val="-1"/>
            <w:w w:val="105"/>
          </w:rPr>
          <w:delText xml:space="preserve"> </w:delText>
        </w:r>
        <w:r>
          <w:rPr>
            <w:w w:val="105"/>
          </w:rPr>
          <w:delText>Current</w:delText>
        </w:r>
        <w:r>
          <w:rPr>
            <w:spacing w:val="-2"/>
            <w:w w:val="105"/>
          </w:rPr>
          <w:delText xml:space="preserve"> </w:delText>
        </w:r>
        <w:r>
          <w:rPr>
            <w:w w:val="105"/>
          </w:rPr>
          <w:delText>Population</w:delText>
        </w:r>
        <w:r>
          <w:rPr>
            <w:spacing w:val="-1"/>
            <w:w w:val="105"/>
          </w:rPr>
          <w:delText xml:space="preserve"> </w:delText>
        </w:r>
        <w:r>
          <w:rPr>
            <w:spacing w:val="-2"/>
            <w:w w:val="105"/>
          </w:rPr>
          <w:delText>Survey.</w:delText>
        </w:r>
      </w:del>
    </w:p>
    <w:p w14:paraId="57B39073" w14:textId="77777777" w:rsidR="00450D64" w:rsidRDefault="00450D64">
      <w:pPr>
        <w:pStyle w:val="BodyText"/>
        <w:rPr>
          <w:del w:id="957" w:author="Hussain Hadah" w:date="2026-10-25T19:27:00Z" w16du:dateUtc="2026-10-25T23:27:00Z"/>
        </w:rPr>
        <w:sectPr w:rsidR="00450D64">
          <w:pgSz w:w="12240" w:h="15840"/>
          <w:pgMar w:top="1800" w:right="1800" w:bottom="2460" w:left="1800" w:header="0" w:footer="2279" w:gutter="0"/>
          <w:cols w:space="720"/>
        </w:sectPr>
      </w:pPr>
    </w:p>
    <w:p w14:paraId="1EB96CF6" w14:textId="77777777" w:rsidR="00450D64" w:rsidRDefault="00A86461">
      <w:pPr>
        <w:pStyle w:val="Heading2"/>
      </w:pPr>
      <w:r>
        <w:lastRenderedPageBreak/>
        <w:t>Using</w:t>
      </w:r>
      <w:r>
        <w:rPr>
          <w:spacing w:val="61"/>
        </w:rPr>
        <w:t xml:space="preserve"> </w:t>
      </w:r>
      <w:r>
        <w:t>Lubotsky</w:t>
      </w:r>
      <w:r>
        <w:rPr>
          <w:spacing w:val="61"/>
        </w:rPr>
        <w:t xml:space="preserve"> </w:t>
      </w:r>
      <w:r>
        <w:t>and</w:t>
      </w:r>
      <w:r>
        <w:rPr>
          <w:spacing w:val="61"/>
        </w:rPr>
        <w:t xml:space="preserve"> </w:t>
      </w:r>
      <w:r>
        <w:t>Wittenberg</w:t>
      </w:r>
      <w:r>
        <w:rPr>
          <w:spacing w:val="61"/>
        </w:rPr>
        <w:t xml:space="preserve"> </w:t>
      </w:r>
      <w:ins w:id="958" w:author="Hussain Hadah" w:date="2026-10-25T19:27:00Z" w16du:dateUtc="2026-10-25T23:27:00Z">
        <w:r w:rsidR="006D0C1A">
          <w:rPr>
            <w:sz w:val="29"/>
          </w:rPr>
          <w:t>(</w:t>
        </w:r>
        <w:r w:rsidR="006D0C1A">
          <w:rPr>
            <w:color w:val="0000FF"/>
            <w:sz w:val="29"/>
          </w:rPr>
          <w:t>2006</w:t>
        </w:r>
        <w:r w:rsidR="006D0C1A">
          <w:rPr>
            <w:sz w:val="29"/>
          </w:rPr>
          <w:t>)</w:t>
        </w:r>
      </w:ins>
      <w:del w:id="959" w:author="Hussain Hadah" w:date="2026-10-25T19:27:00Z" w16du:dateUtc="2026-10-25T23:27:00Z">
        <w:r>
          <w:delText>(</w:delText>
        </w:r>
        <w:r w:rsidR="00450D64">
          <w:fldChar w:fldCharType="begin"/>
        </w:r>
        <w:r w:rsidR="00450D64">
          <w:delInstrText>HYPERLINK \l "_bookmark2"</w:delInstrText>
        </w:r>
        <w:r w:rsidR="00450D64">
          <w:fldChar w:fldCharType="separate"/>
        </w:r>
        <w:r w:rsidR="00450D64">
          <w:rPr>
            <w:color w:val="0000FF"/>
          </w:rPr>
          <w:delText>2006</w:delText>
        </w:r>
        <w:r w:rsidR="00450D64">
          <w:fldChar w:fldCharType="end"/>
        </w:r>
        <w:r>
          <w:delText>)</w:delText>
        </w:r>
      </w:del>
      <w:r>
        <w:rPr>
          <w:spacing w:val="61"/>
        </w:rPr>
        <w:t xml:space="preserve"> </w:t>
      </w:r>
      <w:r>
        <w:t>to</w:t>
      </w:r>
      <w:r>
        <w:rPr>
          <w:spacing w:val="61"/>
        </w:rPr>
        <w:t xml:space="preserve"> </w:t>
      </w:r>
      <w:r>
        <w:t>Construct</w:t>
      </w:r>
      <w:r>
        <w:rPr>
          <w:spacing w:val="61"/>
        </w:rPr>
        <w:t xml:space="preserve"> </w:t>
      </w:r>
      <w:r>
        <w:t>Bias</w:t>
      </w:r>
      <w:r>
        <w:rPr>
          <w:spacing w:val="61"/>
        </w:rPr>
        <w:t xml:space="preserve"> </w:t>
      </w:r>
      <w:r>
        <w:rPr>
          <w:spacing w:val="-2"/>
        </w:rPr>
        <w:t>Index</w:t>
      </w:r>
    </w:p>
    <w:p w14:paraId="4A95E365" w14:textId="77777777" w:rsidR="00450D64" w:rsidRDefault="00450D64">
      <w:pPr>
        <w:pStyle w:val="BodyText"/>
        <w:spacing w:before="40"/>
        <w:rPr>
          <w:del w:id="960" w:author="Hussain Hadah" w:date="2026-10-25T19:27:00Z" w16du:dateUtc="2026-10-25T23:27:00Z"/>
          <w:b/>
          <w:sz w:val="28"/>
        </w:rPr>
      </w:pPr>
    </w:p>
    <w:p w14:paraId="4811DA8B" w14:textId="77777777" w:rsidR="00C76957" w:rsidRDefault="00A86461">
      <w:pPr>
        <w:spacing w:after="6" w:line="393" w:lineRule="auto"/>
        <w:ind w:left="-15" w:right="1" w:firstLine="351"/>
        <w:rPr>
          <w:ins w:id="961" w:author="Hussain Hadah" w:date="2026-10-25T19:27:00Z" w16du:dateUtc="2026-10-25T23:27:00Z"/>
        </w:rPr>
      </w:pPr>
      <w:r>
        <w:rPr>
          <w:w w:val="110"/>
          <w:sz w:val="24"/>
        </w:rPr>
        <w:t xml:space="preserve">In Lubotsky and Wittenberg </w:t>
      </w:r>
      <w:ins w:id="962" w:author="Hussain Hadah" w:date="2026-10-25T19:27:00Z" w16du:dateUtc="2026-10-25T23:27:00Z">
        <w:r w:rsidR="006D0C1A">
          <w:rPr>
            <w:sz w:val="24"/>
          </w:rPr>
          <w:t>(</w:t>
        </w:r>
        <w:r w:rsidR="006D0C1A">
          <w:rPr>
            <w:color w:val="0000FF"/>
            <w:sz w:val="24"/>
          </w:rPr>
          <w:t>2006</w:t>
        </w:r>
        <w:r w:rsidR="006D0C1A">
          <w:rPr>
            <w:sz w:val="24"/>
          </w:rPr>
          <w:t>),</w:t>
        </w:r>
      </w:ins>
      <w:del w:id="963" w:author="Hussain Hadah" w:date="2026-10-25T19:27:00Z" w16du:dateUtc="2026-10-25T23:27:00Z">
        <w:r>
          <w:rPr>
            <w:w w:val="110"/>
            <w:sz w:val="24"/>
          </w:rPr>
          <w:delText>(</w:delText>
        </w:r>
        <w:r w:rsidR="00450D64">
          <w:fldChar w:fldCharType="begin"/>
        </w:r>
        <w:r w:rsidR="00450D64">
          <w:delInstrText>HYPERLINK \l "_bookmark2"</w:delInstrText>
        </w:r>
        <w:r w:rsidR="00450D64">
          <w:fldChar w:fldCharType="separate"/>
        </w:r>
        <w:r w:rsidR="00450D64">
          <w:rPr>
            <w:color w:val="0000FF"/>
            <w:w w:val="110"/>
            <w:sz w:val="24"/>
          </w:rPr>
          <w:delText>2006</w:delText>
        </w:r>
        <w:r w:rsidR="00450D64">
          <w:fldChar w:fldCharType="end"/>
        </w:r>
        <w:r>
          <w:rPr>
            <w:w w:val="110"/>
            <w:sz w:val="24"/>
          </w:rPr>
          <w:delText>),</w:delText>
        </w:r>
      </w:del>
      <w:r>
        <w:rPr>
          <w:w w:val="110"/>
          <w:sz w:val="24"/>
        </w:rPr>
        <w:t xml:space="preserve"> the authors propose a method to reduce measurement error in proxies by constructing a composite index.</w:t>
      </w:r>
      <w:r>
        <w:rPr>
          <w:spacing w:val="32"/>
          <w:w w:val="110"/>
          <w:sz w:val="24"/>
        </w:rPr>
        <w:t xml:space="preserve"> </w:t>
      </w:r>
      <w:r>
        <w:rPr>
          <w:w w:val="110"/>
          <w:sz w:val="24"/>
        </w:rPr>
        <w:t xml:space="preserve">The </w:t>
      </w:r>
      <w:ins w:id="964" w:author="Hussain Hadah" w:date="2026-10-25T19:27:00Z" w16du:dateUtc="2026-10-25T23:27:00Z">
        <w:r w:rsidR="006D0C1A">
          <w:rPr>
            <w:sz w:val="24"/>
          </w:rPr>
          <w:t>LubotskyWittenberg</w:t>
        </w:r>
      </w:ins>
      <w:del w:id="965" w:author="Hussain Hadah" w:date="2026-10-25T19:27:00Z" w16du:dateUtc="2026-10-25T23:27:00Z">
        <w:r>
          <w:rPr>
            <w:w w:val="110"/>
            <w:sz w:val="24"/>
          </w:rPr>
          <w:delText>Lubotsky-Wittenberg</w:delText>
        </w:r>
      </w:del>
      <w:r>
        <w:rPr>
          <w:w w:val="110"/>
          <w:sz w:val="24"/>
        </w:rPr>
        <w:t xml:space="preserve"> (henceforth LW) consider a model where a covariate is unobserved.</w:t>
      </w:r>
    </w:p>
    <w:p w14:paraId="73418536" w14:textId="77777777" w:rsidR="00450D64" w:rsidRDefault="00A86461">
      <w:pPr>
        <w:spacing w:line="415" w:lineRule="auto"/>
        <w:ind w:left="36" w:right="33" w:firstLine="351"/>
        <w:jc w:val="both"/>
        <w:rPr>
          <w:sz w:val="24"/>
        </w:rPr>
      </w:pPr>
      <w:del w:id="966" w:author="Hussain Hadah" w:date="2026-10-25T19:27:00Z" w16du:dateUtc="2026-10-25T23:27:00Z">
        <w:r>
          <w:rPr>
            <w:w w:val="110"/>
            <w:sz w:val="24"/>
          </w:rPr>
          <w:delText xml:space="preserve"> </w:delText>
        </w:r>
      </w:del>
      <w:r>
        <w:rPr>
          <w:w w:val="110"/>
          <w:sz w:val="24"/>
        </w:rPr>
        <w:t>Therefore, they use two proxies in its place, which will have measurement error. Thus,</w:t>
      </w:r>
      <w:r>
        <w:rPr>
          <w:spacing w:val="-7"/>
          <w:w w:val="110"/>
          <w:sz w:val="24"/>
        </w:rPr>
        <w:t xml:space="preserve"> </w:t>
      </w:r>
      <w:r>
        <w:rPr>
          <w:w w:val="110"/>
          <w:sz w:val="24"/>
        </w:rPr>
        <w:t>the</w:t>
      </w:r>
      <w:r>
        <w:rPr>
          <w:spacing w:val="-7"/>
          <w:w w:val="110"/>
          <w:sz w:val="24"/>
        </w:rPr>
        <w:t xml:space="preserve"> </w:t>
      </w:r>
      <w:r>
        <w:rPr>
          <w:w w:val="110"/>
          <w:sz w:val="24"/>
        </w:rPr>
        <w:t>LW</w:t>
      </w:r>
      <w:r>
        <w:rPr>
          <w:spacing w:val="-5"/>
          <w:w w:val="110"/>
          <w:sz w:val="24"/>
        </w:rPr>
        <w:t xml:space="preserve"> </w:t>
      </w:r>
      <w:r>
        <w:rPr>
          <w:w w:val="110"/>
          <w:sz w:val="24"/>
        </w:rPr>
        <w:t>method</w:t>
      </w:r>
      <w:r>
        <w:rPr>
          <w:spacing w:val="-7"/>
          <w:w w:val="110"/>
          <w:sz w:val="24"/>
        </w:rPr>
        <w:t xml:space="preserve"> </w:t>
      </w:r>
      <w:r>
        <w:rPr>
          <w:w w:val="110"/>
          <w:sz w:val="24"/>
        </w:rPr>
        <w:t>allows</w:t>
      </w:r>
      <w:r>
        <w:rPr>
          <w:spacing w:val="-7"/>
          <w:w w:val="110"/>
          <w:sz w:val="24"/>
        </w:rPr>
        <w:t xml:space="preserve"> </w:t>
      </w:r>
      <w:r>
        <w:rPr>
          <w:w w:val="110"/>
          <w:sz w:val="24"/>
        </w:rPr>
        <w:t>researchers</w:t>
      </w:r>
      <w:r>
        <w:rPr>
          <w:spacing w:val="-7"/>
          <w:w w:val="110"/>
          <w:sz w:val="24"/>
        </w:rPr>
        <w:t xml:space="preserve"> </w:t>
      </w:r>
      <w:r>
        <w:rPr>
          <w:w w:val="110"/>
          <w:sz w:val="24"/>
        </w:rPr>
        <w:t>to</w:t>
      </w:r>
      <w:r>
        <w:rPr>
          <w:spacing w:val="-7"/>
          <w:w w:val="110"/>
          <w:sz w:val="24"/>
        </w:rPr>
        <w:t xml:space="preserve"> </w:t>
      </w:r>
      <w:r>
        <w:rPr>
          <w:w w:val="110"/>
          <w:sz w:val="24"/>
        </w:rPr>
        <w:t>use</w:t>
      </w:r>
      <w:r>
        <w:rPr>
          <w:spacing w:val="-7"/>
          <w:w w:val="110"/>
          <w:sz w:val="24"/>
        </w:rPr>
        <w:t xml:space="preserve"> </w:t>
      </w:r>
      <w:r>
        <w:rPr>
          <w:w w:val="110"/>
          <w:sz w:val="24"/>
        </w:rPr>
        <w:t>two</w:t>
      </w:r>
      <w:r>
        <w:rPr>
          <w:spacing w:val="-7"/>
          <w:w w:val="110"/>
          <w:sz w:val="24"/>
        </w:rPr>
        <w:t xml:space="preserve"> </w:t>
      </w:r>
      <w:r>
        <w:rPr>
          <w:w w:val="110"/>
          <w:sz w:val="24"/>
        </w:rPr>
        <w:t>proxies</w:t>
      </w:r>
      <w:r>
        <w:rPr>
          <w:spacing w:val="-6"/>
          <w:w w:val="110"/>
          <w:sz w:val="24"/>
        </w:rPr>
        <w:t xml:space="preserve"> </w:t>
      </w:r>
      <w:r>
        <w:rPr>
          <w:w w:val="110"/>
          <w:sz w:val="24"/>
        </w:rPr>
        <w:t>that</w:t>
      </w:r>
      <w:r>
        <w:rPr>
          <w:spacing w:val="-7"/>
          <w:w w:val="110"/>
          <w:sz w:val="24"/>
        </w:rPr>
        <w:t xml:space="preserve"> </w:t>
      </w:r>
      <w:r>
        <w:rPr>
          <w:w w:val="110"/>
          <w:sz w:val="24"/>
        </w:rPr>
        <w:t>are</w:t>
      </w:r>
      <w:r>
        <w:rPr>
          <w:spacing w:val="-7"/>
          <w:w w:val="110"/>
          <w:sz w:val="24"/>
        </w:rPr>
        <w:t xml:space="preserve"> </w:t>
      </w:r>
      <w:r>
        <w:rPr>
          <w:w w:val="110"/>
          <w:sz w:val="24"/>
        </w:rPr>
        <w:t>error-</w:t>
      </w:r>
      <w:r>
        <w:rPr>
          <w:spacing w:val="-2"/>
          <w:w w:val="110"/>
          <w:sz w:val="24"/>
        </w:rPr>
        <w:t>ridden.</w:t>
      </w:r>
    </w:p>
    <w:p w14:paraId="33A05B8F" w14:textId="77777777" w:rsidR="00450D64" w:rsidRDefault="00A86461">
      <w:pPr>
        <w:spacing w:before="4"/>
        <w:ind w:left="387"/>
        <w:jc w:val="both"/>
        <w:rPr>
          <w:sz w:val="24"/>
        </w:rPr>
      </w:pPr>
      <w:r>
        <w:rPr>
          <w:w w:val="110"/>
          <w:sz w:val="24"/>
        </w:rPr>
        <w:t>LW</w:t>
      </w:r>
      <w:r>
        <w:rPr>
          <w:spacing w:val="-7"/>
          <w:w w:val="110"/>
          <w:sz w:val="24"/>
        </w:rPr>
        <w:t xml:space="preserve"> </w:t>
      </w:r>
      <w:r>
        <w:rPr>
          <w:w w:val="110"/>
          <w:sz w:val="24"/>
        </w:rPr>
        <w:t>consider</w:t>
      </w:r>
      <w:r>
        <w:rPr>
          <w:spacing w:val="-9"/>
          <w:w w:val="110"/>
          <w:sz w:val="24"/>
        </w:rPr>
        <w:t xml:space="preserve"> </w:t>
      </w:r>
      <w:r>
        <w:rPr>
          <w:w w:val="110"/>
          <w:sz w:val="24"/>
        </w:rPr>
        <w:t>a</w:t>
      </w:r>
      <w:r>
        <w:rPr>
          <w:spacing w:val="-9"/>
          <w:w w:val="110"/>
          <w:sz w:val="24"/>
        </w:rPr>
        <w:t xml:space="preserve"> </w:t>
      </w:r>
      <w:r>
        <w:rPr>
          <w:w w:val="110"/>
          <w:sz w:val="24"/>
        </w:rPr>
        <w:t>setup</w:t>
      </w:r>
      <w:r>
        <w:rPr>
          <w:spacing w:val="-9"/>
          <w:w w:val="110"/>
          <w:sz w:val="24"/>
        </w:rPr>
        <w:t xml:space="preserve"> </w:t>
      </w:r>
      <w:r>
        <w:rPr>
          <w:w w:val="110"/>
          <w:sz w:val="24"/>
        </w:rPr>
        <w:t>with</w:t>
      </w:r>
      <w:r>
        <w:rPr>
          <w:spacing w:val="-9"/>
          <w:w w:val="110"/>
          <w:sz w:val="24"/>
        </w:rPr>
        <w:t xml:space="preserve"> </w:t>
      </w:r>
      <w:r>
        <w:rPr>
          <w:w w:val="110"/>
          <w:sz w:val="24"/>
        </w:rPr>
        <w:t>the</w:t>
      </w:r>
      <w:r>
        <w:rPr>
          <w:spacing w:val="-9"/>
          <w:w w:val="110"/>
          <w:sz w:val="24"/>
        </w:rPr>
        <w:t xml:space="preserve"> </w:t>
      </w:r>
      <w:r>
        <w:rPr>
          <w:w w:val="110"/>
          <w:sz w:val="24"/>
        </w:rPr>
        <w:t>following</w:t>
      </w:r>
      <w:r>
        <w:rPr>
          <w:spacing w:val="-9"/>
          <w:w w:val="110"/>
          <w:sz w:val="24"/>
        </w:rPr>
        <w:t xml:space="preserve"> </w:t>
      </w:r>
      <w:r>
        <w:rPr>
          <w:spacing w:val="-2"/>
          <w:w w:val="110"/>
          <w:sz w:val="24"/>
        </w:rPr>
        <w:t>model:</w:t>
      </w:r>
    </w:p>
    <w:p w14:paraId="29E548DA" w14:textId="77777777" w:rsidR="00450D64" w:rsidRDefault="00450D64">
      <w:pPr>
        <w:pStyle w:val="BodyText"/>
        <w:rPr>
          <w:del w:id="967" w:author="Hussain Hadah" w:date="2026-10-25T19:27:00Z" w16du:dateUtc="2026-10-25T23:27:00Z"/>
          <w:sz w:val="24"/>
        </w:rPr>
      </w:pPr>
    </w:p>
    <w:p w14:paraId="5C28AD1C" w14:textId="77777777" w:rsidR="00450D64" w:rsidRDefault="00450D64">
      <w:pPr>
        <w:pStyle w:val="BodyText"/>
        <w:rPr>
          <w:del w:id="968" w:author="Hussain Hadah" w:date="2026-10-25T19:27:00Z" w16du:dateUtc="2026-10-25T23:27:00Z"/>
          <w:sz w:val="24"/>
        </w:rPr>
      </w:pPr>
    </w:p>
    <w:p w14:paraId="1F85E3D0" w14:textId="77777777" w:rsidR="00450D64" w:rsidRDefault="00450D64">
      <w:pPr>
        <w:pStyle w:val="BodyText"/>
        <w:spacing w:before="246"/>
        <w:rPr>
          <w:del w:id="969" w:author="Hussain Hadah" w:date="2026-10-25T19:27:00Z" w16du:dateUtc="2026-10-25T23:27:00Z"/>
          <w:sz w:val="24"/>
        </w:rPr>
      </w:pPr>
    </w:p>
    <w:p w14:paraId="6E8177D4" w14:textId="77777777" w:rsidR="00450D64" w:rsidRDefault="00A86461">
      <w:pPr>
        <w:spacing w:before="1"/>
        <w:ind w:left="3523"/>
        <w:rPr>
          <w:del w:id="970" w:author="Hussain Hadah" w:date="2026-10-25T19:27:00Z" w16du:dateUtc="2026-10-25T23:27:00Z"/>
          <w:sz w:val="24"/>
        </w:rPr>
      </w:pPr>
      <w:r>
        <w:rPr>
          <w:w w:val="115"/>
          <w:sz w:val="24"/>
        </w:rPr>
        <w:t>y</w:t>
      </w:r>
      <w:r>
        <w:rPr>
          <w:spacing w:val="16"/>
          <w:w w:val="115"/>
          <w:sz w:val="24"/>
        </w:rPr>
        <w:t xml:space="preserve"> </w:t>
      </w:r>
      <w:r>
        <w:rPr>
          <w:rFonts w:ascii="Arial" w:hAnsi="Arial"/>
          <w:w w:val="115"/>
          <w:sz w:val="24"/>
        </w:rPr>
        <w:t>=</w:t>
      </w:r>
      <w:r>
        <w:rPr>
          <w:rFonts w:ascii="Arial" w:hAnsi="Arial"/>
          <w:spacing w:val="8"/>
          <w:w w:val="115"/>
          <w:sz w:val="24"/>
        </w:rPr>
        <w:t xml:space="preserve"> </w:t>
      </w:r>
      <w:r>
        <w:rPr>
          <w:w w:val="115"/>
          <w:sz w:val="24"/>
        </w:rPr>
        <w:t>α</w:t>
      </w:r>
      <w:ins w:id="971" w:author="Hussain Hadah" w:date="2026-10-25T19:27:00Z" w16du:dateUtc="2026-10-25T23:27:00Z">
        <w:r w:rsidR="006D0C1A">
          <w:rPr>
            <w:sz w:val="24"/>
          </w:rPr>
          <w:t>+βx</w:t>
        </w:r>
        <w:r w:rsidR="006D0C1A">
          <w:rPr>
            <w:rFonts w:ascii="Cambria" w:eastAsia="Cambria" w:hAnsi="Cambria" w:cs="Cambria"/>
            <w:sz w:val="24"/>
            <w:vertAlign w:val="superscript"/>
          </w:rPr>
          <w:t>∗</w:t>
        </w:r>
        <w:r w:rsidR="006D0C1A">
          <w:rPr>
            <w:sz w:val="24"/>
          </w:rPr>
          <w:t xml:space="preserve">+ϵ </w:t>
        </w:r>
      </w:ins>
      <w:del w:id="972" w:author="Hussain Hadah" w:date="2026-10-25T19:27:00Z" w16du:dateUtc="2026-10-25T23:27:00Z">
        <w:r>
          <w:rPr>
            <w:spacing w:val="-9"/>
            <w:w w:val="115"/>
            <w:sz w:val="24"/>
          </w:rPr>
          <w:delText xml:space="preserve"> </w:delText>
        </w:r>
        <w:r>
          <w:rPr>
            <w:rFonts w:ascii="Arial" w:hAnsi="Arial"/>
            <w:w w:val="115"/>
            <w:sz w:val="24"/>
          </w:rPr>
          <w:delText>+</w:delText>
        </w:r>
        <w:r>
          <w:rPr>
            <w:rFonts w:ascii="Arial" w:hAnsi="Arial"/>
            <w:spacing w:val="-18"/>
            <w:w w:val="115"/>
            <w:sz w:val="24"/>
          </w:rPr>
          <w:delText xml:space="preserve"> </w:delText>
        </w:r>
        <w:r>
          <w:rPr>
            <w:w w:val="115"/>
            <w:sz w:val="24"/>
          </w:rPr>
          <w:delText>εx</w:delText>
        </w:r>
        <w:r>
          <w:rPr>
            <w:rFonts w:ascii="Arial" w:hAnsi="Arial"/>
            <w:i/>
            <w:w w:val="115"/>
            <w:sz w:val="24"/>
            <w:vertAlign w:val="superscript"/>
          </w:rPr>
          <w:delText>↑</w:delText>
        </w:r>
        <w:r>
          <w:rPr>
            <w:rFonts w:ascii="Arial" w:hAnsi="Arial"/>
            <w:i/>
            <w:spacing w:val="-4"/>
            <w:w w:val="115"/>
            <w:sz w:val="24"/>
          </w:rPr>
          <w:delText xml:space="preserve"> </w:delText>
        </w:r>
        <w:r>
          <w:rPr>
            <w:rFonts w:ascii="Arial" w:hAnsi="Arial"/>
            <w:w w:val="115"/>
            <w:sz w:val="24"/>
          </w:rPr>
          <w:delText>+</w:delText>
        </w:r>
        <w:r>
          <w:rPr>
            <w:rFonts w:ascii="Arial" w:hAnsi="Arial"/>
            <w:spacing w:val="-18"/>
            <w:w w:val="115"/>
            <w:sz w:val="24"/>
          </w:rPr>
          <w:delText xml:space="preserve"> </w:delText>
        </w:r>
        <w:r>
          <w:rPr>
            <w:spacing w:val="-10"/>
            <w:sz w:val="24"/>
          </w:rPr>
          <w:delText>&amp;</w:delText>
        </w:r>
      </w:del>
    </w:p>
    <w:p w14:paraId="77DEF4FA" w14:textId="77777777" w:rsidR="00450D64" w:rsidRDefault="00A86461">
      <w:pPr>
        <w:spacing w:before="261" w:line="465" w:lineRule="auto"/>
        <w:ind w:left="3440" w:right="3916"/>
        <w:rPr>
          <w:sz w:val="24"/>
        </w:rPr>
      </w:pPr>
      <w:r>
        <w:rPr>
          <w:w w:val="115"/>
          <w:sz w:val="24"/>
        </w:rPr>
        <w:t>x</w:t>
      </w:r>
      <w:r>
        <w:rPr>
          <w:w w:val="115"/>
          <w:sz w:val="24"/>
          <w:vertAlign w:val="subscript"/>
        </w:rPr>
        <w:t>1</w:t>
      </w:r>
      <w:r>
        <w:rPr>
          <w:spacing w:val="-18"/>
          <w:w w:val="115"/>
          <w:sz w:val="24"/>
        </w:rPr>
        <w:t xml:space="preserve"> </w:t>
      </w:r>
      <w:r>
        <w:rPr>
          <w:rFonts w:ascii="Arial" w:hAnsi="Arial"/>
          <w:w w:val="115"/>
          <w:sz w:val="24"/>
        </w:rPr>
        <w:t>=</w:t>
      </w:r>
      <w:r>
        <w:rPr>
          <w:rFonts w:ascii="Arial" w:hAnsi="Arial"/>
          <w:spacing w:val="-19"/>
          <w:w w:val="115"/>
          <w:sz w:val="24"/>
        </w:rPr>
        <w:t xml:space="preserve"> </w:t>
      </w:r>
      <w:r>
        <w:rPr>
          <w:w w:val="115"/>
          <w:sz w:val="24"/>
        </w:rPr>
        <w:t>x</w:t>
      </w:r>
      <w:ins w:id="973" w:author="Hussain Hadah" w:date="2026-10-25T19:27:00Z" w16du:dateUtc="2026-10-25T23:27:00Z">
        <w:r w:rsidR="006D0C1A">
          <w:rPr>
            <w:rFonts w:ascii="Cambria" w:eastAsia="Cambria" w:hAnsi="Cambria" w:cs="Cambria"/>
            <w:sz w:val="18"/>
          </w:rPr>
          <w:t>∗</w:t>
        </w:r>
        <w:r w:rsidR="006D0C1A">
          <w:rPr>
            <w:sz w:val="24"/>
          </w:rPr>
          <w:t>+</w:t>
        </w:r>
      </w:ins>
      <w:del w:id="974" w:author="Hussain Hadah" w:date="2026-10-25T19:27:00Z" w16du:dateUtc="2026-10-25T23:27:00Z">
        <w:r>
          <w:rPr>
            <w:rFonts w:ascii="Arial" w:hAnsi="Arial"/>
            <w:i/>
            <w:w w:val="115"/>
            <w:sz w:val="24"/>
            <w:vertAlign w:val="superscript"/>
          </w:rPr>
          <w:delText>↑</w:delText>
        </w:r>
        <w:r>
          <w:rPr>
            <w:rFonts w:ascii="Arial" w:hAnsi="Arial"/>
            <w:i/>
            <w:spacing w:val="-21"/>
            <w:w w:val="115"/>
            <w:sz w:val="24"/>
          </w:rPr>
          <w:delText xml:space="preserve"> </w:delText>
        </w:r>
        <w:r>
          <w:rPr>
            <w:rFonts w:ascii="Arial" w:hAnsi="Arial"/>
            <w:w w:val="115"/>
            <w:sz w:val="24"/>
          </w:rPr>
          <w:delText>+</w:delText>
        </w:r>
        <w:r>
          <w:rPr>
            <w:rFonts w:ascii="Arial" w:hAnsi="Arial"/>
            <w:spacing w:val="-31"/>
            <w:w w:val="115"/>
            <w:sz w:val="24"/>
          </w:rPr>
          <w:delText xml:space="preserve"> </w:delText>
        </w:r>
      </w:del>
      <w:r>
        <w:rPr>
          <w:w w:val="115"/>
          <w:sz w:val="24"/>
        </w:rPr>
        <w:t>µ</w:t>
      </w:r>
      <w:r>
        <w:rPr>
          <w:w w:val="115"/>
          <w:sz w:val="24"/>
          <w:vertAlign w:val="subscript"/>
        </w:rPr>
        <w:t>1</w:t>
      </w:r>
      <w:r>
        <w:rPr>
          <w:w w:val="115"/>
          <w:sz w:val="24"/>
        </w:rPr>
        <w:t xml:space="preserve"> x</w:t>
      </w:r>
      <w:r>
        <w:rPr>
          <w:w w:val="115"/>
          <w:sz w:val="24"/>
          <w:vertAlign w:val="subscript"/>
        </w:rPr>
        <w:t>2</w:t>
      </w:r>
      <w:r>
        <w:rPr>
          <w:spacing w:val="8"/>
          <w:w w:val="115"/>
          <w:sz w:val="24"/>
        </w:rPr>
        <w:t xml:space="preserve"> </w:t>
      </w:r>
      <w:r>
        <w:rPr>
          <w:rFonts w:ascii="Arial" w:hAnsi="Arial"/>
          <w:w w:val="115"/>
          <w:sz w:val="24"/>
        </w:rPr>
        <w:t>=</w:t>
      </w:r>
      <w:r>
        <w:rPr>
          <w:rFonts w:ascii="Arial" w:hAnsi="Arial"/>
          <w:spacing w:val="-10"/>
          <w:w w:val="115"/>
          <w:sz w:val="24"/>
        </w:rPr>
        <w:t xml:space="preserve"> </w:t>
      </w:r>
      <w:r>
        <w:rPr>
          <w:w w:val="115"/>
          <w:sz w:val="24"/>
        </w:rPr>
        <w:t>x</w:t>
      </w:r>
      <w:ins w:id="975" w:author="Hussain Hadah" w:date="2026-10-25T19:27:00Z" w16du:dateUtc="2026-10-25T23:27:00Z">
        <w:r w:rsidR="006D0C1A">
          <w:rPr>
            <w:rFonts w:ascii="Cambria" w:eastAsia="Cambria" w:hAnsi="Cambria" w:cs="Cambria"/>
            <w:sz w:val="18"/>
          </w:rPr>
          <w:t>∗</w:t>
        </w:r>
        <w:r w:rsidR="006D0C1A">
          <w:rPr>
            <w:sz w:val="24"/>
          </w:rPr>
          <w:t>+</w:t>
        </w:r>
      </w:ins>
      <w:del w:id="976" w:author="Hussain Hadah" w:date="2026-10-25T19:27:00Z" w16du:dateUtc="2026-10-25T23:27:00Z">
        <w:r>
          <w:rPr>
            <w:rFonts w:ascii="Arial" w:hAnsi="Arial"/>
            <w:i/>
            <w:w w:val="115"/>
            <w:sz w:val="24"/>
            <w:vertAlign w:val="superscript"/>
          </w:rPr>
          <w:delText>↑</w:delText>
        </w:r>
        <w:r>
          <w:rPr>
            <w:rFonts w:ascii="Arial" w:hAnsi="Arial"/>
            <w:i/>
            <w:spacing w:val="-21"/>
            <w:w w:val="115"/>
            <w:sz w:val="24"/>
          </w:rPr>
          <w:delText xml:space="preserve"> </w:delText>
        </w:r>
        <w:r>
          <w:rPr>
            <w:rFonts w:ascii="Arial" w:hAnsi="Arial"/>
            <w:w w:val="115"/>
            <w:sz w:val="24"/>
          </w:rPr>
          <w:delText>+</w:delText>
        </w:r>
        <w:r>
          <w:rPr>
            <w:rFonts w:ascii="Arial" w:hAnsi="Arial"/>
            <w:spacing w:val="-30"/>
            <w:w w:val="115"/>
            <w:sz w:val="24"/>
          </w:rPr>
          <w:delText xml:space="preserve"> </w:delText>
        </w:r>
      </w:del>
      <w:r>
        <w:rPr>
          <w:spacing w:val="-8"/>
          <w:w w:val="115"/>
          <w:sz w:val="24"/>
        </w:rPr>
        <w:t>µ</w:t>
      </w:r>
      <w:r>
        <w:rPr>
          <w:spacing w:val="-8"/>
          <w:w w:val="115"/>
          <w:sz w:val="24"/>
          <w:vertAlign w:val="subscript"/>
        </w:rPr>
        <w:t>2</w:t>
      </w:r>
    </w:p>
    <w:p w14:paraId="3F69097D" w14:textId="77777777" w:rsidR="00450D64" w:rsidRDefault="00450D64">
      <w:pPr>
        <w:pStyle w:val="BodyText"/>
        <w:spacing w:before="62"/>
        <w:rPr>
          <w:del w:id="977" w:author="Hussain Hadah" w:date="2026-10-25T19:27:00Z" w16du:dateUtc="2026-10-25T23:27:00Z"/>
          <w:sz w:val="24"/>
        </w:rPr>
      </w:pPr>
    </w:p>
    <w:p w14:paraId="3A6C867D" w14:textId="77777777" w:rsidR="00C76957" w:rsidRDefault="00A86461">
      <w:pPr>
        <w:spacing w:after="6" w:line="457" w:lineRule="auto"/>
        <w:ind w:left="-15" w:right="1" w:firstLine="351"/>
        <w:rPr>
          <w:ins w:id="978" w:author="Hussain Hadah" w:date="2026-10-25T19:27:00Z" w16du:dateUtc="2026-10-25T23:27:00Z"/>
        </w:rPr>
      </w:pPr>
      <w:del w:id="979" w:author="Hussain Hadah" w:date="2026-10-25T19:27:00Z" w16du:dateUtc="2026-10-25T23:27:00Z">
        <w:r>
          <w:rPr>
            <w:noProof/>
            <w:sz w:val="24"/>
          </w:rPr>
          <mc:AlternateContent>
            <mc:Choice Requires="wps">
              <w:drawing>
                <wp:anchor distT="0" distB="0" distL="0" distR="0" simplePos="0" relativeHeight="486797824" behindDoc="1" locked="0" layoutInCell="1" allowOverlap="1" wp14:anchorId="1E21383E" wp14:editId="7B776BF3">
                  <wp:simplePos x="0" y="0"/>
                  <wp:positionH relativeFrom="page">
                    <wp:posOffset>1946795</wp:posOffset>
                  </wp:positionH>
                  <wp:positionV relativeFrom="paragraph">
                    <wp:posOffset>106164</wp:posOffset>
                  </wp:positionV>
                  <wp:extent cx="41275" cy="1143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 cy="114300"/>
                          </a:xfrm>
                          <a:prstGeom prst="rect">
                            <a:avLst/>
                          </a:prstGeom>
                        </wps:spPr>
                        <wps:txbx>
                          <w:txbxContent>
                            <w:p w14:paraId="3D6D0231" w14:textId="77777777" w:rsidR="00450D64" w:rsidRDefault="00A86461">
                              <w:pPr>
                                <w:spacing w:line="173" w:lineRule="exact"/>
                                <w:rPr>
                                  <w:del w:id="980" w:author="Hussain Hadah" w:date="2026-10-25T19:27:00Z" w16du:dateUtc="2026-10-25T23:27:00Z"/>
                                  <w:sz w:val="18"/>
                                </w:rPr>
                              </w:pPr>
                              <w:del w:id="981" w:author="Hussain Hadah" w:date="2026-10-25T19:27:00Z" w16du:dateUtc="2026-10-25T23:27:00Z">
                                <w:r>
                                  <w:rPr>
                                    <w:spacing w:val="-10"/>
                                    <w:w w:val="125"/>
                                    <w:sz w:val="18"/>
                                  </w:rPr>
                                  <w:delText>i</w:delText>
                                </w:r>
                              </w:del>
                            </w:p>
                          </w:txbxContent>
                        </wps:txbx>
                        <wps:bodyPr wrap="square" lIns="0" tIns="0" rIns="0" bIns="0" rtlCol="0">
                          <a:noAutofit/>
                        </wps:bodyPr>
                      </wps:wsp>
                    </a:graphicData>
                  </a:graphic>
                </wp:anchor>
              </w:drawing>
            </mc:Choice>
            <mc:Fallback>
              <w:pict>
                <v:shape w14:anchorId="1E21383E" id="Textbox 22" o:spid="_x0000_s1057" type="#_x0000_t202" style="position:absolute;left:0;text-align:left;margin-left:153.3pt;margin-top:8.35pt;width:3.25pt;height:9pt;z-index:-165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" filled="f" stroked="f">
                  <v:textbox inset="0,0,0,0">
                    <w:txbxContent>
                      <w:p w14:paraId="3D6D0231" w14:textId="77777777" w:rsidR="00450D64" w:rsidRDefault="00A86461">
                        <w:pPr>
                          <w:spacing w:line="173" w:lineRule="exact"/>
                          <w:rPr>
                            <w:del w:id="982" w:author="Hussain Hadah" w:date="2026-10-25T19:27:00Z" w16du:dateUtc="2026-10-25T23:27:00Z"/>
                            <w:sz w:val="18"/>
                          </w:rPr>
                        </w:pPr>
                        <w:del w:id="983" w:author="Hussain Hadah" w:date="2026-10-25T19:27:00Z" w16du:dateUtc="2026-10-25T23:27:00Z">
                          <w:r>
                            <w:rPr>
                              <w:spacing w:val="-10"/>
                              <w:w w:val="125"/>
                              <w:sz w:val="18"/>
                            </w:rPr>
                            <w:delText>i</w:delText>
                          </w:r>
                        </w:del>
                      </w:p>
                    </w:txbxContent>
                  </v:textbox>
                  <w10:wrap anchorx="page"/>
                </v:shape>
              </w:pict>
            </mc:Fallback>
          </mc:AlternateContent>
        </w:r>
      </w:del>
      <w:r>
        <w:rPr>
          <w:w w:val="110"/>
          <w:sz w:val="24"/>
        </w:rPr>
        <w:t>Where</w:t>
      </w:r>
      <w:r>
        <w:rPr>
          <w:spacing w:val="-5"/>
          <w:w w:val="110"/>
          <w:sz w:val="24"/>
        </w:rPr>
        <w:t xml:space="preserve"> </w:t>
      </w:r>
      <w:r>
        <w:rPr>
          <w:w w:val="110"/>
          <w:sz w:val="24"/>
        </w:rPr>
        <w:t>x</w:t>
      </w:r>
      <w:ins w:id="984" w:author="Hussain Hadah" w:date="2026-10-25T19:27:00Z" w16du:dateUtc="2026-10-25T23:27:00Z">
        <w:r w:rsidR="006D0C1A">
          <w:rPr>
            <w:rFonts w:ascii="Cambria" w:eastAsia="Cambria" w:hAnsi="Cambria" w:cs="Cambria"/>
            <w:sz w:val="24"/>
            <w:vertAlign w:val="superscript"/>
          </w:rPr>
          <w:t>∗</w:t>
        </w:r>
        <w:r w:rsidR="006D0C1A">
          <w:rPr>
            <w:sz w:val="24"/>
            <w:vertAlign w:val="subscript"/>
          </w:rPr>
          <w:t>i</w:t>
        </w:r>
      </w:ins>
      <w:del w:id="985" w:author="Hussain Hadah" w:date="2026-10-25T19:27:00Z" w16du:dateUtc="2026-10-25T23:27:00Z">
        <w:r>
          <w:rPr>
            <w:rFonts w:ascii="Arial" w:hAnsi="Arial"/>
            <w:i/>
            <w:w w:val="110"/>
            <w:sz w:val="24"/>
            <w:vertAlign w:val="superscript"/>
          </w:rPr>
          <w:delText>↑</w:delText>
        </w:r>
      </w:del>
      <w:r>
        <w:rPr>
          <w:rFonts w:ascii="Arial" w:hAnsi="Arial"/>
          <w:i/>
          <w:spacing w:val="-4"/>
          <w:w w:val="110"/>
          <w:sz w:val="24"/>
        </w:rPr>
        <w:t xml:space="preserve"> </w:t>
      </w:r>
      <w:r>
        <w:rPr>
          <w:w w:val="110"/>
          <w:sz w:val="24"/>
        </w:rPr>
        <w:t>is</w:t>
      </w:r>
      <w:r>
        <w:rPr>
          <w:spacing w:val="-7"/>
          <w:w w:val="110"/>
          <w:sz w:val="24"/>
        </w:rPr>
        <w:t xml:space="preserve"> </w:t>
      </w:r>
      <w:r>
        <w:rPr>
          <w:w w:val="110"/>
          <w:sz w:val="24"/>
        </w:rPr>
        <w:t>the</w:t>
      </w:r>
      <w:r>
        <w:rPr>
          <w:spacing w:val="-7"/>
          <w:w w:val="110"/>
          <w:sz w:val="24"/>
        </w:rPr>
        <w:t xml:space="preserve"> </w:t>
      </w:r>
      <w:r>
        <w:rPr>
          <w:w w:val="110"/>
          <w:sz w:val="24"/>
        </w:rPr>
        <w:t>unobserved</w:t>
      </w:r>
      <w:r>
        <w:rPr>
          <w:spacing w:val="-7"/>
          <w:w w:val="110"/>
          <w:sz w:val="24"/>
        </w:rPr>
        <w:t xml:space="preserve"> </w:t>
      </w:r>
      <w:r>
        <w:rPr>
          <w:w w:val="110"/>
          <w:sz w:val="24"/>
        </w:rPr>
        <w:t>covariate,</w:t>
      </w:r>
      <w:r>
        <w:rPr>
          <w:spacing w:val="-6"/>
          <w:w w:val="110"/>
          <w:sz w:val="24"/>
        </w:rPr>
        <w:t xml:space="preserve"> </w:t>
      </w:r>
      <w:r>
        <w:rPr>
          <w:w w:val="110"/>
          <w:sz w:val="24"/>
        </w:rPr>
        <w:t>x</w:t>
      </w:r>
      <w:r>
        <w:rPr>
          <w:w w:val="110"/>
          <w:sz w:val="24"/>
          <w:vertAlign w:val="subscript"/>
        </w:rPr>
        <w:t>1i</w:t>
      </w:r>
      <w:r>
        <w:rPr>
          <w:w w:val="110"/>
          <w:sz w:val="24"/>
        </w:rPr>
        <w:t xml:space="preserve"> and</w:t>
      </w:r>
      <w:r>
        <w:rPr>
          <w:spacing w:val="-7"/>
          <w:w w:val="110"/>
          <w:sz w:val="24"/>
        </w:rPr>
        <w:t xml:space="preserve"> </w:t>
      </w:r>
      <w:r>
        <w:rPr>
          <w:w w:val="110"/>
          <w:sz w:val="24"/>
        </w:rPr>
        <w:t>x</w:t>
      </w:r>
      <w:r>
        <w:rPr>
          <w:w w:val="110"/>
          <w:sz w:val="24"/>
          <w:vertAlign w:val="subscript"/>
        </w:rPr>
        <w:t>2i</w:t>
      </w:r>
      <w:r>
        <w:rPr>
          <w:w w:val="110"/>
          <w:sz w:val="24"/>
        </w:rPr>
        <w:t xml:space="preserve"> are</w:t>
      </w:r>
      <w:r>
        <w:rPr>
          <w:spacing w:val="-7"/>
          <w:w w:val="110"/>
          <w:sz w:val="24"/>
        </w:rPr>
        <w:t xml:space="preserve"> </w:t>
      </w:r>
      <w:r>
        <w:rPr>
          <w:w w:val="110"/>
          <w:sz w:val="24"/>
        </w:rPr>
        <w:t>the</w:t>
      </w:r>
      <w:r>
        <w:rPr>
          <w:spacing w:val="-7"/>
          <w:w w:val="110"/>
          <w:sz w:val="24"/>
        </w:rPr>
        <w:t xml:space="preserve"> </w:t>
      </w:r>
      <w:r>
        <w:rPr>
          <w:w w:val="110"/>
          <w:sz w:val="24"/>
        </w:rPr>
        <w:t>proxies,</w:t>
      </w:r>
      <w:r>
        <w:rPr>
          <w:spacing w:val="-6"/>
          <w:w w:val="110"/>
          <w:sz w:val="24"/>
        </w:rPr>
        <w:t xml:space="preserve"> </w:t>
      </w:r>
      <w:r>
        <w:rPr>
          <w:w w:val="110"/>
          <w:sz w:val="24"/>
        </w:rPr>
        <w:t>and</w:t>
      </w:r>
      <w:r>
        <w:rPr>
          <w:spacing w:val="-7"/>
          <w:w w:val="110"/>
          <w:sz w:val="24"/>
        </w:rPr>
        <w:t xml:space="preserve"> </w:t>
      </w:r>
      <w:r>
        <w:rPr>
          <w:w w:val="110"/>
          <w:sz w:val="24"/>
        </w:rPr>
        <w:t>the</w:t>
      </w:r>
      <w:r>
        <w:rPr>
          <w:spacing w:val="-7"/>
          <w:w w:val="110"/>
          <w:sz w:val="24"/>
        </w:rPr>
        <w:t xml:space="preserve"> </w:t>
      </w:r>
      <w:ins w:id="986" w:author="Hussain Hadah" w:date="2026-10-25T19:27:00Z" w16du:dateUtc="2026-10-25T23:27:00Z">
        <w:r w:rsidR="006D0C1A">
          <w:rPr>
            <w:sz w:val="24"/>
          </w:rPr>
          <w:t>measurement</w:t>
        </w:r>
      </w:ins>
      <w:del w:id="987" w:author="Hussain Hadah" w:date="2026-10-25T19:27:00Z" w16du:dateUtc="2026-10-25T23:27:00Z">
        <w:r>
          <w:rPr>
            <w:w w:val="110"/>
            <w:sz w:val="24"/>
          </w:rPr>
          <w:delText>mea-surement</w:delText>
        </w:r>
      </w:del>
      <w:r>
        <w:rPr>
          <w:spacing w:val="-5"/>
          <w:w w:val="110"/>
          <w:sz w:val="24"/>
        </w:rPr>
        <w:t xml:space="preserve"> </w:t>
      </w:r>
      <w:r>
        <w:rPr>
          <w:w w:val="110"/>
          <w:sz w:val="24"/>
        </w:rPr>
        <w:t>errors</w:t>
      </w:r>
      <w:r>
        <w:rPr>
          <w:spacing w:val="-6"/>
          <w:w w:val="110"/>
          <w:sz w:val="24"/>
        </w:rPr>
        <w:t xml:space="preserve"> </w:t>
      </w:r>
      <w:r>
        <w:rPr>
          <w:w w:val="110"/>
          <w:sz w:val="24"/>
        </w:rPr>
        <w:t>µ</w:t>
      </w:r>
      <w:r>
        <w:rPr>
          <w:w w:val="110"/>
          <w:sz w:val="24"/>
          <w:vertAlign w:val="subscript"/>
        </w:rPr>
        <w:t>1</w:t>
      </w:r>
      <w:r>
        <w:rPr>
          <w:w w:val="110"/>
          <w:sz w:val="24"/>
        </w:rPr>
        <w:t xml:space="preserve"> and</w:t>
      </w:r>
      <w:r>
        <w:rPr>
          <w:spacing w:val="-6"/>
          <w:w w:val="110"/>
          <w:sz w:val="24"/>
        </w:rPr>
        <w:t xml:space="preserve"> </w:t>
      </w:r>
      <w:r>
        <w:rPr>
          <w:w w:val="110"/>
          <w:sz w:val="24"/>
        </w:rPr>
        <w:t>µ</w:t>
      </w:r>
      <w:r>
        <w:rPr>
          <w:w w:val="110"/>
          <w:sz w:val="24"/>
          <w:vertAlign w:val="subscript"/>
        </w:rPr>
        <w:t>2</w:t>
      </w:r>
      <w:r>
        <w:rPr>
          <w:w w:val="110"/>
          <w:sz w:val="24"/>
        </w:rPr>
        <w:t xml:space="preserve"> are</w:t>
      </w:r>
      <w:r>
        <w:rPr>
          <w:spacing w:val="-5"/>
          <w:w w:val="110"/>
          <w:sz w:val="24"/>
        </w:rPr>
        <w:t xml:space="preserve"> </w:t>
      </w:r>
      <w:r>
        <w:rPr>
          <w:w w:val="110"/>
          <w:sz w:val="24"/>
        </w:rPr>
        <w:t>assumed</w:t>
      </w:r>
      <w:r>
        <w:rPr>
          <w:spacing w:val="-5"/>
          <w:w w:val="110"/>
          <w:sz w:val="24"/>
        </w:rPr>
        <w:t xml:space="preserve"> </w:t>
      </w:r>
      <w:r>
        <w:rPr>
          <w:w w:val="110"/>
          <w:sz w:val="24"/>
        </w:rPr>
        <w:t>to</w:t>
      </w:r>
      <w:r>
        <w:rPr>
          <w:spacing w:val="-5"/>
          <w:w w:val="110"/>
          <w:sz w:val="24"/>
        </w:rPr>
        <w:t xml:space="preserve"> </w:t>
      </w:r>
      <w:r>
        <w:rPr>
          <w:w w:val="110"/>
          <w:sz w:val="24"/>
        </w:rPr>
        <w:t>be</w:t>
      </w:r>
      <w:r>
        <w:rPr>
          <w:spacing w:val="-6"/>
          <w:w w:val="110"/>
          <w:sz w:val="24"/>
        </w:rPr>
        <w:t xml:space="preserve"> </w:t>
      </w:r>
      <w:r>
        <w:rPr>
          <w:w w:val="110"/>
          <w:sz w:val="24"/>
        </w:rPr>
        <w:t>classical</w:t>
      </w:r>
      <w:r>
        <w:rPr>
          <w:spacing w:val="-5"/>
          <w:w w:val="110"/>
          <w:sz w:val="24"/>
        </w:rPr>
        <w:t xml:space="preserve"> </w:t>
      </w:r>
      <w:r>
        <w:rPr>
          <w:w w:val="110"/>
          <w:sz w:val="24"/>
        </w:rPr>
        <w:t>and</w:t>
      </w:r>
      <w:r>
        <w:rPr>
          <w:spacing w:val="-5"/>
          <w:w w:val="110"/>
          <w:sz w:val="24"/>
        </w:rPr>
        <w:t xml:space="preserve"> </w:t>
      </w:r>
      <w:r>
        <w:rPr>
          <w:w w:val="110"/>
          <w:sz w:val="24"/>
        </w:rPr>
        <w:t>allowed</w:t>
      </w:r>
      <w:r>
        <w:rPr>
          <w:spacing w:val="-5"/>
          <w:w w:val="110"/>
          <w:sz w:val="24"/>
        </w:rPr>
        <w:t xml:space="preserve"> </w:t>
      </w:r>
      <w:r>
        <w:rPr>
          <w:w w:val="110"/>
          <w:sz w:val="24"/>
        </w:rPr>
        <w:t>to</w:t>
      </w:r>
      <w:r>
        <w:rPr>
          <w:spacing w:val="-5"/>
          <w:w w:val="110"/>
          <w:sz w:val="24"/>
        </w:rPr>
        <w:t xml:space="preserve"> </w:t>
      </w:r>
      <w:r>
        <w:rPr>
          <w:w w:val="110"/>
          <w:sz w:val="24"/>
        </w:rPr>
        <w:t>covary. The</w:t>
      </w:r>
    </w:p>
    <w:p w14:paraId="3B9DE530" w14:textId="77777777" w:rsidR="00450D64" w:rsidRDefault="00A86461">
      <w:pPr>
        <w:spacing w:line="415" w:lineRule="auto"/>
        <w:ind w:left="36" w:right="33" w:firstLine="351"/>
        <w:jc w:val="both"/>
        <w:rPr>
          <w:sz w:val="24"/>
        </w:rPr>
      </w:pPr>
      <w:del w:id="988" w:author="Hussain Hadah" w:date="2026-10-25T19:27:00Z" w16du:dateUtc="2026-10-25T23:27:00Z">
        <w:r>
          <w:rPr>
            <w:w w:val="110"/>
            <w:sz w:val="24"/>
          </w:rPr>
          <w:delText xml:space="preserve"> </w:delText>
        </w:r>
      </w:del>
      <w:r>
        <w:rPr>
          <w:w w:val="110"/>
          <w:sz w:val="24"/>
        </w:rPr>
        <w:t>covariance matrix of the errors is given by:</w:t>
      </w:r>
    </w:p>
    <w:tbl>
      <w:tblPr>
        <w:tblStyle w:val="TableGrid"/>
        <w:tblW w:w="1654" w:type="dxa"/>
        <w:tblInd w:w="3457" w:type="dxa"/>
        <w:tblLook w:val="04A0" w:firstRow="1" w:lastRow="0" w:firstColumn="1" w:lastColumn="0" w:noHBand="0" w:noVBand="1"/>
      </w:tblPr>
      <w:tblGrid>
        <w:gridCol w:w="1161"/>
        <w:gridCol w:w="493"/>
      </w:tblGrid>
      <w:tr w:rsidR="00C76957" w14:paraId="12550B72" w14:textId="77777777">
        <w:trPr>
          <w:trHeight w:val="962"/>
          <w:ins w:id="989" w:author="Hussain Hadah" w:date="2026-10-25T19:27:00Z" w16du:dateUtc="2026-10-25T23:27:00Z"/>
        </w:trPr>
        <w:tc>
          <w:tcPr>
            <w:tcW w:w="1161" w:type="dxa"/>
            <w:tcBorders>
              <w:top w:val="nil"/>
              <w:left w:val="nil"/>
              <w:bottom w:val="nil"/>
              <w:right w:val="nil"/>
            </w:tcBorders>
          </w:tcPr>
          <w:p w14:paraId="1CF08A03" w14:textId="77777777" w:rsidR="00C76957" w:rsidRDefault="006D0C1A">
            <w:pPr>
              <w:spacing w:after="109" w:line="259" w:lineRule="auto"/>
              <w:ind w:right="65"/>
              <w:jc w:val="center"/>
              <w:rPr>
                <w:ins w:id="990" w:author="Hussain Hadah" w:date="2026-10-25T19:27:00Z" w16du:dateUtc="2026-10-25T23:27:00Z"/>
              </w:rPr>
            </w:pPr>
            <w:ins w:id="991" w:author="Hussain Hadah" w:date="2026-10-25T19:27:00Z" w16du:dateUtc="2026-10-25T23:27:00Z">
              <w:r>
                <w:rPr>
                  <w:rFonts w:ascii="Cambria" w:eastAsia="Cambria" w:hAnsi="Cambria" w:cs="Cambria"/>
                </w:rPr>
                <w:t></w:t>
              </w:r>
            </w:ins>
          </w:p>
          <w:p w14:paraId="52EB56A7" w14:textId="77777777" w:rsidR="00C76957" w:rsidRDefault="006D0C1A">
            <w:pPr>
              <w:spacing w:line="259" w:lineRule="auto"/>
              <w:ind w:left="419"/>
              <w:jc w:val="center"/>
              <w:rPr>
                <w:ins w:id="992" w:author="Hussain Hadah" w:date="2026-10-25T19:27:00Z" w16du:dateUtc="2026-10-25T23:27:00Z"/>
              </w:rPr>
            </w:pPr>
            <w:ins w:id="993" w:author="Hussain Hadah" w:date="2026-10-25T19:27:00Z" w16du:dateUtc="2026-10-25T23:27:00Z">
              <w:r>
                <w:t>σ</w:t>
              </w:r>
              <w:r>
                <w:rPr>
                  <w:sz w:val="18"/>
                </w:rPr>
                <w:t>2</w:t>
              </w:r>
              <w:r>
                <w:rPr>
                  <w:sz w:val="28"/>
                  <w:vertAlign w:val="subscript"/>
                </w:rPr>
                <w:t>1</w:t>
              </w:r>
            </w:ins>
          </w:p>
          <w:p w14:paraId="29681C09" w14:textId="77777777" w:rsidR="00C76957" w:rsidRDefault="006D0C1A">
            <w:pPr>
              <w:spacing w:line="259" w:lineRule="auto"/>
              <w:rPr>
                <w:ins w:id="994" w:author="Hussain Hadah" w:date="2026-10-25T19:27:00Z" w16du:dateUtc="2026-10-25T23:27:00Z"/>
              </w:rPr>
            </w:pPr>
            <w:ins w:id="995" w:author="Hussain Hadah" w:date="2026-10-25T19:27:00Z" w16du:dateUtc="2026-10-25T23:27:00Z">
              <w:r>
                <w:t xml:space="preserve">Σ = </w:t>
              </w:r>
              <w:r>
                <w:rPr>
                  <w:rFonts w:ascii="Cambria" w:eastAsia="Cambria" w:hAnsi="Cambria" w:cs="Cambria"/>
                </w:rPr>
                <w:t></w:t>
              </w:r>
            </w:ins>
          </w:p>
          <w:p w14:paraId="1A08572B" w14:textId="77777777" w:rsidR="00C76957" w:rsidRDefault="006D0C1A">
            <w:pPr>
              <w:spacing w:after="14" w:line="259" w:lineRule="auto"/>
              <w:ind w:right="65"/>
              <w:jc w:val="center"/>
              <w:rPr>
                <w:ins w:id="996" w:author="Hussain Hadah" w:date="2026-10-25T19:27:00Z" w16du:dateUtc="2026-10-25T23:27:00Z"/>
              </w:rPr>
            </w:pPr>
            <w:ins w:id="997" w:author="Hussain Hadah" w:date="2026-10-25T19:27:00Z" w16du:dateUtc="2026-10-25T23:27:00Z">
              <w:r>
                <w:rPr>
                  <w:rFonts w:ascii="Cambria" w:eastAsia="Cambria" w:hAnsi="Cambria" w:cs="Cambria"/>
                </w:rPr>
                <w:lastRenderedPageBreak/>
                <w:t></w:t>
              </w:r>
            </w:ins>
          </w:p>
          <w:p w14:paraId="4D04D48D" w14:textId="77777777" w:rsidR="00C76957" w:rsidRDefault="006D0C1A">
            <w:pPr>
              <w:spacing w:line="259" w:lineRule="auto"/>
              <w:ind w:left="628"/>
              <w:rPr>
                <w:ins w:id="998" w:author="Hussain Hadah" w:date="2026-10-25T19:27:00Z" w16du:dateUtc="2026-10-25T23:27:00Z"/>
              </w:rPr>
            </w:pPr>
            <w:ins w:id="999" w:author="Hussain Hadah" w:date="2026-10-25T19:27:00Z" w16du:dateUtc="2026-10-25T23:27:00Z">
              <w:r>
                <w:t>σ</w:t>
              </w:r>
              <w:r>
                <w:rPr>
                  <w:sz w:val="18"/>
                </w:rPr>
                <w:t>12</w:t>
              </w:r>
            </w:ins>
          </w:p>
        </w:tc>
        <w:tc>
          <w:tcPr>
            <w:tcW w:w="493" w:type="dxa"/>
            <w:tcBorders>
              <w:top w:val="nil"/>
              <w:left w:val="nil"/>
              <w:bottom w:val="nil"/>
              <w:right w:val="nil"/>
            </w:tcBorders>
          </w:tcPr>
          <w:p w14:paraId="4D5B0D73" w14:textId="77777777" w:rsidR="00C76957" w:rsidRDefault="006D0C1A">
            <w:pPr>
              <w:spacing w:line="341" w:lineRule="auto"/>
              <w:ind w:firstLine="334"/>
              <w:rPr>
                <w:ins w:id="1000" w:author="Hussain Hadah" w:date="2026-10-25T19:27:00Z" w16du:dateUtc="2026-10-25T23:27:00Z"/>
              </w:rPr>
            </w:pPr>
            <w:ins w:id="1001" w:author="Hussain Hadah" w:date="2026-10-25T19:27:00Z" w16du:dateUtc="2026-10-25T23:27:00Z">
              <w:r>
                <w:rPr>
                  <w:rFonts w:ascii="Cambria" w:eastAsia="Cambria" w:hAnsi="Cambria" w:cs="Cambria"/>
                </w:rPr>
                <w:lastRenderedPageBreak/>
                <w:t xml:space="preserve"> </w:t>
              </w:r>
              <w:r>
                <w:t>σ</w:t>
              </w:r>
              <w:r>
                <w:rPr>
                  <w:sz w:val="18"/>
                </w:rPr>
                <w:t>12</w:t>
              </w:r>
            </w:ins>
          </w:p>
          <w:p w14:paraId="391FC1A8" w14:textId="77777777" w:rsidR="00C76957" w:rsidRDefault="006D0C1A">
            <w:pPr>
              <w:spacing w:line="259" w:lineRule="auto"/>
              <w:jc w:val="right"/>
              <w:rPr>
                <w:ins w:id="1002" w:author="Hussain Hadah" w:date="2026-10-25T19:27:00Z" w16du:dateUtc="2026-10-25T23:27:00Z"/>
              </w:rPr>
            </w:pPr>
            <w:ins w:id="1003" w:author="Hussain Hadah" w:date="2026-10-25T19:27:00Z" w16du:dateUtc="2026-10-25T23:27:00Z">
              <w:r>
                <w:rPr>
                  <w:rFonts w:ascii="Cambria" w:eastAsia="Cambria" w:hAnsi="Cambria" w:cs="Cambria"/>
                </w:rPr>
                <w:t xml:space="preserve"> </w:t>
              </w:r>
              <w:r>
                <w:lastRenderedPageBreak/>
                <w:t>σ</w:t>
              </w:r>
              <w:r>
                <w:rPr>
                  <w:sz w:val="18"/>
                </w:rPr>
                <w:t>2</w:t>
              </w:r>
              <w:r>
                <w:rPr>
                  <w:sz w:val="28"/>
                  <w:vertAlign w:val="subscript"/>
                </w:rPr>
                <w:t>2</w:t>
              </w:r>
              <w:r>
                <w:rPr>
                  <w:rFonts w:ascii="Cambria" w:eastAsia="Cambria" w:hAnsi="Cambria" w:cs="Cambria"/>
                </w:rPr>
                <w:t></w:t>
              </w:r>
            </w:ins>
          </w:p>
        </w:tc>
      </w:tr>
    </w:tbl>
    <w:p w14:paraId="336E480B" w14:textId="77777777" w:rsidR="00450D64" w:rsidRDefault="00A86461">
      <w:pPr>
        <w:tabs>
          <w:tab w:val="left" w:pos="1160"/>
        </w:tabs>
        <w:spacing w:line="144" w:lineRule="auto"/>
        <w:ind w:left="468"/>
        <w:jc w:val="center"/>
        <w:rPr>
          <w:del w:id="1004" w:author="Hussain Hadah" w:date="2026-10-25T19:27:00Z" w16du:dateUtc="2026-10-25T23:27:00Z"/>
          <w:rFonts w:ascii="Arial" w:hAnsi="Arial"/>
          <w:sz w:val="24"/>
        </w:rPr>
      </w:pPr>
      <w:del w:id="1005" w:author="Hussain Hadah" w:date="2026-10-25T19:27:00Z" w16du:dateUtc="2026-10-25T23:27:00Z">
        <w:r>
          <w:rPr>
            <w:rFonts w:ascii="Arial" w:hAnsi="Arial"/>
            <w:noProof/>
            <w:sz w:val="24"/>
          </w:rPr>
          <w:lastRenderedPageBreak/>
          <mc:AlternateContent>
            <mc:Choice Requires="wps">
              <w:drawing>
                <wp:anchor distT="0" distB="0" distL="0" distR="0" simplePos="0" relativeHeight="486798336" behindDoc="1" locked="0" layoutInCell="1" allowOverlap="1" wp14:anchorId="2F7549C8" wp14:editId="419C44EA">
                  <wp:simplePos x="0" y="0"/>
                  <wp:positionH relativeFrom="page">
                    <wp:posOffset>3658298</wp:posOffset>
                  </wp:positionH>
                  <wp:positionV relativeFrom="paragraph">
                    <wp:posOffset>316207</wp:posOffset>
                  </wp:positionV>
                  <wp:extent cx="101600" cy="56959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569595"/>
                          </a:xfrm>
                          <a:prstGeom prst="rect">
                            <a:avLst/>
                          </a:prstGeom>
                        </wps:spPr>
                        <wps:txbx>
                          <w:txbxContent>
                            <w:p w14:paraId="24953B75" w14:textId="77777777" w:rsidR="00450D64" w:rsidRDefault="00A86461">
                              <w:pPr>
                                <w:spacing w:line="189" w:lineRule="auto"/>
                                <w:rPr>
                                  <w:del w:id="1006" w:author="Hussain Hadah" w:date="2026-10-25T19:27:00Z" w16du:dateUtc="2026-10-25T23:27:00Z"/>
                                  <w:rFonts w:ascii="Arial" w:hAnsi="Arial"/>
                                  <w:position w:val="-14"/>
                                  <w:sz w:val="24"/>
                                </w:rPr>
                              </w:pPr>
                              <w:del w:id="1007" w:author="Hussain Hadah" w:date="2026-10-25T19:27:00Z" w16du:dateUtc="2026-10-25T23:27:00Z">
                                <w:r>
                                  <w:rPr>
                                    <w:rFonts w:ascii="Arial" w:hAnsi="Arial"/>
                                    <w:spacing w:val="-85"/>
                                    <w:w w:val="65"/>
                                    <w:sz w:val="24"/>
                                  </w:rPr>
                                  <w:delText></w:delText>
                                </w:r>
                                <w:r>
                                  <w:rPr>
                                    <w:rFonts w:ascii="Arial" w:hAnsi="Arial"/>
                                    <w:spacing w:val="-85"/>
                                    <w:w w:val="65"/>
                                    <w:position w:val="-14"/>
                                    <w:sz w:val="24"/>
                                  </w:rPr>
                                  <w:delText></w:delText>
                                </w:r>
                              </w:del>
                            </w:p>
                          </w:txbxContent>
                        </wps:txbx>
                        <wps:bodyPr wrap="square" lIns="0" tIns="0" rIns="0" bIns="0" rtlCol="0">
                          <a:noAutofit/>
                        </wps:bodyPr>
                      </wps:wsp>
                    </a:graphicData>
                  </a:graphic>
                </wp:anchor>
              </w:drawing>
            </mc:Choice>
            <mc:Fallback>
              <w:pict>
                <v:shape w14:anchorId="2F7549C8" id="Textbox 23" o:spid="_x0000_s1058" type="#_x0000_t202" style="position:absolute;left:0;text-align:left;margin-left:288.05pt;margin-top:24.9pt;width:8pt;height:44.85pt;z-index:-1651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" filled="f" stroked="f">
                  <v:textbox inset="0,0,0,0">
                    <w:txbxContent>
                      <w:p w14:paraId="24953B75" w14:textId="77777777" w:rsidR="00450D64" w:rsidRDefault="00A86461">
                        <w:pPr>
                          <w:spacing w:line="189" w:lineRule="auto"/>
                          <w:rPr>
                            <w:del w:id="1008" w:author="Hussain Hadah" w:date="2026-10-25T19:27:00Z" w16du:dateUtc="2026-10-25T23:27:00Z"/>
                            <w:rFonts w:ascii="Arial" w:hAnsi="Arial"/>
                            <w:position w:val="-14"/>
                            <w:sz w:val="24"/>
                          </w:rPr>
                        </w:pPr>
                        <w:del w:id="1009" w:author="Hussain Hadah" w:date="2026-10-25T19:27:00Z" w16du:dateUtc="2026-10-25T23:27:00Z">
                          <w:r>
                            <w:rPr>
                              <w:rFonts w:ascii="Arial" w:hAnsi="Arial"/>
                              <w:spacing w:val="-85"/>
                              <w:w w:val="65"/>
                              <w:sz w:val="24"/>
                            </w:rPr>
                            <w:delText></w:delText>
                          </w:r>
                          <w:r>
                            <w:rPr>
                              <w:rFonts w:ascii="Arial" w:hAnsi="Arial"/>
                              <w:spacing w:val="-85"/>
                              <w:w w:val="65"/>
                              <w:position w:val="-14"/>
                              <w:sz w:val="24"/>
                            </w:rPr>
                            <w:delText></w:delText>
                          </w:r>
                        </w:del>
                      </w:p>
                    </w:txbxContent>
                  </v:textbox>
                  <w10:wrap anchorx="page"/>
                </v:shape>
              </w:pict>
            </mc:Fallback>
          </mc:AlternateContent>
        </w:r>
        <w:r>
          <w:rPr>
            <w:rFonts w:ascii="Arial" w:hAnsi="Arial"/>
            <w:noProof/>
            <w:sz w:val="24"/>
          </w:rPr>
          <mc:AlternateContent>
            <mc:Choice Requires="wps">
              <w:drawing>
                <wp:anchor distT="0" distB="0" distL="0" distR="0" simplePos="0" relativeHeight="15738880" behindDoc="0" locked="0" layoutInCell="1" allowOverlap="1" wp14:anchorId="230C94E2" wp14:editId="34B86DB5">
                  <wp:simplePos x="0" y="0"/>
                  <wp:positionH relativeFrom="page">
                    <wp:posOffset>4310202</wp:posOffset>
                  </wp:positionH>
                  <wp:positionV relativeFrom="paragraph">
                    <wp:posOffset>316207</wp:posOffset>
                  </wp:positionV>
                  <wp:extent cx="101600" cy="56959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569595"/>
                          </a:xfrm>
                          <a:prstGeom prst="rect">
                            <a:avLst/>
                          </a:prstGeom>
                        </wps:spPr>
                        <wps:txbx>
                          <w:txbxContent>
                            <w:p w14:paraId="60984397" w14:textId="77777777" w:rsidR="00450D64" w:rsidRDefault="00A86461">
                              <w:pPr>
                                <w:spacing w:line="189" w:lineRule="auto"/>
                                <w:rPr>
                                  <w:del w:id="1010" w:author="Hussain Hadah" w:date="2026-10-25T19:27:00Z" w16du:dateUtc="2026-10-25T23:27:00Z"/>
                                  <w:rFonts w:ascii="Arial" w:hAnsi="Arial"/>
                                  <w:position w:val="-14"/>
                                  <w:sz w:val="24"/>
                                </w:rPr>
                              </w:pPr>
                              <w:del w:id="1011" w:author="Hussain Hadah" w:date="2026-10-25T19:27:00Z" w16du:dateUtc="2026-10-25T23:27:00Z">
                                <w:r>
                                  <w:rPr>
                                    <w:rFonts w:ascii="Arial" w:hAnsi="Arial"/>
                                    <w:spacing w:val="-85"/>
                                    <w:w w:val="65"/>
                                    <w:sz w:val="24"/>
                                  </w:rPr>
                                  <w:delText></w:delText>
                                </w:r>
                                <w:r>
                                  <w:rPr>
                                    <w:rFonts w:ascii="Arial" w:hAnsi="Arial"/>
                                    <w:spacing w:val="-85"/>
                                    <w:w w:val="65"/>
                                    <w:position w:val="-14"/>
                                    <w:sz w:val="24"/>
                                  </w:rPr>
                                  <w:delText></w:delText>
                                </w:r>
                              </w:del>
                            </w:p>
                          </w:txbxContent>
                        </wps:txbx>
                        <wps:bodyPr wrap="square" lIns="0" tIns="0" rIns="0" bIns="0" rtlCol="0">
                          <a:noAutofit/>
                        </wps:bodyPr>
                      </wps:wsp>
                    </a:graphicData>
                  </a:graphic>
                </wp:anchor>
              </w:drawing>
            </mc:Choice>
            <mc:Fallback>
              <w:pict>
                <v:shape w14:anchorId="230C94E2" id="Textbox 24" o:spid="_x0000_s1059" type="#_x0000_t202" style="position:absolute;left:0;text-align:left;margin-left:339.4pt;margin-top:24.9pt;width:8pt;height:44.8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" filled="f" stroked="f">
                  <v:textbox inset="0,0,0,0">
                    <w:txbxContent>
                      <w:p w14:paraId="60984397" w14:textId="77777777" w:rsidR="00450D64" w:rsidRDefault="00A86461">
                        <w:pPr>
                          <w:spacing w:line="189" w:lineRule="auto"/>
                          <w:rPr>
                            <w:del w:id="1012" w:author="Hussain Hadah" w:date="2026-10-25T19:27:00Z" w16du:dateUtc="2026-10-25T23:27:00Z"/>
                            <w:rFonts w:ascii="Arial" w:hAnsi="Arial"/>
                            <w:position w:val="-14"/>
                            <w:sz w:val="24"/>
                          </w:rPr>
                        </w:pPr>
                        <w:del w:id="1013" w:author="Hussain Hadah" w:date="2026-10-25T19:27:00Z" w16du:dateUtc="2026-10-25T23:27:00Z">
                          <w:r>
                            <w:rPr>
                              <w:rFonts w:ascii="Arial" w:hAnsi="Arial"/>
                              <w:spacing w:val="-85"/>
                              <w:w w:val="65"/>
                              <w:sz w:val="24"/>
                            </w:rPr>
                            <w:delText></w:delText>
                          </w:r>
                          <w:r>
                            <w:rPr>
                              <w:rFonts w:ascii="Arial" w:hAnsi="Arial"/>
                              <w:spacing w:val="-85"/>
                              <w:w w:val="65"/>
                              <w:position w:val="-14"/>
                              <w:sz w:val="24"/>
                            </w:rPr>
                            <w:delText></w:delText>
                          </w:r>
                        </w:del>
                      </w:p>
                    </w:txbxContent>
                  </v:textbox>
                  <w10:wrap anchorx="page"/>
                </v:shape>
              </w:pict>
            </mc:Fallback>
          </mc:AlternateContent>
        </w:r>
        <w:r>
          <w:rPr>
            <w:rFonts w:ascii="Arial" w:hAnsi="Arial"/>
            <w:w w:val="85"/>
            <w:sz w:val="24"/>
          </w:rPr>
          <w:delText></w:delText>
        </w:r>
        <w:r>
          <w:rPr>
            <w:rFonts w:ascii="Arial" w:hAnsi="Arial"/>
            <w:spacing w:val="-5"/>
            <w:w w:val="85"/>
            <w:sz w:val="24"/>
          </w:rPr>
          <w:delText xml:space="preserve"> </w:delText>
        </w:r>
        <w:r>
          <w:rPr>
            <w:spacing w:val="-5"/>
            <w:position w:val="-34"/>
            <w:sz w:val="24"/>
          </w:rPr>
          <w:delText>σ</w:delText>
        </w:r>
        <w:r>
          <w:rPr>
            <w:spacing w:val="-5"/>
            <w:position w:val="-25"/>
            <w:sz w:val="18"/>
          </w:rPr>
          <w:delText>2</w:delText>
        </w:r>
        <w:r>
          <w:rPr>
            <w:position w:val="-25"/>
            <w:sz w:val="18"/>
          </w:rPr>
          <w:tab/>
        </w:r>
        <w:r>
          <w:rPr>
            <w:spacing w:val="-4"/>
            <w:position w:val="-34"/>
            <w:sz w:val="24"/>
          </w:rPr>
          <w:delText>σ</w:delText>
        </w:r>
        <w:r>
          <w:rPr>
            <w:spacing w:val="-4"/>
            <w:position w:val="-38"/>
            <w:sz w:val="18"/>
          </w:rPr>
          <w:delText>12</w:delText>
        </w:r>
        <w:r>
          <w:rPr>
            <w:rFonts w:ascii="Arial" w:hAnsi="Arial"/>
            <w:spacing w:val="-4"/>
            <w:sz w:val="24"/>
          </w:rPr>
          <w:delText></w:delText>
        </w:r>
      </w:del>
    </w:p>
    <w:p w14:paraId="28CE8D2A" w14:textId="77777777" w:rsidR="00450D64" w:rsidRDefault="00A86461">
      <w:pPr>
        <w:tabs>
          <w:tab w:val="left" w:pos="817"/>
        </w:tabs>
        <w:spacing w:before="41" w:line="276" w:lineRule="exact"/>
        <w:ind w:right="745"/>
        <w:jc w:val="center"/>
        <w:rPr>
          <w:del w:id="1014" w:author="Hussain Hadah" w:date="2026-10-25T19:27:00Z" w16du:dateUtc="2026-10-25T23:27:00Z"/>
          <w:sz w:val="24"/>
        </w:rPr>
      </w:pPr>
      <w:del w:id="1015" w:author="Hussain Hadah" w:date="2026-10-25T19:27:00Z" w16du:dateUtc="2026-10-25T23:27:00Z">
        <w:r>
          <w:rPr>
            <w:w w:val="115"/>
            <w:sz w:val="24"/>
          </w:rPr>
          <w:delText>φ</w:delText>
        </w:r>
        <w:r>
          <w:rPr>
            <w:spacing w:val="-9"/>
            <w:w w:val="115"/>
            <w:sz w:val="24"/>
          </w:rPr>
          <w:delText xml:space="preserve"> </w:delText>
        </w:r>
        <w:r>
          <w:rPr>
            <w:rFonts w:ascii="Arial" w:hAnsi="Arial"/>
            <w:spacing w:val="-10"/>
            <w:w w:val="120"/>
            <w:sz w:val="24"/>
          </w:rPr>
          <w:delText>=</w:delText>
        </w:r>
        <w:r>
          <w:rPr>
            <w:rFonts w:ascii="Arial" w:hAnsi="Arial"/>
            <w:sz w:val="24"/>
          </w:rPr>
          <w:tab/>
        </w:r>
        <w:r>
          <w:rPr>
            <w:spacing w:val="-10"/>
            <w:w w:val="120"/>
            <w:sz w:val="24"/>
            <w:vertAlign w:val="superscript"/>
          </w:rPr>
          <w:delText>1</w:delText>
        </w:r>
      </w:del>
    </w:p>
    <w:p w14:paraId="170A3C75" w14:textId="77777777" w:rsidR="00450D64" w:rsidRDefault="00A86461">
      <w:pPr>
        <w:tabs>
          <w:tab w:val="left" w:pos="991"/>
        </w:tabs>
        <w:spacing w:line="275" w:lineRule="exact"/>
        <w:ind w:left="413"/>
        <w:jc w:val="center"/>
        <w:rPr>
          <w:del w:id="1016" w:author="Hussain Hadah" w:date="2026-10-25T19:27:00Z" w16du:dateUtc="2026-10-25T23:27:00Z"/>
          <w:sz w:val="24"/>
        </w:rPr>
      </w:pPr>
      <w:del w:id="1017" w:author="Hussain Hadah" w:date="2026-10-25T19:27:00Z" w16du:dateUtc="2026-10-25T23:27:00Z">
        <w:r>
          <w:rPr>
            <w:noProof/>
            <w:sz w:val="24"/>
          </w:rPr>
          <mc:AlternateContent>
            <mc:Choice Requires="wps">
              <w:drawing>
                <wp:anchor distT="0" distB="0" distL="0" distR="0" simplePos="0" relativeHeight="486798848" behindDoc="1" locked="0" layoutInCell="1" allowOverlap="1" wp14:anchorId="225576CC" wp14:editId="43BB32DF">
                  <wp:simplePos x="0" y="0"/>
                  <wp:positionH relativeFrom="page">
                    <wp:posOffset>4218470</wp:posOffset>
                  </wp:positionH>
                  <wp:positionV relativeFrom="paragraph">
                    <wp:posOffset>82112</wp:posOffset>
                  </wp:positionV>
                  <wp:extent cx="57150" cy="1397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39700"/>
                          </a:xfrm>
                          <a:prstGeom prst="rect">
                            <a:avLst/>
                          </a:prstGeom>
                        </wps:spPr>
                        <wps:txbx>
                          <w:txbxContent>
                            <w:p w14:paraId="7B695178" w14:textId="77777777" w:rsidR="00450D64" w:rsidRDefault="00A86461">
                              <w:pPr>
                                <w:spacing w:before="1"/>
                                <w:rPr>
                                  <w:del w:id="1018" w:author="Hussain Hadah" w:date="2026-10-25T19:27:00Z" w16du:dateUtc="2026-10-25T23:27:00Z"/>
                                  <w:sz w:val="18"/>
                                </w:rPr>
                              </w:pPr>
                              <w:del w:id="1019" w:author="Hussain Hadah" w:date="2026-10-25T19:27:00Z" w16du:dateUtc="2026-10-25T23:27:00Z">
                                <w:r>
                                  <w:rPr>
                                    <w:spacing w:val="-10"/>
                                    <w:sz w:val="18"/>
                                  </w:rPr>
                                  <w:delText>2</w:delText>
                                </w:r>
                              </w:del>
                            </w:p>
                          </w:txbxContent>
                        </wps:txbx>
                        <wps:bodyPr wrap="square" lIns="0" tIns="0" rIns="0" bIns="0" rtlCol="0">
                          <a:noAutofit/>
                        </wps:bodyPr>
                      </wps:wsp>
                    </a:graphicData>
                  </a:graphic>
                </wp:anchor>
              </w:drawing>
            </mc:Choice>
            <mc:Fallback>
              <w:pict>
                <v:shape w14:anchorId="225576CC" id="Textbox 25" o:spid="_x0000_s1060" type="#_x0000_t202" style="position:absolute;left:0;text-align:left;margin-left:332.15pt;margin-top:6.45pt;width:4.5pt;height:11pt;z-index:-1651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" filled="f" stroked="f">
                  <v:textbox inset="0,0,0,0">
                    <w:txbxContent>
                      <w:p w14:paraId="7B695178" w14:textId="77777777" w:rsidR="00450D64" w:rsidRDefault="00A86461">
                        <w:pPr>
                          <w:spacing w:before="1"/>
                          <w:rPr>
                            <w:del w:id="1020" w:author="Hussain Hadah" w:date="2026-10-25T19:27:00Z" w16du:dateUtc="2026-10-25T23:27:00Z"/>
                            <w:sz w:val="18"/>
                          </w:rPr>
                        </w:pPr>
                        <w:del w:id="1021" w:author="Hussain Hadah" w:date="2026-10-25T19:27:00Z" w16du:dateUtc="2026-10-25T23:27:00Z">
                          <w:r>
                            <w:rPr>
                              <w:spacing w:val="-10"/>
                              <w:sz w:val="18"/>
                            </w:rPr>
                            <w:delText>2</w:delText>
                          </w:r>
                        </w:del>
                      </w:p>
                    </w:txbxContent>
                  </v:textbox>
                  <w10:wrap anchorx="page"/>
                </v:shape>
              </w:pict>
            </mc:Fallback>
          </mc:AlternateContent>
        </w:r>
        <w:r>
          <w:rPr>
            <w:spacing w:val="-5"/>
            <w:w w:val="110"/>
            <w:sz w:val="24"/>
          </w:rPr>
          <w:delText>σ</w:delText>
        </w:r>
        <w:r>
          <w:rPr>
            <w:spacing w:val="-5"/>
            <w:w w:val="110"/>
            <w:sz w:val="24"/>
            <w:vertAlign w:val="subscript"/>
          </w:rPr>
          <w:delText>12</w:delText>
        </w:r>
        <w:r>
          <w:rPr>
            <w:sz w:val="24"/>
          </w:rPr>
          <w:tab/>
        </w:r>
        <w:r>
          <w:rPr>
            <w:spacing w:val="-5"/>
            <w:w w:val="110"/>
            <w:sz w:val="24"/>
          </w:rPr>
          <w:delText>σ</w:delText>
        </w:r>
        <w:r>
          <w:rPr>
            <w:spacing w:val="-5"/>
            <w:w w:val="110"/>
            <w:sz w:val="24"/>
            <w:vertAlign w:val="superscript"/>
          </w:rPr>
          <w:delText>2</w:delText>
        </w:r>
      </w:del>
    </w:p>
    <w:p w14:paraId="7EBE10D1" w14:textId="77777777" w:rsidR="00450D64" w:rsidRDefault="00450D64">
      <w:pPr>
        <w:pStyle w:val="BodyText"/>
        <w:spacing w:before="22"/>
        <w:rPr>
          <w:del w:id="1022" w:author="Hussain Hadah" w:date="2026-10-25T19:27:00Z" w16du:dateUtc="2026-10-25T23:27:00Z"/>
          <w:sz w:val="24"/>
        </w:rPr>
      </w:pPr>
    </w:p>
    <w:p w14:paraId="63A4DDD8" w14:textId="77777777" w:rsidR="00C76957" w:rsidRDefault="00A86461">
      <w:pPr>
        <w:spacing w:after="185" w:line="265" w:lineRule="auto"/>
        <w:ind w:right="25"/>
        <w:jc w:val="right"/>
        <w:rPr>
          <w:ins w:id="1023" w:author="Hussain Hadah" w:date="2026-10-25T19:27:00Z" w16du:dateUtc="2026-10-25T23:27:00Z"/>
        </w:rPr>
      </w:pPr>
      <w:r>
        <w:rPr>
          <w:w w:val="110"/>
          <w:sz w:val="24"/>
        </w:rPr>
        <w:t>Replacing</w:t>
      </w:r>
      <w:r>
        <w:rPr>
          <w:spacing w:val="-10"/>
          <w:w w:val="110"/>
          <w:sz w:val="24"/>
        </w:rPr>
        <w:t xml:space="preserve"> </w:t>
      </w:r>
      <w:r>
        <w:rPr>
          <w:w w:val="110"/>
          <w:sz w:val="24"/>
        </w:rPr>
        <w:t>the</w:t>
      </w:r>
      <w:r>
        <w:rPr>
          <w:spacing w:val="-11"/>
          <w:w w:val="110"/>
          <w:sz w:val="24"/>
        </w:rPr>
        <w:t xml:space="preserve"> </w:t>
      </w:r>
      <w:r>
        <w:rPr>
          <w:w w:val="110"/>
          <w:sz w:val="24"/>
        </w:rPr>
        <w:t>unobserved</w:t>
      </w:r>
      <w:r>
        <w:rPr>
          <w:spacing w:val="-10"/>
          <w:w w:val="110"/>
          <w:sz w:val="24"/>
        </w:rPr>
        <w:t xml:space="preserve"> </w:t>
      </w:r>
      <w:r>
        <w:rPr>
          <w:w w:val="110"/>
          <w:sz w:val="24"/>
        </w:rPr>
        <w:t>x</w:t>
      </w:r>
      <w:ins w:id="1024" w:author="Hussain Hadah" w:date="2026-10-25T19:27:00Z" w16du:dateUtc="2026-10-25T23:27:00Z">
        <w:r w:rsidR="006D0C1A">
          <w:rPr>
            <w:rFonts w:ascii="Cambria" w:eastAsia="Cambria" w:hAnsi="Cambria" w:cs="Cambria"/>
            <w:sz w:val="24"/>
            <w:vertAlign w:val="superscript"/>
          </w:rPr>
          <w:t>∗</w:t>
        </w:r>
      </w:ins>
      <w:del w:id="1025" w:author="Hussain Hadah" w:date="2026-10-25T19:27:00Z" w16du:dateUtc="2026-10-25T23:27:00Z">
        <w:r>
          <w:rPr>
            <w:rFonts w:ascii="Arial" w:hAnsi="Arial"/>
            <w:i/>
            <w:w w:val="110"/>
            <w:sz w:val="24"/>
            <w:vertAlign w:val="superscript"/>
          </w:rPr>
          <w:delText>↑</w:delText>
        </w:r>
      </w:del>
      <w:r>
        <w:rPr>
          <w:rFonts w:ascii="Arial" w:hAnsi="Arial"/>
          <w:i/>
          <w:spacing w:val="-8"/>
          <w:w w:val="110"/>
          <w:sz w:val="24"/>
        </w:rPr>
        <w:t xml:space="preserve"> </w:t>
      </w:r>
      <w:r>
        <w:rPr>
          <w:w w:val="110"/>
          <w:sz w:val="24"/>
        </w:rPr>
        <w:t>with</w:t>
      </w:r>
      <w:r>
        <w:rPr>
          <w:spacing w:val="-10"/>
          <w:w w:val="110"/>
          <w:sz w:val="24"/>
        </w:rPr>
        <w:t xml:space="preserve"> </w:t>
      </w:r>
      <w:r>
        <w:rPr>
          <w:w w:val="110"/>
          <w:sz w:val="24"/>
        </w:rPr>
        <w:t>x</w:t>
      </w:r>
      <w:r>
        <w:rPr>
          <w:w w:val="110"/>
          <w:sz w:val="24"/>
          <w:vertAlign w:val="subscript"/>
        </w:rPr>
        <w:t>1</w:t>
      </w:r>
      <w:r>
        <w:rPr>
          <w:spacing w:val="-1"/>
          <w:w w:val="110"/>
          <w:sz w:val="24"/>
        </w:rPr>
        <w:t xml:space="preserve"> </w:t>
      </w:r>
      <w:r>
        <w:rPr>
          <w:w w:val="110"/>
          <w:sz w:val="24"/>
        </w:rPr>
        <w:t>or</w:t>
      </w:r>
      <w:r>
        <w:rPr>
          <w:spacing w:val="-10"/>
          <w:w w:val="110"/>
          <w:sz w:val="24"/>
        </w:rPr>
        <w:t xml:space="preserve"> </w:t>
      </w:r>
      <w:r>
        <w:rPr>
          <w:w w:val="110"/>
          <w:sz w:val="24"/>
        </w:rPr>
        <w:t>x</w:t>
      </w:r>
      <w:r>
        <w:rPr>
          <w:w w:val="110"/>
          <w:sz w:val="24"/>
          <w:vertAlign w:val="subscript"/>
        </w:rPr>
        <w:t>2</w:t>
      </w:r>
      <w:r>
        <w:rPr>
          <w:spacing w:val="-1"/>
          <w:w w:val="110"/>
          <w:sz w:val="24"/>
        </w:rPr>
        <w:t xml:space="preserve"> </w:t>
      </w:r>
      <w:r>
        <w:rPr>
          <w:w w:val="110"/>
          <w:sz w:val="24"/>
        </w:rPr>
        <w:t>yields</w:t>
      </w:r>
      <w:r>
        <w:rPr>
          <w:spacing w:val="-10"/>
          <w:w w:val="110"/>
          <w:sz w:val="24"/>
        </w:rPr>
        <w:t xml:space="preserve"> </w:t>
      </w:r>
      <w:r>
        <w:rPr>
          <w:w w:val="110"/>
          <w:sz w:val="24"/>
        </w:rPr>
        <w:t>the</w:t>
      </w:r>
      <w:r>
        <w:rPr>
          <w:spacing w:val="-11"/>
          <w:w w:val="110"/>
          <w:sz w:val="24"/>
        </w:rPr>
        <w:t xml:space="preserve"> </w:t>
      </w:r>
      <w:r>
        <w:rPr>
          <w:w w:val="110"/>
          <w:sz w:val="24"/>
        </w:rPr>
        <w:t>following</w:t>
      </w:r>
      <w:r>
        <w:rPr>
          <w:spacing w:val="-10"/>
          <w:w w:val="110"/>
          <w:sz w:val="24"/>
        </w:rPr>
        <w:t xml:space="preserve"> </w:t>
      </w:r>
      <w:r>
        <w:rPr>
          <w:w w:val="110"/>
          <w:sz w:val="24"/>
        </w:rPr>
        <w:t>expectations</w:t>
      </w:r>
      <w:r>
        <w:rPr>
          <w:spacing w:val="-11"/>
          <w:w w:val="110"/>
          <w:sz w:val="24"/>
        </w:rPr>
        <w:t xml:space="preserve"> </w:t>
      </w:r>
      <w:r>
        <w:rPr>
          <w:w w:val="110"/>
          <w:sz w:val="24"/>
        </w:rPr>
        <w:t>of</w:t>
      </w:r>
    </w:p>
    <w:p w14:paraId="5C982A98" w14:textId="77777777" w:rsidR="00450D64" w:rsidRDefault="00A86461">
      <w:pPr>
        <w:spacing w:line="415" w:lineRule="auto"/>
        <w:ind w:left="36" w:firstLine="351"/>
        <w:rPr>
          <w:sz w:val="24"/>
        </w:rPr>
      </w:pPr>
      <w:del w:id="1026" w:author="Hussain Hadah" w:date="2026-10-25T19:27:00Z" w16du:dateUtc="2026-10-25T23:27:00Z">
        <w:r>
          <w:rPr>
            <w:w w:val="110"/>
            <w:sz w:val="24"/>
          </w:rPr>
          <w:delText xml:space="preserve"> </w:delText>
        </w:r>
      </w:del>
      <w:r>
        <w:rPr>
          <w:w w:val="110"/>
          <w:sz w:val="24"/>
        </w:rPr>
        <w:t>the OLS estimates:</w:t>
      </w:r>
    </w:p>
    <w:p w14:paraId="077C04DC" w14:textId="77777777" w:rsidR="00C76957" w:rsidRDefault="006D0C1A">
      <w:pPr>
        <w:tabs>
          <w:tab w:val="center" w:pos="3015"/>
          <w:tab w:val="center" w:pos="5420"/>
        </w:tabs>
        <w:spacing w:after="340" w:line="259" w:lineRule="auto"/>
        <w:rPr>
          <w:ins w:id="1027" w:author="Hussain Hadah" w:date="2026-10-25T19:27:00Z" w16du:dateUtc="2026-10-25T23:27:00Z"/>
        </w:rPr>
      </w:pPr>
      <w:ins w:id="1028" w:author="Hussain Hadah" w:date="2026-10-25T19:27:00Z" w16du:dateUtc="2026-10-25T23:27:00Z">
        <w:r>
          <w:tab/>
        </w:r>
        <w:r>
          <w:rPr>
            <w:b/>
            <w:sz w:val="24"/>
          </w:rPr>
          <w:t>E</w:t>
        </w:r>
        <w:r>
          <w:rPr>
            <w:noProof/>
          </w:rPr>
          <w:drawing>
            <wp:inline distT="0" distB="0" distL="0" distR="0" wp14:anchorId="257E3D29" wp14:editId="76FD0C02">
              <wp:extent cx="1124712" cy="408432"/>
              <wp:effectExtent l="0" t="0" r="0" b="0"/>
              <wp:docPr id="23396" name="Picture 23396"/>
              <wp:cNvGraphicFramePr/>
              <a:graphic xmlns:a="http://schemas.openxmlformats.org/drawingml/2006/main">
                <a:graphicData uri="http://schemas.openxmlformats.org/drawingml/2006/picture">
                  <pic:pic xmlns:pic="http://schemas.openxmlformats.org/drawingml/2006/picture">
                    <pic:nvPicPr>
                      <pic:cNvPr id="23396" name="Picture 23396"/>
                      <pic:cNvPicPr/>
                    </pic:nvPicPr>
                    <pic:blipFill>
                      <a:blip r:embed="rId88"/>
                      <a:stretch>
                        <a:fillRect/>
                      </a:stretch>
                    </pic:blipFill>
                    <pic:spPr>
                      <a:xfrm>
                        <a:off x="0" y="0"/>
                        <a:ext cx="1124712" cy="408432"/>
                      </a:xfrm>
                      <a:prstGeom prst="rect">
                        <a:avLst/>
                      </a:prstGeom>
                    </pic:spPr>
                  </pic:pic>
                </a:graphicData>
              </a:graphic>
            </wp:inline>
          </w:drawing>
        </w:r>
        <w:r>
          <w:rPr>
            <w:sz w:val="24"/>
          </w:rPr>
          <w:tab/>
          <w:t xml:space="preserve">; </w:t>
        </w:r>
        <w:r>
          <w:rPr>
            <w:b/>
            <w:sz w:val="24"/>
          </w:rPr>
          <w:t>E</w:t>
        </w:r>
        <w:r>
          <w:rPr>
            <w:noProof/>
          </w:rPr>
          <w:drawing>
            <wp:inline distT="0" distB="0" distL="0" distR="0" wp14:anchorId="64C298D1" wp14:editId="186D7FF1">
              <wp:extent cx="1127760" cy="405385"/>
              <wp:effectExtent l="0" t="0" r="0" b="0"/>
              <wp:docPr id="23397" name="Picture 23397"/>
              <wp:cNvGraphicFramePr/>
              <a:graphic xmlns:a="http://schemas.openxmlformats.org/drawingml/2006/main">
                <a:graphicData uri="http://schemas.openxmlformats.org/drawingml/2006/picture">
                  <pic:pic xmlns:pic="http://schemas.openxmlformats.org/drawingml/2006/picture">
                    <pic:nvPicPr>
                      <pic:cNvPr id="23397" name="Picture 23397"/>
                      <pic:cNvPicPr/>
                    </pic:nvPicPr>
                    <pic:blipFill>
                      <a:blip r:embed="rId89"/>
                      <a:stretch>
                        <a:fillRect/>
                      </a:stretch>
                    </pic:blipFill>
                    <pic:spPr>
                      <a:xfrm>
                        <a:off x="0" y="0"/>
                        <a:ext cx="1127760" cy="405385"/>
                      </a:xfrm>
                      <a:prstGeom prst="rect">
                        <a:avLst/>
                      </a:prstGeom>
                    </pic:spPr>
                  </pic:pic>
                </a:graphicData>
              </a:graphic>
            </wp:inline>
          </w:drawing>
        </w:r>
      </w:ins>
    </w:p>
    <w:p w14:paraId="54A6EF0C" w14:textId="77777777" w:rsidR="00450D64" w:rsidRDefault="00450D64">
      <w:pPr>
        <w:pStyle w:val="BodyText"/>
        <w:rPr>
          <w:del w:id="1029" w:author="Hussain Hadah" w:date="2026-10-25T19:27:00Z" w16du:dateUtc="2026-10-25T23:27:00Z"/>
          <w:sz w:val="16"/>
        </w:rPr>
      </w:pPr>
    </w:p>
    <w:p w14:paraId="232D736E" w14:textId="77777777" w:rsidR="00450D64" w:rsidRDefault="00450D64">
      <w:pPr>
        <w:pStyle w:val="BodyText"/>
        <w:rPr>
          <w:del w:id="1030" w:author="Hussain Hadah" w:date="2026-10-25T19:27:00Z" w16du:dateUtc="2026-10-25T23:27:00Z"/>
          <w:sz w:val="16"/>
        </w:rPr>
        <w:sectPr w:rsidR="00450D64">
          <w:pgSz w:w="12240" w:h="15840"/>
          <w:pgMar w:top="1800" w:right="1800" w:bottom="2460" w:left="1800" w:header="0" w:footer="2279" w:gutter="0"/>
          <w:cols w:space="720"/>
        </w:sectPr>
      </w:pPr>
    </w:p>
    <w:p w14:paraId="21B21529" w14:textId="77777777" w:rsidR="00450D64" w:rsidRDefault="00A86461">
      <w:pPr>
        <w:spacing w:before="101" w:line="172" w:lineRule="exact"/>
        <w:ind w:left="3197"/>
        <w:jc w:val="center"/>
        <w:rPr>
          <w:del w:id="1031" w:author="Hussain Hadah" w:date="2026-10-25T19:27:00Z" w16du:dateUtc="2026-10-25T23:27:00Z"/>
          <w:sz w:val="18"/>
        </w:rPr>
      </w:pPr>
      <w:del w:id="1032" w:author="Hussain Hadah" w:date="2026-10-25T19:27:00Z" w16du:dateUtc="2026-10-25T23:27:00Z">
        <w:r>
          <w:rPr>
            <w:noProof/>
            <w:sz w:val="18"/>
          </w:rPr>
          <mc:AlternateContent>
            <mc:Choice Requires="wps">
              <w:drawing>
                <wp:anchor distT="0" distB="0" distL="0" distR="0" simplePos="0" relativeHeight="486799360" behindDoc="1" locked="0" layoutInCell="1" allowOverlap="1" wp14:anchorId="7F9B68C7" wp14:editId="080F9D59">
                  <wp:simplePos x="0" y="0"/>
                  <wp:positionH relativeFrom="page">
                    <wp:posOffset>2397226</wp:posOffset>
                  </wp:positionH>
                  <wp:positionV relativeFrom="paragraph">
                    <wp:posOffset>92288</wp:posOffset>
                  </wp:positionV>
                  <wp:extent cx="1002030" cy="4724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030" cy="472440"/>
                          </a:xfrm>
                          <a:prstGeom prst="rect">
                            <a:avLst/>
                          </a:prstGeom>
                        </wps:spPr>
                        <wps:txbx>
                          <w:txbxContent>
                            <w:p w14:paraId="21520CB5" w14:textId="77777777" w:rsidR="00450D64" w:rsidRDefault="00A86461">
                              <w:pPr>
                                <w:tabs>
                                  <w:tab w:val="left" w:pos="1432"/>
                                </w:tabs>
                                <w:spacing w:line="427" w:lineRule="exact"/>
                                <w:rPr>
                                  <w:del w:id="1033" w:author="Hussain Hadah" w:date="2026-10-25T19:27:00Z" w16du:dateUtc="2026-10-25T23:27:00Z"/>
                                  <w:position w:val="16"/>
                                  <w:sz w:val="24"/>
                                </w:rPr>
                              </w:pPr>
                              <w:del w:id="1034" w:author="Hussain Hadah" w:date="2026-10-25T19:27:00Z" w16du:dateUtc="2026-10-25T23:27:00Z">
                                <w:r>
                                  <w:rPr>
                                    <w:rFonts w:ascii="Arial" w:hAnsi="Arial"/>
                                    <w:w w:val="130"/>
                                    <w:sz w:val="24"/>
                                  </w:rPr>
                                  <w:delText>E</w:delText>
                                </w:r>
                                <w:r>
                                  <w:rPr>
                                    <w:rFonts w:ascii="Arial" w:hAnsi="Arial"/>
                                    <w:spacing w:val="-37"/>
                                    <w:w w:val="130"/>
                                    <w:sz w:val="24"/>
                                  </w:rPr>
                                  <w:delText xml:space="preserve"> </w:delText>
                                </w:r>
                                <w:r>
                                  <w:rPr>
                                    <w:rFonts w:ascii="Arial" w:hAnsi="Arial"/>
                                    <w:w w:val="130"/>
                                    <w:position w:val="20"/>
                                    <w:sz w:val="24"/>
                                  </w:rPr>
                                  <w:delText>'</w:delText>
                                </w:r>
                                <w:r>
                                  <w:rPr>
                                    <w:w w:val="130"/>
                                    <w:sz w:val="24"/>
                                  </w:rPr>
                                  <w:delText>ε</w:delText>
                                </w:r>
                                <w:r>
                                  <w:rPr>
                                    <w:w w:val="130"/>
                                    <w:sz w:val="24"/>
                                    <w:vertAlign w:val="subscript"/>
                                  </w:rPr>
                                  <w:delText>1</w:delText>
                                </w:r>
                                <w:r>
                                  <w:rPr>
                                    <w:rFonts w:ascii="Arial" w:hAnsi="Arial"/>
                                    <w:w w:val="130"/>
                                    <w:position w:val="20"/>
                                    <w:sz w:val="24"/>
                                  </w:rPr>
                                  <w:delText>(</w:delText>
                                </w:r>
                                <w:r>
                                  <w:rPr>
                                    <w:rFonts w:ascii="Arial" w:hAnsi="Arial"/>
                                    <w:spacing w:val="-14"/>
                                    <w:w w:val="130"/>
                                    <w:position w:val="20"/>
                                    <w:sz w:val="24"/>
                                  </w:rPr>
                                  <w:delText xml:space="preserve"> </w:delText>
                                </w:r>
                                <w:r>
                                  <w:rPr>
                                    <w:rFonts w:ascii="Arial" w:hAnsi="Arial"/>
                                    <w:w w:val="130"/>
                                    <w:sz w:val="24"/>
                                  </w:rPr>
                                  <w:delText>=</w:delText>
                                </w:r>
                                <w:r>
                                  <w:rPr>
                                    <w:rFonts w:ascii="Arial" w:hAnsi="Arial"/>
                                    <w:spacing w:val="-14"/>
                                    <w:w w:val="130"/>
                                    <w:sz w:val="24"/>
                                  </w:rPr>
                                  <w:delText xml:space="preserve"> </w:delText>
                                </w:r>
                                <w:r>
                                  <w:rPr>
                                    <w:spacing w:val="-10"/>
                                    <w:w w:val="130"/>
                                    <w:sz w:val="24"/>
                                  </w:rPr>
                                  <w:delText>ε</w:delText>
                                </w:r>
                                <w:r>
                                  <w:rPr>
                                    <w:sz w:val="24"/>
                                  </w:rPr>
                                  <w:tab/>
                                </w:r>
                                <w:r>
                                  <w:rPr>
                                    <w:spacing w:val="-27"/>
                                    <w:w w:val="125"/>
                                    <w:position w:val="16"/>
                                    <w:sz w:val="24"/>
                                  </w:rPr>
                                  <w:delText>σ</w:delText>
                                </w:r>
                              </w:del>
                            </w:p>
                          </w:txbxContent>
                        </wps:txbx>
                        <wps:bodyPr wrap="square" lIns="0" tIns="0" rIns="0" bIns="0" rtlCol="0">
                          <a:noAutofit/>
                        </wps:bodyPr>
                      </wps:wsp>
                    </a:graphicData>
                  </a:graphic>
                </wp:anchor>
              </w:drawing>
            </mc:Choice>
            <mc:Fallback>
              <w:pict>
                <v:shape w14:anchorId="7F9B68C7" id="Textbox 26" o:spid="_x0000_s1061" type="#_x0000_t202" style="position:absolute;left:0;text-align:left;margin-left:188.75pt;margin-top:7.25pt;width:78.9pt;height:37.2pt;z-index:-1651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" filled="f" stroked="f">
                  <v:textbox inset="0,0,0,0">
                    <w:txbxContent>
                      <w:p w14:paraId="21520CB5" w14:textId="77777777" w:rsidR="00450D64" w:rsidRDefault="00A86461">
                        <w:pPr>
                          <w:tabs>
                            <w:tab w:val="left" w:pos="1432"/>
                          </w:tabs>
                          <w:spacing w:line="427" w:lineRule="exact"/>
                          <w:rPr>
                            <w:del w:id="1035" w:author="Hussain Hadah" w:date="2026-10-25T19:27:00Z" w16du:dateUtc="2026-10-25T23:27:00Z"/>
                            <w:position w:val="16"/>
                            <w:sz w:val="24"/>
                          </w:rPr>
                        </w:pPr>
                        <w:del w:id="1036" w:author="Hussain Hadah" w:date="2026-10-25T19:27:00Z" w16du:dateUtc="2026-10-25T23:27:00Z">
                          <w:r>
                            <w:rPr>
                              <w:rFonts w:ascii="Arial" w:hAnsi="Arial"/>
                              <w:w w:val="130"/>
                              <w:sz w:val="24"/>
                            </w:rPr>
                            <w:delText>E</w:delText>
                          </w:r>
                          <w:r>
                            <w:rPr>
                              <w:rFonts w:ascii="Arial" w:hAnsi="Arial"/>
                              <w:spacing w:val="-37"/>
                              <w:w w:val="130"/>
                              <w:sz w:val="24"/>
                            </w:rPr>
                            <w:delText xml:space="preserve"> </w:delText>
                          </w:r>
                          <w:r>
                            <w:rPr>
                              <w:rFonts w:ascii="Arial" w:hAnsi="Arial"/>
                              <w:w w:val="130"/>
                              <w:position w:val="20"/>
                              <w:sz w:val="24"/>
                            </w:rPr>
                            <w:delText>'</w:delText>
                          </w:r>
                          <w:r>
                            <w:rPr>
                              <w:w w:val="130"/>
                              <w:sz w:val="24"/>
                            </w:rPr>
                            <w:delText>ε</w:delText>
                          </w:r>
                          <w:r>
                            <w:rPr>
                              <w:w w:val="130"/>
                              <w:sz w:val="24"/>
                              <w:vertAlign w:val="subscript"/>
                            </w:rPr>
                            <w:delText>1</w:delText>
                          </w:r>
                          <w:r>
                            <w:rPr>
                              <w:rFonts w:ascii="Arial" w:hAnsi="Arial"/>
                              <w:w w:val="130"/>
                              <w:position w:val="20"/>
                              <w:sz w:val="24"/>
                            </w:rPr>
                            <w:delText>(</w:delText>
                          </w:r>
                          <w:r>
                            <w:rPr>
                              <w:rFonts w:ascii="Arial" w:hAnsi="Arial"/>
                              <w:spacing w:val="-14"/>
                              <w:w w:val="130"/>
                              <w:position w:val="20"/>
                              <w:sz w:val="24"/>
                            </w:rPr>
                            <w:delText xml:space="preserve"> </w:delText>
                          </w:r>
                          <w:r>
                            <w:rPr>
                              <w:rFonts w:ascii="Arial" w:hAnsi="Arial"/>
                              <w:w w:val="130"/>
                              <w:sz w:val="24"/>
                            </w:rPr>
                            <w:delText>=</w:delText>
                          </w:r>
                          <w:r>
                            <w:rPr>
                              <w:rFonts w:ascii="Arial" w:hAnsi="Arial"/>
                              <w:spacing w:val="-14"/>
                              <w:w w:val="130"/>
                              <w:sz w:val="24"/>
                            </w:rPr>
                            <w:delText xml:space="preserve"> </w:delText>
                          </w:r>
                          <w:r>
                            <w:rPr>
                              <w:spacing w:val="-10"/>
                              <w:w w:val="130"/>
                              <w:sz w:val="24"/>
                            </w:rPr>
                            <w:delText>ε</w:delText>
                          </w:r>
                          <w:r>
                            <w:rPr>
                              <w:sz w:val="24"/>
                            </w:rPr>
                            <w:tab/>
                          </w:r>
                          <w:r>
                            <w:rPr>
                              <w:spacing w:val="-27"/>
                              <w:w w:val="125"/>
                              <w:position w:val="16"/>
                              <w:sz w:val="24"/>
                            </w:rPr>
                            <w:delText>σ</w:delText>
                          </w:r>
                        </w:del>
                      </w:p>
                    </w:txbxContent>
                  </v:textbox>
                  <w10:wrap anchorx="page"/>
                </v:shape>
              </w:pict>
            </mc:Fallback>
          </mc:AlternateContent>
        </w:r>
        <w:r>
          <w:rPr>
            <w:spacing w:val="-10"/>
            <w:sz w:val="18"/>
          </w:rPr>
          <w:delText>2</w:delText>
        </w:r>
      </w:del>
    </w:p>
    <w:p w14:paraId="47E28356" w14:textId="77777777" w:rsidR="00450D64" w:rsidRDefault="00A86461">
      <w:pPr>
        <w:tabs>
          <w:tab w:val="left" w:pos="3552"/>
        </w:tabs>
        <w:spacing w:line="220" w:lineRule="exact"/>
        <w:ind w:left="2334"/>
        <w:rPr>
          <w:del w:id="1037" w:author="Hussain Hadah" w:date="2026-10-25T19:27:00Z" w16du:dateUtc="2026-10-25T23:27:00Z"/>
          <w:rFonts w:ascii="Arial" w:hAnsi="Arial"/>
          <w:i/>
          <w:sz w:val="14"/>
        </w:rPr>
      </w:pPr>
      <w:del w:id="1038" w:author="Hussain Hadah" w:date="2026-10-25T19:27:00Z" w16du:dateUtc="2026-10-25T23:27:00Z">
        <w:r>
          <w:rPr>
            <w:rFonts w:ascii="Arial" w:hAnsi="Arial"/>
            <w:i/>
            <w:noProof/>
            <w:sz w:val="14"/>
          </w:rPr>
          <mc:AlternateContent>
            <mc:Choice Requires="wps">
              <w:drawing>
                <wp:anchor distT="0" distB="0" distL="0" distR="0" simplePos="0" relativeHeight="486797312" behindDoc="1" locked="0" layoutInCell="1" allowOverlap="1" wp14:anchorId="5A1406F8" wp14:editId="4D5C354E">
                  <wp:simplePos x="0" y="0"/>
                  <wp:positionH relativeFrom="page">
                    <wp:posOffset>3142386</wp:posOffset>
                  </wp:positionH>
                  <wp:positionV relativeFrom="paragraph">
                    <wp:posOffset>117576</wp:posOffset>
                  </wp:positionV>
                  <wp:extent cx="54546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465" cy="1270"/>
                          </a:xfrm>
                          <a:custGeom>
                            <a:avLst/>
                            <a:gdLst/>
                            <a:ahLst/>
                            <a:cxnLst/>
                            <a:rect l="l" t="t" r="r" b="b"/>
                            <a:pathLst>
                              <a:path w="545465">
                                <a:moveTo>
                                  <a:pt x="0" y="0"/>
                                </a:moveTo>
                                <a:lnTo>
                                  <a:pt x="54517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519168" from="247.432007pt,9.258019pt" to="290.359007pt,9.258019pt" stroked="true" strokeweight=".478pt" strokecolor="#000000">
                  <v:stroke dashstyle="solid"/>
                  <w10:wrap type="none"/>
                </v:line>
              </w:pict>
            </mc:Fallback>
          </mc:AlternateContent>
        </w:r>
        <w:r>
          <w:rPr>
            <w:spacing w:val="-10"/>
            <w:position w:val="-8"/>
            <w:sz w:val="24"/>
          </w:rPr>
          <w:delText>ˆ</w:delText>
        </w:r>
        <w:r>
          <w:rPr>
            <w:position w:val="-8"/>
            <w:sz w:val="24"/>
          </w:rPr>
          <w:tab/>
        </w:r>
        <w:r>
          <w:rPr>
            <w:spacing w:val="-5"/>
            <w:position w:val="-4"/>
            <w:sz w:val="18"/>
          </w:rPr>
          <w:delText>x</w:delText>
        </w:r>
        <w:r>
          <w:rPr>
            <w:rFonts w:ascii="Arial" w:hAnsi="Arial"/>
            <w:i/>
            <w:spacing w:val="-5"/>
            <w:sz w:val="14"/>
          </w:rPr>
          <w:delText>→</w:delText>
        </w:r>
      </w:del>
    </w:p>
    <w:p w14:paraId="57D551FB" w14:textId="77777777" w:rsidR="00450D64" w:rsidRDefault="00A86461">
      <w:pPr>
        <w:spacing w:line="113" w:lineRule="exact"/>
        <w:ind w:left="3148"/>
        <w:jc w:val="center"/>
        <w:rPr>
          <w:del w:id="1039" w:author="Hussain Hadah" w:date="2026-10-25T19:27:00Z" w16du:dateUtc="2026-10-25T23:27:00Z"/>
          <w:sz w:val="24"/>
        </w:rPr>
      </w:pPr>
      <w:del w:id="1040" w:author="Hussain Hadah" w:date="2026-10-25T19:27:00Z" w16du:dateUtc="2026-10-25T23:27:00Z">
        <w:r>
          <w:rPr>
            <w:sz w:val="24"/>
          </w:rPr>
          <w:delText>σ</w:delText>
        </w:r>
        <w:r>
          <w:rPr>
            <w:sz w:val="24"/>
            <w:vertAlign w:val="superscript"/>
          </w:rPr>
          <w:delText>2</w:delText>
        </w:r>
        <w:r>
          <w:rPr>
            <w:rFonts w:ascii="Arial" w:hAnsi="Arial"/>
            <w:i/>
            <w:sz w:val="24"/>
            <w:vertAlign w:val="subscript"/>
          </w:rPr>
          <w:delText>→</w:delText>
        </w:r>
        <w:r>
          <w:rPr>
            <w:rFonts w:ascii="Arial" w:hAnsi="Arial"/>
            <w:i/>
            <w:spacing w:val="-15"/>
            <w:sz w:val="24"/>
          </w:rPr>
          <w:delText xml:space="preserve"> </w:delText>
        </w:r>
        <w:r>
          <w:rPr>
            <w:rFonts w:ascii="Arial" w:hAnsi="Arial"/>
            <w:sz w:val="24"/>
          </w:rPr>
          <w:delText>+</w:delText>
        </w:r>
        <w:r>
          <w:rPr>
            <w:rFonts w:ascii="Arial" w:hAnsi="Arial"/>
            <w:spacing w:val="-21"/>
            <w:sz w:val="24"/>
          </w:rPr>
          <w:delText xml:space="preserve"> </w:delText>
        </w:r>
        <w:r>
          <w:rPr>
            <w:spacing w:val="-5"/>
            <w:sz w:val="24"/>
          </w:rPr>
          <w:delText>σ</w:delText>
        </w:r>
        <w:r>
          <w:rPr>
            <w:spacing w:val="-5"/>
            <w:sz w:val="24"/>
            <w:vertAlign w:val="superscript"/>
          </w:rPr>
          <w:delText>2</w:delText>
        </w:r>
      </w:del>
    </w:p>
    <w:p w14:paraId="2DB6FEEC" w14:textId="77777777" w:rsidR="00450D64" w:rsidRDefault="00A86461">
      <w:pPr>
        <w:spacing w:before="101" w:line="172" w:lineRule="exact"/>
        <w:ind w:right="213"/>
        <w:jc w:val="center"/>
        <w:rPr>
          <w:del w:id="1041" w:author="Hussain Hadah" w:date="2026-10-25T19:27:00Z" w16du:dateUtc="2026-10-25T23:27:00Z"/>
          <w:sz w:val="18"/>
        </w:rPr>
      </w:pPr>
      <w:del w:id="1042" w:author="Hussain Hadah" w:date="2026-10-25T19:27:00Z" w16du:dateUtc="2026-10-25T23:27:00Z">
        <w:r>
          <w:br w:type="column"/>
        </w:r>
        <w:r>
          <w:rPr>
            <w:spacing w:val="-10"/>
            <w:sz w:val="18"/>
          </w:rPr>
          <w:delText>2</w:delText>
        </w:r>
      </w:del>
    </w:p>
    <w:p w14:paraId="605E7D6C" w14:textId="77777777" w:rsidR="00450D64" w:rsidRDefault="00A86461">
      <w:pPr>
        <w:tabs>
          <w:tab w:val="left" w:pos="697"/>
          <w:tab w:val="left" w:pos="1915"/>
        </w:tabs>
        <w:spacing w:before="7" w:line="105" w:lineRule="auto"/>
        <w:ind w:right="2043"/>
        <w:jc w:val="center"/>
        <w:rPr>
          <w:del w:id="1043" w:author="Hussain Hadah" w:date="2026-10-25T19:27:00Z" w16du:dateUtc="2026-10-25T23:27:00Z"/>
          <w:rFonts w:ascii="Arial" w:hAnsi="Arial"/>
          <w:i/>
          <w:sz w:val="14"/>
        </w:rPr>
      </w:pPr>
      <w:del w:id="1044" w:author="Hussain Hadah" w:date="2026-10-25T19:27:00Z" w16du:dateUtc="2026-10-25T23:27:00Z">
        <w:r>
          <w:rPr>
            <w:rFonts w:ascii="Arial" w:hAnsi="Arial"/>
            <w:i/>
            <w:noProof/>
            <w:sz w:val="14"/>
          </w:rPr>
          <mc:AlternateContent>
            <mc:Choice Requires="wps">
              <w:drawing>
                <wp:anchor distT="0" distB="0" distL="0" distR="0" simplePos="0" relativeHeight="486799872" behindDoc="1" locked="0" layoutInCell="1" allowOverlap="1" wp14:anchorId="6575C9AD" wp14:editId="72C6D19A">
                  <wp:simplePos x="0" y="0"/>
                  <wp:positionH relativeFrom="page">
                    <wp:posOffset>4069664</wp:posOffset>
                  </wp:positionH>
                  <wp:positionV relativeFrom="paragraph">
                    <wp:posOffset>-81322</wp:posOffset>
                  </wp:positionV>
                  <wp:extent cx="1002030" cy="4724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030" cy="472440"/>
                          </a:xfrm>
                          <a:prstGeom prst="rect">
                            <a:avLst/>
                          </a:prstGeom>
                        </wps:spPr>
                        <wps:txbx>
                          <w:txbxContent>
                            <w:p w14:paraId="14C47DFA" w14:textId="77777777" w:rsidR="00450D64" w:rsidRDefault="00A86461">
                              <w:pPr>
                                <w:tabs>
                                  <w:tab w:val="left" w:pos="1432"/>
                                </w:tabs>
                                <w:spacing w:line="427" w:lineRule="exact"/>
                                <w:rPr>
                                  <w:del w:id="1045" w:author="Hussain Hadah" w:date="2026-10-25T19:27:00Z" w16du:dateUtc="2026-10-25T23:27:00Z"/>
                                  <w:position w:val="16"/>
                                  <w:sz w:val="24"/>
                                </w:rPr>
                              </w:pPr>
                              <w:del w:id="1046" w:author="Hussain Hadah" w:date="2026-10-25T19:27:00Z" w16du:dateUtc="2026-10-25T23:27:00Z">
                                <w:r>
                                  <w:rPr>
                                    <w:rFonts w:ascii="Arial" w:hAnsi="Arial"/>
                                    <w:w w:val="130"/>
                                    <w:sz w:val="24"/>
                                  </w:rPr>
                                  <w:delText>E</w:delText>
                                </w:r>
                                <w:r>
                                  <w:rPr>
                                    <w:rFonts w:ascii="Arial" w:hAnsi="Arial"/>
                                    <w:spacing w:val="-37"/>
                                    <w:w w:val="130"/>
                                    <w:sz w:val="24"/>
                                  </w:rPr>
                                  <w:delText xml:space="preserve"> </w:delText>
                                </w:r>
                                <w:r>
                                  <w:rPr>
                                    <w:rFonts w:ascii="Arial" w:hAnsi="Arial"/>
                                    <w:w w:val="130"/>
                                    <w:position w:val="20"/>
                                    <w:sz w:val="24"/>
                                  </w:rPr>
                                  <w:delText>'</w:delText>
                                </w:r>
                                <w:r>
                                  <w:rPr>
                                    <w:w w:val="130"/>
                                    <w:sz w:val="24"/>
                                  </w:rPr>
                                  <w:delText>ε</w:delText>
                                </w:r>
                                <w:r>
                                  <w:rPr>
                                    <w:w w:val="130"/>
                                    <w:sz w:val="24"/>
                                    <w:vertAlign w:val="subscript"/>
                                  </w:rPr>
                                  <w:delText>2</w:delText>
                                </w:r>
                                <w:r>
                                  <w:rPr>
                                    <w:rFonts w:ascii="Arial" w:hAnsi="Arial"/>
                                    <w:w w:val="130"/>
                                    <w:position w:val="20"/>
                                    <w:sz w:val="24"/>
                                  </w:rPr>
                                  <w:delText>(</w:delText>
                                </w:r>
                                <w:r>
                                  <w:rPr>
                                    <w:rFonts w:ascii="Arial" w:hAnsi="Arial"/>
                                    <w:spacing w:val="-14"/>
                                    <w:w w:val="130"/>
                                    <w:position w:val="20"/>
                                    <w:sz w:val="24"/>
                                  </w:rPr>
                                  <w:delText xml:space="preserve"> </w:delText>
                                </w:r>
                                <w:r>
                                  <w:rPr>
                                    <w:rFonts w:ascii="Arial" w:hAnsi="Arial"/>
                                    <w:w w:val="130"/>
                                    <w:sz w:val="24"/>
                                  </w:rPr>
                                  <w:delText>=</w:delText>
                                </w:r>
                                <w:r>
                                  <w:rPr>
                                    <w:rFonts w:ascii="Arial" w:hAnsi="Arial"/>
                                    <w:spacing w:val="-14"/>
                                    <w:w w:val="130"/>
                                    <w:sz w:val="24"/>
                                  </w:rPr>
                                  <w:delText xml:space="preserve"> </w:delText>
                                </w:r>
                                <w:r>
                                  <w:rPr>
                                    <w:spacing w:val="-10"/>
                                    <w:w w:val="130"/>
                                    <w:sz w:val="24"/>
                                  </w:rPr>
                                  <w:delText>ε</w:delText>
                                </w:r>
                                <w:r>
                                  <w:rPr>
                                    <w:sz w:val="24"/>
                                  </w:rPr>
                                  <w:tab/>
                                </w:r>
                                <w:r>
                                  <w:rPr>
                                    <w:spacing w:val="-27"/>
                                    <w:w w:val="125"/>
                                    <w:position w:val="16"/>
                                    <w:sz w:val="24"/>
                                  </w:rPr>
                                  <w:delText>σ</w:delText>
                                </w:r>
                              </w:del>
                            </w:p>
                          </w:txbxContent>
                        </wps:txbx>
                        <wps:bodyPr wrap="square" lIns="0" tIns="0" rIns="0" bIns="0" rtlCol="0">
                          <a:noAutofit/>
                        </wps:bodyPr>
                      </wps:wsp>
                    </a:graphicData>
                  </a:graphic>
                </wp:anchor>
              </w:drawing>
            </mc:Choice>
            <mc:Fallback>
              <w:pict>
                <v:shape w14:anchorId="6575C9AD" id="Textbox 28" o:spid="_x0000_s1062" type="#_x0000_t202" style="position:absolute;left:0;text-align:left;margin-left:320.45pt;margin-top:-6.4pt;width:78.9pt;height:37.2pt;z-index:-1651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" filled="f" stroked="f">
                  <v:textbox inset="0,0,0,0">
                    <w:txbxContent>
                      <w:p w14:paraId="14C47DFA" w14:textId="77777777" w:rsidR="00450D64" w:rsidRDefault="00A86461">
                        <w:pPr>
                          <w:tabs>
                            <w:tab w:val="left" w:pos="1432"/>
                          </w:tabs>
                          <w:spacing w:line="427" w:lineRule="exact"/>
                          <w:rPr>
                            <w:del w:id="1047" w:author="Hussain Hadah" w:date="2026-10-25T19:27:00Z" w16du:dateUtc="2026-10-25T23:27:00Z"/>
                            <w:position w:val="16"/>
                            <w:sz w:val="24"/>
                          </w:rPr>
                        </w:pPr>
                        <w:del w:id="1048" w:author="Hussain Hadah" w:date="2026-10-25T19:27:00Z" w16du:dateUtc="2026-10-25T23:27:00Z">
                          <w:r>
                            <w:rPr>
                              <w:rFonts w:ascii="Arial" w:hAnsi="Arial"/>
                              <w:w w:val="130"/>
                              <w:sz w:val="24"/>
                            </w:rPr>
                            <w:delText>E</w:delText>
                          </w:r>
                          <w:r>
                            <w:rPr>
                              <w:rFonts w:ascii="Arial" w:hAnsi="Arial"/>
                              <w:spacing w:val="-37"/>
                              <w:w w:val="130"/>
                              <w:sz w:val="24"/>
                            </w:rPr>
                            <w:delText xml:space="preserve"> </w:delText>
                          </w:r>
                          <w:r>
                            <w:rPr>
                              <w:rFonts w:ascii="Arial" w:hAnsi="Arial"/>
                              <w:w w:val="130"/>
                              <w:position w:val="20"/>
                              <w:sz w:val="24"/>
                            </w:rPr>
                            <w:delText>'</w:delText>
                          </w:r>
                          <w:r>
                            <w:rPr>
                              <w:w w:val="130"/>
                              <w:sz w:val="24"/>
                            </w:rPr>
                            <w:delText>ε</w:delText>
                          </w:r>
                          <w:r>
                            <w:rPr>
                              <w:w w:val="130"/>
                              <w:sz w:val="24"/>
                              <w:vertAlign w:val="subscript"/>
                            </w:rPr>
                            <w:delText>2</w:delText>
                          </w:r>
                          <w:r>
                            <w:rPr>
                              <w:rFonts w:ascii="Arial" w:hAnsi="Arial"/>
                              <w:w w:val="130"/>
                              <w:position w:val="20"/>
                              <w:sz w:val="24"/>
                            </w:rPr>
                            <w:delText>(</w:delText>
                          </w:r>
                          <w:r>
                            <w:rPr>
                              <w:rFonts w:ascii="Arial" w:hAnsi="Arial"/>
                              <w:spacing w:val="-14"/>
                              <w:w w:val="130"/>
                              <w:position w:val="20"/>
                              <w:sz w:val="24"/>
                            </w:rPr>
                            <w:delText xml:space="preserve"> </w:delText>
                          </w:r>
                          <w:r>
                            <w:rPr>
                              <w:rFonts w:ascii="Arial" w:hAnsi="Arial"/>
                              <w:w w:val="130"/>
                              <w:sz w:val="24"/>
                            </w:rPr>
                            <w:delText>=</w:delText>
                          </w:r>
                          <w:r>
                            <w:rPr>
                              <w:rFonts w:ascii="Arial" w:hAnsi="Arial"/>
                              <w:spacing w:val="-14"/>
                              <w:w w:val="130"/>
                              <w:sz w:val="24"/>
                            </w:rPr>
                            <w:delText xml:space="preserve"> </w:delText>
                          </w:r>
                          <w:r>
                            <w:rPr>
                              <w:spacing w:val="-10"/>
                              <w:w w:val="130"/>
                              <w:sz w:val="24"/>
                            </w:rPr>
                            <w:delText>ε</w:delText>
                          </w:r>
                          <w:r>
                            <w:rPr>
                              <w:sz w:val="24"/>
                            </w:rPr>
                            <w:tab/>
                          </w:r>
                          <w:r>
                            <w:rPr>
                              <w:spacing w:val="-27"/>
                              <w:w w:val="125"/>
                              <w:position w:val="16"/>
                              <w:sz w:val="24"/>
                            </w:rPr>
                            <w:delText>σ</w:delText>
                          </w:r>
                        </w:del>
                      </w:p>
                    </w:txbxContent>
                  </v:textbox>
                  <w10:wrap anchorx="page"/>
                </v:shape>
              </w:pict>
            </mc:Fallback>
          </mc:AlternateContent>
        </w:r>
        <w:r>
          <w:rPr>
            <w:spacing w:val="-10"/>
            <w:position w:val="-14"/>
            <w:sz w:val="24"/>
          </w:rPr>
          <w:delText>;</w:delText>
        </w:r>
        <w:r>
          <w:rPr>
            <w:position w:val="-14"/>
            <w:sz w:val="24"/>
          </w:rPr>
          <w:tab/>
        </w:r>
        <w:r>
          <w:rPr>
            <w:spacing w:val="-10"/>
            <w:position w:val="-8"/>
            <w:sz w:val="24"/>
          </w:rPr>
          <w:delText>ˆ</w:delText>
        </w:r>
        <w:r>
          <w:rPr>
            <w:position w:val="-8"/>
            <w:sz w:val="24"/>
          </w:rPr>
          <w:tab/>
        </w:r>
        <w:r>
          <w:rPr>
            <w:spacing w:val="-5"/>
            <w:position w:val="-4"/>
            <w:sz w:val="18"/>
          </w:rPr>
          <w:delText>x</w:delText>
        </w:r>
        <w:r>
          <w:rPr>
            <w:rFonts w:ascii="Arial" w:hAnsi="Arial"/>
            <w:i/>
            <w:spacing w:val="-5"/>
            <w:sz w:val="14"/>
          </w:rPr>
          <w:delText>→</w:delText>
        </w:r>
      </w:del>
    </w:p>
    <w:p w14:paraId="23FE8256" w14:textId="77777777" w:rsidR="00450D64" w:rsidRDefault="00A86461">
      <w:pPr>
        <w:spacing w:line="20" w:lineRule="exact"/>
        <w:ind w:left="1745"/>
        <w:rPr>
          <w:del w:id="1049" w:author="Hussain Hadah" w:date="2026-10-25T19:27:00Z" w16du:dateUtc="2026-10-25T23:27:00Z"/>
          <w:rFonts w:ascii="Arial"/>
          <w:sz w:val="2"/>
        </w:rPr>
      </w:pPr>
      <w:del w:id="1050" w:author="Hussain Hadah" w:date="2026-10-25T19:27:00Z" w16du:dateUtc="2026-10-25T23:27:00Z">
        <w:r>
          <w:rPr>
            <w:rFonts w:ascii="Arial"/>
            <w:noProof/>
            <w:sz w:val="2"/>
          </w:rPr>
          <mc:AlternateContent>
            <mc:Choice Requires="wps">
              <w:drawing>
                <wp:inline distT="0" distB="0" distL="0" distR="0" wp14:anchorId="50640664" wp14:editId="28561780">
                  <wp:extent cx="545465" cy="6350"/>
                  <wp:effectExtent l="9525" t="0" r="0" b="317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465" cy="6350"/>
                            <a:chOff x="0" y="0"/>
                            <a:chExt cx="545465" cy="6350"/>
                          </a:xfrm>
                        </wpg:grpSpPr>
                        <wps:wsp>
                          <wps:cNvPr id="30" name="Graphic 30"/>
                          <wps:cNvSpPr/>
                          <wps:spPr>
                            <a:xfrm>
                              <a:off x="0" y="3035"/>
                              <a:ext cx="545465" cy="1270"/>
                            </a:xfrm>
                            <a:custGeom>
                              <a:avLst/>
                              <a:gdLst/>
                              <a:ahLst/>
                              <a:cxnLst/>
                              <a:rect l="l" t="t" r="r" b="b"/>
                              <a:pathLst>
                                <a:path w="545465">
                                  <a:moveTo>
                                    <a:pt x="0" y="0"/>
                                  </a:moveTo>
                                  <a:lnTo>
                                    <a:pt x="545172"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2.95pt;height:.5pt;mso-position-horizontal-relative:char;mso-position-vertical-relative:line" id="docshapegroup19" coordorigin="0,0" coordsize="859,10">
                  <v:line style="position:absolute" from="0,5" to="859,5" stroked="true" strokeweight=".478pt" strokecolor="#000000">
                    <v:stroke dashstyle="solid"/>
                  </v:line>
                </v:group>
              </w:pict>
            </mc:Fallback>
          </mc:AlternateContent>
        </w:r>
      </w:del>
    </w:p>
    <w:p w14:paraId="75DAD882" w14:textId="77777777" w:rsidR="00450D64" w:rsidRDefault="00A86461">
      <w:pPr>
        <w:spacing w:line="125" w:lineRule="exact"/>
        <w:ind w:right="261"/>
        <w:jc w:val="center"/>
        <w:rPr>
          <w:del w:id="1051" w:author="Hussain Hadah" w:date="2026-10-25T19:27:00Z" w16du:dateUtc="2026-10-25T23:27:00Z"/>
          <w:sz w:val="24"/>
        </w:rPr>
      </w:pPr>
      <w:del w:id="1052" w:author="Hussain Hadah" w:date="2026-10-25T19:27:00Z" w16du:dateUtc="2026-10-25T23:27:00Z">
        <w:r>
          <w:rPr>
            <w:sz w:val="24"/>
          </w:rPr>
          <w:delText>σ</w:delText>
        </w:r>
        <w:r>
          <w:rPr>
            <w:sz w:val="24"/>
            <w:vertAlign w:val="superscript"/>
          </w:rPr>
          <w:delText>2</w:delText>
        </w:r>
        <w:r>
          <w:rPr>
            <w:rFonts w:ascii="Arial" w:hAnsi="Arial"/>
            <w:i/>
            <w:sz w:val="24"/>
            <w:vertAlign w:val="subscript"/>
          </w:rPr>
          <w:delText>→</w:delText>
        </w:r>
        <w:r>
          <w:rPr>
            <w:rFonts w:ascii="Arial" w:hAnsi="Arial"/>
            <w:i/>
            <w:spacing w:val="-15"/>
            <w:sz w:val="24"/>
          </w:rPr>
          <w:delText xml:space="preserve"> </w:delText>
        </w:r>
        <w:r>
          <w:rPr>
            <w:rFonts w:ascii="Arial" w:hAnsi="Arial"/>
            <w:sz w:val="24"/>
          </w:rPr>
          <w:delText>+</w:delText>
        </w:r>
        <w:r>
          <w:rPr>
            <w:rFonts w:ascii="Arial" w:hAnsi="Arial"/>
            <w:spacing w:val="-21"/>
            <w:sz w:val="24"/>
          </w:rPr>
          <w:delText xml:space="preserve"> </w:delText>
        </w:r>
        <w:r>
          <w:rPr>
            <w:spacing w:val="-5"/>
            <w:sz w:val="24"/>
          </w:rPr>
          <w:delText>σ</w:delText>
        </w:r>
        <w:r>
          <w:rPr>
            <w:spacing w:val="-5"/>
            <w:sz w:val="24"/>
            <w:vertAlign w:val="superscript"/>
          </w:rPr>
          <w:delText>2</w:delText>
        </w:r>
      </w:del>
    </w:p>
    <w:p w14:paraId="67B0E710" w14:textId="77777777" w:rsidR="00450D64" w:rsidRDefault="00450D64">
      <w:pPr>
        <w:spacing w:line="125" w:lineRule="exact"/>
        <w:jc w:val="center"/>
        <w:rPr>
          <w:del w:id="1053" w:author="Hussain Hadah" w:date="2026-10-25T19:27:00Z" w16du:dateUtc="2026-10-25T23:27:00Z"/>
          <w:sz w:val="24"/>
        </w:rPr>
        <w:sectPr w:rsidR="00450D64">
          <w:type w:val="continuous"/>
          <w:pgSz w:w="12240" w:h="15840"/>
          <w:pgMar w:top="1740" w:right="1800" w:bottom="2460" w:left="1800" w:header="0" w:footer="2279" w:gutter="0"/>
          <w:cols w:num="2" w:space="720" w:equalWidth="0">
            <w:col w:w="3998" w:space="40"/>
            <w:col w:w="4602"/>
          </w:cols>
        </w:sectPr>
      </w:pPr>
    </w:p>
    <w:p w14:paraId="089D49FA" w14:textId="77777777" w:rsidR="00450D64" w:rsidRDefault="00A86461">
      <w:pPr>
        <w:tabs>
          <w:tab w:val="left" w:pos="3907"/>
          <w:tab w:val="left" w:pos="5926"/>
          <w:tab w:val="right" w:pos="6630"/>
        </w:tabs>
        <w:spacing w:line="211" w:lineRule="exact"/>
        <w:ind w:left="3293"/>
        <w:rPr>
          <w:del w:id="1054" w:author="Hussain Hadah" w:date="2026-10-25T19:27:00Z" w16du:dateUtc="2026-10-25T23:27:00Z"/>
          <w:sz w:val="18"/>
        </w:rPr>
      </w:pPr>
      <w:del w:id="1055" w:author="Hussain Hadah" w:date="2026-10-25T19:27:00Z" w16du:dateUtc="2026-10-25T23:27:00Z">
        <w:r>
          <w:rPr>
            <w:spacing w:val="-10"/>
            <w:position w:val="1"/>
            <w:sz w:val="18"/>
          </w:rPr>
          <w:delText>x</w:delText>
        </w:r>
        <w:r>
          <w:rPr>
            <w:position w:val="1"/>
            <w:sz w:val="18"/>
          </w:rPr>
          <w:tab/>
        </w:r>
        <w:r>
          <w:rPr>
            <w:spacing w:val="-10"/>
            <w:sz w:val="18"/>
          </w:rPr>
          <w:delText>1</w:delText>
        </w:r>
        <w:r>
          <w:rPr>
            <w:sz w:val="18"/>
          </w:rPr>
          <w:tab/>
        </w:r>
        <w:r>
          <w:rPr>
            <w:spacing w:val="-10"/>
            <w:position w:val="1"/>
            <w:sz w:val="18"/>
          </w:rPr>
          <w:delText>x</w:delText>
        </w:r>
        <w:r>
          <w:rPr>
            <w:position w:val="1"/>
            <w:sz w:val="18"/>
          </w:rPr>
          <w:tab/>
        </w:r>
        <w:r>
          <w:rPr>
            <w:spacing w:val="-10"/>
            <w:sz w:val="18"/>
          </w:rPr>
          <w:delText>2</w:delText>
        </w:r>
      </w:del>
    </w:p>
    <w:p w14:paraId="152BA449" w14:textId="77777777" w:rsidR="00450D64" w:rsidRDefault="00450D64">
      <w:pPr>
        <w:spacing w:line="211" w:lineRule="exact"/>
        <w:rPr>
          <w:del w:id="1056" w:author="Hussain Hadah" w:date="2026-10-25T19:27:00Z" w16du:dateUtc="2026-10-25T23:27:00Z"/>
          <w:sz w:val="18"/>
        </w:rPr>
        <w:sectPr w:rsidR="00450D64">
          <w:type w:val="continuous"/>
          <w:pgSz w:w="12240" w:h="15840"/>
          <w:pgMar w:top="1740" w:right="1800" w:bottom="2460" w:left="1800" w:header="0" w:footer="2279" w:gutter="0"/>
          <w:cols w:space="720"/>
        </w:sectPr>
      </w:pPr>
    </w:p>
    <w:p w14:paraId="464A3B4B" w14:textId="77777777" w:rsidR="00450D64" w:rsidRDefault="00A86461">
      <w:pPr>
        <w:spacing w:before="96" w:line="415" w:lineRule="auto"/>
        <w:ind w:left="36" w:firstLine="351"/>
        <w:rPr>
          <w:sz w:val="24"/>
        </w:rPr>
      </w:pPr>
      <w:r>
        <w:rPr>
          <w:w w:val="110"/>
          <w:sz w:val="24"/>
        </w:rPr>
        <w:lastRenderedPageBreak/>
        <w:t>Both estimates are biased;</w:t>
      </w:r>
      <w:r>
        <w:rPr>
          <w:spacing w:val="20"/>
          <w:w w:val="110"/>
          <w:sz w:val="24"/>
        </w:rPr>
        <w:t xml:space="preserve"> </w:t>
      </w:r>
      <w:r>
        <w:rPr>
          <w:w w:val="110"/>
          <w:sz w:val="24"/>
        </w:rPr>
        <w:t xml:space="preserve">the one with the smaller variance of the </w:t>
      </w:r>
      <w:ins w:id="1057" w:author="Hussain Hadah" w:date="2026-10-25T19:27:00Z" w16du:dateUtc="2026-10-25T23:27:00Z">
        <w:r w:rsidR="006D0C1A">
          <w:rPr>
            <w:sz w:val="24"/>
          </w:rPr>
          <w:t>measurement</w:t>
        </w:r>
      </w:ins>
      <w:del w:id="1058" w:author="Hussain Hadah" w:date="2026-10-25T19:27:00Z" w16du:dateUtc="2026-10-25T23:27:00Z">
        <w:r>
          <w:rPr>
            <w:w w:val="110"/>
            <w:sz w:val="24"/>
          </w:rPr>
          <w:delText>measure-ment</w:delText>
        </w:r>
      </w:del>
      <w:r>
        <w:rPr>
          <w:w w:val="110"/>
          <w:sz w:val="24"/>
        </w:rPr>
        <w:t xml:space="preserve"> error being less biased.</w:t>
      </w:r>
    </w:p>
    <w:p w14:paraId="28D17D9F" w14:textId="77777777" w:rsidR="00450D64" w:rsidRDefault="00A86461">
      <w:pPr>
        <w:spacing w:before="1"/>
        <w:ind w:left="387"/>
        <w:rPr>
          <w:sz w:val="24"/>
        </w:rPr>
      </w:pPr>
      <w:r>
        <w:rPr>
          <w:w w:val="110"/>
          <w:sz w:val="24"/>
        </w:rPr>
        <w:t>LW</w:t>
      </w:r>
      <w:r>
        <w:rPr>
          <w:spacing w:val="-4"/>
          <w:w w:val="110"/>
          <w:sz w:val="24"/>
        </w:rPr>
        <w:t xml:space="preserve"> </w:t>
      </w:r>
      <w:r>
        <w:rPr>
          <w:w w:val="110"/>
          <w:sz w:val="24"/>
        </w:rPr>
        <w:t>then</w:t>
      </w:r>
      <w:r>
        <w:rPr>
          <w:spacing w:val="-5"/>
          <w:w w:val="110"/>
          <w:sz w:val="24"/>
        </w:rPr>
        <w:t xml:space="preserve"> </w:t>
      </w:r>
      <w:r>
        <w:rPr>
          <w:w w:val="110"/>
          <w:sz w:val="24"/>
        </w:rPr>
        <w:t>propose</w:t>
      </w:r>
      <w:r>
        <w:rPr>
          <w:spacing w:val="-5"/>
          <w:w w:val="110"/>
          <w:sz w:val="24"/>
        </w:rPr>
        <w:t xml:space="preserve"> </w:t>
      </w:r>
      <w:r>
        <w:rPr>
          <w:w w:val="110"/>
          <w:sz w:val="24"/>
        </w:rPr>
        <w:t>defining</w:t>
      </w:r>
      <w:r>
        <w:rPr>
          <w:spacing w:val="-5"/>
          <w:w w:val="110"/>
          <w:sz w:val="24"/>
        </w:rPr>
        <w:t xml:space="preserve"> </w:t>
      </w:r>
      <w:r>
        <w:rPr>
          <w:w w:val="110"/>
          <w:sz w:val="24"/>
        </w:rPr>
        <w:t>a</w:t>
      </w:r>
      <w:r>
        <w:rPr>
          <w:spacing w:val="-5"/>
          <w:w w:val="110"/>
          <w:sz w:val="24"/>
        </w:rPr>
        <w:t xml:space="preserve"> </w:t>
      </w:r>
      <w:r>
        <w:rPr>
          <w:w w:val="110"/>
          <w:sz w:val="24"/>
        </w:rPr>
        <w:t>new</w:t>
      </w:r>
      <w:r>
        <w:rPr>
          <w:spacing w:val="-6"/>
          <w:w w:val="110"/>
          <w:sz w:val="24"/>
        </w:rPr>
        <w:t xml:space="preserve"> </w:t>
      </w:r>
      <w:r>
        <w:rPr>
          <w:w w:val="110"/>
          <w:sz w:val="24"/>
        </w:rPr>
        <w:t>proxy</w:t>
      </w:r>
      <w:r>
        <w:rPr>
          <w:spacing w:val="-5"/>
          <w:w w:val="110"/>
          <w:sz w:val="24"/>
        </w:rPr>
        <w:t xml:space="preserve"> </w:t>
      </w:r>
      <w:r>
        <w:rPr>
          <w:w w:val="110"/>
          <w:sz w:val="24"/>
        </w:rPr>
        <w:t>x</w:t>
      </w:r>
      <w:r>
        <w:rPr>
          <w:w w:val="110"/>
          <w:sz w:val="24"/>
          <w:vertAlign w:val="subscript"/>
        </w:rPr>
        <w:t>3</w:t>
      </w:r>
      <w:r>
        <w:rPr>
          <w:spacing w:val="5"/>
          <w:w w:val="110"/>
          <w:sz w:val="24"/>
        </w:rPr>
        <w:t xml:space="preserve"> </w:t>
      </w:r>
      <w:r>
        <w:rPr>
          <w:w w:val="110"/>
          <w:sz w:val="24"/>
        </w:rPr>
        <w:t>as</w:t>
      </w:r>
      <w:r>
        <w:rPr>
          <w:spacing w:val="-5"/>
          <w:w w:val="110"/>
          <w:sz w:val="24"/>
        </w:rPr>
        <w:t xml:space="preserve"> </w:t>
      </w:r>
      <w:r>
        <w:rPr>
          <w:w w:val="110"/>
          <w:sz w:val="24"/>
        </w:rPr>
        <w:t>a</w:t>
      </w:r>
      <w:r>
        <w:rPr>
          <w:spacing w:val="-5"/>
          <w:w w:val="110"/>
          <w:sz w:val="24"/>
        </w:rPr>
        <w:t xml:space="preserve"> </w:t>
      </w:r>
      <w:r>
        <w:rPr>
          <w:w w:val="110"/>
          <w:sz w:val="24"/>
        </w:rPr>
        <w:t>weighted</w:t>
      </w:r>
      <w:r>
        <w:rPr>
          <w:spacing w:val="-5"/>
          <w:w w:val="110"/>
          <w:sz w:val="24"/>
        </w:rPr>
        <w:t xml:space="preserve"> </w:t>
      </w:r>
      <w:r>
        <w:rPr>
          <w:w w:val="110"/>
          <w:sz w:val="24"/>
        </w:rPr>
        <w:t>average</w:t>
      </w:r>
      <w:r>
        <w:rPr>
          <w:spacing w:val="-5"/>
          <w:w w:val="110"/>
          <w:sz w:val="24"/>
        </w:rPr>
        <w:t xml:space="preserve"> </w:t>
      </w:r>
      <w:r>
        <w:rPr>
          <w:w w:val="110"/>
          <w:sz w:val="24"/>
        </w:rPr>
        <w:t>of</w:t>
      </w:r>
      <w:r>
        <w:rPr>
          <w:spacing w:val="-5"/>
          <w:w w:val="110"/>
          <w:sz w:val="24"/>
        </w:rPr>
        <w:t xml:space="preserve"> </w:t>
      </w:r>
      <w:r>
        <w:rPr>
          <w:w w:val="110"/>
          <w:sz w:val="24"/>
        </w:rPr>
        <w:t>x</w:t>
      </w:r>
      <w:r>
        <w:rPr>
          <w:w w:val="110"/>
          <w:sz w:val="24"/>
          <w:vertAlign w:val="subscript"/>
        </w:rPr>
        <w:t>1</w:t>
      </w:r>
      <w:r>
        <w:rPr>
          <w:spacing w:val="5"/>
          <w:w w:val="110"/>
          <w:sz w:val="24"/>
        </w:rPr>
        <w:t xml:space="preserve"> </w:t>
      </w:r>
      <w:r>
        <w:rPr>
          <w:w w:val="110"/>
          <w:sz w:val="24"/>
        </w:rPr>
        <w:t>and</w:t>
      </w:r>
      <w:r>
        <w:rPr>
          <w:spacing w:val="-6"/>
          <w:w w:val="110"/>
          <w:sz w:val="24"/>
        </w:rPr>
        <w:t xml:space="preserve"> </w:t>
      </w:r>
      <w:r>
        <w:rPr>
          <w:spacing w:val="-5"/>
          <w:w w:val="110"/>
          <w:sz w:val="24"/>
        </w:rPr>
        <w:t>x</w:t>
      </w:r>
      <w:r>
        <w:rPr>
          <w:spacing w:val="-5"/>
          <w:w w:val="110"/>
          <w:sz w:val="24"/>
          <w:vertAlign w:val="subscript"/>
        </w:rPr>
        <w:t>2</w:t>
      </w:r>
      <w:r>
        <w:rPr>
          <w:spacing w:val="-5"/>
          <w:w w:val="110"/>
          <w:sz w:val="24"/>
        </w:rPr>
        <w:t>:</w:t>
      </w:r>
    </w:p>
    <w:p w14:paraId="07CCFA48" w14:textId="77777777" w:rsidR="00450D64" w:rsidRDefault="00450D64">
      <w:pPr>
        <w:pStyle w:val="BodyText"/>
        <w:rPr>
          <w:del w:id="1059" w:author="Hussain Hadah" w:date="2026-10-25T19:27:00Z" w16du:dateUtc="2026-10-25T23:27:00Z"/>
          <w:sz w:val="24"/>
        </w:rPr>
      </w:pPr>
    </w:p>
    <w:p w14:paraId="5DAA5480" w14:textId="77777777" w:rsidR="00450D64" w:rsidRDefault="00450D64">
      <w:pPr>
        <w:pStyle w:val="BodyText"/>
        <w:spacing w:before="127"/>
        <w:rPr>
          <w:del w:id="1060" w:author="Hussain Hadah" w:date="2026-10-25T19:27:00Z" w16du:dateUtc="2026-10-25T23:27:00Z"/>
          <w:sz w:val="24"/>
        </w:rPr>
      </w:pPr>
    </w:p>
    <w:p w14:paraId="6A78A31D" w14:textId="77777777" w:rsidR="00450D64" w:rsidRDefault="00A86461">
      <w:pPr>
        <w:ind w:left="214" w:right="221"/>
        <w:jc w:val="center"/>
        <w:rPr>
          <w:sz w:val="24"/>
        </w:rPr>
      </w:pPr>
      <w:r>
        <w:rPr>
          <w:w w:val="120"/>
          <w:sz w:val="24"/>
        </w:rPr>
        <w:t>x</w:t>
      </w:r>
      <w:r>
        <w:rPr>
          <w:w w:val="120"/>
          <w:sz w:val="24"/>
          <w:vertAlign w:val="subscript"/>
        </w:rPr>
        <w:t>3</w:t>
      </w:r>
      <w:r>
        <w:rPr>
          <w:spacing w:val="-18"/>
          <w:w w:val="120"/>
          <w:sz w:val="24"/>
        </w:rPr>
        <w:t xml:space="preserve"> </w:t>
      </w:r>
      <w:r>
        <w:rPr>
          <w:rFonts w:ascii="Arial" w:hAnsi="Arial"/>
          <w:w w:val="120"/>
          <w:sz w:val="24"/>
        </w:rPr>
        <w:t>=</w:t>
      </w:r>
      <w:r>
        <w:rPr>
          <w:rFonts w:ascii="Arial" w:hAnsi="Arial"/>
          <w:spacing w:val="-20"/>
          <w:w w:val="120"/>
          <w:sz w:val="24"/>
        </w:rPr>
        <w:t xml:space="preserve"> </w:t>
      </w:r>
      <w:r>
        <w:rPr>
          <w:w w:val="120"/>
          <w:sz w:val="24"/>
        </w:rPr>
        <w:t>λx</w:t>
      </w:r>
      <w:r>
        <w:rPr>
          <w:w w:val="120"/>
          <w:sz w:val="24"/>
          <w:vertAlign w:val="subscript"/>
        </w:rPr>
        <w:t>1</w:t>
      </w:r>
      <w:ins w:id="1061" w:author="Hussain Hadah" w:date="2026-10-25T19:27:00Z" w16du:dateUtc="2026-10-25T23:27:00Z">
        <w:r w:rsidR="006D0C1A">
          <w:rPr>
            <w:sz w:val="24"/>
          </w:rPr>
          <w:t>+(</w:t>
        </w:r>
      </w:ins>
      <w:del w:id="1062" w:author="Hussain Hadah" w:date="2026-10-25T19:27:00Z" w16du:dateUtc="2026-10-25T23:27:00Z">
        <w:r>
          <w:rPr>
            <w:spacing w:val="-18"/>
            <w:w w:val="120"/>
            <w:sz w:val="24"/>
          </w:rPr>
          <w:delText xml:space="preserve"> </w:delText>
        </w:r>
        <w:r>
          <w:rPr>
            <w:rFonts w:ascii="Arial" w:hAnsi="Arial"/>
            <w:w w:val="120"/>
            <w:sz w:val="24"/>
          </w:rPr>
          <w:delText>+</w:delText>
        </w:r>
        <w:r>
          <w:rPr>
            <w:rFonts w:ascii="Arial" w:hAnsi="Arial"/>
            <w:spacing w:val="-35"/>
            <w:w w:val="120"/>
            <w:sz w:val="24"/>
          </w:rPr>
          <w:delText xml:space="preserve"> </w:delText>
        </w:r>
        <w:r>
          <w:rPr>
            <w:rFonts w:ascii="Arial" w:hAnsi="Arial"/>
            <w:w w:val="120"/>
            <w:sz w:val="24"/>
          </w:rPr>
          <w:delText>(</w:delText>
        </w:r>
      </w:del>
      <w:r>
        <w:rPr>
          <w:w w:val="120"/>
          <w:sz w:val="24"/>
        </w:rPr>
        <w:t>1</w:t>
      </w:r>
      <w:r>
        <w:rPr>
          <w:spacing w:val="-26"/>
          <w:w w:val="120"/>
          <w:sz w:val="24"/>
        </w:rPr>
        <w:t xml:space="preserve"> </w:t>
      </w:r>
      <w:ins w:id="1063" w:author="Hussain Hadah" w:date="2026-10-25T19:27:00Z" w16du:dateUtc="2026-10-25T23:27:00Z">
        <w:r w:rsidR="006D0C1A">
          <w:rPr>
            <w:sz w:val="24"/>
          </w:rPr>
          <w:t>−</w:t>
        </w:r>
      </w:ins>
      <w:del w:id="1064" w:author="Hussain Hadah" w:date="2026-10-25T19:27:00Z" w16du:dateUtc="2026-10-25T23:27:00Z">
        <w:r>
          <w:rPr>
            <w:rFonts w:ascii="Arial" w:hAnsi="Arial"/>
            <w:w w:val="210"/>
            <w:sz w:val="24"/>
          </w:rPr>
          <w:delText>!</w:delText>
        </w:r>
        <w:r>
          <w:rPr>
            <w:rFonts w:ascii="Arial" w:hAnsi="Arial"/>
            <w:spacing w:val="-94"/>
            <w:w w:val="210"/>
            <w:sz w:val="24"/>
          </w:rPr>
          <w:delText xml:space="preserve"> </w:delText>
        </w:r>
      </w:del>
      <w:r>
        <w:rPr>
          <w:spacing w:val="-4"/>
          <w:w w:val="120"/>
          <w:sz w:val="24"/>
        </w:rPr>
        <w:t>λ</w:t>
      </w:r>
      <w:r>
        <w:rPr>
          <w:rFonts w:ascii="Arial" w:hAnsi="Arial"/>
          <w:spacing w:val="-4"/>
          <w:w w:val="120"/>
          <w:sz w:val="24"/>
        </w:rPr>
        <w:t>)</w:t>
      </w:r>
      <w:r>
        <w:rPr>
          <w:spacing w:val="-4"/>
          <w:w w:val="120"/>
          <w:sz w:val="24"/>
        </w:rPr>
        <w:t>x</w:t>
      </w:r>
      <w:r>
        <w:rPr>
          <w:spacing w:val="-4"/>
          <w:w w:val="120"/>
          <w:sz w:val="24"/>
          <w:vertAlign w:val="subscript"/>
        </w:rPr>
        <w:t>2</w:t>
      </w:r>
    </w:p>
    <w:p w14:paraId="31168FF7" w14:textId="77777777" w:rsidR="00450D64" w:rsidRDefault="00450D64">
      <w:pPr>
        <w:pStyle w:val="BodyText"/>
        <w:spacing w:before="141"/>
        <w:rPr>
          <w:del w:id="1065" w:author="Hussain Hadah" w:date="2026-10-25T19:27:00Z" w16du:dateUtc="2026-10-25T23:27:00Z"/>
          <w:sz w:val="24"/>
        </w:rPr>
      </w:pPr>
    </w:p>
    <w:p w14:paraId="499DB6F2" w14:textId="77777777" w:rsidR="00450D64" w:rsidRDefault="00A86461">
      <w:pPr>
        <w:spacing w:line="415" w:lineRule="auto"/>
        <w:ind w:left="36" w:right="34" w:firstLine="351"/>
        <w:rPr>
          <w:sz w:val="24"/>
        </w:rPr>
      </w:pPr>
      <w:r>
        <w:rPr>
          <w:w w:val="115"/>
          <w:sz w:val="24"/>
        </w:rPr>
        <w:t>To</w:t>
      </w:r>
      <w:r>
        <w:rPr>
          <w:spacing w:val="-18"/>
          <w:w w:val="115"/>
          <w:sz w:val="24"/>
        </w:rPr>
        <w:t xml:space="preserve"> </w:t>
      </w:r>
      <w:r>
        <w:rPr>
          <w:w w:val="115"/>
          <w:sz w:val="24"/>
        </w:rPr>
        <w:t>minimize</w:t>
      </w:r>
      <w:r>
        <w:rPr>
          <w:spacing w:val="-17"/>
          <w:w w:val="115"/>
          <w:sz w:val="24"/>
        </w:rPr>
        <w:t xml:space="preserve"> </w:t>
      </w:r>
      <w:r>
        <w:rPr>
          <w:w w:val="115"/>
          <w:sz w:val="24"/>
        </w:rPr>
        <w:t>the</w:t>
      </w:r>
      <w:r>
        <w:rPr>
          <w:spacing w:val="-17"/>
          <w:w w:val="115"/>
          <w:sz w:val="24"/>
        </w:rPr>
        <w:t xml:space="preserve"> </w:t>
      </w:r>
      <w:r>
        <w:rPr>
          <w:w w:val="115"/>
          <w:sz w:val="24"/>
        </w:rPr>
        <w:t>attenuation</w:t>
      </w:r>
      <w:r>
        <w:rPr>
          <w:spacing w:val="-17"/>
          <w:w w:val="115"/>
          <w:sz w:val="24"/>
        </w:rPr>
        <w:t xml:space="preserve"> </w:t>
      </w:r>
      <w:r>
        <w:rPr>
          <w:w w:val="115"/>
          <w:sz w:val="24"/>
        </w:rPr>
        <w:t>bias</w:t>
      </w:r>
      <w:r>
        <w:rPr>
          <w:spacing w:val="-18"/>
          <w:w w:val="115"/>
          <w:sz w:val="24"/>
        </w:rPr>
        <w:t xml:space="preserve"> </w:t>
      </w:r>
      <w:r>
        <w:rPr>
          <w:w w:val="115"/>
          <w:sz w:val="24"/>
        </w:rPr>
        <w:t>in</w:t>
      </w:r>
      <w:r>
        <w:rPr>
          <w:spacing w:val="-17"/>
          <w:w w:val="115"/>
          <w:sz w:val="24"/>
        </w:rPr>
        <w:t xml:space="preserve"> </w:t>
      </w:r>
      <w:r>
        <w:rPr>
          <w:w w:val="115"/>
          <w:sz w:val="24"/>
        </w:rPr>
        <w:t>the</w:t>
      </w:r>
      <w:r>
        <w:rPr>
          <w:spacing w:val="-17"/>
          <w:w w:val="115"/>
          <w:sz w:val="24"/>
        </w:rPr>
        <w:t xml:space="preserve"> </w:t>
      </w:r>
      <w:r>
        <w:rPr>
          <w:w w:val="115"/>
          <w:sz w:val="24"/>
        </w:rPr>
        <w:t>OLS</w:t>
      </w:r>
      <w:r>
        <w:rPr>
          <w:spacing w:val="-17"/>
          <w:w w:val="115"/>
          <w:sz w:val="24"/>
        </w:rPr>
        <w:t xml:space="preserve"> </w:t>
      </w:r>
      <w:r>
        <w:rPr>
          <w:w w:val="115"/>
          <w:sz w:val="24"/>
        </w:rPr>
        <w:t>estimate</w:t>
      </w:r>
      <w:r>
        <w:rPr>
          <w:spacing w:val="-18"/>
          <w:w w:val="115"/>
          <w:sz w:val="24"/>
        </w:rPr>
        <w:t xml:space="preserve"> </w:t>
      </w:r>
      <w:r>
        <w:rPr>
          <w:w w:val="115"/>
          <w:sz w:val="24"/>
        </w:rPr>
        <w:t>of</w:t>
      </w:r>
      <w:r>
        <w:rPr>
          <w:spacing w:val="-17"/>
          <w:w w:val="115"/>
          <w:sz w:val="24"/>
        </w:rPr>
        <w:t xml:space="preserve"> </w:t>
      </w:r>
      <w:ins w:id="1066" w:author="Hussain Hadah" w:date="2026-10-25T19:27:00Z" w16du:dateUtc="2026-10-25T23:27:00Z">
        <w:r w:rsidR="006D0C1A">
          <w:rPr>
            <w:sz w:val="24"/>
          </w:rPr>
          <w:t>β</w:t>
        </w:r>
      </w:ins>
      <w:del w:id="1067" w:author="Hussain Hadah" w:date="2026-10-25T19:27:00Z" w16du:dateUtc="2026-10-25T23:27:00Z">
        <w:r>
          <w:rPr>
            <w:w w:val="115"/>
            <w:sz w:val="24"/>
          </w:rPr>
          <w:delText>ε</w:delText>
        </w:r>
      </w:del>
      <w:r>
        <w:rPr>
          <w:w w:val="115"/>
          <w:sz w:val="24"/>
        </w:rPr>
        <w:t>,</w:t>
      </w:r>
      <w:r>
        <w:rPr>
          <w:spacing w:val="-17"/>
          <w:w w:val="115"/>
          <w:sz w:val="24"/>
        </w:rPr>
        <w:t xml:space="preserve"> </w:t>
      </w:r>
      <w:r>
        <w:rPr>
          <w:w w:val="115"/>
          <w:sz w:val="24"/>
        </w:rPr>
        <w:t>they</w:t>
      </w:r>
      <w:r>
        <w:rPr>
          <w:spacing w:val="-17"/>
          <w:w w:val="115"/>
          <w:sz w:val="24"/>
        </w:rPr>
        <w:t xml:space="preserve"> </w:t>
      </w:r>
      <w:r>
        <w:rPr>
          <w:w w:val="115"/>
          <w:sz w:val="24"/>
        </w:rPr>
        <w:t>solve</w:t>
      </w:r>
      <w:r>
        <w:rPr>
          <w:spacing w:val="-18"/>
          <w:w w:val="115"/>
          <w:sz w:val="24"/>
        </w:rPr>
        <w:t xml:space="preserve"> </w:t>
      </w:r>
      <w:r>
        <w:rPr>
          <w:w w:val="115"/>
          <w:sz w:val="24"/>
        </w:rPr>
        <w:t>for</w:t>
      </w:r>
      <w:r>
        <w:rPr>
          <w:spacing w:val="-17"/>
          <w:w w:val="115"/>
          <w:sz w:val="24"/>
        </w:rPr>
        <w:t xml:space="preserve"> </w:t>
      </w:r>
      <w:r>
        <w:rPr>
          <w:w w:val="115"/>
          <w:sz w:val="24"/>
        </w:rPr>
        <w:t>the optimal value of λ:</w:t>
      </w:r>
    </w:p>
    <w:p w14:paraId="3F14D994" w14:textId="77777777" w:rsidR="00C76957" w:rsidRDefault="006D0C1A">
      <w:pPr>
        <w:spacing w:after="212" w:line="259" w:lineRule="auto"/>
        <w:ind w:left="3244"/>
        <w:rPr>
          <w:ins w:id="1068" w:author="Hussain Hadah" w:date="2026-10-25T19:27:00Z" w16du:dateUtc="2026-10-25T23:27:00Z"/>
        </w:rPr>
      </w:pPr>
      <w:ins w:id="1069" w:author="Hussain Hadah" w:date="2026-10-25T19:27:00Z" w16du:dateUtc="2026-10-25T23:27:00Z">
        <w:r>
          <w:rPr>
            <w:noProof/>
          </w:rPr>
          <w:drawing>
            <wp:inline distT="0" distB="0" distL="0" distR="0" wp14:anchorId="3BD1F740" wp14:editId="01071CA8">
              <wp:extent cx="1307592" cy="411480"/>
              <wp:effectExtent l="0" t="0" r="0" b="0"/>
              <wp:docPr id="23398" name="Picture 23398"/>
              <wp:cNvGraphicFramePr/>
              <a:graphic xmlns:a="http://schemas.openxmlformats.org/drawingml/2006/main">
                <a:graphicData uri="http://schemas.openxmlformats.org/drawingml/2006/picture">
                  <pic:pic xmlns:pic="http://schemas.openxmlformats.org/drawingml/2006/picture">
                    <pic:nvPicPr>
                      <pic:cNvPr id="23398" name="Picture 23398"/>
                      <pic:cNvPicPr/>
                    </pic:nvPicPr>
                    <pic:blipFill>
                      <a:blip r:embed="rId90"/>
                      <a:stretch>
                        <a:fillRect/>
                      </a:stretch>
                    </pic:blipFill>
                    <pic:spPr>
                      <a:xfrm>
                        <a:off x="0" y="0"/>
                        <a:ext cx="1307592" cy="411480"/>
                      </a:xfrm>
                      <a:prstGeom prst="rect">
                        <a:avLst/>
                      </a:prstGeom>
                    </pic:spPr>
                  </pic:pic>
                </a:graphicData>
              </a:graphic>
            </wp:inline>
          </w:drawing>
        </w:r>
      </w:ins>
    </w:p>
    <w:p w14:paraId="42802EF1" w14:textId="77777777" w:rsidR="00450D64" w:rsidRDefault="00450D64">
      <w:pPr>
        <w:pStyle w:val="BodyText"/>
        <w:spacing w:before="100"/>
        <w:rPr>
          <w:del w:id="1070" w:author="Hussain Hadah" w:date="2026-10-25T19:27:00Z" w16du:dateUtc="2026-10-25T23:27:00Z"/>
          <w:sz w:val="18"/>
        </w:rPr>
      </w:pPr>
    </w:p>
    <w:p w14:paraId="4A95A2E6" w14:textId="77777777" w:rsidR="00450D64" w:rsidRDefault="00A86461">
      <w:pPr>
        <w:tabs>
          <w:tab w:val="left" w:pos="755"/>
        </w:tabs>
        <w:spacing w:line="131" w:lineRule="exact"/>
        <w:ind w:right="221"/>
        <w:jc w:val="center"/>
        <w:rPr>
          <w:del w:id="1071" w:author="Hussain Hadah" w:date="2026-10-25T19:27:00Z" w16du:dateUtc="2026-10-25T23:27:00Z"/>
          <w:sz w:val="24"/>
        </w:rPr>
      </w:pPr>
      <w:del w:id="1072" w:author="Hussain Hadah" w:date="2026-10-25T19:27:00Z" w16du:dateUtc="2026-10-25T23:27:00Z">
        <w:r>
          <w:rPr>
            <w:rFonts w:ascii="Arial" w:hAnsi="Arial"/>
            <w:i/>
            <w:spacing w:val="-10"/>
            <w:w w:val="120"/>
            <w:sz w:val="24"/>
            <w:vertAlign w:val="subscript"/>
          </w:rPr>
          <w:delText>↑</w:delText>
        </w:r>
        <w:r>
          <w:rPr>
            <w:rFonts w:ascii="Arial" w:hAnsi="Arial"/>
            <w:i/>
            <w:sz w:val="24"/>
          </w:rPr>
          <w:tab/>
        </w:r>
        <w:r>
          <w:rPr>
            <w:w w:val="120"/>
            <w:sz w:val="24"/>
          </w:rPr>
          <w:delText>σ</w:delText>
        </w:r>
        <w:r>
          <w:rPr>
            <w:w w:val="120"/>
            <w:sz w:val="24"/>
            <w:vertAlign w:val="superscript"/>
          </w:rPr>
          <w:delText>2</w:delText>
        </w:r>
        <w:r>
          <w:rPr>
            <w:spacing w:val="-18"/>
            <w:w w:val="120"/>
            <w:sz w:val="24"/>
          </w:rPr>
          <w:delText xml:space="preserve"> </w:delText>
        </w:r>
        <w:r>
          <w:rPr>
            <w:rFonts w:ascii="Arial" w:hAnsi="Arial"/>
            <w:w w:val="245"/>
            <w:sz w:val="24"/>
          </w:rPr>
          <w:delText>!</w:delText>
        </w:r>
        <w:r>
          <w:rPr>
            <w:rFonts w:ascii="Arial" w:hAnsi="Arial"/>
            <w:spacing w:val="-118"/>
            <w:w w:val="245"/>
            <w:sz w:val="24"/>
          </w:rPr>
          <w:delText xml:space="preserve"> </w:delText>
        </w:r>
        <w:r>
          <w:rPr>
            <w:spacing w:val="-5"/>
            <w:w w:val="120"/>
            <w:sz w:val="24"/>
          </w:rPr>
          <w:delText>σ</w:delText>
        </w:r>
        <w:r>
          <w:rPr>
            <w:spacing w:val="-5"/>
            <w:w w:val="120"/>
            <w:sz w:val="24"/>
            <w:vertAlign w:val="subscript"/>
          </w:rPr>
          <w:delText>12</w:delText>
        </w:r>
      </w:del>
    </w:p>
    <w:p w14:paraId="6997391A" w14:textId="77777777" w:rsidR="00450D64" w:rsidRDefault="00A86461">
      <w:pPr>
        <w:tabs>
          <w:tab w:val="left" w:pos="711"/>
          <w:tab w:val="left" w:pos="1030"/>
        </w:tabs>
        <w:spacing w:line="218" w:lineRule="exact"/>
        <w:ind w:right="759"/>
        <w:jc w:val="center"/>
        <w:rPr>
          <w:del w:id="1073" w:author="Hussain Hadah" w:date="2026-10-25T19:27:00Z" w16du:dateUtc="2026-10-25T23:27:00Z"/>
          <w:position w:val="-8"/>
          <w:sz w:val="18"/>
        </w:rPr>
      </w:pPr>
      <w:del w:id="1074" w:author="Hussain Hadah" w:date="2026-10-25T19:27:00Z" w16du:dateUtc="2026-10-25T23:27:00Z">
        <w:r>
          <w:rPr>
            <w:w w:val="110"/>
            <w:sz w:val="24"/>
          </w:rPr>
          <w:delText>λ</w:delText>
        </w:r>
        <w:r>
          <w:rPr>
            <w:spacing w:val="77"/>
            <w:w w:val="150"/>
            <w:sz w:val="24"/>
          </w:rPr>
          <w:delText xml:space="preserve"> </w:delText>
        </w:r>
        <w:r>
          <w:rPr>
            <w:rFonts w:ascii="Arial" w:hAnsi="Arial"/>
            <w:spacing w:val="-10"/>
            <w:w w:val="110"/>
            <w:sz w:val="24"/>
          </w:rPr>
          <w:delText>=</w:delText>
        </w:r>
        <w:r>
          <w:rPr>
            <w:rFonts w:ascii="Arial" w:hAnsi="Arial"/>
            <w:sz w:val="24"/>
          </w:rPr>
          <w:tab/>
        </w:r>
        <w:r>
          <w:rPr>
            <w:spacing w:val="-10"/>
            <w:w w:val="110"/>
            <w:position w:val="-8"/>
            <w:sz w:val="18"/>
          </w:rPr>
          <w:delText>2</w:delText>
        </w:r>
        <w:r>
          <w:rPr>
            <w:position w:val="-8"/>
            <w:sz w:val="18"/>
          </w:rPr>
          <w:tab/>
        </w:r>
        <w:r>
          <w:rPr>
            <w:w w:val="110"/>
            <w:position w:val="10"/>
            <w:sz w:val="18"/>
          </w:rPr>
          <w:delText>2</w:delText>
        </w:r>
        <w:r>
          <w:rPr>
            <w:spacing w:val="49"/>
            <w:w w:val="110"/>
            <w:position w:val="10"/>
            <w:sz w:val="18"/>
          </w:rPr>
          <w:delText xml:space="preserve"> </w:delText>
        </w:r>
        <w:r>
          <w:rPr>
            <w:spacing w:val="-10"/>
            <w:w w:val="110"/>
            <w:position w:val="-8"/>
            <w:sz w:val="18"/>
          </w:rPr>
          <w:delText>2</w:delText>
        </w:r>
      </w:del>
    </w:p>
    <w:p w14:paraId="69769BB2" w14:textId="77777777" w:rsidR="00450D64" w:rsidRDefault="00A86461">
      <w:pPr>
        <w:spacing w:line="20" w:lineRule="exact"/>
        <w:ind w:left="3846"/>
        <w:rPr>
          <w:del w:id="1075" w:author="Hussain Hadah" w:date="2026-10-25T19:27:00Z" w16du:dateUtc="2026-10-25T23:27:00Z"/>
          <w:sz w:val="2"/>
        </w:rPr>
      </w:pPr>
      <w:del w:id="1076" w:author="Hussain Hadah" w:date="2026-10-25T19:27:00Z" w16du:dateUtc="2026-10-25T23:27:00Z">
        <w:r>
          <w:rPr>
            <w:noProof/>
            <w:sz w:val="2"/>
          </w:rPr>
          <mc:AlternateContent>
            <mc:Choice Requires="wps">
              <w:drawing>
                <wp:inline distT="0" distB="0" distL="0" distR="0" wp14:anchorId="09D055EE" wp14:editId="187D496E">
                  <wp:extent cx="946150" cy="6350"/>
                  <wp:effectExtent l="9525" t="0" r="0"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6150" cy="6350"/>
                            <a:chOff x="0" y="0"/>
                            <a:chExt cx="946150" cy="6350"/>
                          </a:xfrm>
                        </wpg:grpSpPr>
                        <wps:wsp>
                          <wps:cNvPr id="32" name="Graphic 32"/>
                          <wps:cNvSpPr/>
                          <wps:spPr>
                            <a:xfrm>
                              <a:off x="0" y="3035"/>
                              <a:ext cx="946150" cy="1270"/>
                            </a:xfrm>
                            <a:custGeom>
                              <a:avLst/>
                              <a:gdLst/>
                              <a:ahLst/>
                              <a:cxnLst/>
                              <a:rect l="l" t="t" r="r" b="b"/>
                              <a:pathLst>
                                <a:path w="946150">
                                  <a:moveTo>
                                    <a:pt x="0" y="0"/>
                                  </a:moveTo>
                                  <a:lnTo>
                                    <a:pt x="945870"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74.5pt;height:.5pt;mso-position-horizontal-relative:char;mso-position-vertical-relative:line" id="docshapegroup20" coordorigin="0,0" coordsize="1490,10">
                  <v:line style="position:absolute" from="0,5" to="1490,5" stroked="true" strokeweight=".478pt" strokecolor="#000000">
                    <v:stroke dashstyle="solid"/>
                  </v:line>
                </v:group>
              </w:pict>
            </mc:Fallback>
          </mc:AlternateContent>
        </w:r>
      </w:del>
    </w:p>
    <w:p w14:paraId="063FE22B" w14:textId="77777777" w:rsidR="00450D64" w:rsidRDefault="00A86461">
      <w:pPr>
        <w:ind w:left="753" w:right="221"/>
        <w:jc w:val="center"/>
        <w:rPr>
          <w:del w:id="1077" w:author="Hussain Hadah" w:date="2026-10-25T19:27:00Z" w16du:dateUtc="2026-10-25T23:27:00Z"/>
          <w:sz w:val="24"/>
        </w:rPr>
      </w:pPr>
      <w:del w:id="1078" w:author="Hussain Hadah" w:date="2026-10-25T19:27:00Z" w16du:dateUtc="2026-10-25T23:27:00Z">
        <w:r>
          <w:rPr>
            <w:w w:val="120"/>
            <w:sz w:val="24"/>
          </w:rPr>
          <w:delText>σ</w:delText>
        </w:r>
        <w:r>
          <w:rPr>
            <w:w w:val="120"/>
            <w:position w:val="-7"/>
            <w:sz w:val="18"/>
          </w:rPr>
          <w:delText>1</w:delText>
        </w:r>
        <w:r>
          <w:rPr>
            <w:spacing w:val="-14"/>
            <w:w w:val="120"/>
            <w:position w:val="-7"/>
            <w:sz w:val="18"/>
          </w:rPr>
          <w:delText xml:space="preserve"> </w:delText>
        </w:r>
        <w:r>
          <w:rPr>
            <w:rFonts w:ascii="Arial" w:hAnsi="Arial"/>
            <w:w w:val="120"/>
            <w:sz w:val="24"/>
          </w:rPr>
          <w:delText>+</w:delText>
        </w:r>
        <w:r>
          <w:rPr>
            <w:rFonts w:ascii="Arial" w:hAnsi="Arial"/>
            <w:spacing w:val="-34"/>
            <w:w w:val="120"/>
            <w:sz w:val="24"/>
          </w:rPr>
          <w:delText xml:space="preserve"> </w:delText>
        </w:r>
        <w:r>
          <w:rPr>
            <w:w w:val="120"/>
            <w:sz w:val="24"/>
          </w:rPr>
          <w:delText>σ</w:delText>
        </w:r>
        <w:r>
          <w:rPr>
            <w:w w:val="120"/>
            <w:position w:val="-7"/>
            <w:sz w:val="18"/>
          </w:rPr>
          <w:delText>2</w:delText>
        </w:r>
        <w:r>
          <w:rPr>
            <w:spacing w:val="-12"/>
            <w:w w:val="120"/>
            <w:position w:val="-7"/>
            <w:sz w:val="18"/>
          </w:rPr>
          <w:delText xml:space="preserve"> </w:delText>
        </w:r>
        <w:r>
          <w:rPr>
            <w:rFonts w:ascii="Arial" w:hAnsi="Arial"/>
            <w:w w:val="240"/>
            <w:sz w:val="24"/>
          </w:rPr>
          <w:delText>!</w:delText>
        </w:r>
        <w:r>
          <w:rPr>
            <w:rFonts w:ascii="Arial" w:hAnsi="Arial"/>
            <w:spacing w:val="-114"/>
            <w:w w:val="240"/>
            <w:sz w:val="24"/>
          </w:rPr>
          <w:delText xml:space="preserve"> </w:delText>
        </w:r>
        <w:r>
          <w:rPr>
            <w:spacing w:val="-4"/>
            <w:w w:val="120"/>
            <w:sz w:val="24"/>
          </w:rPr>
          <w:delText>2σ</w:delText>
        </w:r>
        <w:r>
          <w:rPr>
            <w:spacing w:val="-4"/>
            <w:w w:val="120"/>
            <w:sz w:val="24"/>
            <w:vertAlign w:val="subscript"/>
          </w:rPr>
          <w:delText>12</w:delText>
        </w:r>
      </w:del>
    </w:p>
    <w:p w14:paraId="5BD451AD" w14:textId="77777777" w:rsidR="00450D64" w:rsidRDefault="00A86461">
      <w:pPr>
        <w:spacing w:before="152" w:line="415" w:lineRule="auto"/>
        <w:ind w:left="36" w:right="33" w:firstLine="351"/>
        <w:jc w:val="both"/>
        <w:rPr>
          <w:sz w:val="24"/>
        </w:rPr>
      </w:pPr>
      <w:r>
        <w:rPr>
          <w:w w:val="110"/>
          <w:sz w:val="24"/>
        </w:rPr>
        <w:t>This</w:t>
      </w:r>
      <w:r>
        <w:rPr>
          <w:spacing w:val="-10"/>
          <w:w w:val="110"/>
          <w:sz w:val="24"/>
        </w:rPr>
        <w:t xml:space="preserve"> </w:t>
      </w:r>
      <w:r>
        <w:rPr>
          <w:w w:val="110"/>
          <w:sz w:val="24"/>
        </w:rPr>
        <w:t>optimal</w:t>
      </w:r>
      <w:r>
        <w:rPr>
          <w:spacing w:val="-10"/>
          <w:w w:val="110"/>
          <w:sz w:val="24"/>
        </w:rPr>
        <w:t xml:space="preserve"> </w:t>
      </w:r>
      <w:r>
        <w:rPr>
          <w:w w:val="110"/>
          <w:sz w:val="24"/>
        </w:rPr>
        <w:t>value</w:t>
      </w:r>
      <w:r>
        <w:rPr>
          <w:spacing w:val="-10"/>
          <w:w w:val="110"/>
          <w:sz w:val="24"/>
        </w:rPr>
        <w:t xml:space="preserve"> </w:t>
      </w:r>
      <w:r>
        <w:rPr>
          <w:w w:val="110"/>
          <w:sz w:val="24"/>
        </w:rPr>
        <w:t>of</w:t>
      </w:r>
      <w:r>
        <w:rPr>
          <w:spacing w:val="-10"/>
          <w:w w:val="110"/>
          <w:sz w:val="24"/>
        </w:rPr>
        <w:t xml:space="preserve"> </w:t>
      </w:r>
      <w:r>
        <w:rPr>
          <w:w w:val="110"/>
          <w:sz w:val="24"/>
        </w:rPr>
        <w:t>λ</w:t>
      </w:r>
      <w:r>
        <w:rPr>
          <w:spacing w:val="-10"/>
          <w:w w:val="110"/>
          <w:sz w:val="24"/>
        </w:rPr>
        <w:t xml:space="preserve"> </w:t>
      </w:r>
      <w:r>
        <w:rPr>
          <w:w w:val="110"/>
          <w:sz w:val="24"/>
        </w:rPr>
        <w:t>is</w:t>
      </w:r>
      <w:r>
        <w:rPr>
          <w:spacing w:val="-10"/>
          <w:w w:val="110"/>
          <w:sz w:val="24"/>
        </w:rPr>
        <w:t xml:space="preserve"> </w:t>
      </w:r>
      <w:r>
        <w:rPr>
          <w:w w:val="110"/>
          <w:sz w:val="24"/>
        </w:rPr>
        <w:t>not</w:t>
      </w:r>
      <w:r>
        <w:rPr>
          <w:spacing w:val="-10"/>
          <w:w w:val="110"/>
          <w:sz w:val="24"/>
        </w:rPr>
        <w:t xml:space="preserve"> </w:t>
      </w:r>
      <w:r>
        <w:rPr>
          <w:w w:val="110"/>
          <w:sz w:val="24"/>
        </w:rPr>
        <w:t>directly</w:t>
      </w:r>
      <w:r>
        <w:rPr>
          <w:spacing w:val="-10"/>
          <w:w w:val="110"/>
          <w:sz w:val="24"/>
        </w:rPr>
        <w:t xml:space="preserve"> </w:t>
      </w:r>
      <w:r>
        <w:rPr>
          <w:w w:val="110"/>
          <w:sz w:val="24"/>
        </w:rPr>
        <w:t>useful</w:t>
      </w:r>
      <w:r>
        <w:rPr>
          <w:spacing w:val="-10"/>
          <w:w w:val="110"/>
          <w:sz w:val="24"/>
        </w:rPr>
        <w:t xml:space="preserve"> </w:t>
      </w:r>
      <w:r>
        <w:rPr>
          <w:w w:val="110"/>
          <w:sz w:val="24"/>
        </w:rPr>
        <w:t>because</w:t>
      </w:r>
      <w:r>
        <w:rPr>
          <w:spacing w:val="-10"/>
          <w:w w:val="110"/>
          <w:sz w:val="24"/>
        </w:rPr>
        <w:t xml:space="preserve"> </w:t>
      </w:r>
      <w:r>
        <w:rPr>
          <w:w w:val="110"/>
          <w:sz w:val="24"/>
        </w:rPr>
        <w:t>the</w:t>
      </w:r>
      <w:r>
        <w:rPr>
          <w:spacing w:val="-10"/>
          <w:w w:val="110"/>
          <w:sz w:val="24"/>
        </w:rPr>
        <w:t xml:space="preserve"> </w:t>
      </w:r>
      <w:r>
        <w:rPr>
          <w:w w:val="110"/>
          <w:sz w:val="24"/>
        </w:rPr>
        <w:t>variances</w:t>
      </w:r>
      <w:r>
        <w:rPr>
          <w:spacing w:val="-10"/>
          <w:w w:val="110"/>
          <w:sz w:val="24"/>
        </w:rPr>
        <w:t xml:space="preserve"> </w:t>
      </w:r>
      <w:r>
        <w:rPr>
          <w:w w:val="110"/>
          <w:sz w:val="24"/>
        </w:rPr>
        <w:t>of</w:t>
      </w:r>
      <w:r>
        <w:rPr>
          <w:spacing w:val="-10"/>
          <w:w w:val="110"/>
          <w:sz w:val="24"/>
        </w:rPr>
        <w:t xml:space="preserve"> </w:t>
      </w:r>
      <w:r>
        <w:rPr>
          <w:w w:val="110"/>
          <w:sz w:val="24"/>
        </w:rPr>
        <w:t>the</w:t>
      </w:r>
      <w:r>
        <w:rPr>
          <w:spacing w:val="-10"/>
          <w:w w:val="110"/>
          <w:sz w:val="24"/>
        </w:rPr>
        <w:t xml:space="preserve"> </w:t>
      </w:r>
      <w:ins w:id="1079" w:author="Hussain Hadah" w:date="2026-10-25T19:27:00Z" w16du:dateUtc="2026-10-25T23:27:00Z">
        <w:r w:rsidR="006D0C1A">
          <w:rPr>
            <w:sz w:val="24"/>
          </w:rPr>
          <w:t>measurement</w:t>
        </w:r>
      </w:ins>
      <w:del w:id="1080" w:author="Hussain Hadah" w:date="2026-10-25T19:27:00Z" w16du:dateUtc="2026-10-25T23:27:00Z">
        <w:r>
          <w:rPr>
            <w:w w:val="110"/>
            <w:sz w:val="24"/>
          </w:rPr>
          <w:delText>mea-surement</w:delText>
        </w:r>
      </w:del>
      <w:r>
        <w:rPr>
          <w:w w:val="110"/>
          <w:sz w:val="24"/>
        </w:rPr>
        <w:t xml:space="preserve"> errors and their covariance are unobserved. However, if you estimate a bivariate</w:t>
      </w:r>
      <w:r>
        <w:rPr>
          <w:spacing w:val="-1"/>
          <w:w w:val="110"/>
          <w:sz w:val="24"/>
        </w:rPr>
        <w:t xml:space="preserve"> </w:t>
      </w:r>
      <w:r>
        <w:rPr>
          <w:w w:val="110"/>
          <w:sz w:val="24"/>
        </w:rPr>
        <w:t>regression</w:t>
      </w:r>
      <w:r>
        <w:rPr>
          <w:spacing w:val="-1"/>
          <w:w w:val="110"/>
          <w:sz w:val="24"/>
        </w:rPr>
        <w:t xml:space="preserve"> </w:t>
      </w:r>
      <w:r>
        <w:rPr>
          <w:w w:val="110"/>
          <w:sz w:val="24"/>
        </w:rPr>
        <w:t>using</w:t>
      </w:r>
      <w:r>
        <w:rPr>
          <w:spacing w:val="-1"/>
          <w:w w:val="110"/>
          <w:sz w:val="24"/>
        </w:rPr>
        <w:t xml:space="preserve"> </w:t>
      </w:r>
      <w:r>
        <w:rPr>
          <w:w w:val="110"/>
          <w:sz w:val="24"/>
        </w:rPr>
        <w:t>OLS</w:t>
      </w:r>
      <w:r>
        <w:rPr>
          <w:spacing w:val="-1"/>
          <w:w w:val="110"/>
          <w:sz w:val="24"/>
        </w:rPr>
        <w:t xml:space="preserve"> </w:t>
      </w:r>
      <w:r>
        <w:rPr>
          <w:w w:val="110"/>
          <w:sz w:val="24"/>
        </w:rPr>
        <w:t>(i.e., regress</w:t>
      </w:r>
      <w:r>
        <w:rPr>
          <w:spacing w:val="-1"/>
          <w:w w:val="110"/>
          <w:sz w:val="24"/>
        </w:rPr>
        <w:t xml:space="preserve"> </w:t>
      </w:r>
      <w:r>
        <w:rPr>
          <w:w w:val="110"/>
          <w:sz w:val="24"/>
        </w:rPr>
        <w:t>y</w:t>
      </w:r>
      <w:r>
        <w:rPr>
          <w:spacing w:val="-1"/>
          <w:w w:val="110"/>
          <w:sz w:val="24"/>
        </w:rPr>
        <w:t xml:space="preserve"> </w:t>
      </w:r>
      <w:r>
        <w:rPr>
          <w:w w:val="110"/>
          <w:sz w:val="24"/>
        </w:rPr>
        <w:t>on</w:t>
      </w:r>
      <w:r>
        <w:rPr>
          <w:spacing w:val="-1"/>
          <w:w w:val="110"/>
          <w:sz w:val="24"/>
        </w:rPr>
        <w:t xml:space="preserve"> </w:t>
      </w:r>
      <w:r>
        <w:rPr>
          <w:w w:val="110"/>
          <w:sz w:val="24"/>
        </w:rPr>
        <w:t>x</w:t>
      </w:r>
      <w:r>
        <w:rPr>
          <w:w w:val="110"/>
          <w:sz w:val="24"/>
          <w:vertAlign w:val="subscript"/>
        </w:rPr>
        <w:t>1</w:t>
      </w:r>
      <w:r>
        <w:rPr>
          <w:w w:val="110"/>
          <w:sz w:val="24"/>
        </w:rPr>
        <w:t xml:space="preserve"> and</w:t>
      </w:r>
      <w:r>
        <w:rPr>
          <w:spacing w:val="-1"/>
          <w:w w:val="110"/>
          <w:sz w:val="24"/>
        </w:rPr>
        <w:t xml:space="preserve"> </w:t>
      </w:r>
      <w:r>
        <w:rPr>
          <w:w w:val="110"/>
          <w:sz w:val="24"/>
        </w:rPr>
        <w:t>x</w:t>
      </w:r>
      <w:r>
        <w:rPr>
          <w:w w:val="110"/>
          <w:sz w:val="24"/>
          <w:vertAlign w:val="subscript"/>
        </w:rPr>
        <w:t>2</w:t>
      </w:r>
      <w:r>
        <w:rPr>
          <w:w w:val="110"/>
          <w:sz w:val="24"/>
        </w:rPr>
        <w:t>), then</w:t>
      </w:r>
      <w:r>
        <w:rPr>
          <w:spacing w:val="-1"/>
          <w:w w:val="110"/>
          <w:sz w:val="24"/>
        </w:rPr>
        <w:t xml:space="preserve"> </w:t>
      </w:r>
      <w:r>
        <w:rPr>
          <w:w w:val="110"/>
          <w:sz w:val="24"/>
        </w:rPr>
        <w:t>the</w:t>
      </w:r>
      <w:r>
        <w:rPr>
          <w:spacing w:val="-1"/>
          <w:w w:val="110"/>
          <w:sz w:val="24"/>
        </w:rPr>
        <w:t xml:space="preserve"> </w:t>
      </w:r>
      <w:r>
        <w:rPr>
          <w:w w:val="110"/>
          <w:sz w:val="24"/>
        </w:rPr>
        <w:t>expectation of the sum of the two coefficient estimates is identical to the expectation of the OLS</w:t>
      </w:r>
      <w:r>
        <w:rPr>
          <w:spacing w:val="-10"/>
          <w:w w:val="110"/>
          <w:sz w:val="24"/>
        </w:rPr>
        <w:t xml:space="preserve"> </w:t>
      </w:r>
      <w:r>
        <w:rPr>
          <w:w w:val="110"/>
          <w:sz w:val="24"/>
        </w:rPr>
        <w:t>coefficient</w:t>
      </w:r>
      <w:r>
        <w:rPr>
          <w:spacing w:val="-11"/>
          <w:w w:val="110"/>
          <w:sz w:val="24"/>
        </w:rPr>
        <w:t xml:space="preserve"> </w:t>
      </w:r>
      <w:r>
        <w:rPr>
          <w:w w:val="110"/>
          <w:sz w:val="24"/>
        </w:rPr>
        <w:t>estimate</w:t>
      </w:r>
      <w:r>
        <w:rPr>
          <w:spacing w:val="-10"/>
          <w:w w:val="110"/>
          <w:sz w:val="24"/>
        </w:rPr>
        <w:t xml:space="preserve"> </w:t>
      </w:r>
      <w:r>
        <w:rPr>
          <w:w w:val="110"/>
          <w:sz w:val="24"/>
        </w:rPr>
        <w:t>on</w:t>
      </w:r>
      <w:r>
        <w:rPr>
          <w:spacing w:val="-10"/>
          <w:w w:val="110"/>
          <w:sz w:val="24"/>
        </w:rPr>
        <w:t xml:space="preserve"> </w:t>
      </w:r>
      <w:r>
        <w:rPr>
          <w:w w:val="110"/>
          <w:sz w:val="24"/>
        </w:rPr>
        <w:t>x</w:t>
      </w:r>
      <w:r>
        <w:rPr>
          <w:w w:val="110"/>
          <w:sz w:val="24"/>
          <w:vertAlign w:val="subscript"/>
        </w:rPr>
        <w:t>3</w:t>
      </w:r>
      <w:r>
        <w:rPr>
          <w:spacing w:val="-1"/>
          <w:w w:val="110"/>
          <w:sz w:val="24"/>
        </w:rPr>
        <w:t xml:space="preserve"> </w:t>
      </w:r>
      <w:r>
        <w:rPr>
          <w:w w:val="110"/>
          <w:sz w:val="24"/>
        </w:rPr>
        <w:t>in</w:t>
      </w:r>
      <w:r>
        <w:rPr>
          <w:spacing w:val="-10"/>
          <w:w w:val="110"/>
          <w:sz w:val="24"/>
        </w:rPr>
        <w:t xml:space="preserve"> </w:t>
      </w:r>
      <w:r>
        <w:rPr>
          <w:w w:val="110"/>
          <w:sz w:val="24"/>
        </w:rPr>
        <w:t>a</w:t>
      </w:r>
      <w:r>
        <w:rPr>
          <w:spacing w:val="-11"/>
          <w:w w:val="110"/>
          <w:sz w:val="24"/>
        </w:rPr>
        <w:t xml:space="preserve"> </w:t>
      </w:r>
      <w:r>
        <w:rPr>
          <w:w w:val="110"/>
          <w:sz w:val="24"/>
        </w:rPr>
        <w:t>univariate</w:t>
      </w:r>
      <w:r>
        <w:rPr>
          <w:spacing w:val="-10"/>
          <w:w w:val="110"/>
          <w:sz w:val="24"/>
        </w:rPr>
        <w:t xml:space="preserve"> </w:t>
      </w:r>
      <w:r>
        <w:rPr>
          <w:w w:val="110"/>
          <w:sz w:val="24"/>
        </w:rPr>
        <w:t>regression</w:t>
      </w:r>
      <w:r>
        <w:rPr>
          <w:spacing w:val="-11"/>
          <w:w w:val="110"/>
          <w:sz w:val="24"/>
        </w:rPr>
        <w:t xml:space="preserve"> </w:t>
      </w:r>
      <w:r>
        <w:rPr>
          <w:w w:val="110"/>
          <w:sz w:val="24"/>
        </w:rPr>
        <w:t>using</w:t>
      </w:r>
      <w:r>
        <w:rPr>
          <w:spacing w:val="-10"/>
          <w:w w:val="110"/>
          <w:sz w:val="24"/>
        </w:rPr>
        <w:t xml:space="preserve"> </w:t>
      </w:r>
      <w:r>
        <w:rPr>
          <w:w w:val="110"/>
          <w:sz w:val="24"/>
        </w:rPr>
        <w:t>the</w:t>
      </w:r>
      <w:r>
        <w:rPr>
          <w:spacing w:val="-10"/>
          <w:w w:val="110"/>
          <w:sz w:val="24"/>
        </w:rPr>
        <w:t xml:space="preserve"> </w:t>
      </w:r>
      <w:r>
        <w:rPr>
          <w:w w:val="110"/>
          <w:sz w:val="24"/>
        </w:rPr>
        <w:t>optimal</w:t>
      </w:r>
      <w:r>
        <w:rPr>
          <w:spacing w:val="-10"/>
          <w:w w:val="110"/>
          <w:sz w:val="24"/>
        </w:rPr>
        <w:t xml:space="preserve"> </w:t>
      </w:r>
      <w:r>
        <w:rPr>
          <w:w w:val="110"/>
          <w:sz w:val="24"/>
        </w:rPr>
        <w:t>choice of λ:</w:t>
      </w:r>
    </w:p>
    <w:p w14:paraId="7CA0564C" w14:textId="77777777" w:rsidR="00C76957" w:rsidRDefault="006D0C1A">
      <w:pPr>
        <w:spacing w:after="340" w:line="259" w:lineRule="auto"/>
        <w:ind w:left="3152"/>
        <w:rPr>
          <w:ins w:id="1081" w:author="Hussain Hadah" w:date="2026-10-25T19:27:00Z" w16du:dateUtc="2026-10-25T23:27:00Z"/>
        </w:rPr>
      </w:pPr>
      <w:ins w:id="1082" w:author="Hussain Hadah" w:date="2026-10-25T19:27:00Z" w16du:dateUtc="2026-10-25T23:27:00Z">
        <w:r>
          <w:rPr>
            <w:b/>
            <w:sz w:val="24"/>
          </w:rPr>
          <w:t>E</w:t>
        </w:r>
        <w:r>
          <w:rPr>
            <w:noProof/>
          </w:rPr>
          <w:drawing>
            <wp:inline distT="0" distB="0" distL="0" distR="0" wp14:anchorId="08E31AAC" wp14:editId="0B82F076">
              <wp:extent cx="1255776" cy="195072"/>
              <wp:effectExtent l="0" t="0" r="0" b="0"/>
              <wp:docPr id="23399" name="Picture 23399"/>
              <wp:cNvGraphicFramePr/>
              <a:graphic xmlns:a="http://schemas.openxmlformats.org/drawingml/2006/main">
                <a:graphicData uri="http://schemas.openxmlformats.org/drawingml/2006/picture">
                  <pic:pic xmlns:pic="http://schemas.openxmlformats.org/drawingml/2006/picture">
                    <pic:nvPicPr>
                      <pic:cNvPr id="23399" name="Picture 23399"/>
                      <pic:cNvPicPr/>
                    </pic:nvPicPr>
                    <pic:blipFill>
                      <a:blip r:embed="rId91"/>
                      <a:stretch>
                        <a:fillRect/>
                      </a:stretch>
                    </pic:blipFill>
                    <pic:spPr>
                      <a:xfrm>
                        <a:off x="0" y="0"/>
                        <a:ext cx="1255776" cy="195072"/>
                      </a:xfrm>
                      <a:prstGeom prst="rect">
                        <a:avLst/>
                      </a:prstGeom>
                    </pic:spPr>
                  </pic:pic>
                </a:graphicData>
              </a:graphic>
            </wp:inline>
          </w:drawing>
        </w:r>
      </w:ins>
    </w:p>
    <w:p w14:paraId="7B4E53AE" w14:textId="77777777" w:rsidR="00450D64" w:rsidRDefault="00450D64">
      <w:pPr>
        <w:pStyle w:val="BodyText"/>
        <w:spacing w:before="5"/>
        <w:rPr>
          <w:del w:id="1083" w:author="Hussain Hadah" w:date="2026-10-25T19:27:00Z" w16du:dateUtc="2026-10-25T23:27:00Z"/>
          <w:sz w:val="24"/>
        </w:rPr>
      </w:pPr>
    </w:p>
    <w:p w14:paraId="06ED2164" w14:textId="77777777" w:rsidR="00450D64" w:rsidRDefault="00A86461">
      <w:pPr>
        <w:ind w:left="221" w:right="221"/>
        <w:jc w:val="center"/>
        <w:rPr>
          <w:del w:id="1084" w:author="Hussain Hadah" w:date="2026-10-25T19:27:00Z" w16du:dateUtc="2026-10-25T23:27:00Z"/>
          <w:rFonts w:ascii="Arial" w:hAnsi="Arial"/>
          <w:position w:val="20"/>
          <w:sz w:val="24"/>
        </w:rPr>
      </w:pPr>
      <w:del w:id="1085" w:author="Hussain Hadah" w:date="2026-10-25T19:27:00Z" w16du:dateUtc="2026-10-25T23:27:00Z">
        <w:r>
          <w:rPr>
            <w:rFonts w:ascii="Arial" w:hAnsi="Arial"/>
            <w:spacing w:val="-16"/>
            <w:w w:val="120"/>
            <w:sz w:val="24"/>
          </w:rPr>
          <w:delText>E</w:delText>
        </w:r>
        <w:r>
          <w:rPr>
            <w:rFonts w:ascii="Arial" w:hAnsi="Arial"/>
            <w:spacing w:val="-32"/>
            <w:w w:val="120"/>
            <w:sz w:val="24"/>
          </w:rPr>
          <w:delText xml:space="preserve"> </w:delText>
        </w:r>
        <w:r>
          <w:rPr>
            <w:rFonts w:ascii="Arial" w:hAnsi="Arial"/>
            <w:spacing w:val="24"/>
            <w:w w:val="199"/>
            <w:position w:val="20"/>
            <w:sz w:val="24"/>
          </w:rPr>
          <w:delText>'</w:delText>
        </w:r>
        <w:r>
          <w:rPr>
            <w:spacing w:val="-96"/>
            <w:w w:val="139"/>
            <w:sz w:val="24"/>
          </w:rPr>
          <w:delText>ε</w:delText>
        </w:r>
        <w:r>
          <w:rPr>
            <w:spacing w:val="24"/>
            <w:w w:val="81"/>
            <w:position w:val="5"/>
            <w:sz w:val="24"/>
          </w:rPr>
          <w:delText>ˆ</w:delText>
        </w:r>
        <w:r>
          <w:rPr>
            <w:spacing w:val="-43"/>
            <w:w w:val="139"/>
            <w:position w:val="5"/>
            <w:sz w:val="24"/>
          </w:rPr>
          <w:delText xml:space="preserve"> </w:delText>
        </w:r>
        <w:r>
          <w:rPr>
            <w:spacing w:val="-16"/>
            <w:w w:val="120"/>
            <w:position w:val="-3"/>
            <w:sz w:val="18"/>
          </w:rPr>
          <w:delText>1</w:delText>
        </w:r>
        <w:r>
          <w:rPr>
            <w:spacing w:val="6"/>
            <w:w w:val="120"/>
            <w:position w:val="-3"/>
            <w:sz w:val="18"/>
          </w:rPr>
          <w:delText xml:space="preserve"> </w:delText>
        </w:r>
        <w:r>
          <w:rPr>
            <w:rFonts w:ascii="Arial" w:hAnsi="Arial"/>
            <w:spacing w:val="-16"/>
            <w:w w:val="120"/>
            <w:sz w:val="24"/>
          </w:rPr>
          <w:delText>+</w:delText>
        </w:r>
        <w:r>
          <w:rPr>
            <w:rFonts w:ascii="Arial" w:hAnsi="Arial"/>
            <w:spacing w:val="-32"/>
            <w:w w:val="120"/>
            <w:sz w:val="24"/>
          </w:rPr>
          <w:delText xml:space="preserve"> </w:delText>
        </w:r>
        <w:r>
          <w:rPr>
            <w:spacing w:val="-120"/>
            <w:w w:val="149"/>
            <w:sz w:val="24"/>
          </w:rPr>
          <w:delText>ε</w:delText>
        </w:r>
        <w:r>
          <w:rPr>
            <w:w w:val="91"/>
            <w:position w:val="5"/>
            <w:sz w:val="24"/>
          </w:rPr>
          <w:delText>ˆ</w:delText>
        </w:r>
        <w:r>
          <w:rPr>
            <w:spacing w:val="-31"/>
            <w:w w:val="120"/>
            <w:position w:val="5"/>
            <w:sz w:val="24"/>
          </w:rPr>
          <w:delText xml:space="preserve"> </w:delText>
        </w:r>
        <w:r>
          <w:rPr>
            <w:spacing w:val="-16"/>
            <w:w w:val="120"/>
            <w:position w:val="-3"/>
            <w:sz w:val="18"/>
          </w:rPr>
          <w:delText>2</w:delText>
        </w:r>
        <w:r>
          <w:rPr>
            <w:rFonts w:ascii="Arial" w:hAnsi="Arial"/>
            <w:spacing w:val="-16"/>
            <w:w w:val="120"/>
            <w:position w:val="20"/>
            <w:sz w:val="24"/>
          </w:rPr>
          <w:delText>(</w:delText>
        </w:r>
        <w:r>
          <w:rPr>
            <w:rFonts w:ascii="Arial" w:hAnsi="Arial"/>
            <w:spacing w:val="-11"/>
            <w:w w:val="120"/>
            <w:position w:val="20"/>
            <w:sz w:val="24"/>
          </w:rPr>
          <w:delText xml:space="preserve"> </w:delText>
        </w:r>
        <w:r>
          <w:rPr>
            <w:rFonts w:ascii="Arial" w:hAnsi="Arial"/>
            <w:spacing w:val="-16"/>
            <w:w w:val="120"/>
            <w:sz w:val="24"/>
          </w:rPr>
          <w:delText>=</w:delText>
        </w:r>
        <w:r>
          <w:rPr>
            <w:rFonts w:ascii="Arial" w:hAnsi="Arial"/>
            <w:spacing w:val="-11"/>
            <w:w w:val="120"/>
            <w:sz w:val="24"/>
          </w:rPr>
          <w:delText xml:space="preserve"> </w:delText>
        </w:r>
        <w:r>
          <w:rPr>
            <w:rFonts w:ascii="Arial" w:hAnsi="Arial"/>
            <w:spacing w:val="-16"/>
            <w:w w:val="120"/>
            <w:sz w:val="24"/>
          </w:rPr>
          <w:delText>E</w:delText>
        </w:r>
        <w:r>
          <w:rPr>
            <w:rFonts w:ascii="Arial" w:hAnsi="Arial"/>
            <w:spacing w:val="-31"/>
            <w:w w:val="120"/>
            <w:sz w:val="24"/>
          </w:rPr>
          <w:delText xml:space="preserve"> </w:delText>
        </w:r>
        <w:r>
          <w:rPr>
            <w:rFonts w:ascii="Arial" w:hAnsi="Arial"/>
            <w:spacing w:val="24"/>
            <w:w w:val="199"/>
            <w:position w:val="20"/>
            <w:sz w:val="24"/>
          </w:rPr>
          <w:delText>'</w:delText>
        </w:r>
        <w:r>
          <w:rPr>
            <w:spacing w:val="-96"/>
            <w:w w:val="139"/>
            <w:sz w:val="24"/>
          </w:rPr>
          <w:delText>ε</w:delText>
        </w:r>
        <w:r>
          <w:rPr>
            <w:spacing w:val="24"/>
            <w:w w:val="81"/>
            <w:position w:val="5"/>
            <w:sz w:val="24"/>
          </w:rPr>
          <w:delText>ˆ</w:delText>
        </w:r>
        <w:r>
          <w:rPr>
            <w:spacing w:val="-43"/>
            <w:w w:val="139"/>
            <w:position w:val="5"/>
            <w:sz w:val="24"/>
          </w:rPr>
          <w:delText xml:space="preserve"> </w:delText>
        </w:r>
        <w:r>
          <w:rPr>
            <w:spacing w:val="-16"/>
            <w:w w:val="120"/>
            <w:position w:val="-3"/>
            <w:sz w:val="18"/>
          </w:rPr>
          <w:delText>x</w:delText>
        </w:r>
        <w:r>
          <w:rPr>
            <w:spacing w:val="-16"/>
            <w:w w:val="120"/>
            <w:position w:val="-6"/>
            <w:sz w:val="14"/>
          </w:rPr>
          <w:delText>3</w:delText>
        </w:r>
        <w:r>
          <w:rPr>
            <w:spacing w:val="-22"/>
            <w:w w:val="120"/>
            <w:position w:val="-6"/>
            <w:sz w:val="14"/>
          </w:rPr>
          <w:delText xml:space="preserve"> </w:delText>
        </w:r>
        <w:r>
          <w:rPr>
            <w:rFonts w:ascii="Arial" w:hAnsi="Arial"/>
            <w:spacing w:val="-16"/>
            <w:w w:val="120"/>
            <w:position w:val="20"/>
            <w:sz w:val="24"/>
          </w:rPr>
          <w:delText>(</w:delText>
        </w:r>
      </w:del>
    </w:p>
    <w:p w14:paraId="5226B173" w14:textId="77777777" w:rsidR="00450D64" w:rsidRDefault="00450D64">
      <w:pPr>
        <w:pStyle w:val="BodyText"/>
        <w:spacing w:before="92"/>
        <w:rPr>
          <w:del w:id="1086" w:author="Hussain Hadah" w:date="2026-10-25T19:27:00Z" w16du:dateUtc="2026-10-25T23:27:00Z"/>
          <w:rFonts w:ascii="Arial"/>
          <w:sz w:val="24"/>
        </w:rPr>
      </w:pPr>
    </w:p>
    <w:p w14:paraId="3172647E" w14:textId="77777777" w:rsidR="00450D64" w:rsidRDefault="00A86461">
      <w:pPr>
        <w:spacing w:line="415" w:lineRule="auto"/>
        <w:ind w:left="36" w:firstLine="351"/>
        <w:rPr>
          <w:sz w:val="24"/>
        </w:rPr>
      </w:pPr>
      <w:r>
        <w:rPr>
          <w:w w:val="110"/>
          <w:sz w:val="24"/>
        </w:rPr>
        <w:t>Thus,</w:t>
      </w:r>
      <w:r>
        <w:rPr>
          <w:spacing w:val="-5"/>
          <w:w w:val="110"/>
          <w:sz w:val="24"/>
        </w:rPr>
        <w:t xml:space="preserve"> </w:t>
      </w:r>
      <w:r>
        <w:rPr>
          <w:w w:val="110"/>
          <w:sz w:val="24"/>
        </w:rPr>
        <w:t>OLS</w:t>
      </w:r>
      <w:r>
        <w:rPr>
          <w:spacing w:val="-6"/>
          <w:w w:val="110"/>
          <w:sz w:val="24"/>
        </w:rPr>
        <w:t xml:space="preserve"> </w:t>
      </w:r>
      <w:r>
        <w:rPr>
          <w:w w:val="110"/>
          <w:sz w:val="24"/>
        </w:rPr>
        <w:t>produces</w:t>
      </w:r>
      <w:r>
        <w:rPr>
          <w:spacing w:val="-6"/>
          <w:w w:val="110"/>
          <w:sz w:val="24"/>
        </w:rPr>
        <w:t xml:space="preserve"> </w:t>
      </w:r>
      <w:r>
        <w:rPr>
          <w:w w:val="110"/>
          <w:sz w:val="24"/>
        </w:rPr>
        <w:t>an</w:t>
      </w:r>
      <w:r>
        <w:rPr>
          <w:spacing w:val="-6"/>
          <w:w w:val="110"/>
          <w:sz w:val="24"/>
        </w:rPr>
        <w:t xml:space="preserve"> </w:t>
      </w:r>
      <w:r>
        <w:rPr>
          <w:w w:val="110"/>
          <w:sz w:val="24"/>
        </w:rPr>
        <w:t>estimate</w:t>
      </w:r>
      <w:r>
        <w:rPr>
          <w:spacing w:val="-5"/>
          <w:w w:val="110"/>
          <w:sz w:val="24"/>
        </w:rPr>
        <w:t xml:space="preserve"> </w:t>
      </w:r>
      <w:r>
        <w:rPr>
          <w:w w:val="110"/>
          <w:sz w:val="24"/>
        </w:rPr>
        <w:t>of</w:t>
      </w:r>
      <w:r>
        <w:rPr>
          <w:spacing w:val="-6"/>
          <w:w w:val="110"/>
          <w:sz w:val="24"/>
        </w:rPr>
        <w:t xml:space="preserve"> </w:t>
      </w:r>
      <w:ins w:id="1087" w:author="Hussain Hadah" w:date="2026-10-25T19:27:00Z" w16du:dateUtc="2026-10-25T23:27:00Z">
        <w:r w:rsidR="006D0C1A">
          <w:rPr>
            <w:sz w:val="24"/>
          </w:rPr>
          <w:t>β</w:t>
        </w:r>
      </w:ins>
      <w:del w:id="1088" w:author="Hussain Hadah" w:date="2026-10-25T19:27:00Z" w16du:dateUtc="2026-10-25T23:27:00Z">
        <w:r>
          <w:rPr>
            <w:w w:val="130"/>
            <w:sz w:val="24"/>
          </w:rPr>
          <w:delText>ε</w:delText>
        </w:r>
      </w:del>
      <w:r>
        <w:rPr>
          <w:spacing w:val="-17"/>
          <w:w w:val="130"/>
          <w:sz w:val="24"/>
        </w:rPr>
        <w:t xml:space="preserve"> </w:t>
      </w:r>
      <w:r>
        <w:rPr>
          <w:w w:val="110"/>
          <w:sz w:val="24"/>
        </w:rPr>
        <w:t>with</w:t>
      </w:r>
      <w:r>
        <w:rPr>
          <w:spacing w:val="-6"/>
          <w:w w:val="110"/>
          <w:sz w:val="24"/>
        </w:rPr>
        <w:t xml:space="preserve"> </w:t>
      </w:r>
      <w:r>
        <w:rPr>
          <w:w w:val="110"/>
          <w:sz w:val="24"/>
        </w:rPr>
        <w:t>the</w:t>
      </w:r>
      <w:r>
        <w:rPr>
          <w:spacing w:val="-5"/>
          <w:w w:val="110"/>
          <w:sz w:val="24"/>
        </w:rPr>
        <w:t xml:space="preserve"> </w:t>
      </w:r>
      <w:r>
        <w:rPr>
          <w:w w:val="110"/>
          <w:sz w:val="24"/>
        </w:rPr>
        <w:t>least</w:t>
      </w:r>
      <w:r>
        <w:rPr>
          <w:spacing w:val="-6"/>
          <w:w w:val="110"/>
          <w:sz w:val="24"/>
        </w:rPr>
        <w:t xml:space="preserve"> </w:t>
      </w:r>
      <w:r>
        <w:rPr>
          <w:w w:val="110"/>
          <w:sz w:val="24"/>
        </w:rPr>
        <w:t>bias</w:t>
      </w:r>
      <w:r>
        <w:rPr>
          <w:spacing w:val="-6"/>
          <w:w w:val="110"/>
          <w:sz w:val="24"/>
        </w:rPr>
        <w:t xml:space="preserve"> </w:t>
      </w:r>
      <w:r>
        <w:rPr>
          <w:w w:val="110"/>
          <w:sz w:val="24"/>
        </w:rPr>
        <w:t>by</w:t>
      </w:r>
      <w:r>
        <w:rPr>
          <w:spacing w:val="-6"/>
          <w:w w:val="110"/>
          <w:sz w:val="24"/>
        </w:rPr>
        <w:t xml:space="preserve"> </w:t>
      </w:r>
      <w:r>
        <w:rPr>
          <w:w w:val="110"/>
          <w:sz w:val="24"/>
        </w:rPr>
        <w:t>optimally</w:t>
      </w:r>
      <w:r>
        <w:rPr>
          <w:spacing w:val="-5"/>
          <w:w w:val="110"/>
          <w:sz w:val="24"/>
        </w:rPr>
        <w:t xml:space="preserve"> </w:t>
      </w:r>
      <w:ins w:id="1089" w:author="Hussain Hadah" w:date="2026-10-25T19:27:00Z" w16du:dateUtc="2026-10-25T23:27:00Z">
        <w:r w:rsidR="006D0C1A">
          <w:rPr>
            <w:sz w:val="24"/>
          </w:rPr>
          <w:t>combining</w:t>
        </w:r>
      </w:ins>
      <w:del w:id="1090" w:author="Hussain Hadah" w:date="2026-10-25T19:27:00Z" w16du:dateUtc="2026-10-25T23:27:00Z">
        <w:r>
          <w:rPr>
            <w:w w:val="110"/>
            <w:sz w:val="24"/>
          </w:rPr>
          <w:delText>combin-ing</w:delText>
        </w:r>
      </w:del>
      <w:r>
        <w:rPr>
          <w:w w:val="110"/>
          <w:sz w:val="24"/>
        </w:rPr>
        <w:t xml:space="preserve"> the information in x</w:t>
      </w:r>
      <w:r>
        <w:rPr>
          <w:w w:val="110"/>
          <w:sz w:val="24"/>
          <w:vertAlign w:val="subscript"/>
        </w:rPr>
        <w:t>1</w:t>
      </w:r>
      <w:r>
        <w:rPr>
          <w:w w:val="110"/>
          <w:sz w:val="24"/>
        </w:rPr>
        <w:t xml:space="preserve"> and x</w:t>
      </w:r>
      <w:r>
        <w:rPr>
          <w:w w:val="110"/>
          <w:sz w:val="24"/>
          <w:vertAlign w:val="subscript"/>
        </w:rPr>
        <w:t>2</w:t>
      </w:r>
      <w:r>
        <w:rPr>
          <w:w w:val="110"/>
          <w:sz w:val="24"/>
        </w:rPr>
        <w:t>.</w:t>
      </w:r>
    </w:p>
    <w:p w14:paraId="0C85F5D7" w14:textId="77777777" w:rsidR="00450D64" w:rsidRDefault="00450D64">
      <w:pPr>
        <w:spacing w:line="415" w:lineRule="auto"/>
        <w:rPr>
          <w:del w:id="1091" w:author="Hussain Hadah" w:date="2026-10-25T19:27:00Z" w16du:dateUtc="2026-10-25T23:27:00Z"/>
          <w:sz w:val="24"/>
        </w:rPr>
        <w:sectPr w:rsidR="00450D64">
          <w:pgSz w:w="12240" w:h="15840"/>
          <w:pgMar w:top="1820" w:right="1800" w:bottom="2460" w:left="1800" w:header="0" w:footer="2279" w:gutter="0"/>
          <w:cols w:space="720"/>
        </w:sectPr>
      </w:pPr>
    </w:p>
    <w:p w14:paraId="0A34F833" w14:textId="77777777" w:rsidR="00450D64" w:rsidRDefault="00A86461">
      <w:pPr>
        <w:pStyle w:val="Heading1"/>
      </w:pPr>
      <w:r>
        <w:rPr>
          <w:w w:val="110"/>
        </w:rPr>
        <w:lastRenderedPageBreak/>
        <w:t>References</w:t>
      </w:r>
      <w:r>
        <w:rPr>
          <w:spacing w:val="-19"/>
          <w:w w:val="110"/>
        </w:rPr>
        <w:t xml:space="preserve"> </w:t>
      </w:r>
      <w:r>
        <w:rPr>
          <w:w w:val="110"/>
        </w:rPr>
        <w:t>for</w:t>
      </w:r>
      <w:r>
        <w:rPr>
          <w:spacing w:val="-19"/>
          <w:w w:val="110"/>
        </w:rPr>
        <w:t xml:space="preserve"> </w:t>
      </w:r>
      <w:r>
        <w:rPr>
          <w:w w:val="110"/>
        </w:rPr>
        <w:t>Online</w:t>
      </w:r>
      <w:r>
        <w:rPr>
          <w:spacing w:val="-19"/>
          <w:w w:val="110"/>
        </w:rPr>
        <w:t xml:space="preserve"> </w:t>
      </w:r>
      <w:r>
        <w:rPr>
          <w:spacing w:val="-2"/>
          <w:w w:val="110"/>
        </w:rPr>
        <w:t>Appendix</w:t>
      </w:r>
    </w:p>
    <w:p w14:paraId="32B0B60A" w14:textId="77777777" w:rsidR="00C76957" w:rsidRDefault="006D0C1A">
      <w:pPr>
        <w:spacing w:after="6"/>
        <w:ind w:left="463" w:right="1" w:hanging="478"/>
        <w:rPr>
          <w:ins w:id="1092" w:author="Hussain Hadah" w:date="2026-10-25T19:27:00Z" w16du:dateUtc="2026-10-25T23:27:00Z"/>
        </w:rPr>
      </w:pPr>
      <w:bookmarkStart w:id="1093" w:name="_bookmark2"/>
      <w:bookmarkEnd w:id="1093"/>
      <w:ins w:id="1094" w:author="Hussain Hadah" w:date="2026-10-25T19:27:00Z" w16du:dateUtc="2026-10-25T23:27:00Z">
        <w:r>
          <w:rPr>
            <w:sz w:val="24"/>
          </w:rPr>
          <w:t xml:space="preserve">Antman, Francisca, Brian Duncan, and Stephen J. Trejo. 2016. “Ethnic Attrition and the Observed Health of Later-Generation Mexican Americans.” </w:t>
        </w:r>
        <w:r>
          <w:rPr>
            <w:i/>
            <w:sz w:val="24"/>
          </w:rPr>
          <w:t xml:space="preserve">TheAmerican Economic Review </w:t>
        </w:r>
        <w:r>
          <w:rPr>
            <w:sz w:val="24"/>
          </w:rPr>
          <w:t xml:space="preserve">106 (5): 467–471. </w:t>
        </w:r>
        <w:r>
          <w:fldChar w:fldCharType="begin"/>
        </w:r>
        <w:r>
          <w:instrText>HYPERLINK "http://www.jstor.org/stable/43861065" \h</w:instrText>
        </w:r>
        <w:r>
          <w:fldChar w:fldCharType="separate"/>
        </w:r>
        <w:r>
          <w:rPr>
            <w:color w:val="0000FF"/>
            <w:sz w:val="24"/>
          </w:rPr>
          <w:t>http://www.jstor.org/stable/4386106</w:t>
        </w:r>
        <w:r>
          <w:fldChar w:fldCharType="end"/>
        </w:r>
      </w:ins>
    </w:p>
    <w:p w14:paraId="40446A49" w14:textId="77777777" w:rsidR="00C76957" w:rsidRDefault="006D0C1A">
      <w:pPr>
        <w:spacing w:after="6"/>
        <w:ind w:left="488" w:right="1"/>
        <w:rPr>
          <w:ins w:id="1095" w:author="Hussain Hadah" w:date="2026-10-25T19:27:00Z" w16du:dateUtc="2026-10-25T23:27:00Z"/>
        </w:rPr>
      </w:pPr>
      <w:ins w:id="1096" w:author="Hussain Hadah" w:date="2026-10-25T19:27:00Z" w16du:dateUtc="2026-10-25T23:27:00Z">
        <w:r>
          <w:fldChar w:fldCharType="begin"/>
        </w:r>
        <w:r>
          <w:instrText>HYPERLINK "http://www.jstor.org/stable/43861065" \h</w:instrText>
        </w:r>
        <w:r>
          <w:fldChar w:fldCharType="separate"/>
        </w:r>
        <w:r>
          <w:rPr>
            <w:color w:val="0000FF"/>
            <w:sz w:val="24"/>
          </w:rPr>
          <w:t>5</w:t>
        </w:r>
        <w:r>
          <w:fldChar w:fldCharType="end"/>
        </w:r>
        <w:r>
          <w:fldChar w:fldCharType="begin"/>
        </w:r>
        <w:r>
          <w:instrText>HYPERLINK "http://www.jstor.org/stable/43861065" \h</w:instrText>
        </w:r>
        <w:r>
          <w:fldChar w:fldCharType="separate"/>
        </w:r>
        <w:r>
          <w:rPr>
            <w:sz w:val="24"/>
          </w:rPr>
          <w:t>.</w:t>
        </w:r>
        <w:r>
          <w:fldChar w:fldCharType="end"/>
        </w:r>
      </w:ins>
    </w:p>
    <w:p w14:paraId="1BAE4565" w14:textId="77777777" w:rsidR="00C76957" w:rsidRDefault="006D0C1A">
      <w:pPr>
        <w:spacing w:after="6"/>
        <w:ind w:left="463" w:right="1" w:hanging="478"/>
        <w:rPr>
          <w:ins w:id="1097" w:author="Hussain Hadah" w:date="2026-10-25T19:27:00Z" w16du:dateUtc="2026-10-25T23:27:00Z"/>
        </w:rPr>
      </w:pPr>
      <w:ins w:id="1098" w:author="Hussain Hadah" w:date="2026-10-25T19:27:00Z" w16du:dateUtc="2026-10-25T23:27:00Z">
        <w:r>
          <w:rPr>
            <w:sz w:val="24"/>
          </w:rPr>
          <w:t xml:space="preserve">Antman, Francisca M., Brian Duncan, and Stephen J. Trejo. 2020. “Ethnic Attrition, Assimilation, and the Measured Health Outcomes of Mexican Americans.” </w:t>
        </w:r>
        <w:r>
          <w:rPr>
            <w:i/>
            <w:sz w:val="24"/>
          </w:rPr>
          <w:t xml:space="preserve">Journal of Population Economics </w:t>
        </w:r>
        <w:r>
          <w:rPr>
            <w:sz w:val="24"/>
          </w:rPr>
          <w:t xml:space="preserve">(Heidelberg, Netherlands) 33, no. 4 (October): 1499–1522. </w:t>
        </w:r>
        <w:r>
          <w:fldChar w:fldCharType="begin"/>
        </w:r>
        <w:r>
          <w:instrText>HYPERLINK "https://doi.org/https://doi-org.ezproxy.lib.uh.edu/10.1007/s00148-020-00772-8" \h</w:instrText>
        </w:r>
        <w:r>
          <w:fldChar w:fldCharType="separate"/>
        </w:r>
        <w:r>
          <w:rPr>
            <w:color w:val="0000FF"/>
            <w:sz w:val="24"/>
          </w:rPr>
          <w:t xml:space="preserve">https://doi.org/https://doi-org.ezproxy.lib.uh.edu/10.1007/ </w:t>
        </w:r>
        <w:r>
          <w:fldChar w:fldCharType="end"/>
        </w:r>
        <w:r>
          <w:fldChar w:fldCharType="begin"/>
        </w:r>
        <w:r>
          <w:instrText>HYPERLINK "https://doi.org/https://doi-org.ezproxy.lib.uh.edu/10.1007/s00148-020-00772-8" \h</w:instrText>
        </w:r>
        <w:r>
          <w:fldChar w:fldCharType="separate"/>
        </w:r>
        <w:r>
          <w:rPr>
            <w:color w:val="0000FF"/>
            <w:sz w:val="24"/>
          </w:rPr>
          <w:t>s00148-020-00772-8</w:t>
        </w:r>
        <w:r>
          <w:fldChar w:fldCharType="end"/>
        </w:r>
        <w:r>
          <w:fldChar w:fldCharType="begin"/>
        </w:r>
        <w:r>
          <w:instrText>HYPERLINK "https://doi.org/https://doi-org.ezproxy.lib.uh.edu/10.1007/s00148-020-00772-8" \h</w:instrText>
        </w:r>
        <w:r>
          <w:fldChar w:fldCharType="separate"/>
        </w:r>
        <w:r>
          <w:rPr>
            <w:sz w:val="24"/>
          </w:rPr>
          <w:t>.</w:t>
        </w:r>
        <w:r>
          <w:fldChar w:fldCharType="end"/>
        </w:r>
      </w:ins>
    </w:p>
    <w:p w14:paraId="2D226DC2" w14:textId="77777777" w:rsidR="00450D64" w:rsidRDefault="00A86461">
      <w:pPr>
        <w:spacing w:before="249" w:line="252" w:lineRule="auto"/>
        <w:ind w:left="514" w:right="33" w:hanging="479"/>
        <w:jc w:val="both"/>
        <w:rPr>
          <w:sz w:val="24"/>
        </w:rPr>
      </w:pPr>
      <w:r>
        <w:rPr>
          <w:w w:val="105"/>
          <w:sz w:val="24"/>
        </w:rPr>
        <w:t>Lubotsky, Darren, and Martin Wittenberg. 2006. “Interpretation of Regressions</w:t>
      </w:r>
      <w:r>
        <w:rPr>
          <w:spacing w:val="80"/>
          <w:w w:val="150"/>
          <w:sz w:val="24"/>
        </w:rPr>
        <w:t xml:space="preserve"> </w:t>
      </w:r>
      <w:r>
        <w:rPr>
          <w:w w:val="105"/>
          <w:sz w:val="24"/>
        </w:rPr>
        <w:t xml:space="preserve">with Multiple Proxies.” </w:t>
      </w:r>
      <w:r>
        <w:rPr>
          <w:i/>
          <w:w w:val="105"/>
          <w:sz w:val="24"/>
        </w:rPr>
        <w:t xml:space="preserve">The Review of Economics and Statistics </w:t>
      </w:r>
      <w:r>
        <w:rPr>
          <w:w w:val="105"/>
          <w:sz w:val="24"/>
        </w:rPr>
        <w:t>88, no. 3 (</w:t>
      </w:r>
      <w:ins w:id="1099" w:author="Hussain Hadah" w:date="2026-10-25T19:27:00Z" w16du:dateUtc="2026-10-25T23:27:00Z">
        <w:r w:rsidR="006D0C1A">
          <w:rPr>
            <w:sz w:val="24"/>
          </w:rPr>
          <w:t>August</w:t>
        </w:r>
      </w:ins>
      <w:del w:id="1100" w:author="Hussain Hadah" w:date="2026-10-25T19:27:00Z" w16du:dateUtc="2026-10-25T23:27:00Z">
        <w:r>
          <w:rPr>
            <w:w w:val="105"/>
            <w:sz w:val="24"/>
          </w:rPr>
          <w:delText>Au-gust</w:delText>
        </w:r>
      </w:del>
      <w:r>
        <w:rPr>
          <w:spacing w:val="40"/>
          <w:w w:val="105"/>
          <w:sz w:val="24"/>
        </w:rPr>
        <w:t xml:space="preserve"> </w:t>
      </w:r>
      <w:r>
        <w:rPr>
          <w:w w:val="105"/>
          <w:sz w:val="24"/>
        </w:rPr>
        <w:t>1,</w:t>
      </w:r>
      <w:r>
        <w:rPr>
          <w:spacing w:val="40"/>
          <w:w w:val="105"/>
          <w:sz w:val="24"/>
        </w:rPr>
        <w:t xml:space="preserve"> </w:t>
      </w:r>
      <w:r>
        <w:rPr>
          <w:w w:val="105"/>
          <w:sz w:val="24"/>
        </w:rPr>
        <w:t>2006):</w:t>
      </w:r>
      <w:r>
        <w:rPr>
          <w:spacing w:val="40"/>
          <w:w w:val="105"/>
          <w:sz w:val="24"/>
        </w:rPr>
        <w:t xml:space="preserve"> </w:t>
      </w:r>
      <w:r>
        <w:rPr>
          <w:w w:val="105"/>
          <w:sz w:val="24"/>
        </w:rPr>
        <w:t>549–562.</w:t>
      </w:r>
      <w:r>
        <w:rPr>
          <w:spacing w:val="40"/>
          <w:w w:val="105"/>
          <w:sz w:val="24"/>
        </w:rPr>
        <w:t xml:space="preserve"> </w:t>
      </w:r>
      <w:hyperlink r:id="rId92">
        <w:r w:rsidR="00450D64">
          <w:rPr>
            <w:color w:val="0000FF"/>
            <w:w w:val="105"/>
            <w:sz w:val="24"/>
          </w:rPr>
          <w:t>https://doi.org/10.1162/rest.88.3.549</w:t>
        </w:r>
      </w:hyperlink>
      <w:ins w:id="1101" w:author="Hussain Hadah" w:date="2026-10-25T19:27:00Z" w16du:dateUtc="2026-10-25T23:27:00Z">
        <w:r w:rsidR="006D0C1A">
          <w:fldChar w:fldCharType="begin"/>
        </w:r>
        <w:r w:rsidR="006D0C1A">
          <w:instrText>HYPERLINK "https://doi.org/10.1162/rest.88.3.549" \h</w:instrText>
        </w:r>
        <w:r w:rsidR="006D0C1A">
          <w:fldChar w:fldCharType="separate"/>
        </w:r>
        <w:r w:rsidR="006D0C1A">
          <w:rPr>
            <w:sz w:val="24"/>
          </w:rPr>
          <w:t>.</w:t>
        </w:r>
        <w:r w:rsidR="006D0C1A">
          <w:fldChar w:fldCharType="end"/>
        </w:r>
      </w:ins>
      <w:del w:id="1102" w:author="Hussain Hadah" w:date="2026-10-25T19:27:00Z" w16du:dateUtc="2026-10-25T23:27:00Z">
        <w:r>
          <w:rPr>
            <w:w w:val="105"/>
            <w:sz w:val="24"/>
          </w:rPr>
          <w:delText>.</w:delText>
        </w:r>
      </w:del>
    </w:p>
    <w:sectPr w:rsidR="00450D64" w:rsidSect="00A21C34">
      <w:footerReference w:type="even" r:id="rId93"/>
      <w:footerReference w:type="default" r:id="rId94"/>
      <w:footerReference w:type="first" r:id="rId95"/>
      <w:pgSz w:w="12240" w:h="15840"/>
      <w:pgMar w:top="1740" w:right="1800" w:bottom="2460" w:left="1800" w:header="0" w:footer="227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18F854" w14:textId="77777777" w:rsidR="00A86461" w:rsidRDefault="00A86461">
      <w:r>
        <w:separator/>
      </w:r>
    </w:p>
  </w:endnote>
  <w:endnote w:type="continuationSeparator" w:id="0">
    <w:p w14:paraId="64B42A61" w14:textId="77777777" w:rsidR="00A86461" w:rsidRDefault="00A86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SD Gothic Neo Light">
    <w:altName w:val="APPLE SD GOTHIC NEO LIGHT"/>
    <w:panose1 w:val="02000300000000000000"/>
    <w:charset w:val="81"/>
    <w:family w:val="auto"/>
    <w:pitch w:val="variable"/>
    <w:sig w:usb0="00000203" w:usb1="29D72C10" w:usb2="00000010" w:usb3="00000000" w:csb0="00280005"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77802" w14:textId="77777777" w:rsidR="00450D64" w:rsidRDefault="00A86461">
    <w:pPr>
      <w:pStyle w:val="BodyText"/>
      <w:spacing w:line="14" w:lineRule="auto"/>
    </w:pPr>
    <w:r>
      <w:rPr>
        <w:noProof/>
      </w:rPr>
      <mc:AlternateContent>
        <mc:Choice Requires="wps">
          <w:drawing>
            <wp:anchor distT="0" distB="0" distL="0" distR="0" simplePos="0" relativeHeight="486790144" behindDoc="1" locked="0" layoutInCell="1" allowOverlap="1" wp14:anchorId="35FF5CBD" wp14:editId="20958552">
              <wp:simplePos x="0" y="0"/>
              <wp:positionH relativeFrom="page">
                <wp:posOffset>3797579</wp:posOffset>
              </wp:positionH>
              <wp:positionV relativeFrom="page">
                <wp:posOffset>8471563</wp:posOffset>
              </wp:positionV>
              <wp:extent cx="177800" cy="2120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12090"/>
                      </a:xfrm>
                      <a:prstGeom prst="rect">
                        <a:avLst/>
                      </a:prstGeom>
                    </wps:spPr>
                    <wps:txbx>
                      <w:txbxContent>
                        <w:p w14:paraId="28DD9FD8" w14:textId="77777777" w:rsidR="00450D64" w:rsidRDefault="00A86461">
                          <w:pPr>
                            <w:spacing w:before="21"/>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5FF5CBD" id="_x0000_t202" coordsize="21600,21600" o:spt="202" path="m,l,21600r21600,l21600,xe">
              <v:stroke joinstyle="miter"/>
              <v:path gradientshapeok="t" o:connecttype="rect"/>
            </v:shapetype>
            <v:shape id="Textbox 1" o:spid="_x0000_s1063" type="#_x0000_t202" style="position:absolute;margin-left:299pt;margin-top:667.05pt;width:14pt;height:16.7pt;z-index:-1652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" filled="f" stroked="f">
              <v:textbox inset="0,0,0,0">
                <w:txbxContent>
                  <w:p w14:paraId="28DD9FD8" w14:textId="77777777" w:rsidR="00450D64" w:rsidRDefault="00A86461">
                    <w:pPr>
                      <w:spacing w:before="21"/>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3F426A" w14:textId="77777777" w:rsidR="00C76957" w:rsidRDefault="006D0C1A">
    <w:pPr>
      <w:spacing w:line="259" w:lineRule="auto"/>
      <w:jc w:val="center"/>
    </w:pPr>
    <w:r>
      <w:rPr>
        <w:sz w:val="20"/>
      </w:rPr>
      <w:fldChar w:fldCharType="begin"/>
    </w:r>
    <w:r>
      <w:instrText xml:space="preserve"> PAGE   \* MERGEFORMAT </w:instrText>
    </w:r>
    <w:r>
      <w:rPr>
        <w:sz w:val="20"/>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E76A1" w14:textId="77777777" w:rsidR="00C76957" w:rsidRDefault="006D0C1A">
    <w:pPr>
      <w:spacing w:line="259" w:lineRule="auto"/>
      <w:jc w:val="center"/>
    </w:pPr>
    <w:r>
      <w:rPr>
        <w:sz w:val="20"/>
      </w:rPr>
      <w:fldChar w:fldCharType="begin"/>
    </w:r>
    <w:r>
      <w:instrText xml:space="preserve"> PAGE   \* MERGEFORMAT </w:instrText>
    </w:r>
    <w:r>
      <w:rPr>
        <w:sz w:val="20"/>
      </w:rPr>
      <w:fldChar w:fldCharType="separate"/>
    </w:r>
    <w:r>
      <w:rPr>
        <w:sz w:val="24"/>
      </w:rPr>
      <w:t>1</w:t>
    </w:r>
    <w:r>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5A8718" w14:textId="77777777" w:rsidR="00C76957" w:rsidRDefault="006D0C1A">
    <w:pPr>
      <w:spacing w:line="259" w:lineRule="auto"/>
      <w:jc w:val="center"/>
    </w:pPr>
    <w:r>
      <w:rPr>
        <w:sz w:val="20"/>
      </w:rPr>
      <w:fldChar w:fldCharType="begin"/>
    </w:r>
    <w:r>
      <w:instrText xml:space="preserve"> PAGE   \* MERGEFORMAT </w:instrText>
    </w:r>
    <w:r>
      <w:rPr>
        <w:sz w:val="20"/>
      </w:rPr>
      <w:fldChar w:fldCharType="separate"/>
    </w:r>
    <w:r>
      <w:rPr>
        <w:sz w:val="24"/>
      </w:rPr>
      <w:t>1</w:t>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747FE3" w14:textId="77777777" w:rsidR="00A21C34" w:rsidRDefault="00A21C34">
    <w:pPr>
      <w:spacing w:line="259" w:lineRule="auto"/>
      <w:jc w:val="center"/>
    </w:pPr>
    <w:del w:id="143" w:author="Hussain Hadah" w:date="2026-10-25T19:27:00Z" w16du:dateUtc="2026-10-25T23:27:00Z">
      <w:r>
        <w:rPr>
          <w:sz w:val="20"/>
        </w:rPr>
        <w:fldChar w:fldCharType="begin"/>
      </w:r>
      <w:r>
        <w:delInstrText xml:space="preserve"> PAGE   \* MERGEFORMAT </w:delInstrText>
      </w:r>
      <w:r>
        <w:rPr>
          <w:sz w:val="20"/>
        </w:rPr>
        <w:fldChar w:fldCharType="separate"/>
      </w:r>
      <w:r>
        <w:rPr>
          <w:sz w:val="24"/>
        </w:rPr>
        <w:delText>1</w:delText>
      </w:r>
      <w:r>
        <w:rPr>
          <w:sz w:val="24"/>
        </w:rPr>
        <w:fldChar w:fldCharType="end"/>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168D35" w14:textId="77777777" w:rsidR="00A21C34" w:rsidRDefault="00A21C34">
    <w:pPr>
      <w:spacing w:line="259" w:lineRule="auto"/>
      <w:jc w:val="center"/>
    </w:pPr>
    <w:del w:id="144" w:author="Hussain Hadah" w:date="2026-10-25T19:27:00Z" w16du:dateUtc="2026-10-25T23:27:00Z">
      <w:r>
        <w:rPr>
          <w:sz w:val="20"/>
        </w:rPr>
        <w:fldChar w:fldCharType="begin"/>
      </w:r>
      <w:r>
        <w:delInstrText xml:space="preserve"> PAGE   \* MERGEFORMAT </w:delInstrText>
      </w:r>
      <w:r>
        <w:rPr>
          <w:sz w:val="20"/>
        </w:rPr>
        <w:fldChar w:fldCharType="separate"/>
      </w:r>
      <w:r>
        <w:rPr>
          <w:sz w:val="24"/>
        </w:rPr>
        <w:delText>1</w:delText>
      </w:r>
      <w:r>
        <w:rPr>
          <w:sz w:val="24"/>
        </w:rPr>
        <w:fldChar w:fldCharType="end"/>
      </w:r>
    </w:del>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061B23" w14:textId="77777777" w:rsidR="00A21C34" w:rsidRDefault="00A21C34">
    <w:pPr>
      <w:spacing w:line="259" w:lineRule="auto"/>
      <w:jc w:val="center"/>
    </w:pPr>
    <w:del w:id="145" w:author="Hussain Hadah" w:date="2026-10-25T19:27:00Z" w16du:dateUtc="2026-10-25T23:27:00Z">
      <w:r>
        <w:rPr>
          <w:sz w:val="20"/>
        </w:rPr>
        <w:fldChar w:fldCharType="begin"/>
      </w:r>
      <w:r>
        <w:delInstrText xml:space="preserve"> PAGE   \* MERGEFORMAT </w:delInstrText>
      </w:r>
      <w:r>
        <w:rPr>
          <w:sz w:val="20"/>
        </w:rPr>
        <w:fldChar w:fldCharType="separate"/>
      </w:r>
      <w:r>
        <w:rPr>
          <w:sz w:val="24"/>
        </w:rPr>
        <w:delText>1</w:delText>
      </w:r>
      <w:r>
        <w:rPr>
          <w:sz w:val="24"/>
        </w:rPr>
        <w:fldChar w:fldCharType="end"/>
      </w:r>
    </w:del>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3F970" w14:textId="77777777" w:rsidR="00A21C34" w:rsidRDefault="00A21C34">
    <w:pPr>
      <w:spacing w:line="259" w:lineRule="auto"/>
      <w:jc w:val="center"/>
    </w:pPr>
    <w:r>
      <w:rPr>
        <w:sz w:val="20"/>
      </w:rPr>
      <w:fldChar w:fldCharType="begin"/>
    </w:r>
    <w:r>
      <w:instrText xml:space="preserve"> PAGE   \* MERGEFORMAT </w:instrText>
    </w:r>
    <w:r>
      <w:rPr>
        <w:sz w:val="20"/>
      </w:rPr>
      <w:fldChar w:fldCharType="separate"/>
    </w:r>
    <w:r>
      <w:rPr>
        <w:sz w:val="24"/>
      </w:rPr>
      <w:t>1</w:t>
    </w:r>
    <w:r>
      <w:rPr>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D5EC25" w14:textId="77777777" w:rsidR="00A21C34" w:rsidRDefault="00A21C34">
    <w:pPr>
      <w:spacing w:line="259" w:lineRule="auto"/>
      <w:jc w:val="center"/>
    </w:pPr>
    <w:r>
      <w:rPr>
        <w:sz w:val="20"/>
      </w:rPr>
      <w:fldChar w:fldCharType="begin"/>
    </w:r>
    <w:r>
      <w:instrText xml:space="preserve"> PAGE   \* MERGEFORMAT </w:instrText>
    </w:r>
    <w:r>
      <w:rPr>
        <w:sz w:val="20"/>
      </w:rPr>
      <w:fldChar w:fldCharType="separate"/>
    </w:r>
    <w:r>
      <w:rPr>
        <w:sz w:val="24"/>
      </w:rPr>
      <w:t>1</w:t>
    </w:r>
    <w:r>
      <w:rPr>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7B51B2" w14:textId="77777777" w:rsidR="00A21C34" w:rsidRDefault="00A21C34">
    <w:pPr>
      <w:spacing w:line="259" w:lineRule="auto"/>
      <w:jc w:val="center"/>
    </w:pPr>
    <w:r>
      <w:rPr>
        <w:sz w:val="20"/>
      </w:rPr>
      <w:fldChar w:fldCharType="begin"/>
    </w:r>
    <w:r>
      <w:instrText xml:space="preserve"> PAGE   \* MERGEFORMAT </w:instrText>
    </w:r>
    <w:r>
      <w:rPr>
        <w:sz w:val="20"/>
      </w:rPr>
      <w:fldChar w:fldCharType="separate"/>
    </w:r>
    <w:r>
      <w:rPr>
        <w:sz w:val="24"/>
      </w:rPr>
      <w:t>1</w:t>
    </w:r>
    <w:r>
      <w:rPr>
        <w:sz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9FB583" w14:textId="77777777" w:rsidR="00A21C34" w:rsidRDefault="00A21C34">
    <w:pPr>
      <w:spacing w:line="259" w:lineRule="auto"/>
      <w:jc w:val="center"/>
    </w:pPr>
    <w:r>
      <w:rPr>
        <w:sz w:val="20"/>
      </w:rPr>
      <w:fldChar w:fldCharType="begin"/>
    </w:r>
    <w:r>
      <w:instrText xml:space="preserve"> PAGE   \* MERGEFORMAT </w:instrText>
    </w:r>
    <w:r>
      <w:rPr>
        <w:sz w:val="20"/>
      </w:rPr>
      <w:fldChar w:fldCharType="separate"/>
    </w:r>
    <w:r>
      <w:rPr>
        <w:sz w:val="24"/>
      </w:rPr>
      <w:t>1</w:t>
    </w:r>
    <w:r>
      <w:rPr>
        <w:sz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330E2" w14:textId="77777777" w:rsidR="00A21C34" w:rsidRDefault="00A21C34">
    <w:pPr>
      <w:spacing w:line="259" w:lineRule="auto"/>
      <w:jc w:val="center"/>
    </w:pPr>
    <w:r>
      <w:rPr>
        <w:sz w:val="20"/>
      </w:rPr>
      <w:fldChar w:fldCharType="begin"/>
    </w:r>
    <w:r>
      <w:instrText xml:space="preserve"> PAGE   \* MERGEFORMAT </w:instrText>
    </w:r>
    <w:r>
      <w:rPr>
        <w:sz w:val="20"/>
      </w:rPr>
      <w:fldChar w:fldCharType="separate"/>
    </w:r>
    <w:r>
      <w:rPr>
        <w:sz w:val="24"/>
      </w:rPr>
      <w:t>1</w:t>
    </w:r>
    <w:r>
      <w:rPr>
        <w:sz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667BC6" w14:textId="77777777" w:rsidR="00A21C34" w:rsidRDefault="00A21C34">
    <w:pPr>
      <w:spacing w:line="259" w:lineRule="auto"/>
      <w:jc w:val="center"/>
    </w:pPr>
    <w:del w:id="1103" w:author="Hussain Hadah" w:date="2026-10-25T19:27:00Z" w16du:dateUtc="2026-10-25T23:27:00Z">
      <w:r>
        <w:rPr>
          <w:sz w:val="20"/>
        </w:rPr>
        <w:fldChar w:fldCharType="begin"/>
      </w:r>
      <w:r>
        <w:delInstrText xml:space="preserve"> PAGE   \* MERGEFORMAT </w:delInstrText>
      </w:r>
      <w:r>
        <w:rPr>
          <w:sz w:val="20"/>
        </w:rPr>
        <w:fldChar w:fldCharType="separate"/>
      </w:r>
      <w:r>
        <w:rPr>
          <w:sz w:val="24"/>
        </w:rPr>
        <w:delText>1</w:delText>
      </w:r>
      <w:r>
        <w:rPr>
          <w:sz w:val="24"/>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DE522D" w14:textId="77777777" w:rsidR="00A86461" w:rsidRDefault="00A86461">
      <w:r>
        <w:separator/>
      </w:r>
    </w:p>
  </w:footnote>
  <w:footnote w:type="continuationSeparator" w:id="0">
    <w:p w14:paraId="2A2E5061" w14:textId="77777777" w:rsidR="00A86461" w:rsidRDefault="00A86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5257E0" w14:textId="77777777" w:rsidR="00A21C34" w:rsidRDefault="00A21C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8368C4"/>
    <w:multiLevelType w:val="hybridMultilevel"/>
    <w:tmpl w:val="031C98D8"/>
    <w:lvl w:ilvl="0" w:tplc="2572DD90">
      <w:start w:val="3"/>
      <w:numFmt w:val="lowerLetter"/>
      <w:lvlText w:val="(%1)"/>
      <w:lvlJc w:val="left"/>
      <w:pPr>
        <w:ind w:left="2789" w:hanging="297"/>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8F6A7DC6">
      <w:start w:val="1"/>
      <w:numFmt w:val="lowerLetter"/>
      <w:lvlText w:val="(%2)"/>
      <w:lvlJc w:val="left"/>
      <w:pPr>
        <w:ind w:left="3923" w:hanging="309"/>
        <w:jc w:val="left"/>
      </w:pPr>
      <w:rPr>
        <w:rFonts w:ascii="Times New Roman" w:eastAsia="Times New Roman" w:hAnsi="Times New Roman" w:cs="Times New Roman" w:hint="default"/>
        <w:b w:val="0"/>
        <w:bCs w:val="0"/>
        <w:i w:val="0"/>
        <w:iCs w:val="0"/>
        <w:spacing w:val="0"/>
        <w:w w:val="104"/>
        <w:sz w:val="22"/>
        <w:szCs w:val="22"/>
        <w:lang w:val="en-US" w:eastAsia="en-US" w:bidi="ar-SA"/>
      </w:rPr>
    </w:lvl>
    <w:lvl w:ilvl="2" w:tplc="883043F4">
      <w:numFmt w:val="bullet"/>
      <w:lvlText w:val="•"/>
      <w:lvlJc w:val="left"/>
      <w:pPr>
        <w:ind w:left="4444" w:hanging="309"/>
      </w:pPr>
      <w:rPr>
        <w:rFonts w:hint="default"/>
        <w:lang w:val="en-US" w:eastAsia="en-US" w:bidi="ar-SA"/>
      </w:rPr>
    </w:lvl>
    <w:lvl w:ilvl="3" w:tplc="59663156">
      <w:numFmt w:val="bullet"/>
      <w:lvlText w:val="•"/>
      <w:lvlJc w:val="left"/>
      <w:pPr>
        <w:ind w:left="4968" w:hanging="309"/>
      </w:pPr>
      <w:rPr>
        <w:rFonts w:hint="default"/>
        <w:lang w:val="en-US" w:eastAsia="en-US" w:bidi="ar-SA"/>
      </w:rPr>
    </w:lvl>
    <w:lvl w:ilvl="4" w:tplc="083667F4">
      <w:numFmt w:val="bullet"/>
      <w:lvlText w:val="•"/>
      <w:lvlJc w:val="left"/>
      <w:pPr>
        <w:ind w:left="5493" w:hanging="309"/>
      </w:pPr>
      <w:rPr>
        <w:rFonts w:hint="default"/>
        <w:lang w:val="en-US" w:eastAsia="en-US" w:bidi="ar-SA"/>
      </w:rPr>
    </w:lvl>
    <w:lvl w:ilvl="5" w:tplc="64FED882">
      <w:numFmt w:val="bullet"/>
      <w:lvlText w:val="•"/>
      <w:lvlJc w:val="left"/>
      <w:pPr>
        <w:ind w:left="6017" w:hanging="309"/>
      </w:pPr>
      <w:rPr>
        <w:rFonts w:hint="default"/>
        <w:lang w:val="en-US" w:eastAsia="en-US" w:bidi="ar-SA"/>
      </w:rPr>
    </w:lvl>
    <w:lvl w:ilvl="6" w:tplc="B43E2972">
      <w:numFmt w:val="bullet"/>
      <w:lvlText w:val="•"/>
      <w:lvlJc w:val="left"/>
      <w:pPr>
        <w:ind w:left="6542" w:hanging="309"/>
      </w:pPr>
      <w:rPr>
        <w:rFonts w:hint="default"/>
        <w:lang w:val="en-US" w:eastAsia="en-US" w:bidi="ar-SA"/>
      </w:rPr>
    </w:lvl>
    <w:lvl w:ilvl="7" w:tplc="7E8888DA">
      <w:numFmt w:val="bullet"/>
      <w:lvlText w:val="•"/>
      <w:lvlJc w:val="left"/>
      <w:pPr>
        <w:ind w:left="7066" w:hanging="309"/>
      </w:pPr>
      <w:rPr>
        <w:rFonts w:hint="default"/>
        <w:lang w:val="en-US" w:eastAsia="en-US" w:bidi="ar-SA"/>
      </w:rPr>
    </w:lvl>
    <w:lvl w:ilvl="8" w:tplc="BA56F7E4">
      <w:numFmt w:val="bullet"/>
      <w:lvlText w:val="•"/>
      <w:lvlJc w:val="left"/>
      <w:pPr>
        <w:ind w:left="7591" w:hanging="309"/>
      </w:pPr>
      <w:rPr>
        <w:rFonts w:hint="default"/>
        <w:lang w:val="en-US" w:eastAsia="en-US" w:bidi="ar-SA"/>
      </w:rPr>
    </w:lvl>
  </w:abstractNum>
  <w:abstractNum w:abstractNumId="1" w15:restartNumberingAfterBreak="0">
    <w:nsid w:val="6094639C"/>
    <w:multiLevelType w:val="hybridMultilevel"/>
    <w:tmpl w:val="29DC68D0"/>
    <w:lvl w:ilvl="0" w:tplc="6480FC78">
      <w:start w:val="1"/>
      <w:numFmt w:val="decimal"/>
      <w:lvlText w:val="%1"/>
      <w:lvlJc w:val="left"/>
      <w:pPr>
        <w:ind w:left="475"/>
      </w:pPr>
      <w:rPr>
        <w:rFonts w:ascii="Calibri" w:eastAsia="Calibri" w:hAnsi="Calibri" w:cs="Calibri"/>
        <w:b w:val="0"/>
        <w:i w:val="0"/>
        <w:strike w:val="0"/>
        <w:dstrike w:val="0"/>
        <w:color w:val="000000"/>
        <w:sz w:val="25"/>
        <w:szCs w:val="25"/>
        <w:u w:val="none" w:color="000000"/>
        <w:bdr w:val="none" w:sz="0" w:space="0" w:color="auto"/>
        <w:shd w:val="clear" w:color="auto" w:fill="auto"/>
        <w:vertAlign w:val="superscript"/>
      </w:rPr>
    </w:lvl>
    <w:lvl w:ilvl="1" w:tplc="09AC75EE">
      <w:start w:val="1"/>
      <w:numFmt w:val="lowerLetter"/>
      <w:lvlText w:val="%2"/>
      <w:lvlJc w:val="left"/>
      <w:pPr>
        <w:ind w:left="1269"/>
      </w:pPr>
      <w:rPr>
        <w:rFonts w:ascii="Calibri" w:eastAsia="Calibri" w:hAnsi="Calibri" w:cs="Calibri"/>
        <w:b w:val="0"/>
        <w:i w:val="0"/>
        <w:strike w:val="0"/>
        <w:dstrike w:val="0"/>
        <w:color w:val="000000"/>
        <w:sz w:val="25"/>
        <w:szCs w:val="25"/>
        <w:u w:val="none" w:color="000000"/>
        <w:bdr w:val="none" w:sz="0" w:space="0" w:color="auto"/>
        <w:shd w:val="clear" w:color="auto" w:fill="auto"/>
        <w:vertAlign w:val="superscript"/>
      </w:rPr>
    </w:lvl>
    <w:lvl w:ilvl="2" w:tplc="C1E63FCE">
      <w:start w:val="1"/>
      <w:numFmt w:val="lowerRoman"/>
      <w:lvlText w:val="%3"/>
      <w:lvlJc w:val="left"/>
      <w:pPr>
        <w:ind w:left="1989"/>
      </w:pPr>
      <w:rPr>
        <w:rFonts w:ascii="Calibri" w:eastAsia="Calibri" w:hAnsi="Calibri" w:cs="Calibri"/>
        <w:b w:val="0"/>
        <w:i w:val="0"/>
        <w:strike w:val="0"/>
        <w:dstrike w:val="0"/>
        <w:color w:val="000000"/>
        <w:sz w:val="25"/>
        <w:szCs w:val="25"/>
        <w:u w:val="none" w:color="000000"/>
        <w:bdr w:val="none" w:sz="0" w:space="0" w:color="auto"/>
        <w:shd w:val="clear" w:color="auto" w:fill="auto"/>
        <w:vertAlign w:val="superscript"/>
      </w:rPr>
    </w:lvl>
    <w:lvl w:ilvl="3" w:tplc="264C7C70">
      <w:start w:val="1"/>
      <w:numFmt w:val="decimal"/>
      <w:lvlText w:val="%4"/>
      <w:lvlJc w:val="left"/>
      <w:pPr>
        <w:ind w:left="2709"/>
      </w:pPr>
      <w:rPr>
        <w:rFonts w:ascii="Calibri" w:eastAsia="Calibri" w:hAnsi="Calibri" w:cs="Calibri"/>
        <w:b w:val="0"/>
        <w:i w:val="0"/>
        <w:strike w:val="0"/>
        <w:dstrike w:val="0"/>
        <w:color w:val="000000"/>
        <w:sz w:val="25"/>
        <w:szCs w:val="25"/>
        <w:u w:val="none" w:color="000000"/>
        <w:bdr w:val="none" w:sz="0" w:space="0" w:color="auto"/>
        <w:shd w:val="clear" w:color="auto" w:fill="auto"/>
        <w:vertAlign w:val="superscript"/>
      </w:rPr>
    </w:lvl>
    <w:lvl w:ilvl="4" w:tplc="41AA9E64">
      <w:start w:val="1"/>
      <w:numFmt w:val="lowerLetter"/>
      <w:lvlText w:val="%5"/>
      <w:lvlJc w:val="left"/>
      <w:pPr>
        <w:ind w:left="3429"/>
      </w:pPr>
      <w:rPr>
        <w:rFonts w:ascii="Calibri" w:eastAsia="Calibri" w:hAnsi="Calibri" w:cs="Calibri"/>
        <w:b w:val="0"/>
        <w:i w:val="0"/>
        <w:strike w:val="0"/>
        <w:dstrike w:val="0"/>
        <w:color w:val="000000"/>
        <w:sz w:val="25"/>
        <w:szCs w:val="25"/>
        <w:u w:val="none" w:color="000000"/>
        <w:bdr w:val="none" w:sz="0" w:space="0" w:color="auto"/>
        <w:shd w:val="clear" w:color="auto" w:fill="auto"/>
        <w:vertAlign w:val="superscript"/>
      </w:rPr>
    </w:lvl>
    <w:lvl w:ilvl="5" w:tplc="D2EE8F08">
      <w:start w:val="1"/>
      <w:numFmt w:val="lowerRoman"/>
      <w:lvlText w:val="%6"/>
      <w:lvlJc w:val="left"/>
      <w:pPr>
        <w:ind w:left="4149"/>
      </w:pPr>
      <w:rPr>
        <w:rFonts w:ascii="Calibri" w:eastAsia="Calibri" w:hAnsi="Calibri" w:cs="Calibri"/>
        <w:b w:val="0"/>
        <w:i w:val="0"/>
        <w:strike w:val="0"/>
        <w:dstrike w:val="0"/>
        <w:color w:val="000000"/>
        <w:sz w:val="25"/>
        <w:szCs w:val="25"/>
        <w:u w:val="none" w:color="000000"/>
        <w:bdr w:val="none" w:sz="0" w:space="0" w:color="auto"/>
        <w:shd w:val="clear" w:color="auto" w:fill="auto"/>
        <w:vertAlign w:val="superscript"/>
      </w:rPr>
    </w:lvl>
    <w:lvl w:ilvl="6" w:tplc="B9F6B7AA">
      <w:start w:val="1"/>
      <w:numFmt w:val="decimal"/>
      <w:lvlText w:val="%7"/>
      <w:lvlJc w:val="left"/>
      <w:pPr>
        <w:ind w:left="4869"/>
      </w:pPr>
      <w:rPr>
        <w:rFonts w:ascii="Calibri" w:eastAsia="Calibri" w:hAnsi="Calibri" w:cs="Calibri"/>
        <w:b w:val="0"/>
        <w:i w:val="0"/>
        <w:strike w:val="0"/>
        <w:dstrike w:val="0"/>
        <w:color w:val="000000"/>
        <w:sz w:val="25"/>
        <w:szCs w:val="25"/>
        <w:u w:val="none" w:color="000000"/>
        <w:bdr w:val="none" w:sz="0" w:space="0" w:color="auto"/>
        <w:shd w:val="clear" w:color="auto" w:fill="auto"/>
        <w:vertAlign w:val="superscript"/>
      </w:rPr>
    </w:lvl>
    <w:lvl w:ilvl="7" w:tplc="845C6738">
      <w:start w:val="1"/>
      <w:numFmt w:val="lowerLetter"/>
      <w:lvlText w:val="%8"/>
      <w:lvlJc w:val="left"/>
      <w:pPr>
        <w:ind w:left="5589"/>
      </w:pPr>
      <w:rPr>
        <w:rFonts w:ascii="Calibri" w:eastAsia="Calibri" w:hAnsi="Calibri" w:cs="Calibri"/>
        <w:b w:val="0"/>
        <w:i w:val="0"/>
        <w:strike w:val="0"/>
        <w:dstrike w:val="0"/>
        <w:color w:val="000000"/>
        <w:sz w:val="25"/>
        <w:szCs w:val="25"/>
        <w:u w:val="none" w:color="000000"/>
        <w:bdr w:val="none" w:sz="0" w:space="0" w:color="auto"/>
        <w:shd w:val="clear" w:color="auto" w:fill="auto"/>
        <w:vertAlign w:val="superscript"/>
      </w:rPr>
    </w:lvl>
    <w:lvl w:ilvl="8" w:tplc="35FED48E">
      <w:start w:val="1"/>
      <w:numFmt w:val="lowerRoman"/>
      <w:lvlText w:val="%9"/>
      <w:lvlJc w:val="left"/>
      <w:pPr>
        <w:ind w:left="6309"/>
      </w:pPr>
      <w:rPr>
        <w:rFonts w:ascii="Calibri" w:eastAsia="Calibri" w:hAnsi="Calibri" w:cs="Calibri"/>
        <w:b w:val="0"/>
        <w:i w:val="0"/>
        <w:strike w:val="0"/>
        <w:dstrike w:val="0"/>
        <w:color w:val="000000"/>
        <w:sz w:val="25"/>
        <w:szCs w:val="25"/>
        <w:u w:val="none" w:color="000000"/>
        <w:bdr w:val="none" w:sz="0" w:space="0" w:color="auto"/>
        <w:shd w:val="clear" w:color="auto" w:fill="auto"/>
        <w:vertAlign w:val="superscript"/>
      </w:rPr>
    </w:lvl>
  </w:abstractNum>
  <w:num w:numId="1" w16cid:durableId="1892813353">
    <w:abstractNumId w:val="0"/>
  </w:num>
  <w:num w:numId="2" w16cid:durableId="9002158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ussain Hadah">
    <w15:presenceInfo w15:providerId="Windows Live" w15:userId="640247f75e3fdf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50D64"/>
    <w:rsid w:val="000F5508"/>
    <w:rsid w:val="00450D64"/>
    <w:rsid w:val="006C3C5D"/>
    <w:rsid w:val="006D0C1A"/>
    <w:rsid w:val="008708D1"/>
    <w:rsid w:val="00991AB3"/>
    <w:rsid w:val="00A21C34"/>
    <w:rsid w:val="00A86461"/>
    <w:rsid w:val="00B757D7"/>
    <w:rsid w:val="00C76957"/>
    <w:rsid w:val="00CA5E4C"/>
    <w:rsid w:val="00D0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90676D"/>
  <w15:docId w15:val="{BF34D22F-FE6B-F346-A016-DD51DEBF5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92"/>
      <w:ind w:left="36"/>
      <w:outlineLvl w:val="0"/>
    </w:pPr>
    <w:rPr>
      <w:b/>
      <w:bCs/>
      <w:sz w:val="34"/>
      <w:szCs w:val="34"/>
    </w:rPr>
  </w:style>
  <w:style w:type="paragraph" w:styleId="Heading2">
    <w:name w:val="heading 2"/>
    <w:basedOn w:val="Normal"/>
    <w:link w:val="Heading2Char"/>
    <w:uiPriority w:val="9"/>
    <w:unhideWhenUsed/>
    <w:qFormat/>
    <w:pPr>
      <w:spacing w:before="78"/>
      <w:ind w:left="36"/>
      <w:outlineLvl w:val="1"/>
    </w:pPr>
    <w:rPr>
      <w:b/>
      <w:bCs/>
      <w:sz w:val="28"/>
      <w:szCs w:val="28"/>
    </w:rPr>
  </w:style>
  <w:style w:type="paragraph" w:styleId="Heading3">
    <w:name w:val="heading 3"/>
    <w:basedOn w:val="Normal"/>
    <w:link w:val="Heading3Char"/>
    <w:uiPriority w:val="9"/>
    <w:unhideWhenUsed/>
    <w:qFormat/>
    <w:pPr>
      <w:ind w:left="333" w:hanging="319"/>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23" w:right="221"/>
      <w:jc w:val="center"/>
    </w:pPr>
    <w:rPr>
      <w:sz w:val="41"/>
      <w:szCs w:val="41"/>
    </w:rPr>
  </w:style>
  <w:style w:type="paragraph" w:styleId="ListParagraph">
    <w:name w:val="List Paragraph"/>
    <w:basedOn w:val="Normal"/>
    <w:uiPriority w:val="1"/>
    <w:qFormat/>
    <w:pPr>
      <w:ind w:left="2789" w:hanging="319"/>
    </w:pPr>
  </w:style>
  <w:style w:type="paragraph" w:customStyle="1" w:styleId="TableParagraph">
    <w:name w:val="Table Paragraph"/>
    <w:basedOn w:val="Normal"/>
    <w:uiPriority w:val="1"/>
    <w:qFormat/>
    <w:pPr>
      <w:jc w:val="center"/>
    </w:pPr>
  </w:style>
  <w:style w:type="character" w:customStyle="1" w:styleId="Heading2Char">
    <w:name w:val="Heading 2 Char"/>
    <w:link w:val="Heading2"/>
    <w:rPr>
      <w:rFonts w:ascii="Times New Roman" w:eastAsia="Times New Roman" w:hAnsi="Times New Roman" w:cs="Times New Roman"/>
      <w:b/>
      <w:bCs/>
      <w:sz w:val="28"/>
      <w:szCs w:val="28"/>
    </w:rPr>
  </w:style>
  <w:style w:type="character" w:customStyle="1" w:styleId="Heading3Char">
    <w:name w:val="Heading 3 Char"/>
    <w:link w:val="Heading3"/>
    <w:uiPriority w:val="9"/>
    <w:rPr>
      <w:rFonts w:ascii="Times New Roman" w:eastAsia="Times New Roman" w:hAnsi="Times New Roman" w:cs="Times New Roman"/>
    </w:rPr>
  </w:style>
  <w:style w:type="table" w:customStyle="1" w:styleId="TableGrid">
    <w:name w:val="TableGrid"/>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 w:type="character" w:customStyle="1" w:styleId="Heading1Char">
    <w:name w:val="Heading 1 Char"/>
    <w:link w:val="Heading1"/>
    <w:rPr>
      <w:rFonts w:ascii="Times New Roman" w:eastAsia="Times New Roman" w:hAnsi="Times New Roman" w:cs="Times New Roman"/>
      <w:b/>
      <w:bCs/>
      <w:sz w:val="34"/>
      <w:szCs w:val="34"/>
    </w:rPr>
  </w:style>
  <w:style w:type="paragraph" w:styleId="Header">
    <w:name w:val="header"/>
    <w:basedOn w:val="Normal"/>
    <w:link w:val="HeaderChar"/>
    <w:uiPriority w:val="99"/>
    <w:unhideWhenUsed/>
    <w:rsid w:val="00A21C34"/>
    <w:pPr>
      <w:tabs>
        <w:tab w:val="center" w:pos="4680"/>
        <w:tab w:val="right" w:pos="9360"/>
      </w:tabs>
    </w:pPr>
  </w:style>
  <w:style w:type="character" w:customStyle="1" w:styleId="HeaderChar">
    <w:name w:val="Header Char"/>
    <w:basedOn w:val="DefaultParagraphFont"/>
    <w:link w:val="Header"/>
    <w:uiPriority w:val="99"/>
    <w:rsid w:val="00A21C34"/>
    <w:rPr>
      <w:rFonts w:ascii="Times New Roman" w:eastAsia="Times New Roman" w:hAnsi="Times New Roman" w:cs="Times New Roman"/>
    </w:rPr>
  </w:style>
  <w:style w:type="paragraph" w:styleId="Footer">
    <w:name w:val="footer"/>
    <w:basedOn w:val="Normal"/>
    <w:link w:val="FooterChar"/>
    <w:uiPriority w:val="99"/>
    <w:unhideWhenUsed/>
    <w:rsid w:val="00A21C34"/>
    <w:pPr>
      <w:tabs>
        <w:tab w:val="center" w:pos="4680"/>
        <w:tab w:val="right" w:pos="9360"/>
      </w:tabs>
    </w:pPr>
  </w:style>
  <w:style w:type="character" w:customStyle="1" w:styleId="FooterChar">
    <w:name w:val="Footer Char"/>
    <w:basedOn w:val="DefaultParagraphFont"/>
    <w:link w:val="Footer"/>
    <w:uiPriority w:val="99"/>
    <w:rsid w:val="00A21C3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0.jpeg"/><Relationship Id="rId21" Type="http://schemas.openxmlformats.org/officeDocument/2006/relationships/image" Target="media/image8.png"/><Relationship Id="rId42" Type="http://schemas.openxmlformats.org/officeDocument/2006/relationships/image" Target="media/image18.jpg"/><Relationship Id="rId47" Type="http://schemas.openxmlformats.org/officeDocument/2006/relationships/image" Target="media/image21.jpg"/><Relationship Id="rId63" Type="http://schemas.openxmlformats.org/officeDocument/2006/relationships/image" Target="media/image27.jpg"/><Relationship Id="rId68" Type="http://schemas.openxmlformats.org/officeDocument/2006/relationships/image" Target="media/image31.jpg"/><Relationship Id="rId84" Type="http://schemas.openxmlformats.org/officeDocument/2006/relationships/image" Target="media/image43.jpg"/><Relationship Id="rId89" Type="http://schemas.openxmlformats.org/officeDocument/2006/relationships/image" Target="media/image48.png"/><Relationship Id="rId16" Type="http://schemas.openxmlformats.org/officeDocument/2006/relationships/image" Target="media/image210.jpg"/><Relationship Id="rId11" Type="http://schemas.openxmlformats.org/officeDocument/2006/relationships/image" Target="media/image3.jpg"/><Relationship Id="rId32" Type="http://schemas.openxmlformats.org/officeDocument/2006/relationships/image" Target="media/image13.jpg"/><Relationship Id="rId37" Type="http://schemas.openxmlformats.org/officeDocument/2006/relationships/image" Target="media/image16.jpg"/><Relationship Id="rId53" Type="http://schemas.openxmlformats.org/officeDocument/2006/relationships/image" Target="media/image25.jpg"/><Relationship Id="rId58" Type="http://schemas.openxmlformats.org/officeDocument/2006/relationships/footer" Target="footer7.xml"/><Relationship Id="rId74" Type="http://schemas.openxmlformats.org/officeDocument/2006/relationships/image" Target="media/image35.png"/><Relationship Id="rId79" Type="http://schemas.openxmlformats.org/officeDocument/2006/relationships/image" Target="media/image290.jpg"/><Relationship Id="rId5" Type="http://schemas.openxmlformats.org/officeDocument/2006/relationships/footnotes" Target="footnotes.xml"/><Relationship Id="rId90" Type="http://schemas.openxmlformats.org/officeDocument/2006/relationships/image" Target="media/image49.png"/><Relationship Id="rId95" Type="http://schemas.openxmlformats.org/officeDocument/2006/relationships/footer" Target="footer13.xml"/><Relationship Id="rId22" Type="http://schemas.openxmlformats.org/officeDocument/2006/relationships/image" Target="media/image9.jpeg"/><Relationship Id="rId27" Type="http://schemas.openxmlformats.org/officeDocument/2006/relationships/image" Target="media/image10.jpg"/><Relationship Id="rId43" Type="http://schemas.openxmlformats.org/officeDocument/2006/relationships/image" Target="media/image19.jpg"/><Relationship Id="rId48" Type="http://schemas.openxmlformats.org/officeDocument/2006/relationships/image" Target="media/image22.jpg"/><Relationship Id="rId64" Type="http://schemas.openxmlformats.org/officeDocument/2006/relationships/image" Target="media/image28.jpg"/><Relationship Id="rId69" Type="http://schemas.openxmlformats.org/officeDocument/2006/relationships/image" Target="media/image32.jpg"/><Relationship Id="rId80" Type="http://schemas.openxmlformats.org/officeDocument/2006/relationships/image" Target="media/image39.png"/><Relationship Id="rId85"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30.jpg"/><Relationship Id="rId25" Type="http://schemas.openxmlformats.org/officeDocument/2006/relationships/image" Target="media/image30.png"/><Relationship Id="rId33" Type="http://schemas.openxmlformats.org/officeDocument/2006/relationships/image" Target="media/image70.jpg"/><Relationship Id="rId38" Type="http://schemas.openxmlformats.org/officeDocument/2006/relationships/footer" Target="footer2.xml"/><Relationship Id="rId46" Type="http://schemas.openxmlformats.org/officeDocument/2006/relationships/image" Target="media/image150.jpg"/><Relationship Id="rId59" Type="http://schemas.openxmlformats.org/officeDocument/2006/relationships/image" Target="media/image26.png"/><Relationship Id="rId67" Type="http://schemas.openxmlformats.org/officeDocument/2006/relationships/image" Target="media/image29.jpg"/><Relationship Id="rId20" Type="http://schemas.openxmlformats.org/officeDocument/2006/relationships/image" Target="media/image7.jpeg"/><Relationship Id="rId41" Type="http://schemas.openxmlformats.org/officeDocument/2006/relationships/image" Target="media/image17.jpg"/><Relationship Id="rId54" Type="http://schemas.openxmlformats.org/officeDocument/2006/relationships/image" Target="media/image190.jpg"/><Relationship Id="rId62" Type="http://schemas.openxmlformats.org/officeDocument/2006/relationships/footer" Target="footer10.xml"/><Relationship Id="rId70" Type="http://schemas.openxmlformats.org/officeDocument/2006/relationships/image" Target="media/image240.jpg"/><Relationship Id="rId75" Type="http://schemas.openxmlformats.org/officeDocument/2006/relationships/image" Target="media/image36.png"/><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image" Target="media/image50.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10.jpg"/><Relationship Id="rId23" Type="http://schemas.openxmlformats.org/officeDocument/2006/relationships/image" Target="media/image11.jpeg"/><Relationship Id="rId28" Type="http://schemas.openxmlformats.org/officeDocument/2006/relationships/image" Target="media/image11.jpg"/><Relationship Id="rId36" Type="http://schemas.openxmlformats.org/officeDocument/2006/relationships/image" Target="media/image15.jpg"/><Relationship Id="rId49" Type="http://schemas.openxmlformats.org/officeDocument/2006/relationships/image" Target="media/image170.jpg"/><Relationship Id="rId57" Type="http://schemas.openxmlformats.org/officeDocument/2006/relationships/footer" Target="footer6.xml"/><Relationship Id="rId10" Type="http://schemas.openxmlformats.org/officeDocument/2006/relationships/image" Target="media/image2.jpg"/><Relationship Id="rId31" Type="http://schemas.openxmlformats.org/officeDocument/2006/relationships/image" Target="media/image12.jpg"/><Relationship Id="rId44" Type="http://schemas.openxmlformats.org/officeDocument/2006/relationships/image" Target="media/image20.jpg"/><Relationship Id="rId52" Type="http://schemas.openxmlformats.org/officeDocument/2006/relationships/image" Target="media/image24.jpg"/><Relationship Id="rId60" Type="http://schemas.openxmlformats.org/officeDocument/2006/relationships/footer" Target="footer8.xml"/><Relationship Id="rId65" Type="http://schemas.openxmlformats.org/officeDocument/2006/relationships/image" Target="media/image211.jpg"/><Relationship Id="rId73" Type="http://schemas.openxmlformats.org/officeDocument/2006/relationships/image" Target="media/image34.jpg"/><Relationship Id="rId78" Type="http://schemas.openxmlformats.org/officeDocument/2006/relationships/image" Target="media/image280.jpg"/><Relationship Id="rId81" Type="http://schemas.openxmlformats.org/officeDocument/2006/relationships/image" Target="media/image40.png"/><Relationship Id="rId86" Type="http://schemas.openxmlformats.org/officeDocument/2006/relationships/image" Target="media/image45.jpg"/><Relationship Id="rId94"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40.jpg"/><Relationship Id="rId39" Type="http://schemas.openxmlformats.org/officeDocument/2006/relationships/footer" Target="footer3.xml"/><Relationship Id="rId34" Type="http://schemas.openxmlformats.org/officeDocument/2006/relationships/image" Target="media/image80.jpg"/><Relationship Id="rId50" Type="http://schemas.openxmlformats.org/officeDocument/2006/relationships/image" Target="media/image180.jpg"/><Relationship Id="rId55" Type="http://schemas.openxmlformats.org/officeDocument/2006/relationships/image" Target="media/image200.jpg"/><Relationship Id="rId76" Type="http://schemas.openxmlformats.org/officeDocument/2006/relationships/image" Target="media/image37.jpg"/><Relationship Id="rId97" Type="http://schemas.microsoft.com/office/2011/relationships/people" Target="people.xml"/><Relationship Id="rId7" Type="http://schemas.openxmlformats.org/officeDocument/2006/relationships/header" Target="header1.xml"/><Relationship Id="rId71" Type="http://schemas.openxmlformats.org/officeDocument/2006/relationships/image" Target="media/image250.jpg"/><Relationship Id="rId92" Type="http://schemas.openxmlformats.org/officeDocument/2006/relationships/hyperlink" Target="https://doi.org/10.1162/rest.88.3.549" TargetMode="External"/><Relationship Id="rId2" Type="http://schemas.openxmlformats.org/officeDocument/2006/relationships/styles" Target="styles.xml"/><Relationship Id="rId29" Type="http://schemas.openxmlformats.org/officeDocument/2006/relationships/image" Target="media/image50.jpg"/><Relationship Id="rId24" Type="http://schemas.openxmlformats.org/officeDocument/2006/relationships/image" Target="media/image20.jpeg"/><Relationship Id="rId40" Type="http://schemas.openxmlformats.org/officeDocument/2006/relationships/footer" Target="footer4.xml"/><Relationship Id="rId45" Type="http://schemas.openxmlformats.org/officeDocument/2006/relationships/image" Target="media/image140.jpg"/><Relationship Id="rId66" Type="http://schemas.openxmlformats.org/officeDocument/2006/relationships/image" Target="media/image220.jpg"/><Relationship Id="rId87" Type="http://schemas.openxmlformats.org/officeDocument/2006/relationships/image" Target="media/image46.jpeg"/><Relationship Id="rId61" Type="http://schemas.openxmlformats.org/officeDocument/2006/relationships/footer" Target="footer9.xml"/><Relationship Id="rId82" Type="http://schemas.openxmlformats.org/officeDocument/2006/relationships/image" Target="media/image41.jpg"/><Relationship Id="rId19" Type="http://schemas.openxmlformats.org/officeDocument/2006/relationships/image" Target="media/image6.jpeg"/><Relationship Id="rId14" Type="http://schemas.openxmlformats.org/officeDocument/2006/relationships/image" Target="media/image0.jpg"/><Relationship Id="rId30" Type="http://schemas.openxmlformats.org/officeDocument/2006/relationships/image" Target="media/image60.jpg"/><Relationship Id="rId35" Type="http://schemas.openxmlformats.org/officeDocument/2006/relationships/image" Target="media/image14.jpg"/><Relationship Id="rId56" Type="http://schemas.openxmlformats.org/officeDocument/2006/relationships/footer" Target="footer5.xml"/><Relationship Id="rId77" Type="http://schemas.openxmlformats.org/officeDocument/2006/relationships/image" Target="media/image38.jpg"/><Relationship Id="rId8" Type="http://schemas.openxmlformats.org/officeDocument/2006/relationships/footer" Target="footer1.xml"/><Relationship Id="rId51" Type="http://schemas.openxmlformats.org/officeDocument/2006/relationships/image" Target="media/image23.jpg"/><Relationship Id="rId72" Type="http://schemas.openxmlformats.org/officeDocument/2006/relationships/image" Target="media/image33.jpg"/><Relationship Id="rId93" Type="http://schemas.openxmlformats.org/officeDocument/2006/relationships/footer" Target="footer11.xm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3719</Words>
  <Characters>21203</Characters>
  <Application>Microsoft Office Word</Application>
  <DocSecurity>0</DocSecurity>
  <Lines>176</Lines>
  <Paragraphs>49</Paragraphs>
  <ScaleCrop>false</ScaleCrop>
  <Company/>
  <LinksUpToDate>false</LinksUpToDate>
  <CharactersWithSpaces>24873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Hussain Hadah</cp:lastModifiedBy>
  <cp:revision>1</cp:revision>
  <dcterms:created xsi:type="dcterms:W3CDTF">2026-07-04T20:12:00Z</dcterms:created>
  <dcterms:modified xsi:type="dcterms:W3CDTF">2026-10-25T23:27:00Z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Creator">
    <vt:lpwstr>LaTeX with hyperref</vt:lpwstr>
  </property>
  <property fmtid="{D5CDD505-2E9C-101B-9397-08002B2CF9AE}" pid="4" name="LastSaved">
    <vt:filetime>2026-07-04T00:00:00Z</vt:filetime>
  </property>
  <property fmtid="{D5CDD505-2E9C-101B-9397-08002B2CF9AE}" pid="5" name="Producer">
    <vt:lpwstr>macOS Version 26.5.1 (Build 25F80) Quartz PDFContext</vt:lpwstr>
  </property>
</Properties>
</file>